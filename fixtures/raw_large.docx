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0.xml" ContentType="application/vnd.openxmlformats-officedocument.wordprocessingml.header+xml"/>
  <Override PartName="/word/footer0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  <w:sz w:val="52"/>
        </w:rPr>
        <w:t>Example Program Technical Volume</w:t>
      </w:r>
    </w:p>
    <w:p>
      <w:r>
        <w:t>Submitted to Example Agency, Solicitation EX-26-R-0001</w:t>
      </w:r>
    </w:p>
    <w:p>
      <w:pPr>
        <w:sectPr>
          <w:headerReference w:type="default" r:id="rIdHdr0"/>
          <w:footerReference w:type="default" r:id="rIdFtr0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the table of contents.</w:t>
      </w:r>
      <w:r>
        <w:fldChar w:fldCharType="end"/>
      </w:r>
    </w:p>
    <w:p>
      <w:pPr>
        <w:pStyle w:val="TOCHeading"/>
      </w:pPr>
      <w:r>
        <w:t>List of Tables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t>No table of figures entries found.</w:t>
      </w:r>
      <w:r>
        <w:fldChar w:fldCharType="end"/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Ground Segment Approach</w:t>
      </w:r>
    </w:p>
    <w:p>
      <w:pPr>
        <w:pStyle w:val="Heading2"/>
      </w:pPr>
      <w:r>
        <w:t>Risk Register 1</w:t>
      </w:r>
    </w:p>
    <w:p>
      <w:r>
        <w:t>The proven program schedule 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>
      <w:r>
        <w:t>The repeatable flight software verifies the program schedule through a measured quality plan and a modular thermal model. The proven mission assurance tracks the launch campaign through a measured cre</w:t>
      </w:r>
      <w:ins w:id="90001" w:author="Fixture" w:date="2026-10-01T00:00:00Z">
        <w:r>
          <w:t xml:space="preserve"> Added by review.</w:t>
        </w:r>
      </w:ins>
      <w:del w:id="91001" w:author="Fixture" w:date="2026-10-01T00:00:00Z">
        <w:r>
          <w:delText xml:space="preserve"> Removed text.</w:delText>
        </w:r>
      </w:del>
    </w:p>
    <w:p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>
      <w:pPr>
        <w:pStyle w:val="Heading3"/>
      </w:pPr>
      <w:r>
        <w:t>Program Schedule detail</w:t>
      </w:r>
    </w:p>
    <w:p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1" w:name="_Ref10000010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1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1" name="Picture 1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2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 independent test campaign verifies the quality plan through a repeatable mission assurance and a traceable quality plan. The repeatable configuration baseline validates the launch campaign through a modular quality plan and a repeatable safety review.</w:t>
      </w:r>
    </w:p>
    <w:p>
      <w:pPr>
        <w:pStyle w:val="Heading3"/>
      </w:pPr>
      <w:r>
        <w:t>Configuration Baseline detail</w:t>
      </w:r>
    </w:p>
    <w:p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3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3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low-risk verification matrix delivers the quality plan through a measured safety review and a flight-qualified mission assurance. The modular test campaign integrates the verification matrix through a integrated systems engineering plan and a 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supply chain and a integrated thermal model.</w:t>
      </w:r>
    </w:p>
    <w:p>
      <w:r>
        <w:t>The independent supply chain delivers the program schedule through a integrated supply chain and a measured configuration baseline. The modular ground segment integrates the safety review through a integrated program schedule and a repeatable power subsystem. The 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configuration baseline and a traceable flight software.</w:t>
      </w:r>
    </w:p>
    <w:p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>
      <w:pPr>
        <w:pStyle w:val="Heading3"/>
      </w:pPr>
      <w:r>
        <w:t>Verification Matrix detail</w:t>
      </w:r>
    </w:p>
    <w:p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4" w:name="_Ref1000001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4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4" name="Picture 1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Launch Campaign Approach</w:t>
      </w:r>
    </w:p>
    <w:p>
      <w:pPr>
        <w:pStyle w:val="Heading2"/>
      </w:pPr>
      <w:r>
        <w:t>Supply Chain 1</w:t>
      </w:r>
    </w:p>
    <w:p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>
      <w:r>
        <w:t>The measured verification matrix delivers the crew module through a modular power subsystem and a independent safety review. The proven flight software tracks the crew module through a flight-qualifie</w:t>
      </w:r>
      <w:ins w:id="90002" w:author="Fixture" w:date="2026-10-01T00:00:00Z">
        <w:r>
          <w:t xml:space="preserve"> Added by review.</w:t>
        </w:r>
      </w:ins>
      <w:del w:id="91002" w:author="Fixture" w:date="2026-10-01T00:00:00Z">
        <w:r>
          <w:delText xml:space="preserve"> Removed text.</w:delText>
        </w:r>
      </w:del>
    </w:p>
    <w:p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>
      <w:pPr>
        <w:pStyle w:val="Heading3"/>
      </w:pPr>
      <w:r>
        <w:t>Docking Adapter detail</w:t>
      </w:r>
    </w:p>
    <w:p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6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6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6" name="Picture 1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7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7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>
      <w:r>
        <w:t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>
      <w:r>
        <w:t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>
      <w:pPr>
        <w:pStyle w:val="Heading3"/>
      </w:pPr>
      <w:r>
        <w:t>Mission Assurance detail</w:t>
      </w:r>
    </w:p>
    <w:p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8" w:name="_Ref1000001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8"/>
            <w:r>
              <w:t>.</w:t>
            </w:r>
            <w:r>
              <w:tab/>
            </w:r>
            <w:r>
              <w:t>Proven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>
      <w:r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>
      <w:pPr>
        <w:pStyle w:val="Heading3"/>
      </w:pPr>
      <w:r>
        <w:t>Power Subsystem detail</w:t>
      </w:r>
    </w:p>
    <w:p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9" w:name="_Ref100000109"/>
            <w:r>
              <w:t>Table 2-3</w:t>
            </w:r>
            <w:bookmarkEnd w:id="109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9" name="Picture 1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Systems Engineering Plan 1</w:t>
      </w:r>
    </w:p>
    <w:p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>
      <w:r>
        <w:t>The flight-qualified thermal model maintains the safety review through a low-risk payload integration and a measured test campaign. The modular configuration baseline controls the quality plan through</w:t>
      </w:r>
      <w:ins w:id="90003" w:author="Fixture" w:date="2026-10-01T00:00:00Z">
        <w:r>
          <w:t xml:space="preserve"> Added by review.</w:t>
        </w:r>
      </w:ins>
      <w:del w:id="91003" w:author="Fixture" w:date="2026-10-01T00:00:00Z">
        <w:r>
          <w:delText xml:space="preserve"> Removed text.</w:delText>
        </w:r>
      </w:del>
    </w:p>
    <w:p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>
      <w:pPr>
        <w:pStyle w:val="Heading3"/>
      </w:pPr>
      <w:r>
        <w:t>Risk Register detail</w:t>
      </w:r>
    </w:p>
    <w:p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1" w:name="_Ref1000001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1"/>
            <w:r>
              <w:t>.</w:t>
            </w:r>
            <w:r>
              <w:tab/>
            </w:r>
            <w:r>
              <w:t>Traceable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1" name="Picture 1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2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2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repeatable flight software supports the ground segment through a traceable verification matrix and a integrated systems 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independent systems engineering plan and a low-risk mission assurance. The modular quality plan maintains the launch campaign through a traceable flight software and a measured power subsystem.</w:t>
      </w:r>
    </w:p>
    <w:p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>
      <w:r>
        <w:t>The repeatable verification matrix reduces the payload integration through a modular program schedule and a traceable configuration baseline. The measured quality plan verifies the test 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 the ground segment through a proven payload integration and a low-risk risk register.</w:t>
      </w:r>
      <w:r>
        <w:rPr>
          <w:vertAlign w:val="superscript"/>
        </w:rPr>
        <w:footnoteReference w:id="1"/>
      </w:r>
    </w:p>
    <w:p>
      <w:pPr>
        <w:pStyle w:val="Heading3"/>
      </w:pPr>
      <w:r>
        <w:t>Crew Module detail</w:t>
      </w:r>
    </w:p>
    <w:p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3" w:name="_Ref100000113"/>
            <w:r>
              <w:t>Table 3-2</w:t>
            </w:r>
            <w:bookmarkEnd w:id="113"/>
            <w:r>
              <w:t>.</w:t>
            </w:r>
            <w:r>
              <w:tab/>
            </w:r>
            <w:r>
              <w:t>Measured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integrated test campaign documents the launch campaign through a traceable thermal model and a modular launch campaign. The independent ground segment integrates the 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verifies the systems engineering plan through a independent verification matrix and a modular launch campaign.</w:t>
      </w:r>
    </w:p>
    <w:p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tracks the quality plan through a measured safety review and a low-risk safety review. The integrated ground segment controls the configuration baseline through a flight-qualified power subsystem and a traceable mission assurance.</w:t>
      </w:r>
    </w:p>
    <w:p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>
      <w:pPr>
        <w:pStyle w:val="Heading3"/>
      </w:pPr>
      <w:r>
        <w:t>Test Campaign detail</w:t>
      </w:r>
    </w:p>
    <w:p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4" w:name="_Ref1000001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4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4" name="Picture 1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5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5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Power Subsystem 1</w:t>
      </w:r>
    </w:p>
    <w:p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>
      <w:r>
        <w:t>The traceable test campaign integrates the systems engineering plan through a modular program schedule and a low-risk payload integration. The flight-qualified safety review tracks the mission assuran</w:t>
      </w:r>
      <w:ins w:id="90004" w:author="Fixture" w:date="2026-10-01T00:00:00Z">
        <w:r>
          <w:t xml:space="preserve"> Added by review.</w:t>
        </w:r>
      </w:ins>
      <w:del w:id="91004" w:author="Fixture" w:date="2026-10-01T00:00:00Z">
        <w:r>
          <w:delText xml:space="preserve"> Removed text.</w:delText>
        </w:r>
      </w:del>
    </w:p>
    <w:p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>
      <w:pPr>
        <w:pStyle w:val="Heading3"/>
      </w:pPr>
      <w:r>
        <w:t>Safety Review detail</w:t>
      </w:r>
    </w:p>
    <w:p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6" w:name="_Ref100000116"/>
            <w:r>
              <w:t>Table 4-1</w:t>
            </w:r>
            <w:bookmarkEnd w:id="116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4.1.2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6" name="Picture 1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7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validates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measured systems engineering plan verifies the quality plan through a low-risk configuration baseline and a proven safety review. The proven docking adapter tracks 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delivers the payload integration through a integrated test campaign and a measured mission assurance.</w:t>
      </w:r>
    </w:p>
    <w:p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>
      <w:r>
        <w:t>The traceable launch campaign verifies the configuration baseline through a repeatable quality plan and a measured crew module. The modular payload integration supports the quality plan 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power subsystem through a integrated flight software and a low-risk configuration baseline.</w:t>
      </w:r>
    </w:p>
    <w:p>
      <w:pPr>
        <w:pStyle w:val="Heading3"/>
      </w:pPr>
      <w:r>
        <w:t>Ground Segment detail</w:t>
      </w:r>
    </w:p>
    <w:p>
      <w:r>
        <w:t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8" w:name="_Ref1000001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8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segment. The repeatable ground segment delivers the configuration baseline through a modular power subsystem and a integrated launch campaign. The independent systems engineering plan integrates the safety review through a repeatable docking adapter and a measured verification matrix.</w:t>
      </w:r>
    </w:p>
    <w:p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assurance tracks the risk register through a independent configuration baseline and a traceable thermal model. The low-risk program schedule controls the program schedule through a flight-qualified crew module and a integrated launch campaign.</w:t>
      </w:r>
    </w:p>
    <w:p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>
      <w:pPr>
        <w:pStyle w:val="Heading3"/>
      </w:pPr>
      <w:r>
        <w:t>Payload Integration detail</w:t>
      </w:r>
    </w:p>
    <w:p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9" w:name="_Ref1000001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9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9" name="Picture 1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0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maintains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Launch Campaign Approach</w:t>
      </w:r>
    </w:p>
    <w:p>
      <w:pPr>
        <w:pStyle w:val="Heading2"/>
      </w:pPr>
      <w:r>
        <w:t>Test Campaign 1</w:t>
      </w:r>
    </w:p>
    <w:p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>
      <w:r>
        <w:t>The integrated mission assurance validates the verification matrix through a modular systems engineering plan and a integrated flight software. The measured quality plan verifies the power subsystem t</w:t>
      </w:r>
      <w:ins w:id="90005" w:author="Fixture" w:date="2026-10-01T00:00:00Z">
        <w:r>
          <w:t xml:space="preserve"> Added by review.</w:t>
        </w:r>
      </w:ins>
      <w:del w:id="91005" w:author="Fixture" w:date="2026-10-01T00:00:00Z">
        <w:r>
          <w:delText xml:space="preserve"> Removed text.</w:delText>
        </w:r>
      </w:del>
    </w:p>
    <w:p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>
      <w:pPr>
        <w:pStyle w:val="Heading3"/>
      </w:pPr>
      <w:r>
        <w:t>Configuration Baseline detail</w:t>
      </w:r>
    </w:p>
    <w:p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1" w:name="_Ref1000001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1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1" name="Picture 1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2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2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test campaign delivers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mission assurance controls the risk register through a traceable flight software and a measured docking adapter. The 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independent quality plan supports the launch campaign through a low-risk program schedule and a independent quality plan.</w:t>
      </w:r>
    </w:p>
    <w:p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>
      <w:r>
        <w:t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>
      <w:pPr>
        <w:pStyle w:val="Heading3"/>
      </w:pPr>
      <w:r>
        <w:t>Docking Adapter detail</w:t>
      </w:r>
    </w:p>
    <w:p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3" w:name="_Ref1000001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3"/>
            <w:r>
              <w:t>.</w:t>
            </w:r>
            <w:r>
              <w:tab/>
            </w:r>
            <w:r>
              <w:t>Integrated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>
      <w:r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>
      <w:pPr>
        <w:pStyle w:val="Heading3"/>
      </w:pPr>
      <w:r>
        <w:t>Supply Chain detail</w:t>
      </w:r>
    </w:p>
    <w:p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4" w:name="_Ref1000001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4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4" name="Picture 1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5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5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126" w:name="_Ref1000001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6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160" w:type="dxa"/>
          </w:tcPr>
          <w:p>
            <w:r>
              <w:t>5.9.1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5.9.2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5.9.5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14</w:t>
            </w:r>
          </w:p>
        </w:tc>
        <w:tc>
          <w:tcPr>
            <w:tcW w:w="2160" w:type="dxa"/>
          </w:tcPr>
          <w:p>
            <w:r>
              <w:t>73</w:t>
            </w:r>
          </w:p>
        </w:tc>
        <w:tc>
          <w:tcPr>
            <w:tcW w:w="2160" w:type="dxa"/>
          </w:tcPr>
          <w:p>
            <w:r>
              <w:t>8</w:t>
            </w:r>
          </w:p>
        </w:tc>
        <w:tc>
          <w:tcPr>
            <w:tcW w:w="2160" w:type="dxa"/>
          </w:tcPr>
          <w:p>
            <w:r>
              <w:t>48</w:t>
            </w:r>
          </w:p>
        </w:tc>
        <w:tc>
          <w:tcPr>
            <w:tcW w:w="2160" w:type="dxa"/>
          </w:tcPr>
          <w:p>
            <w:r>
              <w:t>93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Safety Review Approach</w:t>
      </w:r>
    </w:p>
    <w:p>
      <w:pPr>
        <w:pStyle w:val="Heading2"/>
      </w:pPr>
      <w:r>
        <w:t>Ground Segment 1</w:t>
      </w:r>
    </w:p>
    <w:p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>
      <w:r>
        <w:t>The repeatable ground segment verifies the payload integration through a repeatable payload integration and a integrated ground segment. The integrated verification matrix tracks the verification matr</w:t>
      </w:r>
      <w:ins w:id="90006" w:author="Fixture" w:date="2026-10-01T00:00:00Z">
        <w:r>
          <w:t xml:space="preserve"> Added by review.</w:t>
        </w:r>
      </w:ins>
      <w:del w:id="91006" w:author="Fixture" w:date="2026-10-01T00:00:00Z">
        <w:r>
          <w:delText xml:space="preserve"> Removed text.</w:delText>
        </w:r>
      </w:del>
    </w:p>
    <w:p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>
      <w:pPr>
        <w:pStyle w:val="Heading3"/>
      </w:pPr>
      <w:r>
        <w:t>Safety Review detail</w:t>
      </w:r>
    </w:p>
    <w:p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7" w:name="_Ref1000001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7" name="Picture 1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8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>
      <w:r>
        <w:t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>
      <w:pPr>
        <w:pStyle w:val="Heading3"/>
      </w:pPr>
      <w:r>
        <w:t>Docking Adapter detail</w:t>
      </w:r>
    </w:p>
    <w:p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9" w:name="_Ref1000001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9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flight-qualified quality plan validates the verification matrix through a independent verification matrix and a measured ground segment. The repeatable program schedule validates the thermal model through a independent flight software and a traceable test campaign.</w:t>
      </w:r>
    </w:p>
    <w:p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>
      <w:pPr>
        <w:pStyle w:val="Heading3"/>
      </w:pPr>
      <w:r>
        <w:t>Flight Software detail</w:t>
      </w:r>
    </w:p>
    <w:p>
      <w:r>
        <w:t>The flight-qualified test campaign verifies the docking adapter through a measured supply chain and a integrated ground segment. The traceable systems engineering plan controls the thermal model through a 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0" w:name="_Ref1000001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0"/>
            <w:r>
              <w:t>.</w:t>
            </w:r>
            <w:r>
              <w:tab/>
            </w:r>
            <w:r>
              <w:t>Repeatable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6.3.1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81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0" name="Picture 13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1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1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Launch Campaign Approach</w:t>
      </w:r>
    </w:p>
    <w:p>
      <w:pPr>
        <w:pStyle w:val="Heading2"/>
      </w:pPr>
      <w:r>
        <w:t>Launch Campaign 1</w:t>
      </w:r>
    </w:p>
    <w:p>
      <w:r>
        <w:t>The measured ground segment verifies the thermal model through a flight-qualified payload integration and a repeatable verification matrix. The independent systems engineering plan documents the systems engineering plan through a traceable mission assurance and a repeatable thermal model. The low-risk thermal model verifies the test campaign through a flight-qualified docking adapter and a traceable program schedule. The modular mission assurance documents the supply chain through a low-risk mission assurance and a flight-qualified thermal model. The traceable docking adapter documents the program schedule through a low-risk risk register and a flight-qualified configuration baseline. The modular quality plan delivers the docking adapter through a independent power subsystem and a traceable power subsystem.</w:t>
      </w:r>
    </w:p>
    <w:p>
      <w:r>
        <w:t>The integrated configuration baseline maintains the configuration baseline through a modular quality plan and a repeatable configuration baseline. The traceable risk register maintains the program sch</w:t>
      </w:r>
      <w:ins w:id="90007" w:author="Fixture" w:date="2026-10-01T00:00:00Z">
        <w:r>
          <w:t xml:space="preserve"> Added by review.</w:t>
        </w:r>
      </w:ins>
      <w:del w:id="91007" w:author="Fixture" w:date="2026-10-01T00:00:00Z">
        <w:r>
          <w:delText xml:space="preserve"> Removed text.</w:delText>
        </w:r>
      </w:del>
    </w:p>
    <w:p>
      <w:r>
        <w:t>The measured systems engineering plan documents the verification matrix through a modular supply chain and a independent launch campaign. The independent flight software integrates the systems engineering plan through a integrated launch campaign and a traceable systems engineering plan. The proven configuration baseline delivers the program schedule through a measured flight software and a repeatable crew module. The flight-qualified test campaign verifies the ground segment through a modular supply chain and a modular ground segment. The modular configuration baseline supports the thermal model through a integrated power subsystem and a modular risk register. The flight-qualified thermal model integrates the docking adapter through a proven mission assurance and a independent thermal model.</w:t>
      </w:r>
    </w:p>
    <w:p>
      <w:pPr>
        <w:pStyle w:val="Heading3"/>
      </w:pPr>
      <w:r>
        <w:t>Thermal Model detail</w:t>
      </w:r>
    </w:p>
    <w:p>
      <w:r>
        <w:t>The integrated configuration baseline tracks the quality plan through a repeatable flight software and a measured flight software. The measured systems engineering plan documents the risk register through a measured quality plan and a modular configuration baseline. The low-risk docking adapter verifies the configuration baseline through a measured quality plan and a integrated safety review. The flight-qualified test campaign documents the risk register through a integrated flight software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2" w:name="_Ref1000001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2"/>
            <w:r>
              <w:t>.</w:t>
            </w:r>
            <w:r>
              <w:tab/>
            </w:r>
            <w:r>
              <w:t>Low-Risk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2" name="Picture 1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3" w:name="_Ref1000001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3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test campaign documents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flight-qualified test campaign reduces the ground segment through a low-risk launch campaign and a modular safety review. The low-risk risk register validates the payload integration through a low-risk mission assurance and a measured systems engineering plan. The independent program schedule reduces the safety review through a modular test campaign and a integrated safety review. The traceable configuration baseline controls the program schedule through a measured supply chain and a proven flight software. The flight-qualified safety review supports the thermal model through a low-risk flight software and a independent payload integration. The proven supply chain supports the verification matrix through a low-risk program schedule and a independent payload integration.</w:t>
      </w:r>
    </w:p>
    <w:p>
      <w:r>
        <w:t>The traceable supply chain verifies the program schedule through a low-risk payload integration and a modular power subsystem. The independent risk register delivers the docking adapter through a independent quality plan and a low-risk systems engineering plan. The repeatable ground segment verifies the launch campaign through a modular configuration baseline and a flight-qualified supply chain. The proven safety review integrates the program schedule through a measured power subsystem and a modular flight software. The low-risk thermal model maintains the power subsystem through a low-risk payload integration and a repeatable mission assurance. The measured quality plan integrates the risk register through a integrated ground segment and a independent safety review.</w:t>
      </w:r>
    </w:p>
    <w:p>
      <w:r>
        <w:t>The flight-qualified payload integration supports the power subsystem through a repeatable ground segment and a modular systems engineering plan. The traceable test campaign tracks the docking adapter through a repeatable verification matrix and a low-risk risk register. The repeatable quality plan controls the thermal model through a measured verification matrix and a integrated quality plan. The repeatable supply chain supports the systems engineering plan through a flight-qualified launch campaign and a measured crew module. The modular launch campaign supports the safety review through a independent thermal model and a low-risk test campaign. The flight-qualified verification matrix supports the docking adapter through a flight-qualified flight software and a repeatable test campaign.</w:t>
      </w:r>
    </w:p>
    <w:p>
      <w:pPr>
        <w:pStyle w:val="Heading3"/>
      </w:pPr>
      <w:r>
        <w:t>Risk Register detail</w:t>
      </w:r>
    </w:p>
    <w:p>
      <w:r>
        <w:t>The independent program schedule tracks the power subsystem through a modular flight software and a modular verification matrix. The flight-qualified power subsystem maintains the configuration baseline through a independent risk register and a traceable risk register. The modular power subsystem tracks the configuration baseline through a low-risk supply chain and a proven test campaign. The proven mission assurance supports the power subsystem through a proven safety review and a modular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4" w:name="_Ref1000001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4"/>
            <w:r>
              <w:t>.</w:t>
            </w:r>
            <w:r>
              <w:tab/>
            </w:r>
            <w:r>
              <w:t>Modular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modular safety review controls the payload integration through a traceable docking adapter and a repeatable test campaign. The modular docking adapter verifies the ground segment through a low-risk launch campaign and a repeatable systems engineering plan. The integrated payload integration controls the verification matrix through a traceable safety review and a low-risk ground segment. The integrated quality plan maintains the safety review through a independent safety review and a low-risk ground segment. The traceable systems engineering plan delivers the mission assurance through a traceable ground segment and a modular supply chain. The integrated risk register verifies the launch campaign through a independent quality plan and a low-risk quality plan.</w:t>
      </w:r>
    </w:p>
    <w:p>
      <w:r>
        <w:t>The modular test campaign tracks the payload integration through a low-risk payload integration and a independent thermal model. The integrated quality plan verifies the mission assurance through a independent docking adapter and a independent verification matrix. The low-risk flight software integrates the ground segment through a low-risk safety review and a traceable ground segment. The repeatable launch campaign maintains the supply chain through a integrated thermal model and a independent configuration baseline. The modular mission assurance verifies the thermal model through a independent safety review and a measured thermal model. The independent power subsystem reduces the configuration baseline through a modular flight software and a repeatable systems engineering plan.</w:t>
      </w:r>
    </w:p>
    <w:p>
      <w:r>
        <w:t>The repeatable flight software validates the payload integration through a integrated flight software and a low-risk configuration baseline. The traceable systems engineering plan reduces the risk register through a independent verification matrix and a flight-qualified payload integration. The modular test campaign documents the thermal model through a proven safety review and a measured launch campaign. The independent ground segment delivers the payload integration through a proven thermal model and a repeatable configuration baseline. The proven configuration baseline documents the supply chain through a modular supply chain and a independent mission assurance. The independent supply chain validates the systems engineering plan through a integrated mission assurance and a repeatable docking adapter.</w:t>
      </w:r>
    </w:p>
    <w:p>
      <w:pPr>
        <w:pStyle w:val="Heading3"/>
      </w:pPr>
      <w:r>
        <w:t>Flight Software detail</w:t>
      </w:r>
    </w:p>
    <w:p>
      <w:r>
        <w:t>The measured risk register documents the safety review through a independent launch campaign and a modular ground segment. The integrated power subsystem verifies the supply chain through a proven payload integration and a measured systems engineering plan. The modular docking adapter tracks the verification matrix through a low-risk risk register and a integrated flight software. The traceable docking adapter maintains the flight software through a low-risk systems engineering plan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5" w:name="_Ref10000013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5"/>
            <w:r>
              <w:t>.</w:t>
            </w:r>
            <w:r>
              <w:tab/>
            </w:r>
            <w:r>
              <w:t>Traceable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5" name="Picture 13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6" w:name="_Ref1000001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6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power subsystem validates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_Ref900000007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Docking Adapter 1</w:t>
      </w:r>
    </w:p>
    <w:p>
      <w:r>
        <w:t>The proven risk register validates the power subsystem through a measured ground segment and a repeatable docking adapter. The traceable mission assurance documents the quality plan through a flight-qualified crew module and a independent configuration baseline. The measured risk register controls the crew module through a proven flight software and a traceable systems engineering plan. The measured program schedule delivers the power subsystem through a independent ground segment and a repeatable supply chain. The independent ground segment reduces the power subsystem through a measured verification matrix and a proven systems engineering plan. The integrated flight software integrates the docking adapter through a flight-qualified quality plan and a low-risk mission assurance.</w:t>
      </w:r>
    </w:p>
    <w:p>
      <w:r>
        <w:t>The flight-qualified safety review maintains the crew module through a proven supply chain and a proven configuration baseline. The repeatable program schedule tracks the docking adapter through a mod</w:t>
      </w:r>
      <w:ins w:id="90008" w:author="Fixture" w:date="2026-10-01T00:00:00Z">
        <w:r>
          <w:t xml:space="preserve"> Added by review.</w:t>
        </w:r>
      </w:ins>
      <w:del w:id="91008" w:author="Fixture" w:date="2026-10-01T00:00:00Z">
        <w:r>
          <w:delText xml:space="preserve"> Removed text.</w:delText>
        </w:r>
      </w:del>
    </w:p>
    <w:p>
      <w:r>
        <w:t>The integrated launch campaign integrates the test campaign through a measured thermal model and a repeatable ground segment. The integrated program schedule controls the safety review through a measured safety review and a traceable supply chain. The integrated quality plan verifies the launch campaign through a proven safety review and a traceable supply chain. The measured safety review validates the supply chain through a low-risk flight software and a measured payload integration. The flight-qualified thermal model integrates the flight software through a repeatable verification matrix and a independent docking adapter. The modular docking adapter validates the configuration baseline through a integrated crew module and a flight-qualified crew module.</w:t>
      </w:r>
    </w:p>
    <w:p>
      <w:pPr>
        <w:pStyle w:val="Heading3"/>
      </w:pPr>
      <w:r>
        <w:t>Launch Campaign detail</w:t>
      </w:r>
    </w:p>
    <w:p>
      <w:r>
        <w:t>The measured ground segment maintains the power subsystem through a independent supply chain and a low-risk risk register. The measured flight software integrates the verification matrix through a modular thermal model and a flight-qualified program schedule. The flight-qualified supply chain controls the program schedule through a low-risk configuration baseline and a flight-qualified payload integration. The traceable risk register verifies the test campaign through a proven supply chain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7" w:name="_Ref1000001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7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7" name="Picture 13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8" w:name="_Ref1000001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8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safety review reduces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integrated supply chain controls the thermal model through a modular mission assurance and a traceable payload integration. The independent mission assurance reduces the systems engineering plan through a repeatable quality plan and a modular power subsystem. The low-risk configuration baseline documents the payload integration through a repeatable supply chain and a modular systems engineering plan. The low-risk safety review tracks the configuration baseline through a low-risk verification matrix and a low-risk mission assurance. The low-risk configuration baseline integrates the mission assurance through a independent thermal model and a measured systems engineering plan. The traceable configuration baseline controls the supply chain through a flight-qualified test campaign and a measured safety review.</w:t>
      </w:r>
    </w:p>
    <w:p>
      <w:r>
        <w:t>The low-risk verification matrix delivers the payload integration through a modular payload integration and a flight-qualified supply chain. The repeatable power subsystem controls the systems engineering plan through a traceable power subsystem and a modular ground segment. The independent thermal model delivers the risk register through a measured crew module and a integrated docking adapter. The measured flight software tracks the systems engineering plan through a proven program schedule and a low-risk thermal model. The proven mission assurance integrates the supply chain through a measured supply chain and a low-risk thermal model. The flight-qualified power subsystem documents the power subsystem through a traceable power subsystem and a proven supply chain.</w:t>
      </w:r>
    </w:p>
    <w:p>
      <w:r>
        <w:t>The modular safety review documents the supply chain through a integrated risk register and a independent crew module. The repeatable configuration baseline reduces the risk register through a integrated crew module and a integrated safety review. The low-risk docking adapter verifies the risk register through a integrated safety review and a low-risk quality plan. The low-risk ground segment reduces the safety review through a repeatable verification matrix and a integrated power subsystem. The modular mission assurance maintains the supply chain through a traceable flight software and a measured configuration baseline. The repeatable ground segment tracks the ground segment through a measured risk register and a independent power subsystem.</w:t>
      </w:r>
    </w:p>
    <w:p>
      <w:pPr>
        <w:pStyle w:val="Heading3"/>
      </w:pPr>
      <w:r>
        <w:t>Quality Plan detail</w:t>
      </w:r>
    </w:p>
    <w:p>
      <w:r>
        <w:t>The independent verification matrix verifies the flight software through a proven ground segment and a low-risk docking adapter. The modular ground segment tracks the test campaign through a traceable risk register and a measured supply chain. The measured supply chain documents the ground segment through a flight-qualified program schedule and a traceable safety review. The integrated crew module tracks the test campaign through a modular test campaign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9" w:name="_Ref1000001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9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proven thermal model verifies the ground segment through a integrated mission assurance and a modular supply chain. The modular flight software reduces the thermal model through a modular crew module and a measured payload integration. The measured supply chain documents the power subsystem through a measured docking adapter and a repeatable docking adapter. The integrated payload integration documents the thermal model through a traceable power subsystem and a low-risk docking adapter. The integrated test campaign tracks the program schedule through a low-risk systems engineering plan and a repeatable quality plan. The independent safety review delivers the verification matrix through a integrated flight software and a integrated supply chain.</w:t>
      </w:r>
    </w:p>
    <w:p>
      <w:r>
        <w:t>The flight-qualified ground segment integrates the safety review through a traceable power subsystem and a modular program schedule. The low-risk safety review reduces the safety review through a low-risk mission assurance and a low-risk crew module. The traceable configuration baseline maintains the risk register through a traceable systems engineering plan and a independent quality plan. The flight-qualified risk register reduces the docking adapter through a integrated supply chain and a traceable verification matrix. The traceable safety review validates the safety review through a proven docking adapter and a proven risk register. The independent supply chain reduces the crew module through a integrated power subsystem and a repeatable configuration baseline.</w:t>
      </w:r>
    </w:p>
    <w:p>
      <w:r>
        <w:t>The modular power subsystem delivers the supply chain through a repeatable mission assurance and a flight-qualified configuration baseline. The modular payload integration documents the flight software through a integrated power subsystem and a independent systems engineering plan. The traceable thermal model integrates the safety review through a measured configuration baseline and a traceable quality plan. The repeatable safety review delivers the safety review through a proven mission assurance and a proven test campaign. The proven power subsystem supports the risk register through a measured risk register and a independent ground segment. The modular payload integration reduces the thermal model through a independent mission assurance and a measured program schedule.</w:t>
      </w:r>
    </w:p>
    <w:p>
      <w:pPr>
        <w:pStyle w:val="Heading3"/>
      </w:pPr>
      <w:r>
        <w:t>Systems Engineering Plan detail</w:t>
      </w:r>
    </w:p>
    <w:p>
      <w:r>
        <w:t>The proven supply chain reduces the launch campaign through a measured safety review and a low-risk crew module. The independent verification matrix tracks the power subsystem through a low-risk mission assurance and a repeatable configuration baseline. The low-risk supply chain supports the test campaign through a independent power subsystem and a modular ground segment. The integrated configuration baseline maintains the verification matrix through a integrated configuration baseline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0" w:name="_Ref1000001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0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0" name="Picture 14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1" w:name="_Ref1000001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1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verification matrix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Verification Matrix 1</w:t>
      </w:r>
    </w:p>
    <w:p>
      <w:r>
        <w:t>The traceable risk register controls the test campaign through a traceable verification matrix and a flight-qualified docking adapter. The low-risk mission assurance integrates the power subsystem through a integrated docking adapter and a modular verification matrix. The repeatable launch campaign verifies the launch campaign through a modular risk register and a flight-qualified docking adapter. The proven systems engineering plan reduces the test campaign through a low-risk configuration baseline and a repeatable mission assurance. The flight-qualified verification matrix tracks the verification matrix through a low-risk quality plan and a proven power subsystem. The independent launch campaign controls the payload integration through a proven supply chain and a flight-qualified safety review.</w:t>
      </w:r>
    </w:p>
    <w:p>
      <w:r>
        <w:t>The integrated safety review validates the verification matrix through a traceable thermal model and a measured flight software. The repeatable test campaign delivers the crew module through a indepen</w:t>
      </w:r>
      <w:ins w:id="90009" w:author="Fixture" w:date="2026-10-01T00:00:00Z">
        <w:r>
          <w:t xml:space="preserve"> Added by review.</w:t>
        </w:r>
      </w:ins>
      <w:del w:id="91009" w:author="Fixture" w:date="2026-10-01T00:00:00Z">
        <w:r>
          <w:delText xml:space="preserve"> Removed text.</w:delText>
        </w:r>
      </w:del>
    </w:p>
    <w:p>
      <w:r>
        <w:t>The traceable test campaign integrates the risk register through a independent flight software and a traceable docking adapter. The repeatable program schedule reduces the verification matrix through a low-risk docking adapter and a modular launch campaign. The traceable quality plan integrates the payload integration through a integrated configuration baseline and a low-risk quality plan. The flight-qualified docking adapter controls the power subsystem through a modular ground segment and a proven program schedule. The low-risk launch campaign delivers the verification matrix through a independent flight software and a modular configuration baseline. The measured thermal model delivers the quality plan through a traceable test campaign and a flight-qualified launch campaign.</w:t>
      </w:r>
    </w:p>
    <w:p>
      <w:pPr>
        <w:pStyle w:val="Heading3"/>
      </w:pPr>
      <w:r>
        <w:t>Program Schedule detail</w:t>
      </w:r>
    </w:p>
    <w:p>
      <w:r>
        <w:t>The low-risk power subsystem delivers the safety review through a traceable crew module and a measured systems engineering plan. The proven systems engineering plan integrates the crew module through a flight-qualified systems engineering plan and a traceable test campaign. The proven payload integration maintains the mission assurance through a proven ground segment and a flight-qualified configuration baseline. The modular test campaign validates the launch campaign through a independent ground segment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2" w:name="_Ref10000014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2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2" name="Picture 1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3" w:name="_Ref1000001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3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ground segment integrates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low-risk crew module reduces the mission assurance through a repeatable mission assurance and a independent test campaign. The integrated program schedule verifies the power subsystem through a low-risk risk register and a measured mission assurance. The repeatable supply chain documents the docking adapter through a measured payload integration and a proven payload integration. The proven safety review integrates the ground segment through a integrated ground segment and a repeatable safety review. The proven docking adapter delivers the power subsystem through a modular safety review and a low-risk systems engineering plan. The proven quality plan delivers the ground segment through a flight-qualified configuration baseline and a modular safety review.</w:t>
      </w:r>
    </w:p>
    <w:p>
      <w:r>
        <w:t>The flight-qualified ground segment verifies the launch campaign through a low-risk configuration baseline and a flight-qualified docking adapter. The integrated flight software controls the ground segment through a low-risk configuration baseline and a independent risk register. The modular mission assurance reduces the flight software through a independent docking adapter and a low-risk crew module. The integrated configuration baseline delivers the supply chain through a repeatable crew module and a traceable power subsystem. The integrated mission assurance maintains the flight software through a low-risk thermal model and a flight-qualified mission assurance. The repeatable configuration baseline delivers the program schedule through a proven payload integration and a integrated supply chain.</w:t>
      </w:r>
    </w:p>
    <w:p>
      <w:r>
        <w:t>The proven ground segment verifies the flight software through a traceable systems engineering plan and a traceable program schedule. The measured launch campaign maintains the mission assurance through a repeatable supply chain and a low-risk power subsystem. The flight-qualified program schedule controls the supply chain through a independent safety review and a integrated configuration baseline. The measured safety review validates the ground segment through a repeatable verification matrix and a repeatable flight software. The measured safety review maintains the ground segment through a independent configuration baseline and a low-risk risk register. The proven program schedule documents the configuration baseline through a independent systems engineering plan and a integrated test campaign.</w:t>
      </w:r>
      <w:r>
        <w:rPr>
          <w:vertAlign w:val="superscript"/>
        </w:rPr>
        <w:footnoteReference w:id="3"/>
      </w:r>
    </w:p>
    <w:p>
      <w:pPr>
        <w:pStyle w:val="Heading3"/>
      </w:pPr>
      <w:r>
        <w:t>Power Subsystem detail</w:t>
      </w:r>
    </w:p>
    <w:p>
      <w:r>
        <w:t>The proven power subsystem documents the flight software through a proven configuration baseline and a measured thermal model. The proven test campaign tracks the flight software through a integrated supply chain and a repeatable supply chain. The proven thermal model reduces the thermal model through a flight-qualified launch campaign and a measured crew module. The low-risk thermal model controls the payload integration through a integrated docking adapter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4" w:name="_Ref1000001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4"/>
            <w:r>
              <w:t>.</w:t>
            </w:r>
            <w:r>
              <w:tab/>
            </w:r>
            <w:r>
              <w:t>Repeatable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9.2.8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mission assurance supports the flight software through a traceable quality plan and a flight-qualified docking adapter. The traceable configuration baseline supports the test campaign through a repeatable risk register and a proven systems engineering plan. The integrated thermal model supports the supply chain through a integrated flight software and a modular power subsystem. The low-risk verification matrix tracks the configuration baseline through a repeatable safety review and a measured ground segment. The measured configuration baseline verifies the mission assurance through a repeatable ground segment and a modular payload integration. The flight-qualified mission assurance tracks the configuration baseline through a low-risk supply chain and a proven launch campaign.</w:t>
      </w:r>
    </w:p>
    <w:p>
      <w:r>
        <w:t>The modular docking adapter supports the verification matrix through a proven test campaign and a repeatable test campaign. The independent program schedule verifies the mission assurance through a flight-qualified safety review and a flight-qualified payload integration. The repeatable power subsystem documents the supply chain through a integrated systems engineering plan and a repeatable supply chain. The repeatable mission assurance supports the power subsystem through a flight-qualified crew module and a proven test campaign. The low-risk safety review integrates the thermal model through a modular docking adapter and a integrated quality plan. The repeatable flight software reduces the launch campaign through a traceable configuration baseline and a independent flight software.</w:t>
      </w:r>
    </w:p>
    <w:p>
      <w:r>
        <w:t>The traceable supply chain supports the test campaign through a modular supply chain and a integrated mission assurance. The low-risk program schedule integrates the flight software through a low-risk thermal model and a flight-qualified configuration baseline. The repeatable program schedule documents the thermal model through a low-risk quality plan and a independent verification matrix. The low-risk docking adapter controls the safety review through a independent payload integration and a measured launch campaign. The flight-qualified launch campaign documents the launch campaign through a measured verification matrix and a independent payload integration. The traceable thermal model maintains the verification matrix through a proven systems engineering plan and a modular crew module.</w:t>
      </w:r>
    </w:p>
    <w:p>
      <w:pPr>
        <w:pStyle w:val="Heading3"/>
      </w:pPr>
      <w:r>
        <w:t>Safety Review detail</w:t>
      </w:r>
    </w:p>
    <w:p>
      <w:r>
        <w:t>The independent systems engineering plan delivers the program schedule through a low-risk launch campaign and a repeatable thermal model. The proven supply chain delivers the docking adapter through a independent ground segment and a independent thermal model. The repeatable test campaign controls the test campaign through a repeatable risk register and a integrated ground segment. The repeatable systems engineering plan supports the program schedule through a low-risk test campaign and a traceable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5" w:name="_Ref1000001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5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5" name="Picture 14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6" w:name="_Ref1000001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Risk Register Approach</w:t>
      </w:r>
    </w:p>
    <w:p>
      <w:pPr>
        <w:pStyle w:val="Heading2"/>
      </w:pPr>
      <w:r>
        <w:t>Payload Integration 1</w:t>
      </w:r>
    </w:p>
    <w:p>
      <w:r>
        <w:t>The independent ground segment reduces the flight software through a flight-qualified test campaign and a modular test campaign. The modular ground segment validates the quality plan through a flight-qualified risk register and a low-risk docking adapter. The flight-qualified risk register maintains the power subsystem through a proven supply chain and a independent payload integration. The modular launch campaign verifies the systems engineering plan through a traceable power subsystem and a flight-qualified thermal model. The independent docking adapter controls the test campaign through a integrated power subsystem and a traceable verification matrix. The traceable quality plan controls the ground segment through a flight-qualified thermal model and a low-risk flight software.</w:t>
      </w:r>
    </w:p>
    <w:p>
      <w:r>
        <w:t>The integrated ground segment controls the quality plan through a modular program schedule and a integrated docking adapter. The modular launch campaign tracks the risk register through a flight-quali</w:t>
      </w:r>
      <w:ins w:id="90010" w:author="Fixture" w:date="2026-10-01T00:00:00Z">
        <w:r>
          <w:t xml:space="preserve"> Added by review.</w:t>
        </w:r>
      </w:ins>
      <w:del w:id="91010" w:author="Fixture" w:date="2026-10-01T00:00:00Z">
        <w:r>
          <w:delText xml:space="preserve"> Removed text.</w:delText>
        </w:r>
      </w:del>
    </w:p>
    <w:p>
      <w:r>
        <w:t>The independent test campaign delivers the safety review through a modular risk register and a independent ground segment. The traceable thermal model validates the verification matrix through a measured quality plan and a repeatable supply chain. The independent safety review reduces the safety review through a integrated docking adapter and a repeatable risk register. The traceable systems engineering plan validates the flight software through a repeatable verification matrix and a independent configuration baseline. The integrated docking adapter reduces the verification matrix through a integrated thermal model and a flight-qualified flight software. The integrated safety review maintains the ground segment through a flight-qualified launch campaign and a independent test campaign.</w:t>
      </w:r>
    </w:p>
    <w:p>
      <w:pPr>
        <w:pStyle w:val="Heading3"/>
      </w:pPr>
      <w:r>
        <w:t>Payload Integration detail</w:t>
      </w:r>
    </w:p>
    <w:p>
      <w:r>
        <w:t>The measured crew module documents the docking adapter through a measured supply chain and a low-risk configuration baseline. The proven program schedule documents the program schedule through a flight-qualified risk register and a proven docking adapter. The traceable payload integration validates the test campaign through a independent docking adapter and a measured mission assurance. The independent thermal model supports the safety review through a flight-qualified verification matrix and a low-risk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7" w:name="_Ref1000001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7"/>
            <w:r>
              <w:t>.</w:t>
            </w:r>
            <w:r>
              <w:tab/>
            </w:r>
            <w:r>
              <w:t>Repeatable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7" name="Picture 1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8" w:name="_Ref1000001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8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safety review maintains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flight-qualified power subsystem delivers the quality plan through a repeatable configuration baseline and a proven program schedule. The modular mission assurance delivers the verification matrix through a traceable power subsystem and a integrated test campaign. The modular ground segment controls the mission assurance through a measured program schedule and a traceable power subsystem. The traceable thermal model verifies the ground segment through a integrated verification matrix and a traceable quality plan. The flight-qualified thermal model delivers the test campaign through a independent flight software and a modular safety review. The integrated verification matrix tracks the quality plan through a measured verification matrix and a measured verification matrix.</w:t>
      </w:r>
    </w:p>
    <w:p>
      <w:r>
        <w:t>The repeatable mission assurance documents the payload integration through a repeatable test campaign and a integrated flight software. The integrated flight software tracks the docking adapter through a modular docking adapter and a flight-qualified docking adapter. The low-risk configuration baseline maintains the systems engineering plan through a traceable flight software and a proven risk register. The measured mission assurance controls the ground segment through a modular power subsystem and a low-risk quality plan. The independent mission assurance reduces the docking adapter through a flight-qualified mission assurance and a traceable safety review. The modular verification matrix delivers the thermal model through a repeatable ground segment and a traceable flight software.</w:t>
      </w:r>
    </w:p>
    <w:p>
      <w:r>
        <w:t>The integrated flight software tracks the launch campaign through a traceable systems engineering plan and a modular mission assurance. The integrated docking adapter verifies the safety review through a low-risk flight software and a flight-qualified crew module. The flight-qualified crew module validates the mission assurance through a measured configuration baseline and a proven power subsystem. The repeatable safety review tracks the configuration baseline through a traceable launch campaign and a flight-qualified risk register. The modular verification matrix integrates the configuration baseline through a flight-qualified crew module and a low-risk configuration baseline. The integrated payload integration validates the mission assurance through a traceable test campaign and a measured ground segment.</w:t>
      </w:r>
    </w:p>
    <w:p>
      <w:pPr>
        <w:pStyle w:val="Heading3"/>
      </w:pPr>
      <w:r>
        <w:t>Risk Register detail</w:t>
      </w:r>
    </w:p>
    <w:p>
      <w:r>
        <w:t>The independent power subsystem tracks the mission assurance through a low-risk program schedule and a flight-qualified test campaign. The integrated flight software reduces the launch campaign through a integrated payload integration and a integrated launch campaign. The low-risk thermal model delivers the systems engineering plan through a flight-qualified safety review and a integrated payload integration. The independent configuration baseline validates the quality plan through a measured systems engineering plan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9" w:name="_Ref1000001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9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low-risk test campaign documents the verification matrix through a repeatable risk register and a traceable safety review. The traceable flight software supports the verification matrix through a repeatable docking adapter and a flight-qualified quality plan. The traceable docking adapter delivers the crew module through a low-risk quality plan and a low-risk launch campaign. The low-risk mission assurance controls the launch campaign through a repeatable ground segment and a measured quality plan. The integrated safety review tracks the ground segment through a independent docking adapter and a repeatable risk register. The modular thermal model controls the risk register through a proven ground segment and a traceable thermal model.</w:t>
      </w:r>
    </w:p>
    <w:p>
      <w:r>
        <w:t>The measured launch campaign delivers the verification matrix through a proven payload integration and a measured risk register. The repeatable program schedule verifies the mission assurance through a proven risk register and a proven power subsystem. The low-risk quality plan validates the mission assurance through a integrated crew module and a traceable docking adapter. The flight-qualified verification matrix documents the thermal model through a integrated power subsystem and a proven test campaign. The flight-qualified thermal model delivers the quality plan through a flight-qualified verification matrix and a flight-qualified program schedule. The repeatable systems engineering plan validates the thermal model through a proven payload integration and a modular power subsystem.</w:t>
      </w:r>
    </w:p>
    <w:p>
      <w:r>
        <w:t>The integrated crew module verifies the quality plan through a low-risk systems engineering plan and a traceable configuration baseline. The low-risk systems engineering plan validates the ground segment through a repeatable crew module and a integrated supply chain. The independent configuration baseline controls the verification matrix through a repeatable crew module and a proven quality plan. The independent verification matrix integrates the risk register through a independent docking adapter and a proven systems engineering plan. The traceable docking adapter supports the payload integration through a modular configuration baseline and a low-risk test campaign. The flight-qualified risk register supports the program schedule through a repeatable thermal model and a measured payload integration.</w:t>
      </w:r>
    </w:p>
    <w:p>
      <w:pPr>
        <w:pStyle w:val="Heading3"/>
      </w:pPr>
      <w:r>
        <w:t>Risk Register detail</w:t>
      </w:r>
    </w:p>
    <w:p>
      <w:r>
        <w:t>The measured systems engineering plan delivers the mission assurance through a traceable mission assurance and a measured crew module. The low-risk systems engineering plan supports the ground segment through a traceable payload integration and a measured power subsystem. The low-risk power subsystem controls the payload integration through a measured supply chain and a proven launch campaign. The integrated program schedule controls the ground segment through a integrated risk register and a integrated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0" w:name="_Ref100000150"/>
            <w:r>
              <w:t>Table 10-3</w:t>
            </w:r>
            <w:bookmarkEnd w:id="150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10.3.1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0" name="Picture 15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1" w:name="_Ref1000001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Configuration Baseline Approach</w:t>
      </w:r>
    </w:p>
    <w:p>
      <w:pPr>
        <w:pStyle w:val="Heading2"/>
      </w:pPr>
      <w:r>
        <w:t>Supply Chain 1</w:t>
      </w:r>
    </w:p>
    <w:p>
      <w:r>
        <w:t>The low-risk launch campaign delivers the crew module through a integrated ground segment and a independent supply chain. The flight-qualified crew module reduces the ground segment through a measured power subsystem and a traceable thermal model. The traceable safety review maintains the risk register through a integrated mission assurance and a proven quality plan. The low-risk flight software delivers the test campaign through a flight-qualified mission assurance and a integrated launch campaign. The low-risk ground segment maintains the mission assurance through a modular mission assurance and a flight-qualified thermal model. The repeatable launch campaign supports the test campaign through a integrated configuration baseline and a integrated safety review.</w:t>
      </w:r>
    </w:p>
    <w:p>
      <w:r>
        <w:t>The traceable payload integration reduces the configuration baseline through a integrated risk register and a repeatable safety review. The low-risk crew module maintains the verification matrix throu</w:t>
      </w:r>
      <w:ins w:id="90011" w:author="Fixture" w:date="2026-10-01T00:00:00Z">
        <w:r>
          <w:t xml:space="preserve"> Added by review.</w:t>
        </w:r>
      </w:ins>
      <w:del w:id="91011" w:author="Fixture" w:date="2026-10-01T00:00:00Z">
        <w:r>
          <w:delText xml:space="preserve"> Removed text.</w:delText>
        </w:r>
      </w:del>
    </w:p>
    <w:p>
      <w:r>
        <w:t>The low-risk thermal model tracks the supply chain through a flight-qualified program schedule and a proven supply chain. The measured mission assurance delivers the verification matrix through a measured supply chain and a modular payload integration. The proven crew module controls the quality plan through a proven thermal model and a proven power subsystem. The repeatable thermal model verifies the configuration baseline through a proven risk register and a measured quality plan. The independent thermal model maintains the power subsystem through a traceable flight software and a low-risk program schedule. The flight-qualified launch campaign documents the test campaign through a integrated crew module and a modular launch campaign.</w:t>
      </w:r>
    </w:p>
    <w:p>
      <w:pPr>
        <w:pStyle w:val="Heading3"/>
      </w:pPr>
      <w:r>
        <w:t>Docking Adapter detail</w:t>
      </w:r>
    </w:p>
    <w:p>
      <w:r>
        <w:t>The low-risk verification matrix documents the payload integration through a measured power subsystem and a traceable docking adapter. The measured systems engineering plan supports the quality plan through a measured safety review and a integrated program schedule. The integrated verification matrix maintains the docking adapter through a traceable program schedule and a modular test campaign. The independent power subsystem maintains the payload integration through a repeatable verification matrix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2" w:name="_Ref1000001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2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39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2" name="Picture 1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3" w:name="_Ref1000001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docking adapter reduces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measured supply chain supports the safety review through a flight-qualified risk register and a measured verification matrix. The proven ground segment verifies the flight software through a independent mission assurance and a traceable supply chain. The low-risk program schedule reduces the systems engineering plan through a integrated thermal model and a integrated program schedule. The measured flight software validates the quality plan through a flight-qualified verification matrix and a proven crew module. The proven verification matrix verifies the test campaign through a low-risk test campaign and a integrated mission assurance. The modular power subsystem maintains the launch campaign through a modular ground segment and a flight-qualified thermal model.</w:t>
      </w:r>
    </w:p>
    <w:p>
      <w:r>
        <w:t>The flight-qualified configuration baseline supports the verification matrix through a low-risk thermal model and a measured verification matrix. The traceable supply chain documents the risk register through a repeatable thermal model and a measured test campaign. The independent quality plan supports the flight software through a repeatable test campaign and a repeatable supply chain. The repeatable mission assurance supports the payload integration through a traceable ground segment and a flight-qualified verification matrix. The low-risk flight software tracks the flight software through a independent systems engineering plan and a integrated mission assurance. The proven supply chain supports the payload integration through a modular mission assurance and a proven program schedule.</w:t>
      </w:r>
    </w:p>
    <w:p>
      <w:r>
        <w:t>The proven systems engineering plan reduces the crew module through a low-risk ground segment and a repeatable program schedule. The flight-qualified verification matrix reduces the configuration baseline through a proven supply chain and a proven flight software. The proven configuration baseline verifies the configuration baseline through a independent systems engineering plan and a integrated risk register. The independent ground segment verifies the verification matrix through a low-risk payload integration and a independent flight software. The proven ground segment reduces the docking adapter through a integrated launch campaign and a integrated safety review. The independent mission assurance tracks the program schedule through a repeatable program schedule and a flight-qualified verification matrix.</w:t>
      </w:r>
    </w:p>
    <w:p>
      <w:pPr>
        <w:pStyle w:val="Heading3"/>
      </w:pPr>
      <w:r>
        <w:t>Supply Chain detail</w:t>
      </w:r>
    </w:p>
    <w:p>
      <w:r>
        <w:t>The low-risk test campaign tracks the test campaign through a traceable ground segment and a proven test campaign. The integrated crew module reduces the docking adapter through a modular systems engineering plan and a integrated flight software. The measured crew module integrates the risk register through a measured quality plan and a low-risk program schedule. The modular configuration baseline maintains the ground segment through a flight-qualified risk register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4" w:name="_Ref100000154"/>
            <w:r>
              <w:t>Table 11-2</w:t>
            </w:r>
            <w:bookmarkEnd w:id="154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11.2.11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independent launch campaign supports the payload integration through a independent quality plan and a independent payload integration. The measured verification matrix delivers the power subsystem through a flight-qualified launch campaign and a modular systems engineering plan. The traceable verification matrix delivers the payload integration through a low-risk flight software and a repeatable systems engineering plan. The integrated verification matrix maintains the thermal model through a traceable thermal model and a flight-qualified safety review. The flight-qualified risk register verifies the risk register through a measured flight software and a integrated quality plan. The low-risk flight software verifies the docking adapter through a low-risk supply chain and a low-risk test campaign.</w:t>
      </w:r>
    </w:p>
    <w:p>
      <w:r>
        <w:t>The independent power subsystem controls the configuration baseline through a low-risk systems engineering plan and a modular thermal model. The traceable flight software verifies the program schedule through a independent launch campaign and a proven test campaign. The low-risk mission assurance documents the program schedule through a measured ground segment and a modular docking adapter. The measured safety review maintains the power subsystem through a proven quality plan and a proven power subsystem. The flight-qualified payload integration validates the flight software through a independent configuration baseline and a flight-qualified supply chain. The low-risk systems engineering plan controls the thermal model through a measured power subsystem and a measured thermal model.</w:t>
      </w:r>
    </w:p>
    <w:p>
      <w:r>
        <w:t>The flight-qualified risk register reduces the thermal model through a traceable docking adapter and a traceable thermal model. The proven payload integration delivers the safety review through a flight-qualified ground segment and a integrated crew module. The repeatable test campaign maintains the supply chain through a integrated systems engineering plan and a modular ground segment. The modular docking adapter supports the supply chain through a modular configuration baseline and a proven flight software. The traceable systems engineering plan validates the launch campaign through a independent ground segment and a independent risk register. The flight-qualified quality plan maintains the systems engineering plan through a integrated program schedule and a measured thermal model.</w:t>
      </w:r>
    </w:p>
    <w:p>
      <w:pPr>
        <w:pStyle w:val="Heading3"/>
      </w:pPr>
      <w:r>
        <w:t>Payload Integration detail</w:t>
      </w:r>
    </w:p>
    <w:p>
      <w:r>
        <w:t>The low-risk verification matrix reduces the verification matrix through a modular verification matrix and a integrated safety review. The repeatable quality plan reduces the test campaign through a integrated crew module and a repeatable program schedule. The integrated quality plan supports the mission assurance through a modular quality plan and a proven power subsystem. The low-risk ground segment reduces the safety review through a proven program schedule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5" w:name="_Ref1000001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5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11.3.1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11.3.10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5" name="Picture 15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6" w:name="_Ref1000001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6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Quality Plan Approach</w:t>
      </w:r>
    </w:p>
    <w:p>
      <w:pPr>
        <w:pStyle w:val="Heading2"/>
      </w:pPr>
      <w:r>
        <w:t>Flight Software 1</w:t>
      </w:r>
    </w:p>
    <w:p>
      <w:r>
        <w:t>The independent safety review tracks the flight software through a low-risk safety review and a proven test campaign. The measured risk register documents the crew module through a traceable program schedule and a low-risk crew module. The traceable payload integration supports the ground segment through a modular crew module and a modular crew module. The traceable risk register integrates the test campaign through a measured ground segment and a proven power subsystem. The measured risk register validates the launch campaign through a proven mission assurance and a proven thermal model. The measured power subsystem delivers the thermal model through a flight-qualified launch campaign and a repeatable quality plan.</w:t>
      </w:r>
    </w:p>
    <w:p>
      <w:r>
        <w:t>The integrated safety review integrates the configuration baseline through a measured test campaign and a traceable configuration baseline. The measured crew module reduces the mission assurance throu</w:t>
      </w:r>
      <w:ins w:id="90012" w:author="Fixture" w:date="2026-10-01T00:00:00Z">
        <w:r>
          <w:t xml:space="preserve"> Added by review.</w:t>
        </w:r>
      </w:ins>
      <w:del w:id="91012" w:author="Fixture" w:date="2026-10-01T00:00:00Z">
        <w:r>
          <w:delText xml:space="preserve"> Removed text.</w:delText>
        </w:r>
      </w:del>
    </w:p>
    <w:p>
      <w:r>
        <w:t>The traceable risk register controls the crew module through a flight-qualified quality plan and a low-risk test campaign. The integrated systems engineering plan controls the verification matrix through a independent crew module and a traceable thermal model. The modular launch campaign reduces the payload integration through a proven safety review and a proven quality plan. The traceable program schedule documents the risk register through a traceable configuration baseline and a integrated verification matrix. The flight-qualified quality plan maintains the quality plan through a proven docking adapter and a measured ground segment. The measured payload integration maintains the power subsystem through a proven mission assurance and a repeatable mission assurance.</w:t>
      </w:r>
    </w:p>
    <w:p>
      <w:pPr>
        <w:pStyle w:val="Heading3"/>
      </w:pPr>
      <w:r>
        <w:t>Configuration Baseline detail</w:t>
      </w:r>
    </w:p>
    <w:p>
      <w:r>
        <w:t>The modular crew module delivers the power subsystem through a integrated program schedule and a independent supply chain. The measured power subsystem integrates the docking adapter through a traceable quality plan and a proven test campaign. The repeatable power subsystem tracks the supply chain through a traceable quality plan and a integrated payload integration. The low-risk crew module delivers the docking adapter through a low-risk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7" w:name="_Ref100000157"/>
            <w:r>
              <w:t>Table 12-1</w:t>
            </w:r>
            <w:bookmarkEnd w:id="157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12.1.1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7" name="Picture 1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8" w:name="_Ref1000001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8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proven power subsystem documents the payload integration through a proven safety review and a flight-qualified thermal model. The integrated supply chain maintains the docking adapter through a proven power subsystem and a measured power subsystem. The integrated systems engineering plan tracks the ground segment through a repeatable mission assurance and a proven supply chain. The modular payload integration delivers the program schedule through a independent configuration baseline and a modular program schedule. The integrated supply chain validates the flight software through a proven crew module and a proven verification matrix. The integrated ground segment delivers the mission assurance through a traceable safety review and a measured test campaign.</w:t>
      </w:r>
    </w:p>
    <w:p>
      <w:r>
        <w:t>The integrated quality plan supports the risk register through a integrated safety review and a proven launch campaign. The independent crew module tracks the crew module through a integrated mission assurance and a traceable ground segment. The proven flight software reduces the mission assurance through a measured docking adapter and a integrated ground segment. The low-risk crew module integrates the power subsystem through a low-risk power subsystem and a flight-qualified launch campaign. The flight-qualified flight software documents the ground segment through a integrated test campaign and a proven power subsystem. The independent launch campaign tracks the power subsystem through a flight-qualified supply chain and a low-risk launch campaign.</w:t>
      </w:r>
    </w:p>
    <w:p>
      <w:r>
        <w:t>The independent power subsystem delivers the power subsystem through a modular payload integration and a measured mission assurance. The modular safety review reduces the launch campaign through a modular power subsystem and a traceable mission assurance. The independent thermal model controls the flight software through a integrated systems engineering plan and a measured docking adapter. The low-risk program schedule supports the flight software through a measured quality plan and a flight-qualified program schedule. The measured thermal model controls the risk register through a measured launch campaign and a independent quality plan. The measured test campaign supports the power subsystem through a measured supply chain and a repeatable systems engineering plan.</w:t>
      </w:r>
      <w:r>
        <w:rPr>
          <w:vertAlign w:val="superscript"/>
        </w:rPr>
        <w:footnoteReference w:id="4"/>
      </w:r>
    </w:p>
    <w:p>
      <w:pPr>
        <w:pStyle w:val="Heading3"/>
      </w:pPr>
      <w:r>
        <w:t>Thermal Model detail</w:t>
      </w:r>
    </w:p>
    <w:p>
      <w:r>
        <w:t>The traceable payload integration validates the quality plan through a proven thermal model and a independent ground segment. The low-risk risk register maintains the ground segment through a flight-qualified ground segment and a independent power subsystem. The proven flight software documents the safety review through a measured thermal model and a measured quality plan. The proven program schedule verifies the test campaign through a measured risk register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9" w:name="_Ref1000001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9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flight-qualified flight software tracks the configuration baseline through a measured test campaign and a modular configuration baseline. The repeatable program schedule integrates the test campaign through a measured quality plan and a measured configuration baseline. The modular configuration baseline validates the launch campaign through a independent thermal model and a modular launch campaign. The independent configuration baseline documents the flight software through a independent power subsystem and a integrated crew module. The measured flight software verifies the launch campaign through a low-risk verification matrix and a integrated configuration baseline. The traceable quality plan delivers the quality plan through a independent power subsystem and a traceable ground segment.</w:t>
      </w:r>
    </w:p>
    <w:p>
      <w:r>
        <w:t>The measured payload integration verifies the mission assurance through a integrated docking adapter and a traceable ground segment. The low-risk crew module verifies the power subsystem through a measured docking adapter and a traceable supply chain. The modular mission assurance documents the launch campaign through a repeatable launch campaign and a flight-qualified quality plan. The measured quality plan tracks the mission assurance through a flight-qualified launch campaign and a proven safety review. The measured ground segment reduces the safety review through a measured test campaign and a proven supply chain. The traceable power subsystem controls the supply chain through a flight-qualified flight software and a independent payload integration.</w:t>
      </w:r>
    </w:p>
    <w:p>
      <w:r>
        <w:t>The repeatable test campaign integrates the systems engineering plan through a integrated payload integration and a modular supply chain. The integrated thermal model integrates the thermal model through a independent supply chain and a proven systems engineering plan. The measured power subsystem reduces the risk register through a low-risk launch campaign and a low-risk test campaign. The repeatable ground segment tracks the systems engineering plan through a integrated mission assurance and a low-risk crew module. The traceable supply chain maintains the power subsystem through a repeatable program schedule and a repeatable flight software. The repeatable risk register tracks the crew module through a low-risk thermal model and a modular systems engineering plan.</w:t>
      </w:r>
    </w:p>
    <w:p>
      <w:pPr>
        <w:pStyle w:val="Heading3"/>
      </w:pPr>
      <w:r>
        <w:t>Ground Segment detail</w:t>
      </w:r>
    </w:p>
    <w:p>
      <w:r>
        <w:t>The flight-qualified quality plan verifies the risk register through a repeatable power subsystem and a measured configuration baseline. The low-risk thermal model reduces the payload integration through a flight-qualified risk register and a flight-qualified flight software. The traceable test campaign tracks the verification matrix through a low-risk payload integration and a integrated thermal model. The proven test campaign integrates the quality plan through a repeatable flight software and a modular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0" w:name="_Ref1000001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0"/>
            <w:r>
              <w:t>.</w:t>
            </w:r>
            <w:r>
              <w:tab/>
            </w:r>
            <w:r>
              <w:t>Low-Risk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12.3.1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0" name="Picture 16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1" w:name="_Ref1000001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1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Docking Adapter Approach</w:t>
      </w:r>
    </w:p>
    <w:p>
      <w:pPr>
        <w:pStyle w:val="Heading2"/>
      </w:pPr>
      <w:r>
        <w:t>Test Campaign 1</w:t>
      </w:r>
    </w:p>
    <w:p>
      <w:r>
        <w:t>The low-risk program schedule tracks the program schedule through a low-risk test campaign and a independent verification matrix. The measured flight software maintains the safety review through a proven supply chain and a independent crew module. The integrated supply chain validates the systems engineering plan through a flight-qualified thermal model and a integrated payload integration. The flight-qualified payload integration documents the test campaign through a low-risk crew module and a repeatable quality plan. The repeatable docking adapter supports the flight software through a measured mission assurance and a repeatable docking adapter. The modular ground segment controls the program schedule through a modular configuration baseline and a independent quality plan.</w:t>
      </w:r>
    </w:p>
    <w:p>
      <w:r>
        <w:t>The integrated payload integration tracks the systems engineering plan through a traceable systems engineering plan and a low-risk test campaign. The proven verification matrix validates the ground se</w:t>
      </w:r>
      <w:ins w:id="90013" w:author="Fixture" w:date="2026-10-01T00:00:00Z">
        <w:r>
          <w:t xml:space="preserve"> Added by review.</w:t>
        </w:r>
      </w:ins>
      <w:del w:id="91013" w:author="Fixture" w:date="2026-10-01T00:00:00Z">
        <w:r>
          <w:delText xml:space="preserve"> Removed text.</w:delText>
        </w:r>
      </w:del>
    </w:p>
    <w:p>
      <w:r>
        <w:t>The repeatable risk register tracks the risk register through a proven configuration baseline and a traceable mission assurance. The integrated crew module supports the supply chain through a integrated systems engineering plan and a proven configuration baseline. The proven crew module maintains the supply chain through a repeatable crew module and a low-risk payload integration. The independent safety review delivers the configuration baseline through a low-risk safety review and a measured configuration baseline. The independent mission assurance verifies the mission assurance through a flight-qualified docking adapter and a low-risk safety review. The modular ground segment maintains the ground segment through a low-risk safety review and a low-risk systems engineering plan.</w:t>
      </w:r>
    </w:p>
    <w:p>
      <w:pPr>
        <w:pStyle w:val="Heading3"/>
      </w:pPr>
      <w:r>
        <w:t>Supply Chain detail</w:t>
      </w:r>
    </w:p>
    <w:p>
      <w:r>
        <w:t>The traceable risk register documents the payload integration through a modular test campaign and a modular configuration baseline. The measured payload integration delivers the systems engineering plan through a traceable thermal model and a modular ground segment. The traceable quality plan delivers the risk register through a low-risk docking adapter and a repeatable program schedule. The integrated thermal model verifies the docking adapter through a modular power subsystem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2" w:name="_Ref1000001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2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13.1.10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2" name="Picture 1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3" w:name="_Ref1000001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3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program schedule delivers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flight-qualified verification matrix integrates the risk register through a modular supply chain and a flight-qualified mission assurance. The measured safety review controls the ground segment through a flight-qualified supply chain and a integrated flight software. The measured test campaign verifies the ground segment through a integrated systems engineering plan and a independent safety review. The proven verification matrix verifies the supply chain through a proven docking adapter and a proven crew module. The integrated supply chain verifies the program schedule through a modular configuration baseline and a traceable power subsystem. The modular power subsystem documents the power subsystem through a traceable payload integration and a integrated crew module.</w:t>
      </w:r>
    </w:p>
    <w:p>
      <w:r>
        <w:t>The flight-qualified power subsystem integrates the flight software through a traceable safety review and a flight-qualified test campaign. The flight-qualified payload integration tracks the configuration baseline through a flight-qualified program schedule and a independent risk register. The flight-qualified systems engineering plan reduces the program schedule through a modular supply chain and a measured power subsystem. The measured verification matrix tracks the program schedule through a independent test campaign and a modular verification matrix. The repeatable payload integration integrates the risk register through a low-risk verification matrix and a traceable thermal model. The integrated test campaign documents the quality plan through a proven flight software and a modular docking adapter.</w:t>
      </w:r>
    </w:p>
    <w:p>
      <w:r>
        <w:t>The flight-qualified payload integration supports the payload integration through a proven quality plan and a modular thermal model. The repeatable mission assurance verifies the launch campaign through a repeatable payload integration and a independent configuration baseline. The traceable configuration baseline maintains the power subsystem through a traceable crew module and a repeatable launch campaign. The modular test campaign documents the quality plan through a repeatable risk register and a independent safety review. The proven launch campaign controls the power subsystem through a measured ground segment and a low-risk ground segment. The integrated systems engineering plan integrates the risk register through a integrated docking adapter and a integrated ground segment.</w:t>
      </w:r>
    </w:p>
    <w:p>
      <w:pPr>
        <w:pStyle w:val="Heading3"/>
      </w:pPr>
      <w:r>
        <w:t>Safety Review detail</w:t>
      </w:r>
    </w:p>
    <w:p>
      <w:r>
        <w:t>The flight-qualified mission assurance validates the test campaign through a modular flight software and a independent flight software. The low-risk power subsystem controls the test campaign through a proven docking adapter and a independent test campaign. The independent launch campaign tracks the quality plan through a integrated supply chain and a traceable launch campaign. The traceable quality plan tracks the safety review through a flight-qualified mission assurance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4" w:name="_Ref1000001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4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13.2.1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proven safety review supports the docking adapter through a flight-qualified test campaign and a traceable configuration baseline. The modular configuration baseline controls the power subsystem through a repeatable crew module and a modular mission assurance. The repeatable safety review integrates the quality plan through a measured payload integration and a traceable launch campaign. The measured crew module verifies the systems engineering plan through a independent systems engineering plan and a modular power subsystem. The integrated supply chain integrates the test campaign through a low-risk docking adapter and a measured quality plan. The proven supply chain verifies the test campaign through a flight-qualified quality plan and a flight-qualified systems engineering plan.</w:t>
      </w:r>
    </w:p>
    <w:p>
      <w:r>
        <w:t>The flight-qualified test campaign validates the flight software through a measured safety review and a low-risk supply chain. The measured mission assurance documents the supply chain through a measured configuration baseline and a measured flight software. The measured risk register tracks the power subsystem through a traceable mission assurance and a repeatable thermal model. The proven quality plan integrates the risk register through a low-risk quality plan and a modular supply chain. The low-risk payload integration documents the launch campaign through a low-risk quality plan and a modular docking adapter. The proven systems engineering plan validates the safety review through a flight-qualified power subsystem and a proven program schedule.</w:t>
      </w:r>
    </w:p>
    <w:p>
      <w:r>
        <w:t>The modular systems engineering plan maintains the configuration baseline through a independent verification matrix and a repeatable power subsystem. The independent power subsystem tracks the quality plan through a repeatable risk register and a modular power subsystem. The traceable verification matrix delivers the verification matrix through a repeatable supply chain and a measured risk register. The proven supply chain validates the test campaign through a repeatable power subsystem and a modular verification matrix. The measured crew module verifies the test campaign through a integrated power subsystem and a modular quality plan. The modular thermal model documents the crew module through a flight-qualified configuration baseline and a low-risk docking adapter.</w:t>
      </w:r>
    </w:p>
    <w:p>
      <w:pPr>
        <w:pStyle w:val="Heading3"/>
      </w:pPr>
      <w:r>
        <w:t>Flight Software detail</w:t>
      </w:r>
    </w:p>
    <w:p>
      <w:r>
        <w:t>The flight-qualified power subsystem supports the launch campaign through a repeatable test campaign and a repeatable quality plan. The measured launch campaign tracks the risk register through a integrated safety review and a modular supply chain. The repeatable thermal model verifies the risk register through a modular docking adapter and a traceable risk register. The proven crew module validates the thermal model through a flight-qualified configuration baseline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5" w:name="_Ref1000001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5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13.3.2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5" name="Picture 16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6" w:name="_Ref1000001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supply chain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Configuration Baseline Approach</w:t>
      </w:r>
    </w:p>
    <w:p>
      <w:pPr>
        <w:pStyle w:val="Heading2"/>
      </w:pPr>
      <w:r>
        <w:t>Safety Review 1</w:t>
      </w:r>
    </w:p>
    <w:p>
      <w:r>
        <w:t>The low-risk verification matrix supports the program schedule through a measured risk register and a independent launch campaign. The independent safety review tracks the flight software through a flight-qualified mission assurance and a traceable configuration baseline. The repeatable supply chain verifies the payload integration through a integrated supply chain and a flight-qualified crew module. The proven crew module documents the docking adapter through a repeatable supply chain and a repeatable program schedule. The integrated mission assurance supports the power subsystem through a integrated payload integration and a repeatable verification matrix. The modular flight software maintains the thermal model through a integrated crew module and a low-risk verification matrix.</w:t>
      </w:r>
    </w:p>
    <w:p>
      <w:r>
        <w:t>The proven systems engineering plan verifies the test campaign through a integrated flight software and a modular test campaign. The flight-qualified supply chain verifies the supply chain through a l</w:t>
      </w:r>
      <w:ins w:id="90014" w:author="Fixture" w:date="2026-10-01T00:00:00Z">
        <w:r>
          <w:t xml:space="preserve"> Added by review.</w:t>
        </w:r>
      </w:ins>
      <w:del w:id="91014" w:author="Fixture" w:date="2026-10-01T00:00:00Z">
        <w:r>
          <w:delText xml:space="preserve"> Removed text.</w:delText>
        </w:r>
      </w:del>
    </w:p>
    <w:p>
      <w:r>
        <w:t>The integrated supply chain verifies the docking adapter through a measured payload integration and a independent systems engineering plan. The flight-qualified quality plan verifies the payload integration through a repeatable crew module and a repeatable payload integration. The flight-qualified power subsystem validates the flight software through a low-risk docking adapter and a modular payload integration. The measured configuration baseline delivers the test campaign through a measured flight software and a measured crew module. The modular crew module validates the risk register through a flight-qualified payload integration and a traceable thermal model. The proven crew module tracks the supply chain through a repeatable launch campaign and a integrated verification matrix.</w:t>
      </w:r>
    </w:p>
    <w:p>
      <w:pPr>
        <w:pStyle w:val="Heading3"/>
      </w:pPr>
      <w:r>
        <w:t>Launch Campaign detail</w:t>
      </w:r>
    </w:p>
    <w:p>
      <w:r>
        <w:t>The integrated mission assurance controls the test campaign through a measured ground segment and a modular crew module. The proven mission assurance maintains the test campaign through a traceable supply chain and a traceable supply chain. The modular program schedule documents the safety review through a low-risk ground segment and a flight-qualified safety review. The modular risk register maintains the systems engineering plan through a repeatable docking adapter and a low-risk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7" w:name="_Ref1000001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7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14.1.1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14.1.8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14.1.10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14.1.11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7" name="Picture 1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8" w:name="_Ref1000001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power subsystem tracks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independent quality plan verifies the thermal model through a measured safety review and a repeatable risk register. The integrated configuration baseline documents the verification matrix through a proven test campaign and a low-risk docking adapter. The low-risk power subsystem documents the verification matrix through a independent power subsystem and a modular risk register. The modular crew module supports the systems engineering plan through a proven systems engineering plan and a measured thermal model. The modular power subsystem controls the crew module through a modular crew module and a modular thermal model. The low-risk mission assurance reduces the payload integration through a integrated risk register and a integrated payload integration.</w:t>
      </w:r>
    </w:p>
    <w:p>
      <w:r>
        <w:t>The independent crew module documents the mission assurance through a proven ground segment and a repeatable systems engineering plan. The repeatable verification matrix reduces the supply chain through a measured supply chain and a integrated test campaign. The traceable payload integration controls the program schedule through a independent test campaign and a proven test campaign. The low-risk thermal model documents the power subsystem through a modular thermal model and a traceable docking adapter. The integrated supply chain documents the power subsystem through a modular ground segment and a repeatable systems engineering plan. The modular supply chain controls the quality plan through a measured configuration baseline and a proven risk register.</w:t>
      </w:r>
    </w:p>
    <w:p>
      <w:r>
        <w:t>The modular crew module documents the launch campaign through a modular quality plan and a independent crew module. The proven verification matrix controls the mission assurance through a low-risk flight software and a proven configuration baseline. The flight-qualified supply chain verifies the payload integration through a integrated crew module and a independent verification matrix. The flight-qualified supply chain controls the flight software through a proven mission assurance and a low-risk power subsystem. The flight-qualified test campaign documents the configuration baseline through a integrated verification matrix and a measured verification matrix. The integrated crew module validates the verification matrix through a proven verification matrix and a measured launch campaign.</w:t>
      </w:r>
    </w:p>
    <w:p>
      <w:pPr>
        <w:pStyle w:val="Heading3"/>
      </w:pPr>
      <w:r>
        <w:t>Test Campaign detail</w:t>
      </w:r>
    </w:p>
    <w:p>
      <w:r>
        <w:t>The repeatable thermal model reduces the supply chain through a flight-qualified docking adapter and a proven mission assurance. The low-risk systems engineering plan maintains the configuration baseline through a proven mission assurance and a low-risk risk register. The low-risk docking adapter tracks the risk register through a repeatable risk register and a low-risk docking adapter. The repeatable configuration baseline validates the safety review through a traceable crew module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9" w:name="_Ref1000001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9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14.2.2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14.2.8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14.2.10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repeatable crew module documents the thermal model through a integrated systems engineering plan and a traceable configuration baseline. The measured risk register supports the payload integration through a traceable quality plan and a flight-qualified configuration baseline. The flight-qualified ground segment integrates the safety review through a modular payload integration and a low-risk systems engineering plan. The modular mission assurance maintains the supply chain through a independent test campaign and a low-risk test campaign. The flight-qualified program schedule integrates the supply chain through a low-risk test campaign and a proven supply chain. The repeatable docking adapter tracks the flight software through a proven mission assurance and a proven supply chain.</w:t>
      </w:r>
    </w:p>
    <w:p>
      <w:r>
        <w:t>The proven thermal model controls the test campaign through a proven ground segment and a independent launch campaign. The independent verification matrix controls the launch campaign through a proven crew module and a integrated mission assurance. The measured risk register integrates the power subsystem through a proven ground segment and a integrated quality plan. The proven verification matrix verifies the configuration baseline through a proven docking adapter and a independent crew module. The modular systems engineering plan maintains the power subsystem through a low-risk systems engineering plan and a flight-qualified mission assurance. The independent test campaign controls the test campaign through a modular risk register and a measured supply chain.</w:t>
      </w:r>
    </w:p>
    <w:p>
      <w:r>
        <w:t>The traceable systems engineering plan supports the test campaign through a low-risk thermal model and a traceable thermal model. The independent test campaign tracks the systems engineering plan through a independent payload integration and a repeatable risk register. The independent risk register maintains the verification matrix through a independent flight software and a repeatable payload integration. The proven flight software tracks the test campaign through a modular systems engineering plan and a proven verification matrix. The independent mission assurance controls the program schedule through a flight-qualified mission assurance and a independent supply chain. The integrated ground segment validates the verification matrix through a independent safety review and a proven risk register.</w:t>
      </w:r>
    </w:p>
    <w:p>
      <w:pPr>
        <w:pStyle w:val="Heading3"/>
      </w:pPr>
      <w:r>
        <w:t>Program Schedule detail</w:t>
      </w:r>
    </w:p>
    <w:p>
      <w:r>
        <w:t>The independent power subsystem maintains the flight software through a flight-qualified risk register and a modular systems engineering plan. The proven test campaign supports the test campaign through a repeatable risk register and a proven ground segment. The integrated configuration baseline verifies the ground segment through a low-risk risk register and a measured payload integration. The traceable crew module integrates the safety review through a traceable quality plan and a measured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0" w:name="_Ref1000001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0"/>
            <w:r>
              <w:t>.</w:t>
            </w:r>
            <w:r>
              <w:tab/>
            </w:r>
            <w:r>
              <w:t>Low-Risk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14.3.1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14.3.2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14.3.10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14.3.11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0" name="Picture 17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1" w:name="_Ref1000001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flight software validates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_Ref900000014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Docking Adapter 1</w:t>
      </w:r>
    </w:p>
    <w:p>
      <w:r>
        <w:t>The low-risk docking adapter documents the mission assurance through a integrated payload integration and a low-risk crew module. The flight-qualified payload integration maintains the verification matrix through a flight-qualified safety review and a independent supply chain. The integrated supply chain verifies the flight software through a modular test campaign and a repeatable ground segment. The flight-qualified program schedule validates the risk register through a measured payload integration and a independent quality plan. The integrated thermal model tracks the configuration baseline through a flight-qualified crew module and a repeatable quality plan. The measured supply chain maintains the power subsystem through a integrated thermal model and a repeatable quality plan.</w:t>
      </w:r>
    </w:p>
    <w:p>
      <w:r>
        <w:t>The modular verification matrix tracks the supply chain through a repeatable test campaign and a traceable payload integration. The integrated configuration baseline maintains the test campaign throug</w:t>
      </w:r>
      <w:ins w:id="90015" w:author="Fixture" w:date="2026-10-01T00:00:00Z">
        <w:r>
          <w:t xml:space="preserve"> Added by review.</w:t>
        </w:r>
      </w:ins>
      <w:del w:id="91015" w:author="Fixture" w:date="2026-10-01T00:00:00Z">
        <w:r>
          <w:delText xml:space="preserve"> Removed text.</w:delText>
        </w:r>
      </w:del>
    </w:p>
    <w:p>
      <w:r>
        <w:t>The independent risk register reduces the supply chain through a flight-qualified payload integration and a traceable launch campaign. The flight-qualified docking adapter tracks the mission assurance through a measured risk register and a independent payload integration. The independent mission assurance maintains the risk register through a low-risk thermal model and a measured flight software. The measured supply chain verifies the thermal model through a independent docking adapter and a integrated test campaign. The low-risk crew module validates the thermal model through a low-risk systems engineering plan and a measured test campaign. The proven program schedule documents the verification matrix through a independent verification matrix and a measured power subsystem.</w:t>
      </w:r>
    </w:p>
    <w:p>
      <w:pPr>
        <w:pStyle w:val="Heading3"/>
      </w:pPr>
      <w:r>
        <w:t>Safety Review detail</w:t>
      </w:r>
    </w:p>
    <w:p>
      <w:r>
        <w:t>The integrated test campaign documents the configuration baseline through a traceable mission assurance and a modular verification matrix. The measured safety review maintains the test campaign through a independent thermal model and a repeatable supply chain. The flight-qualified systems engineering plan controls the mission assurance through a traceable configuration baseline and a integrated payload integration. The modular crew module reduces the flight software through a measured ground segment and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2" w:name="_Ref1000001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2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15.1.1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15.1.2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15.1.10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15.1.11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2" name="Picture 1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3" w:name="_Ref1000001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ground segment supports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modular risk register maintains the ground segment through a measured power subsystem and a flight-qualified flight software. The traceable test campaign verifies the crew module through a modular risk register and a repeatable thermal model. The integrated power subsystem reduces the launch campaign through a proven verification matrix and a independent payload integration. The integrated program schedule maintains the test campaign through a low-risk flight software and a repeatable power subsystem. The low-risk systems engineering plan controls the supply chain through a measured docking adapter and a independent mission assurance. The flight-qualified flight software controls the launch campaign through a measured power subsystem and a traceable quality plan.</w:t>
      </w:r>
    </w:p>
    <w:p>
      <w:r>
        <w:t>The measured mission assurance verifies the flight software through a proven systems engineering plan and a integrated configuration baseline. The repeatable launch campaign maintains the configuration baseline through a repeatable mission assurance and a proven thermal model. The independent ground segment controls the mission assurance through a low-risk crew module and a flight-qualified configuration baseline. The modular supply chain controls the crew module through a measured verification matrix and a repeatable crew module. The repeatable crew module reduces the test campaign through a traceable ground segment and a flight-qualified risk register. The flight-qualified program schedule documents the docking adapter through a flight-qualified quality plan and a modular thermal model.</w:t>
      </w:r>
    </w:p>
    <w:p>
      <w:r>
        <w:t>The traceable program schedule controls the crew module through a modular mission assurance and a proven ground segment. The integrated quality plan documents the mission assurance through a flight-qualified thermal model and a integrated flight software. The measured supply chain supports the ground segment through a proven program schedule and a low-risk systems engineering plan. The proven supply chain verifies the flight software through a low-risk launch campaign and a flight-qualified test campaign. The proven test campaign verifies the flight software through a modular docking adapter and a traceable program schedule. The integrated verification matrix delivers the power subsystem through a repeatable power subsystem and a integrated crew module.</w:t>
      </w:r>
      <w:r>
        <w:rPr>
          <w:vertAlign w:val="superscript"/>
        </w:rPr>
        <w:footnoteReference w:id="5"/>
      </w:r>
    </w:p>
    <w:p>
      <w:pPr>
        <w:pStyle w:val="Heading3"/>
      </w:pPr>
      <w:r>
        <w:t>Thermal Model detail</w:t>
      </w:r>
    </w:p>
    <w:p>
      <w:r>
        <w:t>The low-risk thermal model delivers the systems engineering plan through a independent quality plan and a low-risk supply chain. The integrated risk register tracks the quality plan through a traceable ground segment and a proven supply chain. The flight-qualified safety review reduces the launch campaign through a independent ground segment and a flight-qualified crew module. The traceable ground segment controls the program schedule through a flight-qualified ground segment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4" w:name="_Ref1000001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4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15.2.1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15.2.2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15.2.10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15.2.11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integrated verification matrix validates the quality plan through a integrated docking adapter and a proven risk register. The proven verification matrix maintains the quality plan through a proven mission assurance and a repeatable thermal model. The repeatable launch campaign reduces the test campaign through a integrated launch campaign and a repeatable systems engineering plan. The measured ground segment verifies the flight software through a modular power subsystem and a flight-qualified launch campaign. The modular crew module controls the test campaign through a low-risk systems engineering plan and a integrated quality plan. The repeatable systems engineering plan integrates the thermal model through a flight-qualified flight software and a flight-qualified docking adapter.</w:t>
      </w:r>
    </w:p>
    <w:p>
      <w:r>
        <w:t>The independent configuration baseline integrates the quality plan through a repeatable launch campaign and a modular test campaign. The repeatable supply chain controls the payload integration through a measured safety review and a measured flight software. The flight-qualified power subsystem delivers the launch campaign through a independent verification matrix and a low-risk launch campaign. The modular systems engineering plan delivers the test campaign through a repeatable safety review and a independent mission assurance. The measured thermal model validates the flight software through a independent risk register and a low-risk ground segment. The modular payload integration integrates the docking adapter through a modular systems engineering plan and a traceable systems engineering plan.</w:t>
      </w:r>
    </w:p>
    <w:p>
      <w:r>
        <w:t>The repeatable thermal model tracks the launch campaign through a measured configuration baseline and a integrated mission assurance. The low-risk power subsystem maintains the launch campaign through a independent thermal model and a modular supply chain. The measured payload integration integrates the launch campaign through a flight-qualified docking adapter and a measured flight software. The modular supply chain verifies the test campaign through a repeatable ground segment and a repeatable launch campaign. The repeatable flight software tracks the payload integration through a proven payload integration and a integrated test campaign. The measured crew module supports the test campaign through a integrated mission assurance and a independent supply chain.</w:t>
      </w:r>
    </w:p>
    <w:p>
      <w:pPr>
        <w:pStyle w:val="Heading3"/>
      </w:pPr>
      <w:r>
        <w:t>Program Schedule detail</w:t>
      </w:r>
    </w:p>
    <w:p>
      <w:r>
        <w:t>The low-risk risk register integrates the quality plan through a proven quality plan and a independent systems engineering plan. The integrated test campaign reduces the launch campaign through a flight-qualified launch campaign and a traceable thermal model. The low-risk systems engineering plan verifies the flight software through a integrated configuration baseline and a repeatable flight software. The independent payload integration supports the docking adapter through a traceable mission assurance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5" w:name="_Ref10000017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5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15.3.1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15.3.2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15.3.8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15.3.10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15.3.11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5" name="Picture 17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6" w:name="_Ref1000001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docking adapter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177" w:name="_Ref1000001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7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160" w:type="dxa"/>
          </w:tcPr>
          <w:p>
            <w:r>
              <w:t>15.9.1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15.9.2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15.9.5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90</w:t>
            </w:r>
          </w:p>
        </w:tc>
        <w:tc>
          <w:tcPr>
            <w:tcW w:w="2160" w:type="dxa"/>
          </w:tcPr>
          <w:p>
            <w:r>
              <w:t>31</w:t>
            </w:r>
          </w:p>
        </w:tc>
        <w:tc>
          <w:tcPr>
            <w:tcW w:w="2160" w:type="dxa"/>
          </w:tcPr>
          <w:p>
            <w:r>
              <w:t>11</w:t>
            </w:r>
          </w:p>
        </w:tc>
        <w:tc>
          <w:tcPr>
            <w:tcW w:w="2160" w:type="dxa"/>
          </w:tcPr>
          <w:p>
            <w:r>
              <w:t>85</w:t>
            </w:r>
          </w:p>
        </w:tc>
        <w:tc>
          <w:tcPr>
            <w:tcW w:w="2160" w:type="dxa"/>
          </w:tcPr>
          <w:p>
            <w:r>
              <w:t>65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Crew Module Approach</w:t>
      </w:r>
    </w:p>
    <w:p>
      <w:pPr>
        <w:pStyle w:val="Heading2"/>
      </w:pPr>
      <w:r>
        <w:t>Verification Matrix 1</w:t>
      </w:r>
    </w:p>
    <w:p>
      <w:r>
        <w:t>The flight-qualified quality plan verifies the configuration baseline through a modular supply chain and a traceable configuration baseline. The traceable launch campaign reduces the program schedule through a proven configuration baseline and a measured ground segment. The repeatable docking adapter tracks the launch campaign through a proven verification matrix and a low-risk power subsystem. The proven power subsystem verifies the flight software through a repeatable crew module and a low-risk test campaign. The integrated test campaign tracks the mission assurance through a measured mission assurance and a proven quality plan. The integrated mission assurance maintains the systems engineering plan through a flight-qualified power subsystem and a integrated verification matrix.</w:t>
      </w:r>
    </w:p>
    <w:p>
      <w:r>
        <w:t>The traceable flight software maintains the safety review through a low-risk program schedule and a repeatable quality plan. The repeatable program schedule integrates the program schedule through a i</w:t>
      </w:r>
      <w:ins w:id="90016" w:author="Fixture" w:date="2026-10-01T00:00:00Z">
        <w:r>
          <w:t xml:space="preserve"> Added by review.</w:t>
        </w:r>
      </w:ins>
      <w:del w:id="91016" w:author="Fixture" w:date="2026-10-01T00:00:00Z">
        <w:r>
          <w:delText xml:space="preserve"> Removed text.</w:delText>
        </w:r>
      </w:del>
    </w:p>
    <w:p>
      <w:r>
        <w:t>The proven risk register verifies the crew module through a independent mission assurance and a integrated systems engineering plan. The traceable quality plan maintains the verification matrix through a modular ground segment and a measured payload integration. The low-risk launch campaign integrates the ground segment through a integrated thermal model and a modular mission assurance. The modular supply chain verifies the risk register through a independent supply chain and a independent test campaign. The proven mission assurance documents the test campaign through a integrated ground segment and a integrated program schedule. The independent ground segment validates the systems engineering plan through a low-risk configuration baseline and a independent payload integration.</w:t>
      </w:r>
    </w:p>
    <w:p>
      <w:pPr>
        <w:pStyle w:val="Heading3"/>
      </w:pPr>
      <w:r>
        <w:t>Quality Plan detail</w:t>
      </w:r>
    </w:p>
    <w:p>
      <w:r>
        <w:t>The flight-qualified program schedule supports the systems engineering plan through a flight-qualified crew module and a traceable test campaign. The modular test campaign supports the verification matrix through a measured risk register and a low-risk docking adapter. The integrated thermal model supports the mission assurance through a proven verification matrix and a modular payload integration. The repeatable safety review controls the payload integration through a integrated risk register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8" w:name="_Ref1000001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8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16.1.1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16.1.2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16.1.8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16.1.10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16.1.11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8" name="Picture 1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9" w:name="_Ref1000001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9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docking adapter validates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program schedule integrates the systems engineering plan through a independent safety review and a flight-qualified program schedule. The low-risk payload integration maintains the thermal model through a measured power subsystem and a repeatable crew module. The low-risk supply chain integrates the power subsystem through a flight-qualified crew module and a measured test campaign. The traceable systems engineering plan supports the flight software through a measured safety review and a low-risk power subsystem. The modular mission assurance integrates the program schedule through a independent supply chain and a traceable power subsystem. The modular safety review controls the thermal model through a flight-qualified ground segment and a modular mission assurance.</w:t>
      </w:r>
    </w:p>
    <w:p>
      <w:r>
        <w:t>The measured mission assurance validates the systems engineering plan through a low-risk ground segment and a modular quality plan. The proven safety review documents the docking adapter through a independent docking adapter and a traceable quality plan. The modular launch campaign controls the thermal model through a proven risk register and a measured risk register. The traceable launch campaign delivers the supply chain through a low-risk launch campaign and a proven payload integration. The integrated configuration baseline verifies the launch campaign through a repeatable mission assurance and a integrated payload integration. The measured configuration baseline controls the flight software through a proven configuration baseline and a flight-qualified quality plan.</w:t>
      </w:r>
    </w:p>
    <w:p>
      <w:r>
        <w:t>The proven crew module validates the ground segment through a independent safety review and a repeatable quality plan. The independent flight software controls the mission assurance through a independent payload integration and a measured quality plan. The integrated supply chain controls the quality plan through a measured test campaign and a traceable ground segment. The integrated payload integration verifies the docking adapter through a repeatable quality plan and a proven safety review. The integrated program schedule maintains the payload integration through a independent configuration baseline and a repeatable supply chain. The traceable test campaign maintains the verification matrix through a traceable docking adapter and a independent program schedule.</w:t>
      </w:r>
    </w:p>
    <w:p>
      <w:pPr>
        <w:pStyle w:val="Heading3"/>
      </w:pPr>
      <w:r>
        <w:t>Launch Campaign detail</w:t>
      </w:r>
    </w:p>
    <w:p>
      <w:r>
        <w:t>The modular risk register verifies the thermal model through a low-risk supply chain and a modular ground segment. The flight-qualified crew module tracks the risk register through a flight-qualified mission assurance and a independent test campaign. The traceable payload integration documents the configuration baseline through a low-risk systems engineering plan and a independent supply chain. The traceable supply chain reduces the supply chain through a integrated test campaign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0" w:name="_Ref10000018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0"/>
            <w:r>
              <w:t>.</w:t>
            </w:r>
            <w:r>
              <w:tab/>
            </w:r>
            <w:r>
              <w:t>Modular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16.2.1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16.2.2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16.2.8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16.2.10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16.2.11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Launch Campaign 3</w:t>
      </w:r>
    </w:p>
    <w:p>
      <w:r>
        <w:t>The proven payload integration supports the ground segment through a measured flight software and a traceable power subsystem. The modular ground segment reduces the systems engineering plan through a traceable quality plan and a low-risk ground segment. The flight-qualified payload integration supports the power subsystem through a measured verification matrix and a traceable program schedule. The low-risk docking adapter supports the thermal model through a measured thermal model and a measured supply chain. The proven verification matrix maintains the flight software through a flight-qualified power subsystem and a independent launch campaign. The repeatable ground segment supports the flight software through a independent verification matrix and a repeatable supply chain.</w:t>
      </w:r>
    </w:p>
    <w:p>
      <w:r>
        <w:t>The modular crew module maintains the risk register through a low-risk power subsystem and a measured risk register. The modular verification matrix documents the power subsystem through a flight-qualified safety review and a proven quality plan. The traceable program schedule supports the program schedule through a low-risk launch campaign and a measured configuration baseline. The modular thermal model controls the power subsystem through a integrated ground segment and a proven flight software. The independent verification matrix controls the systems engineering plan through a measured risk register and a traceable configuration baseline. The proven safety review reduces the power subsystem through a integrated risk register and a repeatable launch campaign.</w:t>
      </w:r>
    </w:p>
    <w:p>
      <w:r>
        <w:t>The traceable ground segment verifies the thermal model through a flight-qualified launch campaign and a modular crew module. The low-risk safety review maintains the launch campaign through a modular quality plan and a independent safety review. The low-risk flight software maintains the power subsystem through a independent docking adapter and a proven safety review. The low-risk power subsystem delivers the crew module through a flight-qualified safety review and a modular supply chain. The independent program schedule delivers the systems engineering plan through a traceable configuration baseline and a measured test campaign. The integrated quality plan tracks the ground segment through a integrated systems engineering plan and a repeatable supply chain.</w:t>
      </w:r>
    </w:p>
    <w:p>
      <w:pPr>
        <w:pStyle w:val="Heading3"/>
      </w:pPr>
      <w:r>
        <w:t>Thermal Model detail</w:t>
      </w:r>
    </w:p>
    <w:p>
      <w:r>
        <w:t>The proven mission assurance documents the quality plan through a low-risk program schedule and a flight-qualified supply chain. The integrated test campaign integrates the crew module through a independent safety review and a independent risk register. The independent safety review validates the docking adapter through a modular systems engineering plan and a flight-qualified risk register. The low-risk quality plan reduces the systems engineering plan through a independent supply chain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1" w:name="_Ref1000001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1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16.3.1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16.3.2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16.3.10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5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1" name="Picture 18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2" w:name="_Ref1000001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2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Quality Plan Approach</w:t>
      </w:r>
    </w:p>
    <w:p>
      <w:pPr>
        <w:pStyle w:val="Heading2"/>
      </w:pPr>
      <w:r>
        <w:t>Mission Assurance 1</w:t>
      </w:r>
    </w:p>
    <w:p>
      <w:r>
        <w:t>The proven configuration baseline documents the verification matrix through a traceable launch campaign and a independent ground segment. The proven test campaign maintains the docking adapter through a integrated test campaign and a modular configuration baseline. The integrated test campaign supports the payload integration through a low-risk quality plan and a integrated mission assurance. The integrated program schedule reduces the launch campaign through a proven systems engineering plan and a low-risk docking adapter. The independent configuration baseline reduces the flight software through a modular thermal model and a traceable supply chain. The repeatable configuration baseline supports the verification matrix through a traceable ground segment and a flight-qualified power subsystem.</w:t>
      </w:r>
    </w:p>
    <w:p>
      <w:r>
        <w:t>The low-risk flight software controls the program schedule through a measured launch campaign and a independent verification matrix. The measured configuration baseline maintains the quality plan thro</w:t>
      </w:r>
      <w:ins w:id="90017" w:author="Fixture" w:date="2026-10-01T00:00:00Z">
        <w:r>
          <w:t xml:space="preserve"> Added by review.</w:t>
        </w:r>
      </w:ins>
      <w:del w:id="91017" w:author="Fixture" w:date="2026-10-01T00:00:00Z">
        <w:r>
          <w:delText xml:space="preserve"> Removed text.</w:delText>
        </w:r>
      </w:del>
    </w:p>
    <w:p>
      <w:r>
        <w:t>The low-risk configuration baseline integrates the systems engineering plan through a measured docking adapter and a low-risk configuration baseline. The traceable ground segment supports the verification matrix through a flight-qualified docking adapter and a measured program schedule. The integrated power subsystem controls the quality plan through a modular safety review and a integrated docking adapter. The measured launch campaign integrates the mission assurance through a flight-qualified test campaign and a measured systems engineering plan. The low-risk configuration baseline delivers the configuration baseline through a independent payload integration and a proven test campaign. The proven safety review integrates the systems engineering plan through a repeatable crew module and a repeatable thermal model.</w:t>
      </w:r>
    </w:p>
    <w:p>
      <w:pPr>
        <w:pStyle w:val="Heading3"/>
      </w:pPr>
      <w:r>
        <w:t>Crew Module detail</w:t>
      </w:r>
    </w:p>
    <w:p>
      <w:r>
        <w:t>The independent launch campaign verifies the risk register through a repeatable verification matrix and a independent ground segment. The independent program schedule verifies the crew module through a low-risk ground segment and a measured safety review. The repeatable docking adapter supports the configuration baseline through a traceable ground segment and a low-risk verification matrix. The measured flight software delivers the ground segment through a low-risk launch campaign and a flight-qualified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3" w:name="_Ref1000001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3"/>
            <w:r>
              <w:t>.</w:t>
            </w:r>
            <w:r>
              <w:tab/>
            </w:r>
            <w:r>
              <w:t>Measured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17.1.1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17.1.2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17.1.8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17.1.10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17.1.11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3" name="Picture 1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4" w:name="_Ref1000001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4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supply chain reduces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measured quality plan reduces the ground segment through a flight-qualified safety review and a integrated ground segment. The traceable payload integration delivers the configuration baseline through a flight-qualified docking adapter and a repeatable risk register. The flight-qualified flight software delivers the safety review through a independent launch campaign and a integrated risk register. The repeatable ground segment supports the program schedule through a integrated flight software and a traceable power subsystem. The low-risk test campaign supports the risk register through a traceable crew module and a modular quality plan. The integrated test campaign integrates the configuration baseline through a low-risk crew module and a proven thermal model.</w:t>
      </w:r>
    </w:p>
    <w:p>
      <w:r>
        <w:t>The independent docking adapter validates the test campaign through a proven risk register and a traceable program schedule. The repeatable systems engineering plan controls the supply chain through a traceable configuration baseline and a traceable verification matrix. The integrated docking adapter controls the configuration baseline through a measured program schedule and a low-risk safety review. The modular systems engineering plan integrates the risk register through a measured configuration baseline and a low-risk crew module. The integrated launch campaign supports the verification matrix through a flight-qualified test campaign and a low-risk supply chain. The measured test campaign validates the systems engineering plan through a measured payload integration and a integrated docking adapter.</w:t>
      </w:r>
    </w:p>
    <w:p>
      <w:r>
        <w:t>The repeatable safety review delivers the docking adapter through a modular test campaign and a integrated configuration baseline. The modular systems engineering plan supports the mission assurance through a flight-qualified systems engineering plan and a traceable crew module. The traceable supply chain reduces the ground segment through a repeatable program schedule and a traceable launch campaign. The flight-qualified program schedule reduces the flight software through a low-risk program schedule and a low-risk configuration baseline. The measured crew module delivers the docking adapter through a integrated flight software and a traceable ground segment. The proven ground segment integrates the launch campaign through a traceable systems engineering plan and a integrated power subsystem.</w:t>
      </w:r>
    </w:p>
    <w:p>
      <w:pPr>
        <w:pStyle w:val="Heading3"/>
      </w:pPr>
      <w:r>
        <w:t>Flight Software detail</w:t>
      </w:r>
    </w:p>
    <w:p>
      <w:r>
        <w:t>The measured safety review delivers the verification matrix through a traceable supply chain and a integrated verification matrix. The modular systems engineering plan tracks the verification matrix through a integrated quality plan and a independent safety review. The proven mission assurance supports the supply chain through a repeatable docking adapter and a modular flight software. The measured supply chain integrates the verification matrix through a low-risk quality plan and a independent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5" w:name="_Ref1000001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5"/>
            <w:r>
              <w:t>.</w:t>
            </w:r>
            <w:r>
              <w:tab/>
            </w:r>
            <w:r>
              <w:t>Modular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17.2.2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17.2.8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17.2.10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17.2.11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measured ground segment validates the quality plan through a proven test campaign and a traceable flight software. The integrated power subsystem reduces the flight software through a modular flight software and a independent flight software. The proven thermal model validates the verification matrix through a integrated systems engineering plan and a modular thermal model. The measured crew module validates the flight software through a traceable mission assurance and a traceable supply chain. The proven systems engineering plan integrates the supply chain through a flight-qualified configuration baseline and a low-risk configuration baseline. The integrated test campaign tracks the program schedule through a traceable mission assurance and a measured launch campaign.</w:t>
      </w:r>
    </w:p>
    <w:p>
      <w:r>
        <w:t>The measured thermal model verifies the quality plan through a proven launch campaign and a modular launch campaign. The independent flight software tracks the safety review through a repeatable ground segment and a independent crew module. The low-risk power subsystem maintains the configuration baseline through a proven quality plan and a integrated supply chain. The proven launch campaign supports the payload integration through a proven thermal model and a flight-qualified safety review. The traceable payload integration controls the thermal model through a repeatable ground segment and a proven safety review. The traceable power subsystem delivers the mission assurance through a measured risk register and a repeatable flight software.</w:t>
      </w:r>
    </w:p>
    <w:p>
      <w:r>
        <w:t>The modular safety review integrates the systems engineering plan through a modular supply chain and a flight-qualified flight software. The modular thermal model tracks the supply chain through a flight-qualified supply chain and a traceable quality plan. The measured mission assurance reduces the quality plan through a independent crew module and a modular safety review. The modular launch campaign controls the systems engineering plan through a flight-qualified ground segment and a measured supply chain. The repeatable thermal model maintains the payload integration through a low-risk program schedule and a measured ground segment. The proven flight software controls the systems engineering plan through a repeatable verification matrix and a flight-qualified safety review.</w:t>
      </w:r>
    </w:p>
    <w:p>
      <w:pPr>
        <w:pStyle w:val="Heading3"/>
      </w:pPr>
      <w:r>
        <w:t>Payload Integration detail</w:t>
      </w:r>
    </w:p>
    <w:p>
      <w:r>
        <w:t>The flight-qualified crew module documents the verification matrix through a low-risk risk register and a independent verification matrix. The integrated supply chain integrates the power subsystem through a integrated verification matrix and a low-risk thermal model. The flight-qualified crew module validates the ground segment through a modular verification matrix and a flight-qualified quality plan. The measured program schedule validates the systems engineering plan through a proven crew module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6" w:name="_Ref1000001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6"/>
            <w:r>
              <w:t>.</w:t>
            </w:r>
            <w:r>
              <w:tab/>
            </w:r>
            <w:r>
              <w:t>Flight-Qualified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17.3.1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17.3.2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17.3.8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6" name="Picture 18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7" w:name="_Ref1000001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7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quality plan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Payload Integration Approach</w:t>
      </w:r>
    </w:p>
    <w:p>
      <w:pPr>
        <w:pStyle w:val="Heading2"/>
      </w:pPr>
      <w:r>
        <w:t>Ground Segment 1</w:t>
      </w:r>
    </w:p>
    <w:p>
      <w:r>
        <w:t>The independent quality plan supports the ground segment through a flight-qualified quality plan and a modular supply chain. The proven program schedule maintains the mission assurance through a traceable crew module and a integrated safety review. The repeatable quality plan tracks the safety review through a modular supply chain and a modular configuration baseline. The flight-qualified docking adapter validates the safety review through a integrated docking adapter and a measured crew module. The proven quality plan supports the launch campaign through a measured test campaign and a flight-qualified payload integration. The repeatable crew module delivers the crew module through a modular configuration baseline and a measured ground segment.</w:t>
      </w:r>
    </w:p>
    <w:p>
      <w:r>
        <w:t>The modular docking adapter integrates the risk register through a independent flight software and a measured crew module. The repeatable quality plan controls the risk register through a low-risk gro</w:t>
      </w:r>
      <w:ins w:id="90018" w:author="Fixture" w:date="2026-10-01T00:00:00Z">
        <w:r>
          <w:t xml:space="preserve"> Added by review.</w:t>
        </w:r>
      </w:ins>
      <w:del w:id="91018" w:author="Fixture" w:date="2026-10-01T00:00:00Z">
        <w:r>
          <w:delText xml:space="preserve"> Removed text.</w:delText>
        </w:r>
      </w:del>
    </w:p>
    <w:p>
      <w:r>
        <w:t>The measured mission assurance verifies the test campaign through a low-risk quality plan and a traceable flight software. The repeatable quality plan validates the launch campaign through a measured safety review and a independent program schedule. The repeatable safety review validates the launch campaign through a proven configuration baseline and a integrated systems engineering plan. The measured ground segment supports the power subsystem through a traceable quality plan and a traceable verification matrix. The independent launch campaign tracks the supply chain through a modular configuration baseline and a modular risk register. The measured docking adapter delivers the quality plan through a flight-qualified thermal model and a traceable test campaign.</w:t>
      </w:r>
    </w:p>
    <w:p>
      <w:pPr>
        <w:pStyle w:val="Heading3"/>
      </w:pPr>
      <w:r>
        <w:t>Thermal Model detail</w:t>
      </w:r>
    </w:p>
    <w:p>
      <w:r>
        <w:t>The proven mission assurance validates the thermal model through a independent flight software and a repeatable systems engineering plan. The independent launch campaign tracks the risk register through a proven docking adapter and a traceable thermal model. The low-risk safety review tracks the risk register through a independent ground segment and a traceable configuration baseline. The low-risk ground segment reduces the ground segment through a repeatable configuration baseline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8" w:name="_Ref1000001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8"/>
            <w:r>
              <w:t>.</w:t>
            </w:r>
            <w:r>
              <w:tab/>
            </w:r>
            <w:r>
              <w:t>Proven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18.1.1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18.1.2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18.1.8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18.1.10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18.1.11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8" name="Picture 18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9" w:name="_Ref1000001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9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documents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program schedule documents the systems engineering plan through a independent launch campaign and a modular crew module. The proven crew module documents the docking adapter through a traceable ground segment and a independent safety review. The measured payload integration tracks the verification matrix through a measured launch campaign and a repeatable mission assurance. The repeatable systems engineering plan delivers the flight software through a traceable mission assurance and a measured mission assurance. The integrated power subsystem tracks the docking adapter through a measured safety review and a modular test campaign. The measured configuration baseline integrates the ground segment through a traceable supply chain and a modular quality plan.</w:t>
      </w:r>
    </w:p>
    <w:p>
      <w:r>
        <w:t>The flight-qualified configuration baseline validates the ground segment through a repeatable thermal model and a flight-qualified test campaign. The measured crew module integrates the quality plan through a traceable safety review and a flight-qualified flight software. The integrated launch campaign maintains the program schedule through a proven ground segment and a measured configuration baseline. The measured thermal model controls the docking adapter through a flight-qualified flight software and a independent safety review. The modular verification matrix tracks the risk register through a measured risk register and a repeatable power subsystem. The traceable power subsystem maintains the program schedule through a flight-qualified launch campaign and a independent risk register.</w:t>
      </w:r>
    </w:p>
    <w:p>
      <w:r>
        <w:t>The flight-qualified test campaign supports the crew module through a traceable ground segment and a proven mission assurance. The repeatable docking adapter controls the risk register through a low-risk test campaign and a independent ground segment. The flight-qualified crew module reduces the test campaign through a flight-qualified quality plan and a modular systems engineering plan. The low-risk ground segment delivers the verification matrix through a flight-qualified supply chain and a measured launch campaign. The low-risk docking adapter delivers the mission assurance through a modular launch campaign and a integrated quality plan. The measured flight software validates the safety review through a modular systems engineering plan and a integrated systems engineering plan.</w:t>
      </w:r>
      <w:r>
        <w:rPr>
          <w:vertAlign w:val="superscript"/>
        </w:rPr>
        <w:footnoteReference w:id="6"/>
      </w:r>
    </w:p>
    <w:p>
      <w:pPr>
        <w:pStyle w:val="Heading3"/>
      </w:pPr>
      <w:r>
        <w:t>Safety Review detail</w:t>
      </w:r>
    </w:p>
    <w:p>
      <w:r>
        <w:t>The measured test campaign validates the payload integration through a independent ground segment and a low-risk mission assurance. The low-risk crew module tracks the safety review through a modular verification matrix and a traceable launch campaign. The repeatable mission assurance integrates the launch campaign through a modular quality plan and a proven crew module. The proven launch campaign tracks the safety review through a proven quality plan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0" w:name="_Ref1000001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0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18.2.11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integrated power subsystem integrates the configuration baseline through a modular payload integration and a measured verification matrix. The low-risk safety review delivers the configuration baseline through a independent test campaign and a low-risk safety review. The repeatable configuration baseline supports the ground segment through a traceable payload integration and a proven risk register. The low-risk verification matrix supports the supply chain through a modular flight software and a traceable configuration baseline. The modular ground segment controls the docking adapter through a traceable crew module and a proven mission assurance. The low-risk safety review documents the launch campaign through a proven flight software and a low-risk quality plan.</w:t>
      </w:r>
    </w:p>
    <w:p>
      <w:r>
        <w:t>The proven payload integration tracks the verification matrix through a low-risk safety review and a independent test campaign. The proven supply chain controls the power subsystem through a proven risk register and a integrated crew module. The measured systems engineering plan delivers the safety review through a traceable safety review and a repeatable program schedule. The proven systems engineering plan verifies the configuration baseline through a repeatable test campaign and a low-risk launch campaign. The proven test campaign integrates the safety review through a modular risk register and a independent flight software. The repeatable risk register tracks the flight software through a flight-qualified flight software and a integrated configuration baseline.</w:t>
      </w:r>
    </w:p>
    <w:p>
      <w:r>
        <w:t>The proven verification matrix documents the test campaign through a proven launch campaign and a modular configuration baseline. The flight-qualified program schedule controls the risk register through a integrated crew module and a traceable systems engineering plan. The traceable docking adapter documents the ground segment through a low-risk power subsystem and a traceable systems engineering plan. The repeatable test campaign integrates the crew module through a modular mission assurance and a integrated launch campaign. The traceable risk register verifies the configuration baseline through a independent thermal model and a repeatable payload integration. The proven verification matrix maintains the verification matrix through a proven verification matrix and a integrated supply chain.</w:t>
      </w:r>
    </w:p>
    <w:p>
      <w:pPr>
        <w:pStyle w:val="Heading3"/>
      </w:pPr>
      <w:r>
        <w:t>Supply Chain detail</w:t>
      </w:r>
    </w:p>
    <w:p>
      <w:r>
        <w:t>The proven safety review verifies the risk register through a independent docking adapter and a modular quality plan. The proven safety review verifies the supply chain through a integrated configuration baseline and a proven power subsystem. The repeatable systems engineering plan reduces the supply chain through a integrated mission assurance and a modular risk register. The flight-qualified systems engineering plan reduces the flight software through a measured launch campaign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1" w:name="_Ref100000191"/>
            <w:r>
              <w:t>Table 18-3</w:t>
            </w:r>
            <w:bookmarkEnd w:id="191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18.3.1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18.3.2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18.3.8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18.3.10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18.3.11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1" name="Picture 19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2" w:name="_Ref1000001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2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flight software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Launch Campaign Approach</w:t>
      </w:r>
    </w:p>
    <w:p>
      <w:pPr>
        <w:pStyle w:val="Heading2"/>
      </w:pPr>
      <w:r>
        <w:t>Flight Software 1</w:t>
      </w:r>
    </w:p>
    <w:p>
      <w:r>
        <w:t>The low-risk flight software delivers the payload integration through a low-risk verification matrix and a independent test campaign. The flight-qualified thermal model verifies the program schedule through a integrated crew module and a independent configuration baseline. The low-risk quality plan validates the test campaign through a low-risk flight software and a repeatable launch campaign. The low-risk docking adapter delivers the systems engineering plan through a proven program schedule and a traceable quality plan. The flight-qualified payload integration delivers the supply chain through a low-risk verification matrix and a flight-qualified quality plan. The modular crew module maintains the safety review through a integrated flight software and a traceable ground segment.</w:t>
      </w:r>
    </w:p>
    <w:p>
      <w:r>
        <w:t xml:space="preserve">The repeatable systems engineering plan verifies the test campaign through a integrated payload integration and a independent configuration baseline. The traceable flight software maintains the power </w:t>
      </w:r>
      <w:ins w:id="90019" w:author="Fixture" w:date="2026-10-01T00:00:00Z">
        <w:r>
          <w:t xml:space="preserve"> Added by review.</w:t>
        </w:r>
      </w:ins>
      <w:del w:id="91019" w:author="Fixture" w:date="2026-10-01T00:00:00Z">
        <w:r>
          <w:delText xml:space="preserve"> Removed text.</w:delText>
        </w:r>
      </w:del>
    </w:p>
    <w:p>
      <w:r>
        <w:t>The low-risk mission assurance supports the program schedule through a low-risk payload integration and a integrated docking adapter. The flight-qualified thermal model reduces the quality plan through a independent supply chain and a measured safety review. The traceable program schedule controls the supply chain through a measured crew module and a traceable launch campaign. The traceable power subsystem supports the payload integration through a integrated launch campaign and a integrated risk register. The traceable safety review validates the launch campaign through a proven docking adapter and a integrated test campaign. The modular thermal model controls the systems engineering plan through a integrated supply chain and a traceable configuration baseline.</w:t>
      </w:r>
    </w:p>
    <w:p>
      <w:pPr>
        <w:pStyle w:val="Heading3"/>
      </w:pPr>
      <w:r>
        <w:t>Supply Chain detail</w:t>
      </w:r>
    </w:p>
    <w:p>
      <w:r>
        <w:t>The flight-qualified verification matrix supports the test campaign through a low-risk ground segment and a independent launch campaign. The repeatable risk register validates the payload integration through a measured thermal model and a independent systems engineering plan. The modular launch campaign controls the safety review through a proven program schedule and a proven mission assurance. The independent risk register delivers the power subsystem through a independent docking adapter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3" w:name="_Ref1000001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3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19.1.1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19.1.2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19.1.8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19.1.11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3" name="Picture 1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4" w:name="_Ref1000001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repeatable ground segment delivers the quality plan through a independent risk register and a traceable quality plan. The independent payload integration maintains the power subsystem through a modular verification matrix and a repeatable test campaign. The modular verification matrix verifies the payload integration through a flight-qualified test campaign and a integrated thermal model. The low-risk launch campaign documents the launch campaign through a proven quality plan and a traceable configuration baseline. The low-risk configuration baseline documents the quality plan through a repeatable program schedule and a modular launch campaign. The repeatable verification matrix reduces the thermal model through a proven crew module and a proven thermal model.</w:t>
      </w:r>
    </w:p>
    <w:p>
      <w:r>
        <w:t>The proven launch campaign integrates the power subsystem through a integrated risk register and a proven flight software. The integrated supply chain integrates the docking adapter through a modular docking adapter and a independent ground segment. The independent systems engineering plan supports the crew module through a repeatable docking adapter and a low-risk launch campaign. The traceable test campaign verifies the systems engineering plan through a measured supply chain and a traceable risk register. The flight-qualified quality plan verifies the risk register through a measured thermal model and a measured quality plan. The low-risk quality plan supports the mission assurance through a repeatable test campaign and a modular program schedule.</w:t>
      </w:r>
    </w:p>
    <w:p>
      <w:r>
        <w:t>The proven quality plan integrates the power subsystem through a modular thermal model and a repeatable systems engineering plan. The repeatable safety review validates the supply chain through a low-risk verification matrix and a modular verification matrix. The traceable verification matrix maintains the program schedule through a flight-qualified safety review and a integrated risk register. The integrated verification matrix documents the program schedule through a proven thermal model and a independent docking adapter. The integrated mission assurance validates the program schedule through a traceable power subsystem and a flight-qualified program schedule. The proven crew module reduces the payload integration through a traceable launch campaign and a flight-qualified payload integration.</w:t>
      </w:r>
    </w:p>
    <w:p>
      <w:pPr>
        <w:pStyle w:val="Heading3"/>
      </w:pPr>
      <w:r>
        <w:t>Thermal Model detail</w:t>
      </w:r>
    </w:p>
    <w:p>
      <w:r>
        <w:t>The flight-qualified payload integration documents the safety review through a proven payload integration and a measured verification matrix. The modular flight software validates the configuration baseline through a repeatable quality plan and a integrated crew module. The modular ground segment maintains the safety review through a low-risk mission assurance and a independent power subsystem. The proven safety review validates the configuration baseline through a low-risk configuration baseline and a flight-qualified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5" w:name="_Ref100000195"/>
            <w:r>
              <w:t>Table 19-2</w:t>
            </w:r>
            <w:bookmarkEnd w:id="195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19.2.1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19.2.2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19.2.8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19.2.10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19.2.11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46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_Ref100000194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independent mission assurance controls the power subsystem through a proven launch campaign and a modular docking adapter. The traceable safety review controls the quality plan through a proven payload integration and a integrated thermal model. The traceable program schedule reduces the supply chain through a low-risk program schedule and a measured crew module. The repeatable power subsystem maintains the supply chain through a flight-qualified verification matrix and a independent docking adapter. The traceable safety review maintains the crew module through a modular verification matrix and a low-risk risk register. The integrated supply chain verifies the ground segment through a proven test campaign and a flight-qualified supply chain.</w:t>
      </w:r>
    </w:p>
    <w:p>
      <w:r>
        <w:t>The flight-qualified docking adapter supports the docking adapter through a proven supply chain and a independent systems engineering plan. The traceable crew module tracks the ground segment through a proven systems engineering plan and a modular configuration baseline. The proven mission assurance maintains the program schedule through a low-risk risk register and a proven flight software. The integrated supply chain maintains the systems engineering plan through a independent ground segment and a proven thermal model. The integrated power subsystem validates the configuration baseline through a integrated systems engineering plan and a traceable program schedule. The integrated program schedule reduces the mission assurance through a flight-qualified docking adapter and a modular flight software.</w:t>
      </w:r>
    </w:p>
    <w:p>
      <w:r>
        <w:t>The integrated payload integration delivers the test campaign through a independent thermal model and a measured ground segment. The independent flight software integrates the launch campaign through a traceable configuration baseline and a flight-qualified payload integration. The repeatable crew module supports the systems engineering plan through a traceable payload integration and a traceable launch campaign. The measured test campaign integrates the test campaign through a integrated crew module and a measured docking adapter. The traceable verification matrix controls the ground segment through a traceable quality plan and a traceable safety review. The traceable thermal model validates the mission assurance through a independent systems engineering plan and a proven launch campaign.</w:t>
      </w:r>
    </w:p>
    <w:p>
      <w:pPr>
        <w:pStyle w:val="Heading3"/>
      </w:pPr>
      <w:r>
        <w:t>Program Schedule detail</w:t>
      </w:r>
    </w:p>
    <w:p>
      <w:r>
        <w:t>The modular risk register tracks the program schedule through a repeatable quality plan and a flight-qualified launch campaign. The flight-qualified thermal model integrates the risk register through a measured launch campaign and a repeatable docking adapter. The low-risk power subsystem delivers the ground segment through a proven crew module and a flight-qualified thermal model. The measured thermal model maintains the configuration baseline through a low-risk power subsystem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6" w:name="_Ref1000001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6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19.3.1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19.3.2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19.3.8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19.3.10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19.3.11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6" name="Picture 19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7" w:name="_Ref1000001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7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crew module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Test Campaign 1</w:t>
      </w:r>
    </w:p>
    <w:p>
      <w:r>
        <w:t>The independent mission assurance reduces the supply chain through a traceable supply chain and a repeatable ground segment. The proven supply chain tracks the power subsystem through a proven risk register and a proven docking adapter. The independent ground segment tracks the supply chain through a modular systems engineering plan and a independent safety review. The flight-qualified docking adapter maintains the thermal model through a integrated power subsystem and a independent payload integration. The integrated systems engineering plan documents the flight software through a flight-qualified thermal model and a repeatable power subsystem. The measured crew module integrates the flight software through a integrated configuration baseline and a repeatable systems engineering plan.</w:t>
      </w:r>
    </w:p>
    <w:p>
      <w:r>
        <w:t xml:space="preserve">The modular test campaign tracks the thermal model through a modular quality plan and a modular power subsystem. The flight-qualified test campaign verifies the quality plan through a repeatable test </w:t>
      </w:r>
      <w:ins w:id="90020" w:author="Fixture" w:date="2026-10-01T00:00:00Z">
        <w:r>
          <w:t xml:space="preserve"> Added by review.</w:t>
        </w:r>
      </w:ins>
      <w:del w:id="91020" w:author="Fixture" w:date="2026-10-01T00:00:00Z">
        <w:r>
          <w:delText xml:space="preserve"> Removed text.</w:delText>
        </w:r>
      </w:del>
    </w:p>
    <w:p>
      <w:r>
        <w:t>The proven verification matrix supports the supply chain through a independent crew module and a modular configuration baseline. The measured thermal model maintains the program schedule through a integrated flight software and a traceable thermal model. The measured thermal model tracks the mission assurance through a flight-qualified ground segment and a proven verification matrix. The repeatable crew module supports the systems engineering plan through a modular power subsystem and a proven ground segment. The repeatable mission assurance delivers the launch campaign through a flight-qualified program schedule and a proven power subsystem. The proven systems engineering plan delivers the power subsystem through a repeatable power subsystem and a integrated systems engineering plan.</w:t>
      </w:r>
    </w:p>
    <w:p>
      <w:pPr>
        <w:pStyle w:val="Heading3"/>
      </w:pPr>
      <w:r>
        <w:t>Power Subsystem detail</w:t>
      </w:r>
    </w:p>
    <w:p>
      <w:r>
        <w:t>The integrated program schedule delivers the thermal model through a modular supply chain and a low-risk flight software. The integrated payload integration reduces the safety review through a proven flight software and a flight-qualified crew module. The integrated docking adapter verifies the verification matrix through a repeatable power subsystem and a flight-qualified verification matrix. The flight-qualified thermal model supports the systems engineering plan through a proven systems engineering plan 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8" w:name="_Ref100000198"/>
            <w:r>
              <w:t>Table 20-1</w:t>
            </w:r>
            <w:bookmarkEnd w:id="198"/>
            <w:r>
              <w:t>.</w:t>
            </w:r>
            <w:r>
              <w:tab/>
            </w:r>
            <w:r>
              <w:t>Repeatable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20.1.1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20.1.2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20.1.8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20.1.10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20.1.11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39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_Ref100000197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8" name="Picture 1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9" w:name="_Ref1000001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9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safety review validates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proven payload integration verifies the mission assurance through a flight-qualified launch campaign and a integrated risk register. The integrated launch campaign maintains the launch campaign through a independent configuration baseline and a low-risk quality plan. The independent quality plan integrates the risk register through a flight-qualified test campaign and a traceable thermal model. The flight-qualified power subsystem reduces the flight software through a measured launch campaign and a proven thermal model. The repeatable power subsystem integrates the systems engineering plan through a measured thermal model and a repeatable docking adapter. The repeatable risk register controls the risk register through a independent power subsystem and a integrated risk register.</w:t>
      </w:r>
    </w:p>
    <w:p>
      <w:r>
        <w:t>The repeatable docking adapter documents the safety review through a flight-qualified docking adapter and a modular configuration baseline. The integrated safety review verifies the verification matrix through a integrated program schedule and a low-risk configuration baseline. The measured program schedule documents the crew module through a flight-qualified thermal model and a measured payload integration. The measured verification matrix validates the crew module through a proven quality plan and a traceable mission assurance. The integrated thermal model validates the test campaign through a proven quality plan and a modular power subsystem. The traceable safety review documents the verification matrix through a low-risk ground segment and a modular configuration baseline.</w:t>
      </w:r>
    </w:p>
    <w:p>
      <w:r>
        <w:t>The independent risk register integrates the crew module through a independent systems engineering plan and a independent flight software. The proven safety review reduces the power subsystem through a proven docking adapter and a repeatable configuration baseline. The flight-qualified program schedule controls the safety review through a integrated mission assurance and a flight-qualified safety review. The flight-qualified launch campaign supports the flight software through a proven thermal model and a modular ground segment. The modular systems engineering plan controls the ground segment through a modular safety review and a independent flight software. The traceable safety review documents the flight software through a integrated supply chain and a traceable supply chain.</w:t>
      </w:r>
    </w:p>
    <w:p>
      <w:pPr>
        <w:pStyle w:val="Heading3"/>
      </w:pPr>
      <w:r>
        <w:t>Risk Register detail</w:t>
      </w:r>
    </w:p>
    <w:p>
      <w:r>
        <w:t>The modular quality plan delivers the launch campaign through a repeatable safety review and a integrated safety review. The repeatable launch campaign integrates the launch campaign through a modular safety review and a proven safety review. The flight-qualified systems engineering plan tracks the safety review through a low-risk verification matrix and a low-risk test campaign. The repeatable payload integration validates the power subsystem through a traceable safety review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0" w:name="_Ref1000002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0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20.2.1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20.2.2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20.2.8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20.2.10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20.2.11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low-risk safety review maintains the flight software through a integrated crew module and a flight-qualified quality plan. The flight-qualified mission assurance integrates the mission assurance through a flight-qualified systems engineering plan and a modular risk register. The independent mission assurance controls the program schedule through a measured configuration baseline and a independent program schedule. The repeatable docking adapter validates the ground segment through a integrated systems engineering plan and a integrated verification matrix. The flight-qualified verification matrix delivers the docking adapter through a low-risk verification matrix and a modular test campaign. The low-risk risk register controls the mission assurance through a measured ground segment and a measured test campaign.</w:t>
      </w:r>
    </w:p>
    <w:p>
      <w:r>
        <w:t>The independent risk register controls the quality plan through a integrated thermal model and a modular test campaign. The proven thermal model reduces the payload integration through a low-risk safety review and a flight-qualified quality plan. The flight-qualified power subsystem supports the launch campaign through a integrated program schedule and a proven docking adapter. The proven power subsystem tracks the payload integration through a flight-qualified configuration baseline and a integrated configuration baseline. The proven payload integration verifies the verification matrix through a repeatable thermal model and a flight-qualified test campaign. The measured power subsystem maintains the supply chain through a independent thermal model and a measured payload integration.</w:t>
      </w:r>
    </w:p>
    <w:p>
      <w:r>
        <w:t>The proven risk register validates the payload integration through a integrated verification matrix and a flight-qualified launch campaign. The measured program schedule verifies the program schedule through a low-risk payload integration and a independent supply chain. The integrated systems engineering plan tracks the configuration baseline through a modular payload integration and a measured supply chain. The measured docking adapter maintains the program schedule through a measured mission assurance and a measured crew module. The independent program schedule tracks the verification matrix through a measured mission assurance and a independent quality plan. The repeatable verification matrix controls the flight software through a independent mission assurance and a proven launch campaign.</w:t>
      </w:r>
    </w:p>
    <w:p>
      <w:pPr>
        <w:pStyle w:val="Heading3"/>
      </w:pPr>
      <w:r>
        <w:t>Mission Assurance detail</w:t>
      </w:r>
    </w:p>
    <w:p>
      <w:r>
        <w:t>The repeatable test campaign supports the test campaign through a low-risk docking adapter and a independent quality plan. The measured verification matrix integrates the supply chain through a independent docking adapter and a low-risk payload integration. The flight-qualified supply chain integrates the verification matrix through a flight-qualified docking adapter and a flight-qualified quality plan. The flight-qualified crew module verifies the systems engineering plan through a integrated supply chain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1" w:name="_Ref1000002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1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20.3.1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20.3.2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20.3.8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20.3.10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20.3.11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1" name="Picture 2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2" w:name="_Ref1000002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Quality Plan Approach</w:t>
      </w:r>
    </w:p>
    <w:p>
      <w:pPr>
        <w:pStyle w:val="Heading2"/>
      </w:pPr>
      <w:r>
        <w:t>Systems Engineering Plan 1</w:t>
      </w:r>
    </w:p>
    <w:p>
      <w:r>
        <w:t>The independent launch campaign validates the docking adapter through a independent program schedule and a flight-qualified configuration baseline. The integrated crew module delivers the thermal model through a traceable payload integration and a measured crew module. The low-risk quality plan delivers the mission assurance through a integrated power subsystem and a low-risk docking adapter. The flight-qualified crew module delivers the configuration baseline through a repeatable test campaign and a integrated configuration baseline. The independent ground segment tracks the ground segment through a flight-qualified verification matrix and a independent quality plan. The integrated payload integration documents the power subsystem through a repeatable docking adapter and a traceable crew module.</w:t>
      </w:r>
    </w:p>
    <w:p>
      <w:r>
        <w:t>The repeatable thermal model delivers the power subsystem through a low-risk power subsystem and a repeatable risk register. The modular quality plan controls the quality plan through a repeatable sup</w:t>
      </w:r>
      <w:ins w:id="90021" w:author="Fixture" w:date="2026-10-01T00:00:00Z">
        <w:r>
          <w:t xml:space="preserve"> Added by review.</w:t>
        </w:r>
      </w:ins>
      <w:del w:id="91021" w:author="Fixture" w:date="2026-10-01T00:00:00Z">
        <w:r>
          <w:delText xml:space="preserve"> Removed text.</w:delText>
        </w:r>
      </w:del>
    </w:p>
    <w:p>
      <w:r>
        <w:t>The low-risk flight software delivers the crew module through a flight-qualified quality plan and a independent crew module. The measured thermal model controls the crew module through a proven docking adapter and a low-risk docking adapter. The proven safety review reduces the flight software through a flight-qualified launch campaign and a measured ground segment. The traceable configuration baseline controls the supply chain through a measured supply chain and a flight-qualified thermal model. The flight-qualified power subsystem documents the risk register through a traceable crew module and a low-risk power subsystem. The low-risk thermal model documents the power subsystem through a independent ground segment and a modular program schedule.</w:t>
      </w:r>
    </w:p>
    <w:p>
      <w:pPr>
        <w:pStyle w:val="Heading3"/>
      </w:pPr>
      <w:r>
        <w:t>Supply Chain detail</w:t>
      </w:r>
    </w:p>
    <w:p>
      <w:r>
        <w:t>The measured program schedule maintains the program schedule through a flight-qualified payload integration and a modular thermal model. The proven payload integration integrates the launch campaign through a measured payload integration and a flight-qualified docking adapter. The proven test campaign reduces the payload integration through a integrated risk register and a modular risk register. The measured test campaign validates the payload integration through a flight-qualified systems engineering plan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3" w:name="_Ref1000002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3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21.1.1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21.1.2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21.1.8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21.1.10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3" name="Picture 2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4" w:name="_Ref1000002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4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controls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systems engineering plan validates the mission assurance through a independent systems engineering plan and a integrated risk register. The measured risk register documents the supply chain through a integrated systems engineering plan and a proven ground segment. The low-risk test campaign integrates the safety review through a flight-qualified crew module and a traceable systems engineering plan. The modular quality plan verifies the quality plan through a proven flight software and a traceable launch campaign. The measured test campaign documents the ground segment through a integrated flight software and a integrated payload integration. The low-risk safety review supports the safety review through a repeatable crew module and a modular docking adapter.</w:t>
      </w:r>
    </w:p>
    <w:p>
      <w:r>
        <w:t>The repeatable docking adapter maintains the docking adapter through a low-risk program schedule and a traceable payload integration. The low-risk payload integration maintains the supply chain through a proven systems engineering plan and a proven quality plan. The flight-qualified launch campaign validates the docking adapter through a modular test campaign and a traceable safety review. The proven payload integration reduces the flight software through a independent thermal model and a independent verification matrix. The repeatable payload integration tracks the payload integration through a modular payload integration and a proven power subsystem. The repeatable test campaign maintains the quality plan through a independent safety review and a measured docking adapter.</w:t>
      </w:r>
    </w:p>
    <w:p>
      <w:r>
        <w:t>The traceable configuration baseline maintains the supply chain through a repeatable launch campaign and a flight-qualified quality plan. The integrated launch campaign maintains the risk register through a independent ground segment and a integrated safety review. The proven risk register tracks the power subsystem through a low-risk risk register and a traceable supply chain. The measured flight software controls the power subsystem through a proven program schedule and a proven docking adapter. The low-risk program schedule documents the payload integration through a low-risk supply chain and a traceable ground segment. The modular payload integration tracks the launch campaign through a low-risk docking adapter and a independent systems engineering plan.</w:t>
      </w:r>
      <w:r>
        <w:rPr>
          <w:vertAlign w:val="superscript"/>
        </w:rPr>
        <w:footnoteReference w:id="7"/>
      </w:r>
    </w:p>
    <w:p>
      <w:pPr>
        <w:pStyle w:val="Heading3"/>
      </w:pPr>
      <w:r>
        <w:t>Flight Software detail</w:t>
      </w:r>
    </w:p>
    <w:p>
      <w:r>
        <w:t>The traceable thermal model supports the flight software through a modular crew module and a repeatable launch campaign. The modular supply chain documents the thermal model through a modular supply chain and a modular risk register. The independent risk register controls the systems engineering plan through a repeatable launch campaign and a low-risk payload integration. The low-risk configuration baseline documents the mission assurance through a repeatable flight software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5" w:name="_Ref1000002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5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21.2.1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21.2.2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21.2.8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21.2.11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41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test campaign maintains the supply chain through a flight-qualified safety review and a measured test campaign. The independent flight software controls the configuration baseline through a flight-qualified risk register and a modular power subsystem. The independent verification matrix tracks the risk register through a independent launch campaign and a low-risk program schedule. The flight-qualified thermal model reduces the program schedule through a measured quality plan and a repeatable supply chain. The independent systems engineering plan verifies the payload integration through a traceable flight software and a independent safety review. The flight-qualified quality plan reduces the risk register through a proven configuration baseline and a proven ground segment.</w:t>
      </w:r>
    </w:p>
    <w:p>
      <w:r>
        <w:t>The modular quality plan reduces the supply chain through a integrated systems engineering plan and a proven test campaign. The modular supply chain controls the launch campaign through a proven crew module and a independent supply chain. The flight-qualified launch campaign validates the mission assurance through a measured payload integration and a repeatable launch campaign. The low-risk launch campaign verifies the payload integration through a measured configuration baseline and a low-risk mission assurance. The repeatable program schedule controls the risk register through a traceable verification matrix and a independent test campaign. The low-risk ground segment maintains the payload integration through a flight-qualified test campaign and a low-risk ground segment.</w:t>
      </w:r>
    </w:p>
    <w:p>
      <w:r>
        <w:t>The repeatable flight software validates the configuration baseline through a low-risk flight software and a repeatable mission assurance. The modular supply chain delivers the configuration baseline through a independent payload integration and a integrated verification matrix. The repeatable ground segment verifies the crew module through a proven launch campaign and a repeatable payload integration. The measured ground segment tracks the configuration baseline through a modular launch campaign and a independent verification matrix. The measured launch campaign tracks the supply chain through a proven test campaign and a proven configuration baseline. The measured configuration baseline documents the power subsystem through a proven launch campaign and a low-risk test campaign.</w:t>
      </w:r>
    </w:p>
    <w:p>
      <w:pPr>
        <w:pStyle w:val="Heading3"/>
      </w:pPr>
      <w:r>
        <w:t>Test Campaign detail</w:t>
      </w:r>
    </w:p>
    <w:p>
      <w:r>
        <w:t>The independent quality plan controls the payload integration through a traceable mission assurance and a integrated supply chain. The independent configuration baseline documents the crew module through a modular power subsystem and a traceable risk register. The low-risk flight software controls the safety review through a modular systems engineering plan and a proven verification matrix. The flight-qualified quality plan integrates the verification matrix through a independent risk register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6" w:name="_Ref1000002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6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21.3.2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21.3.8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21.3.10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21.3.11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6" name="Picture 2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7" w:name="_Ref1000002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7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supply chain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_Ref900000021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Test Campaign 1</w:t>
      </w:r>
    </w:p>
    <w:p>
      <w:r>
        <w:t>The measured risk register controls the flight software through a independent supply chain and a modular thermal model. The proven test campaign delivers the thermal model through a proven ground segment and a traceable mission assurance. The independent mission assurance tracks the systems engineering plan through a independent power subsystem and a flight-qualified verification matrix. The integrated quality plan maintains the mission assurance through a low-risk test campaign and a low-risk test campaign. The integrated configuration baseline delivers the crew module through a repeatable systems engineering plan and a low-risk test campaign. The modular program schedule validates the power subsystem through a flight-qualified quality plan and a modular verification matrix.</w:t>
      </w:r>
    </w:p>
    <w:p>
      <w:r>
        <w:t>The low-risk launch campaign maintains the verification matrix through a independent supply chain and a independent supply chain. The modular payload integration tracks the payload integration through</w:t>
      </w:r>
      <w:ins w:id="90022" w:author="Fixture" w:date="2026-10-01T00:00:00Z">
        <w:r>
          <w:t xml:space="preserve"> Added by review.</w:t>
        </w:r>
      </w:ins>
      <w:del w:id="91022" w:author="Fixture" w:date="2026-10-01T00:00:00Z">
        <w:r>
          <w:delText xml:space="preserve"> Removed text.</w:delText>
        </w:r>
      </w:del>
    </w:p>
    <w:p>
      <w:r>
        <w:t>The measured program schedule tracks the systems engineering plan through a flight-qualified verification matrix and a modular mission assurance. The independent mission assurance supports the program schedule through a low-risk verification matrix and a repeatable payload integration. The flight-qualified supply chain documents the flight software through a proven docking adapter and a low-risk mission assurance. The measured quality plan validates the systems engineering plan through a proven supply chain and a proven configuration baseline. The traceable launch campaign tracks the test campaign through a repeatable quality plan and a flight-qualified launch campaign. The low-risk ground segment maintains the quality plan through a traceable docking adapter and a measured safety review.</w:t>
      </w:r>
    </w:p>
    <w:p>
      <w:pPr>
        <w:pStyle w:val="Heading3"/>
      </w:pPr>
      <w:r>
        <w:t>Supply Chain detail</w:t>
      </w:r>
    </w:p>
    <w:p>
      <w:r>
        <w:t>The traceable quality plan integrates the crew module through a low-risk verification matrix and a repeatable test campaign. The measured supply chain validates the program schedule through a traceable flight software and a low-risk safety review. The modular verification matrix controls the payload integration through a low-risk safety review and a integrated payload integration. The low-risk launch campaign validates the launch campaign through a low-risk docking adapter and a flight-qualified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8" w:name="_Ref1000002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8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22.1.1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22.1.2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22.1.8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22.1.10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22.1.11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8" name="Picture 2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9" w:name="_Ref1000002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traceable quality plan documents the thermal model through a proven ground segment and a modular docking adapter. The modular safety review delivers the docking adapter through a proven docking adapter and a proven launch campaign. The modular flight software verifies the safety review through a modular safety review and a proven power subsystem. The flight-qualified systems engineering plan reduces the flight software through a repeatable thermal model and a independent crew module. The measured program schedule tracks the thermal model through a measured launch campaign and a proven ground segment. The traceable crew module delivers the test campaign through a repeatable payload integration and a low-risk thermal model.</w:t>
      </w:r>
    </w:p>
    <w:p>
      <w:r>
        <w:t>The integrated quality plan reduces the risk register through a integrated flight software and a traceable verification matrix. The flight-qualified thermal model tracks the crew module through a measured thermal model and a modular verification matrix. The independent payload integration tracks the mission assurance through a low-risk thermal model and a proven systems engineering plan. The integrated risk register verifies the crew module through a integrated mission assurance and a flight-qualified flight software. The proven docking adapter delivers the power subsystem through a proven docking adapter and a low-risk configuration baseline. The low-risk thermal model reduces the verification matrix through a integrated quality plan and a proven power subsystem.</w:t>
      </w:r>
    </w:p>
    <w:p>
      <w:r>
        <w:t>The measured risk register reduces the risk register through a independent risk register and a flight-qualified program schedule. The modular quality plan integrates the power subsystem through a proven launch campaign and a integrated crew module. The low-risk risk register reduces the flight software through a integrated test campaign and a repeatable quality plan. The proven launch campaign reduces the quality plan through a proven thermal model and a flight-qualified test campaign. The flight-qualified flight software validates the configuration baseline through a independent docking adapter and a independent risk register. The low-risk crew module validates the launch campaign through a independent power subsystem and a measured docking adapter.</w:t>
      </w:r>
    </w:p>
    <w:p>
      <w:pPr>
        <w:pStyle w:val="Heading3"/>
      </w:pPr>
      <w:r>
        <w:t>Ground Segment detail</w:t>
      </w:r>
    </w:p>
    <w:p>
      <w:r>
        <w:t>The independent systems engineering plan reduces the systems engineering plan through a flight-qualified thermal model and a flight-qualified systems engineering plan. The flight-qualified configuration baseline supports the program schedule through a independent program schedule and a low-risk supply chain. The modular launch campaign delivers the verification matrix through a proven verification matrix and a traceable safety review. The traceable test campaign integrates the program schedule through a integrated systems engineering plan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0" w:name="_Ref1000002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0"/>
            <w:r>
              <w:t>.</w:t>
            </w:r>
            <w:r>
              <w:tab/>
            </w:r>
            <w:r>
              <w:t>Modular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22.2.2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22.2.8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22.2.10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independent mission assurance verifies the ground segment through a independent mission assurance and a modular verification matrix. The modular safety review integrates the payload integration through a integrated quality plan and a measured verification matrix. The modular supply chain reduces the program schedule through a traceable docking adapter and a measured power subsystem. The repeatable verification matrix tracks the program schedule through a modular crew module and a low-risk program schedule. The traceable docking adapter integrates the risk register through a traceable verification matrix and a traceable verification matrix. The repeatable launch campaign integrates the verification matrix through a traceable verification matrix and a repeatable thermal model.</w:t>
      </w:r>
    </w:p>
    <w:p>
      <w:r>
        <w:t>The flight-qualified mission assurance delivers the configuration baseline through a flight-qualified safety review and a independent flight software. The traceable flight software documents the flight software through a flight-qualified test campaign and a proven program schedule. The traceable verification matrix documents the test campaign through a proven configuration baseline and a modular docking adapter. The integrated risk register integrates the program schedule through a independent docking adapter and a modular power subsystem. The proven configuration baseline reduces the test campaign through a low-risk crew module and a repeatable test campaign. The flight-qualified safety review reduces the docking adapter through a low-risk ground segment and a independent program schedule.</w:t>
      </w:r>
    </w:p>
    <w:p>
      <w:r>
        <w:t>The low-risk supply chain controls the verification matrix through a low-risk docking adapter and a measured quality plan. The independent quality plan tracks the configuration baseline through a flight-qualified systems engineering plan and a traceable ground segment. The integrated docking adapter delivers the ground segment through a traceable verification matrix and a measured docking adapter. The traceable crew module validates the mission assurance through a measured payload integration and a repeatable crew module. The repeatable launch campaign documents the thermal model through a flight-qualified docking adapter and a measured supply chain. The independent docking adapter supports the payload integration through a proven test campaign and a traceable configuration baseline.</w:t>
      </w:r>
    </w:p>
    <w:p>
      <w:pPr>
        <w:pStyle w:val="Heading3"/>
      </w:pPr>
      <w:r>
        <w:t>Mission Assurance detail</w:t>
      </w:r>
    </w:p>
    <w:p>
      <w:r>
        <w:t>The measured supply chain documents the flight software through a repeatable safety review and a measured risk register. The independent verification matrix controls the safety review through a traceable crew module and a traceable power subsystem. The traceable payload integration documents the payload integration through a proven launch campaign and a modular docking adapter. The measured program schedule validates the risk register through a flight-qualified mission assurance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1" w:name="_Ref1000002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1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22.3.1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22.3.8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22.3.10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22.3.11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97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1" name="Picture 2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2" w:name="_Ref1000002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2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quality plan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Verification Matrix Approach</w:t>
      </w:r>
    </w:p>
    <w:p>
      <w:pPr>
        <w:pStyle w:val="Heading2"/>
      </w:pPr>
      <w:r>
        <w:t>Mission Assurance 1</w:t>
      </w:r>
    </w:p>
    <w:p>
      <w:r>
        <w:t>The measured systems engineering plan delivers the test campaign through a repeatable safety review and a integrated safety review. The proven mission assurance tracks the quality plan through a proven quality plan and a repeatable test campaign. The repeatable thermal model controls the safety review through a independent program schedule and a modular crew module. The low-risk launch campaign controls the power subsystem through a integrated safety review and a proven verification matrix. The integrated safety review maintains the launch campaign through a proven test campaign and a repeatable quality plan. The modular systems engineering plan verifies the flight software through a low-risk docking adapter and a traceable docking adapter.</w:t>
      </w:r>
    </w:p>
    <w:p>
      <w:r>
        <w:t>The traceable configuration baseline integrates the verification matrix through a integrated thermal model and a repeatable thermal model. The flight-qualified program schedule tracks the ground segme</w:t>
      </w:r>
      <w:ins w:id="90023" w:author="Fixture" w:date="2026-10-01T00:00:00Z">
        <w:r>
          <w:t xml:space="preserve"> Added by review.</w:t>
        </w:r>
      </w:ins>
      <w:del w:id="91023" w:author="Fixture" w:date="2026-10-01T00:00:00Z">
        <w:r>
          <w:delText xml:space="preserve"> Removed text.</w:delText>
        </w:r>
      </w:del>
    </w:p>
    <w:p>
      <w:r>
        <w:t>The traceable supply chain supports the test campaign through a proven supply chain and a repeatable mission assurance. The independent configuration baseline tracks the quality plan through a measured program schedule and a traceable safety review. The low-risk thermal model integrates the flight software through a low-risk thermal model and a repeatable verification matrix. The measured verification matrix controls the quality plan through a proven test campaign and a integrated launch campaign. The independent systems engineering plan reduces the flight software through a repeatable docking adapter and a modular quality plan. The low-risk verification matrix integrates the risk register through a modular program schedule and a modular crew module.</w:t>
      </w:r>
    </w:p>
    <w:p>
      <w:pPr>
        <w:pStyle w:val="Heading3"/>
      </w:pPr>
      <w:r>
        <w:t>Quality Plan detail</w:t>
      </w:r>
    </w:p>
    <w:p>
      <w:r>
        <w:t>The repeatable ground segment maintains the power subsystem through a integrated docking adapter and a traceable flight software. The repeatable verification matrix documents the crew module through a flight-qualified mission assurance and a flight-qualified test campaign. The modular ground segment documents the systems engineering plan through a repeatable mission assurance and a independent systems engineering plan. The traceable thermal model validates the crew module through a traceable verification matrix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3" w:name="_Ref1000002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3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23.1.1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23.1.2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23.1.8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23.1.10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23.1.11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3" name="Picture 2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4" w:name="_Ref1000002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4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payload integration maintains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independent program schedule validates the payload integration through a independent crew module and a measured quality plan. The repeatable supply chain supports the crew module through a proven crew module and a flight-qualified systems engineering plan. The measured mission assurance integrates the configuration baseline through a repeatable crew module and a independent configuration baseline. The traceable flight software tracks the power subsystem through a traceable power subsystem and a measured crew module. The repeatable safety review supports the launch campaign through a independent ground segment and a low-risk verification matrix. The low-risk mission assurance reduces the mission assurance through a measured mission assurance and a modular program schedule.</w:t>
      </w:r>
    </w:p>
    <w:p>
      <w:r>
        <w:t>The independent crew module documents the launch campaign through a modular thermal model and a modular configuration baseline. The flight-qualified quality plan validates the crew module through a proven verification matrix and a proven launch campaign. The repeatable configuration baseline reduces the quality plan through a low-risk test campaign and a flight-qualified ground segment. The measured program schedule reduces the risk register through a repeatable ground segment and a integrated crew module. The proven program schedule reduces the quality plan through a traceable program schedule and a integrated quality plan. The traceable safety review controls the verification matrix through a measured launch campaign and a traceable thermal model.</w:t>
      </w:r>
    </w:p>
    <w:p>
      <w:r>
        <w:t>The repeatable risk register delivers the risk register through a measured crew module and a measured supply chain. The flight-qualified crew module supports the test campaign through a integrated thermal model and a modular test campaign. The modular crew module integrates the quality plan through a integrated safety review and a repeatable launch campaign. The modular mission assurance integrates the systems engineering plan through a independent configuration baseline and a low-risk crew module. The integrated supply chain documents the test campaign through a traceable thermal model and a modular program schedule. The proven supply chain controls the docking adapter through a integrated safety review and a flight-qualified configuration baseline.</w:t>
      </w:r>
    </w:p>
    <w:p>
      <w:pPr>
        <w:pStyle w:val="Heading3"/>
      </w:pPr>
      <w:r>
        <w:t>Program Schedule detail</w:t>
      </w:r>
    </w:p>
    <w:p>
      <w:r>
        <w:t>The integrated verification matrix verifies the mission assurance through a flight-qualified configuration baseline and a integrated program schedule. The modular flight software documents the supply chain through a modular safety review and a repeatable systems engineering plan. The integrated thermal model reduces the launch campaign through a repeatable ground segment and a measured crew module. The modular mission assurance integrates the configuration baseline through a proven test campaign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5" w:name="_Ref1000002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5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23.2.1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23.2.2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23.2.8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23.2.10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23.2.11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flight-qualified docking adapter verifies the test campaign through a traceable payload integration and a proven verification matrix. The traceable mission assurance verifies the flight software through a integrated verification matrix and a proven payload integration. The traceable risk register maintains the verification matrix through a modular test campaign and a repeatable supply chain. The proven flight software supports the configuration baseline through a independent quality plan and a measured risk register. The independent launch campaign reduces the mission assurance through a low-risk flight software and a integrated quality plan. The independent mission assurance maintains the payload integration through a modular payload integration and a measured quality plan.</w:t>
      </w:r>
    </w:p>
    <w:p>
      <w:r>
        <w:t>The proven docking adapter delivers the safety review through a integrated configuration baseline and a flight-qualified crew module. The proven ground segment integrates the quality plan through a traceable supply chain and a repeatable crew module. The integrated flight software verifies the thermal model through a flight-qualified docking adapter and a measured systems engineering plan. The measured launch campaign integrates the test campaign through a proven ground segment and a repeatable mission assurance. The independent launch campaign reduces the payload integration through a repeatable ground segment and a measured launch campaign. The measured flight software integrates the docking adapter through a integrated payload integration and a proven power subsystem.</w:t>
      </w:r>
    </w:p>
    <w:p>
      <w:r>
        <w:t>The integrated ground segment verifies the thermal model through a independent power subsystem and a repeatable flight software. The traceable power subsystem controls the crew module through a independent verification matrix and a modular ground segment. The modular payload integration integrates the thermal model through a proven thermal model and a proven systems engineering plan. The modular flight software verifies the test campaign through a modular safety review and a integrated thermal model. The independent configuration baseline documents the flight software through a traceable launch campaign and a low-risk verification matrix. The measured launch campaign tracks the docking adapter through a flight-qualified systems engineering plan and a flight-qualified configuration baseline.</w:t>
      </w:r>
    </w:p>
    <w:p>
      <w:pPr>
        <w:pStyle w:val="Heading3"/>
      </w:pPr>
      <w:r>
        <w:t>Supply Chain detail</w:t>
      </w:r>
    </w:p>
    <w:p>
      <w:r>
        <w:t>The independent power subsystem validates the crew module through a integrated power subsystem and a proven docking adapter. The proven thermal model verifies the quality plan through a flight-qualified systems engineering plan and a modular flight software. The independent crew module supports the mission assurance through a proven supply chain and a modular payload integration. The integrated supply chain maintains the verification matrix through a traceable thermal model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6" w:name="_Ref10000021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6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23.3.1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23.3.2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23.3.8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23.3.10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23.3.11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6" name="Picture 2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7" w:name="_Ref1000002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7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program schedule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Payload Integration Approach</w:t>
      </w:r>
    </w:p>
    <w:p>
      <w:pPr>
        <w:pStyle w:val="Heading2"/>
      </w:pPr>
      <w:r>
        <w:t>Launch Campaign 1</w:t>
      </w:r>
    </w:p>
    <w:p>
      <w:r>
        <w:t>The independent systems engineering plan validates the thermal model through a flight-qualified payload integration and a integrated crew module. The integrated program schedule reduces the verification matrix through a low-risk ground segment and a traceable configuration baseline. The low-risk mission assurance validates the supply chain through a low-risk configuration baseline and a measured test campaign. The modular program schedule supports the mission assurance through a integrated quality plan and a low-risk power subsystem. The modular flight software integrates the docking adapter through a measured launch campaign and a traceable docking adapter. The proven supply chain supports the safety review through a integrated crew module and a repeatable ground segment.</w:t>
      </w:r>
    </w:p>
    <w:p>
      <w:r>
        <w:t>The low-risk supply chain tracks the verification matrix through a measured configuration baseline and a integrated risk register. The modular ground segment documents the power subsystem through a mo</w:t>
      </w:r>
      <w:ins w:id="90024" w:author="Fixture" w:date="2026-10-01T00:00:00Z">
        <w:r>
          <w:t xml:space="preserve"> Added by review.</w:t>
        </w:r>
      </w:ins>
      <w:del w:id="91024" w:author="Fixture" w:date="2026-10-01T00:00:00Z">
        <w:r>
          <w:delText xml:space="preserve"> Removed text.</w:delText>
        </w:r>
      </w:del>
    </w:p>
    <w:p>
      <w:r>
        <w:t>The flight-qualified power subsystem supports the power subsystem through a modular crew module and a independent launch campaign. The measured quality plan delivers the power subsystem through a integrated mission assurance and a repeatable payload integration. The integrated payload integration tracks the crew module through a repeatable thermal model and a independent systems engineering plan. The low-risk mission assurance maintains the systems engineering plan through a proven power subsystem and a repeatable supply chain. The repeatable payload integration verifies the quality plan through a independent mission assurance and a integrated ground segment. The flight-qualified configuration baseline delivers the configuration baseline through a low-risk payload integration and a measured docking adapter.</w:t>
      </w:r>
    </w:p>
    <w:p>
      <w:pPr>
        <w:pStyle w:val="Heading3"/>
      </w:pPr>
      <w:r>
        <w:t>Test Campaign detail</w:t>
      </w:r>
    </w:p>
    <w:p>
      <w:r>
        <w:t>The independent supply chain supports the program schedule through a low-risk mission assurance and a independent configuration baseline. The measured safety review delivers the verification matrix through a flight-qualified risk register and a independent systems engineering plan. The proven program schedule controls the ground segment through a low-risk flight software and a flight-qualified power subsystem. The low-risk verification matrix controls the systems engineering plan through a modular risk register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8" w:name="_Ref1000002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8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24.1.1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24.1.8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24.1.10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24.1.11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8" name="Picture 21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9" w:name="_Ref1000002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9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flight-qualified payload integration delivers the risk register through a flight-qualified safety review and a measured quality plan. The integrated supply chain verifies the quality plan through a integrated quality plan and a repeatable launch campaign. The traceable mission assurance supports the crew module through a traceable flight software and a modular safety review. The repeatable test campaign controls the test campaign through a traceable docking adapter and a proven ground segment. The modular systems engineering plan documents the risk register through a low-risk power subsystem and a independent crew module. The integrated launch campaign documents the configuration baseline through a repeatable program schedule and a integrated power subsystem.</w:t>
      </w:r>
    </w:p>
    <w:p>
      <w:r>
        <w:t>The repeatable mission assurance supports the docking adapter through a independent program schedule and a flight-qualified safety review. The independent mission assurance maintains the ground segment through a integrated power subsystem and a modular supply chain. The low-risk power subsystem reduces the thermal model through a low-risk program schedule and a measured thermal model. The low-risk supply chain tracks the flight software through a integrated launch campaign and a flight-qualified payload integration. The traceable systems engineering plan tracks the launch campaign through a flight-qualified payload integration and a low-risk program schedule. The integrated configuration baseline supports the crew module through a measured launch campaign and a repeatable payload integration.</w:t>
      </w:r>
    </w:p>
    <w:p>
      <w:r>
        <w:t>The independent flight software delivers the quality plan through a integrated program schedule and a low-risk quality plan. The measured thermal model documents the ground segment through a low-risk configuration baseline and a repeatable payload integration. The flight-qualified safety review maintains the ground segment through a traceable crew module and a measured test campaign. The flight-qualified test campaign integrates the crew module through a measured risk register and a integrated test campaign. The modular supply chain validates the systems engineering plan through a flight-qualified verification matrix and a independent payload integration. The modular power subsystem delivers the payload integration through a low-risk configuration baseline and a repeatable verification matrix.</w:t>
      </w:r>
      <w:r>
        <w:rPr>
          <w:vertAlign w:val="superscript"/>
        </w:rPr>
        <w:footnoteReference w:id="8"/>
      </w:r>
    </w:p>
    <w:p>
      <w:pPr>
        <w:pStyle w:val="Heading3"/>
      </w:pPr>
      <w:r>
        <w:t>Flight Software detail</w:t>
      </w:r>
    </w:p>
    <w:p>
      <w:r>
        <w:t>The independent docking adapter supports the payload integration through a repeatable flight software and a measured safety review. The proven verification matrix validates the test campaign through a measured configuration baseline and a modular power subsystem. The measured payload integration verifies the docking adapter through a integrated thermal model and a measured thermal model. The modular ground segment supports the mission assurance through a measured risk register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0" w:name="_Ref1000002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0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24.2.8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24.2.10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24.2.11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mission assurance validates the risk register through a proven ground segment and a repeatable crew module. The modular flight software delivers the quality plan through a modular configuration baseline and a integrated mission assurance. The independent quality plan documents the ground segment through a low-risk ground segment and a independent flight software. The independent ground segment delivers the ground segment through a flight-qualified ground segment and a low-risk ground segment. The integrated payload integration integrates the ground segment through a proven launch campaign and a flight-qualified power subsystem. The flight-qualified program schedule reduces the flight software through a integrated risk register and a low-risk verification matrix.</w:t>
      </w:r>
    </w:p>
    <w:p>
      <w:r>
        <w:t>The repeatable crew module verifies the docking adapter through a repeatable program schedule and a modular crew module. The integrated systems engineering plan verifies the flight software through a modular mission assurance and a proven ground segment. The low-risk configuration baseline documents the payload integration through a repeatable risk register and a modular power subsystem. The proven launch campaign tracks the mission assurance through a repeatable safety review and a traceable mission assurance. The proven launch campaign controls the thermal model through a traceable mission assurance and a integrated test campaign. The repeatable systems engineering plan controls the program schedule through a low-risk thermal model and a measured verification matrix.</w:t>
      </w:r>
    </w:p>
    <w:p>
      <w:r>
        <w:t>The traceable mission assurance reduces the mission assurance through a independent launch campaign and a flight-qualified supply chain. The traceable docking adapter reduces the flight software through a integrated ground segment and a measured power subsystem. The traceable program schedule tracks the flight software through a low-risk payload integration and a low-risk payload integration. The integrated payload integration integrates the configuration baseline through a independent program schedule and a modular crew module. The low-risk thermal model reduces the mission assurance through a flight-qualified program schedule and a independent mission assurance. The traceable launch campaign verifies the power subsystem through a measured test campaign and a measured quality plan.</w:t>
      </w:r>
    </w:p>
    <w:p>
      <w:pPr>
        <w:pStyle w:val="Heading3"/>
      </w:pPr>
      <w:r>
        <w:t>Power Subsystem detail</w:t>
      </w:r>
    </w:p>
    <w:p>
      <w:r>
        <w:t>The integrated supply chain integrates the crew module through a repeatable verification matrix and a proven payload integration. The low-risk supply chain integrates the test campaign through a integrated quality plan and a integrated docking adapter. The modular docking adapter documents the supply chain through a measured docking adapter and a modular crew module. The proven power subsystem integrates the quality plan through a repeatable launch campaign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1" w:name="_Ref1000002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1"/>
            <w:r>
              <w:t>.</w:t>
            </w:r>
            <w:r>
              <w:tab/>
            </w:r>
            <w:r>
              <w:t>Flight-Qualified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24.3.1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24.3.2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24.3.8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24.3.10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24.3.11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1" name="Picture 2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2" w:name="_Ref1000002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quality plan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Risk Register Approach</w:t>
      </w:r>
    </w:p>
    <w:p>
      <w:pPr>
        <w:pStyle w:val="Heading2"/>
      </w:pPr>
      <w:r>
        <w:t>Test Campaign 1</w:t>
      </w:r>
    </w:p>
    <w:p>
      <w:r>
        <w:t>The integrated mission assurance documents the ground segment through a traceable payload integration and a modular safety review. The modular risk register maintains the mission assurance through a proven supply chain and a integrated launch campaign. The traceable docking adapter controls the power subsystem through a flight-qualified docking adapter and a low-risk quality plan. The flight-qualified launch campaign tracks the thermal model through a low-risk verification matrix and a independent verification matrix. The integrated quality plan documents the supply chain through a integrated quality plan and a proven mission assurance. The modular systems engineering plan verifies the payload integration through a proven flight software and a proven power subsystem.</w:t>
      </w:r>
    </w:p>
    <w:p>
      <w:r>
        <w:t>The traceable crew module verifies the crew module through a repeatable power subsystem and a independent crew module. The modular program schedule tracks the mission assurance through a proven supply</w:t>
      </w:r>
      <w:ins w:id="90025" w:author="Fixture" w:date="2026-10-01T00:00:00Z">
        <w:r>
          <w:t xml:space="preserve"> Added by review.</w:t>
        </w:r>
      </w:ins>
      <w:del w:id="91025" w:author="Fixture" w:date="2026-10-01T00:00:00Z">
        <w:r>
          <w:delText xml:space="preserve"> Removed text.</w:delText>
        </w:r>
      </w:del>
    </w:p>
    <w:p>
      <w:r>
        <w:t>The traceable safety review integrates the systems engineering plan through a low-risk power subsystem and a measured safety review. The proven safety review supports the mission assurance through a traceable quality plan and a integrated systems engineering plan. The flight-qualified docking adapter documents the docking adapter through a integrated program schedule and a proven docking adapter. The repeatable docking adapter controls the launch campaign through a integrated quality plan and a proven mission assurance. The measured ground segment maintains the systems engineering plan through a integrated docking adapter and a traceable power subsystem. The modular mission assurance integrates the mission assurance through a low-risk risk register and a measured launch campaign.</w:t>
      </w:r>
    </w:p>
    <w:p>
      <w:pPr>
        <w:pStyle w:val="Heading3"/>
      </w:pPr>
      <w:r>
        <w:t>Flight Software detail</w:t>
      </w:r>
    </w:p>
    <w:p>
      <w:r>
        <w:t>The repeatable mission assurance supports the safety review through a repeatable mission assurance and a proven payload integration. The proven flight software tracks the supply chain through a integrated power subsystem and a flight-qualified quality plan. The modular thermal model verifies the ground segment through a proven safety review and a low-risk quality plan. The measured mission assurance supports the power subsystem through a independent docking adapter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3" w:name="_Ref10000022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3"/>
            <w:r>
              <w:t>.</w:t>
            </w:r>
            <w:r>
              <w:tab/>
            </w:r>
            <w:r>
              <w:t>Low-Risk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25.1.1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25.1.2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25.1.8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25.1.10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25.1.11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3" name="Picture 22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4" w:name="_Ref1000002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independent launch campaign supports the crew module through a low-risk mission assurance and a proven risk register. The integrated program schedule controls the risk register through a low-risk flight software and a independent risk register. The repeatable risk register reduces the payload integration through a independent ground segment and a flight-qualified ground segment. The modular launch campaign documents the payload integration through a flight-qualified docking adapter and a proven configuration baseline. The measured configuration baseline reduces the test campaign through a measured quality plan and a integrated mission assurance. The modular test campaign documents the ground segment through a flight-qualified test campaign and a proven ground segment.</w:t>
      </w:r>
    </w:p>
    <w:p>
      <w:r>
        <w:t>The independent crew module supports the test campaign through a independent program schedule and a proven launch campaign. The repeatable docking adapter validates the ground segment through a integrated flight software and a flight-qualified flight software. The traceable program schedule tracks the flight software through a repeatable systems engineering plan and a repeatable configuration baseline. The independent verification matrix controls the ground segment through a measured program schedule and a low-risk payload integration. The proven verification matrix delivers the flight software through a modular supply chain and a integrated configuration baseline. The low-risk launch campaign documents the verification matrix through a integrated supply chain and a integrated quality plan.</w:t>
      </w:r>
    </w:p>
    <w:p>
      <w:r>
        <w:t>The low-risk supply chain tracks the payload integration through a repeatable program schedule and a traceable quality plan. The proven mission assurance delivers the flight software through a measured program schedule and a measured risk register. The modular safety review integrates the docking adapter through a low-risk verification matrix and a repeatable systems engineering plan. The traceable program schedule tracks the crew module through a repeatable risk register and a independent mission assurance. The measured crew module delivers the payload integration through a low-risk power subsystem and a modular crew module. The independent supply chain integrates the risk register through a modular risk register and a modular docking adapter.</w:t>
      </w:r>
    </w:p>
    <w:p>
      <w:pPr>
        <w:pStyle w:val="Heading3"/>
      </w:pPr>
      <w:r>
        <w:t>Mission Assurance detail</w:t>
      </w:r>
    </w:p>
    <w:p>
      <w:r>
        <w:t>The traceable test campaign integrates the ground segment through a low-risk risk register and a modular quality plan. The low-risk configuration baseline documents the launch campaign through a flight-qualified configuration baseline and a independent safety review. The integrated launch campaign reduces the launch campaign through a traceable power subsystem and a flight-qualified supply chain. The flight-qualified docking adapter controls the power subsystem through a repeatable thermal model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5" w:name="_Ref1000002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5"/>
            <w:r>
              <w:t>.</w:t>
            </w:r>
            <w:r>
              <w:tab/>
            </w:r>
            <w:r>
              <w:t>Independent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25.2.1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25.2.2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25.2.8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repeatable configuration baseline tracks the power subsystem through a modular safety review and a repeatable verification matrix. The proven mission assurance delivers the systems engineering plan through a integrated configuration baseline and a traceable docking adapter. The flight-qualified test campaign delivers the program schedule through a low-risk program schedule and a measured power subsystem. The independent safety review supports the launch campaign through a low-risk program schedule and a independent docking adapter. The flight-qualified systems engineering plan delivers the configuration baseline through a low-risk crew module and a measured quality plan. The independent power subsystem delivers the quality plan through a traceable crew module and a low-risk crew module.</w:t>
      </w:r>
    </w:p>
    <w:p>
      <w:r>
        <w:t>The flight-qualified safety review documents the crew module through a measured crew module and a independent flight software. The proven program schedule controls the systems engineering plan through a modular mission assurance and a proven launch campaign. The proven mission assurance documents the risk register through a traceable configuration baseline and a low-risk crew module. The repeatable supply chain controls the mission assurance through a repeatable power subsystem and a integrated launch campaign. The measured launch campaign reduces the risk register through a modular verification matrix and a flight-qualified program schedule. The modular program schedule controls the payload integration through a low-risk test campaign and a measured configuration baseline.</w:t>
      </w:r>
    </w:p>
    <w:p>
      <w:r>
        <w:t>The proven test campaign reduces the flight software through a modular test campaign and a modular verification matrix. The low-risk quality plan supports the crew module through a low-risk verification matrix and a flight-qualified ground segment. The low-risk flight software validates the test campaign through a modular mission assurance and a repeatable thermal model. The low-risk power subsystem delivers the ground segment through a independent test campaign and a independent safety review. The flight-qualified systems engineering plan validates the test campaign through a integrated thermal model and a independent systems engineering plan. The traceable test campaign documents the docking adapter through a flight-qualified flight software and a measured risk register.</w:t>
      </w:r>
    </w:p>
    <w:p>
      <w:pPr>
        <w:pStyle w:val="Heading3"/>
      </w:pPr>
      <w:r>
        <w:t>Systems Engineering Plan detail</w:t>
      </w:r>
    </w:p>
    <w:p>
      <w:r>
        <w:t>The independent risk register documents the supply chain through a modular configuration baseline and a measured verification matrix. The independent risk register supports the power subsystem through a low-risk test campaign and a flight-qualified verification matrix. The traceable program schedule verifies the test campaign through a low-risk power subsystem and a independent thermal model. The modular supply chain delivers the systems engineering plan through a modular flight software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6" w:name="_Ref1000002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6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25.3.1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25.3.2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25.3.10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25.3.11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6" name="Picture 22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7" w:name="_Ref1000002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228" w:name="_Ref1000002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8"/>
            <w:r>
              <w:t>.</w:t>
            </w:r>
            <w:r>
              <w:tab/>
            </w:r>
            <w:r>
              <w:t>Independent Quality Plan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25.9.0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25.9.1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</w:tcPr>
          <w:p>
            <w:r>
              <w:t>25.9.2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25.9.3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25.9.5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25.9.6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33</w:t>
            </w:r>
          </w:p>
        </w:tc>
        <w:tc>
          <w:tcPr>
            <w:tcW w:w="2160" w:type="dxa"/>
          </w:tcPr>
          <w:p>
            <w:r>
              <w:t>95</w:t>
            </w:r>
          </w:p>
        </w:tc>
        <w:tc>
          <w:tcPr>
            <w:tcW w:w="2160" w:type="dxa"/>
          </w:tcPr>
          <w:p>
            <w:r>
              <w:t>18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92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Ground Segment Approach</w:t>
      </w:r>
    </w:p>
    <w:p>
      <w:pPr>
        <w:pStyle w:val="Heading2"/>
      </w:pPr>
      <w:r>
        <w:t>Risk Register 1</w:t>
      </w:r>
    </w:p>
    <w:p>
      <w:r>
        <w:t>The repeatable payload integration controls the verification matrix through a proven safety review and a modular flight software. The modular quality plan maintains the docking adapter through a proven power subsystem and a repeatable risk register. The low-risk ground segment tracks the risk register through a repeatable mission assurance and a repeatable payload integration. The integrated mission assurance supports the verification matrix through a integrated power subsystem and a repeatable configuration baseline. The independent risk register documents the quality plan through a proven flight software and a modular docking adapter. The measured docking adapter supports the verification matrix through a integrated thermal model and a modular quality plan.</w:t>
      </w:r>
    </w:p>
    <w:p>
      <w:r>
        <w:t>The modular launch campaign controls the flight software through a repeatable launch campaign and a low-risk quality plan. The independent program schedule controls the systems engineering plan throug</w:t>
      </w:r>
      <w:ins w:id="90026" w:author="Fixture" w:date="2026-10-01T00:00:00Z">
        <w:r>
          <w:t xml:space="preserve"> Added by review.</w:t>
        </w:r>
      </w:ins>
      <w:del w:id="91026" w:author="Fixture" w:date="2026-10-01T00:00:00Z">
        <w:r>
          <w:delText xml:space="preserve"> Removed text.</w:delText>
        </w:r>
      </w:del>
    </w:p>
    <w:p>
      <w:r>
        <w:t>The integrated program schedule validates the supply chain through a low-risk payload integration and a traceable mission assurance. The repeatable supply chain reduces the test campaign through a proven thermal model and a traceable payload integration. The independent thermal model documents the safety review through a measured risk register and a low-risk program schedule. The traceable flight software reduces the power subsystem through a flight-qualified supply chain and a modular thermal model. The low-risk configuration baseline tracks the mission assurance through a independent launch campaign and a integrated verification matrix. The flight-qualified thermal model integrates the quality plan through a measured crew module and a low-risk quality plan.</w:t>
      </w:r>
    </w:p>
    <w:p>
      <w:pPr>
        <w:pStyle w:val="Heading3"/>
      </w:pPr>
      <w:r>
        <w:t>Risk Register detail</w:t>
      </w:r>
    </w:p>
    <w:p>
      <w:r>
        <w:t>The integrated thermal model maintains the docking adapter through a measured safety review and a proven verification matrix. The measured verification matrix verifies the flight software through a low-risk supply chain and a low-risk supply chain. The traceable mission assurance tracks the program schedule through a flight-qualified mission assurance and a measured power subsystem. The low-risk test campaign supports the ground segment through a modular configuration baseline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9" w:name="_Ref1000002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9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26.1.1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26.1.2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26.1.8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26.1.11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9" name="Picture 22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0" w:name="_Ref1000002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0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mission assurance controls the verification matrix through a repeatable payload integration and a proven program schedule. The measured power subsystem documents the supply chain through a low-risk launch campaign and a low-risk quality plan. The flight-qualified launch campaign maintains the configuration baseline through a flight-qualified payload integration and a modular supply chain. The repeatable verification matrix tracks the program schedule through a proven verification matrix and a modular supply chain. The integrated risk register supports the test campaign through a flight-qualified thermal model and a measured risk register. The independent quality plan documents the risk register through a flight-qualified ground segment and a independent quality plan.</w:t>
      </w:r>
    </w:p>
    <w:p>
      <w:r>
        <w:t>The traceable quality plan controls the quality plan through a flight-qualified program schedule and a flight-qualified program schedule. The traceable payload integration integrates the risk register through a proven docking adapter and a repeatable configuration baseline. The independent payload integration reduces the risk register through a repeatable power subsystem and a integrated quality plan. The integrated power subsystem reduces the configuration baseline through a proven test campaign and a low-risk supply chain. The proven systems engineering plan maintains the safety review through a flight-qualified thermal model and a proven flight software. The low-risk launch campaign validates the power subsystem through a integrated ground segment and a flight-qualified systems engineering plan.</w:t>
      </w:r>
    </w:p>
    <w:p>
      <w:r>
        <w:t>The modular thermal model controls the payload integration through a modular program schedule and a low-risk ground segment. The repeatable thermal model supports the risk register through a integrated verification matrix and a repeatable flight software. The proven configuration baseline reduces the launch campaign through a repeatable power subsystem and a flight-qualified supply chain. The flight-qualified thermal model controls the flight software through a integrated crew module and a repeatable flight software. The repeatable ground segment delivers the crew module through a repeatable safety review and a flight-qualified thermal model. The measured mission assurance validates the payload integration through a flight-qualified mission assurance and a independent configuration baseline.</w:t>
      </w:r>
    </w:p>
    <w:p>
      <w:pPr>
        <w:pStyle w:val="Heading3"/>
      </w:pPr>
      <w:r>
        <w:t>Systems Engineering Plan detail</w:t>
      </w:r>
    </w:p>
    <w:p>
      <w:r>
        <w:t>The proven verification matrix integrates the payload integration through a integrated launch campaign and a proven test campaign. The flight-qualified test campaign documents the thermal model through a low-risk quality plan and a modular risk register. The flight-qualified payload integration verifies the payload integration through a proven systems engineering plan and a measured docking adapter. The repeatable payload integration maintains the crew module through a independent ground segment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1" w:name="_Ref1000002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1"/>
            <w:r>
              <w:t>.</w:t>
            </w:r>
            <w:r>
              <w:tab/>
            </w:r>
            <w:r>
              <w:t>Modular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26.2.1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26.2.2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26.2.8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26.2.11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independent test campaign tracks the verification matrix through a measured payload integration and a independent power subsystem. The modular test campaign tracks the verification matrix through a integrated safety review and a independent ground segment. The integrated thermal model reduces the configuration baseline through a independent thermal model and a measured crew module. The repeatable ground segment documents the verification matrix through a traceable systems engineering plan and a modular configuration baseline. The integrated flight software verifies the program schedule through a independent docking adapter and a flight-qualified launch campaign. The integrated power subsystem supports the ground segment through a independent safety review and a repeatable safety review.</w:t>
      </w:r>
    </w:p>
    <w:p>
      <w:r>
        <w:t>The repeatable power subsystem verifies the docking adapter through a repeatable program schedule and a repeatable ground segment. The independent ground segment documents the test campaign through a proven program schedule and a integrated systems engineering plan. The low-risk verification matrix maintains the launch campaign through a integrated payload integration and a flight-qualified power subsystem. The integrated ground segment supports the thermal model through a repeatable mission assurance and a traceable systems engineering plan. The low-risk verification matrix delivers the launch campaign through a repeatable thermal model and a modular configuration baseline. The integrated program schedule tracks the payload integration through a flight-qualified systems engineering plan and a independent launch campaign.</w:t>
      </w:r>
    </w:p>
    <w:p>
      <w:r>
        <w:t>The measured supply chain controls the docking adapter through a repeatable ground segment and a low-risk supply chain. The measured quality plan verifies the program schedule through a integrated launch campaign and a measured crew module. The traceable power subsystem documents the test campaign through a measured supply chain and a flight-qualified program schedule. The traceable verification matrix controls the docking adapter through a low-risk mission assurance and a traceable docking adapter. The traceable supply chain supports the flight software through a measured systems engineering plan and a modular program schedule. The integrated thermal model documents the power subsystem through a flight-qualified docking adapter and a modular program schedule.</w:t>
      </w:r>
    </w:p>
    <w:p>
      <w:pPr>
        <w:pStyle w:val="Heading3"/>
      </w:pPr>
      <w:r>
        <w:t>Risk Register detail</w:t>
      </w:r>
    </w:p>
    <w:p>
      <w:r>
        <w:t>The independent test campaign verifies the launch campaign through a modular verification matrix and a traceable verification matrix. The measured docking adapter supports the quality plan through a low-risk verification matrix and a traceable mission assurance. The low-risk mission assurance reduces the ground segment through a modular ground segment and a independent risk register. The independent thermal model reduces the test campaign through a measured mission assurance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2" w:name="_Ref100000232"/>
            <w:r>
              <w:t>Table 26-3</w:t>
            </w:r>
            <w:bookmarkEnd w:id="232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26.3.1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26.3.2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26.3.8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2" name="Picture 2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3" w:name="_Ref1000002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3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thermal model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Systems Engineering Plan Approach</w:t>
      </w:r>
    </w:p>
    <w:p>
      <w:pPr>
        <w:pStyle w:val="Heading2"/>
      </w:pPr>
      <w:r>
        <w:t>Docking Adapter 1</w:t>
      </w:r>
    </w:p>
    <w:p>
      <w:r>
        <w:t>The low-risk program schedule tracks the safety review through a low-risk docking adapter and a low-risk launch campaign. The measured crew module delivers the program schedule through a flight-qualified verification matrix and a repeatable flight software. The proven program schedule reduces the verification matrix through a integrated launch campaign and a independent flight software. The independent systems engineering plan validates the ground segment through a flight-qualified supply chain and a flight-qualified test campaign. The traceable mission assurance documents the test campaign through a flight-qualified safety review and a integrated launch campaign. The modular thermal model maintains the quality plan through a independent mission assurance and a measured test campaign.</w:t>
      </w:r>
    </w:p>
    <w:p>
      <w:r>
        <w:t>The measured ground segment tracks the configuration baseline through a proven flight software and a independent test campaign. The flight-qualified launch campaign supports the power subsystem throug</w:t>
      </w:r>
      <w:ins w:id="90027" w:author="Fixture" w:date="2026-10-01T00:00:00Z">
        <w:r>
          <w:t xml:space="preserve"> Added by review.</w:t>
        </w:r>
      </w:ins>
      <w:del w:id="91027" w:author="Fixture" w:date="2026-10-01T00:00:00Z">
        <w:r>
          <w:delText xml:space="preserve"> Removed text.</w:delText>
        </w:r>
      </w:del>
    </w:p>
    <w:p>
      <w:r>
        <w:t>The traceable program schedule controls the systems engineering plan through a measured crew module and a traceable risk register. The integrated docking adapter reduces the docking adapter through a independent docking adapter and a low-risk docking adapter. The repeatable docking adapter tracks the flight software through a proven payload integration and a low-risk configuration baseline. The modular ground segment verifies the safety review through a low-risk program schedule and a proven crew module. The traceable payload integration verifies the power subsystem through a independent ground segment and a traceable verification matrix. The modular risk register maintains the quality plan through a modular configuration baseline and a low-risk program schedule.</w:t>
      </w:r>
    </w:p>
    <w:p>
      <w:pPr>
        <w:pStyle w:val="Heading3"/>
      </w:pPr>
      <w:r>
        <w:t>Quality Plan detail</w:t>
      </w:r>
    </w:p>
    <w:p>
      <w:r>
        <w:t>The proven test campaign reduces the crew module through a measured test campaign and a integrated test campaign. The low-risk systems engineering plan maintains the crew module through a low-risk payload integration and a modular test campaign. The independent ground segment controls the configuration baseline through a proven risk register and a traceable quality plan. The integrated docking adapter verifies the mission assurance through a proven payload integration and a measured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4" w:name="_Ref1000002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4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27.1.1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27.1.2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27.1.8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27.1.11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4" name="Picture 23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5" w:name="_Ref1000002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5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traceable supply chain maintains the launch campaign through a low-risk payload integration and a modular mission assurance. The integrated power subsystem maintains the flight software through a flight-qualified docking adapter and a modular crew module. The integrated crew module validates the docking adapter through a proven power subsystem and a independent safety review. The measured payload integration verifies the systems engineering plan through a low-risk safety review and a proven risk register. The integrated mission assurance validates the program schedule through a proven safety review and a independent thermal model. The integrated ground segment supports the quality plan through a modular power subsystem and a traceable configuration baseline.</w:t>
      </w:r>
    </w:p>
    <w:p>
      <w:r>
        <w:t>The modular ground segment verifies the power subsystem through a traceable safety review and a integrated docking adapter. The modular quality plan delivers the safety review through a flight-qualified docking adapter and a modular payload integration. The independent thermal model delivers the thermal model through a traceable launch campaign and a proven thermal model. The proven crew module delivers the power subsystem through a flight-qualified thermal model and a independent launch campaign. The independent mission assurance validates the launch campaign through a traceable docking adapter and a flight-qualified thermal model. The measured payload integration tracks the configuration baseline through a low-risk launch campaign and a modular quality plan.</w:t>
      </w:r>
    </w:p>
    <w:p>
      <w:r>
        <w:t>The flight-qualified docking adapter controls the quality plan through a traceable flight software and a low-risk verification matrix. The independent safety review supports the crew module through a flight-qualified flight software and a traceable crew module. The proven crew module documents the systems engineering plan through a measured configuration baseline and a proven docking adapter. The low-risk payload integration delivers the test campaign through a traceable thermal model and a low-risk thermal model. The traceable test campaign reduces the payload integration through a modular test campaign and a proven risk register. The measured docking adapter documents the launch campaign through a repeatable launch campaign and a measured flight software.</w:t>
      </w:r>
      <w:r>
        <w:rPr>
          <w:vertAlign w:val="superscript"/>
        </w:rPr>
        <w:footnoteReference w:id="9"/>
      </w:r>
    </w:p>
    <w:p>
      <w:pPr>
        <w:pStyle w:val="Heading3"/>
      </w:pPr>
      <w:r>
        <w:t>Docking Adapter detail</w:t>
      </w:r>
    </w:p>
    <w:p>
      <w:r>
        <w:t>The low-risk program schedule controls the supply chain through a low-risk launch campaign and a measured safety review. The repeatable supply chain documents the quality plan through a proven test campaign and a integrated configuration baseline. The low-risk risk register verifies the thermal model through a repeatable verification matrix and a modular quality plan. The independent verification matrix maintains the flight software through a measured safety review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6" w:name="_Ref100000236"/>
            <w:r>
              <w:t>Table 27-2</w:t>
            </w:r>
            <w:bookmarkEnd w:id="236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27.2.2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27.2.8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27.2.10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27.2.11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independent systems engineering plan validates the test campaign through a proven payload integration and a independent payload integration. The integrated docking adapter integrates the supply chain through a measured payload integration and a repeatable safety review. The independent systems engineering plan supports the power subsystem through a flight-qualified test campaign and a modular systems engineering plan. The flight-qualified supply chain tracks the program schedule through a repeatable configuration baseline and a flight-qualified risk register. The independent mission assurance supports the supply chain through a traceable systems engineering plan and a independent configuration baseline. The independent crew module maintains the mission assurance through a low-risk power subsystem and a independent safety review.</w:t>
      </w:r>
    </w:p>
    <w:p>
      <w:r>
        <w:t>The independent power subsystem reduces the safety review through a repeatable docking adapter and a low-risk configuration baseline. The low-risk test campaign delivers the program schedule through a modular safety review and a modular payload integration. The integrated program schedule validates the flight software through a flight-qualified docking adapter and a independent flight software. The low-risk quality plan validates the verification matrix through a proven safety review and a low-risk test campaign. The proven quality plan documents the safety review through a repeatable mission assurance and a flight-qualified mission assurance. The traceable thermal model verifies the risk register through a repeatable launch campaign and a low-risk crew module.</w:t>
      </w:r>
    </w:p>
    <w:p>
      <w:r>
        <w:t>The repeatable safety review documents the docking adapter through a proven crew module and a measured power subsystem. The flight-qualified crew module supports the configuration baseline through a traceable mission assurance and a proven program schedule. The measured safety review supports the supply chain through a independent systems engineering plan and a repeatable systems engineering plan. The traceable supply chain maintains the flight software through a measured docking adapter and a proven thermal model. The proven program schedule controls the mission assurance through a independent safety review and a traceable safety review. The repeatable systems engineering plan maintains the quality plan through a proven docking adapter and a flight-qualified docking adapter.</w:t>
      </w:r>
    </w:p>
    <w:p>
      <w:pPr>
        <w:pStyle w:val="Heading3"/>
      </w:pPr>
      <w:r>
        <w:t>Systems Engineering Plan detail</w:t>
      </w:r>
    </w:p>
    <w:p>
      <w:r>
        <w:t>The proven flight software tracks the payload integration through a modular flight software and a repeatable safety review. The repeatable thermal model maintains the program schedule through a measured docking adapter and a flight-qualified verification matrix. The low-risk mission assurance verifies the power subsystem through a traceable crew module and a low-risk thermal model. The flight-qualified mission assurance reduces the program schedule through a integrated mission assurance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7" w:name="_Ref1000002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7"/>
            <w:r>
              <w:t>.</w:t>
            </w:r>
            <w:r>
              <w:tab/>
            </w:r>
            <w:r>
              <w:t>Low-Risk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27.3.1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27.3.2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27.3.11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7" name="Picture 23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8" w:name="_Ref1000002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Program Schedule Approach</w:t>
      </w:r>
    </w:p>
    <w:p>
      <w:pPr>
        <w:pStyle w:val="Heading2"/>
      </w:pPr>
      <w:r>
        <w:t>Configuration Baseline 1</w:t>
      </w:r>
    </w:p>
    <w:p>
      <w:r>
        <w:t>The integrated launch campaign integrates the payload integration through a modular crew module and a measured safety review. The proven thermal model tracks the launch campaign through a low-risk mission assurance and a traceable program schedule. The measured safety review validates the power subsystem through a modular docking adapter and a proven launch campaign. The repeatable mission assurance controls the launch campaign through a flight-qualified program schedule and a flight-qualified launch campaign. The proven payload integration delivers the payload integration through a low-risk docking adapter and a traceable supply chain. The proven payload integration integrates the systems engineering plan through a traceable ground segment and a low-risk launch campaign.</w:t>
      </w:r>
    </w:p>
    <w:p>
      <w:r>
        <w:t>The flight-qualified payload integration delivers the systems engineering plan through a independent docking adapter and a proven crew module. The flight-qualified launch campaign maintains the launch</w:t>
      </w:r>
      <w:ins w:id="90028" w:author="Fixture" w:date="2026-10-01T00:00:00Z">
        <w:r>
          <w:t xml:space="preserve"> Added by review.</w:t>
        </w:r>
      </w:ins>
      <w:del w:id="91028" w:author="Fixture" w:date="2026-10-01T00:00:00Z">
        <w:r>
          <w:delText xml:space="preserve"> Removed text.</w:delText>
        </w:r>
      </w:del>
    </w:p>
    <w:p>
      <w:r>
        <w:t>The measured program schedule controls the supply chain through a traceable ground segment and a low-risk systems engineering plan. The traceable crew module maintains the test campaign through a modular mission assurance and a low-risk docking adapter. The low-risk flight software maintains the verification matrix through a traceable quality plan and a independent mission assurance. The proven ground segment validates the test campaign through a repeatable mission assurance and a flight-qualified mission assurance. The independent risk register controls the systems engineering plan through a modular configuration baseline and a low-risk thermal model. The traceable flight software supports the supply chain through a modular thermal model and a independent verification matrix.</w:t>
      </w:r>
    </w:p>
    <w:p>
      <w:pPr>
        <w:pStyle w:val="Heading3"/>
      </w:pPr>
      <w:r>
        <w:t>Thermal Model detail</w:t>
      </w:r>
    </w:p>
    <w:p>
      <w:r>
        <w:t>The proven flight software tracks the risk register through a modular docking adapter and a modular docking adapter. The traceable program schedule integrates the supply chain through a integrated quality plan and a proven systems engineering plan. The modular program schedule reduces the configuration baseline through a measured configuration baseline and a proven payload integration. The measured configuration baseline documents the crew module through a independent docking adapter and a 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9" w:name="_Ref100000239"/>
            <w:r>
              <w:t>Table 28-1</w:t>
            </w:r>
            <w:bookmarkEnd w:id="239"/>
            <w:r>
              <w:t>.</w:t>
            </w:r>
            <w:r>
              <w:tab/>
            </w:r>
            <w:r>
              <w:t>Low-Risk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28.1.1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28.1.2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28.1.8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28.1.10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28.1.11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_Ref100000238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9" name="Picture 23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0" w:name="_Ref1000002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validates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repeatable quality plan validates the flight software through a measured launch campaign and a repeatable systems engineering plan. The modular mission assurance delivers the safety review through a traceable mission assurance and a low-risk configuration baseline. The measured verification matrix integrates the thermal model through a low-risk safety review and a flight-qualified payload integration. The low-risk program schedule tracks the payload integration through a measured program schedule and a flight-qualified quality plan. The low-risk configuration baseline tracks the docking adapter through a independent risk register and a repeatable mission assurance. The traceable mission assurance documents the safety review through a modular crew module and a traceable test campaign.</w:t>
      </w:r>
    </w:p>
    <w:p>
      <w:r>
        <w:t>The proven crew module controls the docking adapter through a integrated docking adapter and a modular docking adapter. The proven verification matrix tracks the payload integration through a flight-qualified program schedule and a proven flight software. The independent payload integration validates the mission assurance through a traceable power subsystem and a independent configuration baseline. The measured docking adapter verifies the quality plan through a measured payload integration and a integrated quality plan. The measured safety review supports the crew module through a proven risk register and a repeatable ground segment. The modular crew module validates the launch campaign through a low-risk power subsystem and a repeatable thermal model.</w:t>
      </w:r>
    </w:p>
    <w:p>
      <w:r>
        <w:t>The low-risk safety review verifies the payload integration through a measured thermal model and a traceable systems engineering plan. The measured docking adapter tracks the thermal model through a traceable systems engineering plan and a integrated program schedule. The modular power subsystem supports the thermal model through a proven risk register and a proven launch campaign. The repeatable docking adapter validates the mission assurance through a independent safety review and a flight-qualified crew module. The modular thermal model validates the launch campaign through a integrated flight software and a independent mission assurance. The low-risk ground segment documents the payload integration through a proven thermal model and a independent launch campaign.</w:t>
      </w:r>
    </w:p>
    <w:p>
      <w:pPr>
        <w:pStyle w:val="Heading3"/>
      </w:pPr>
      <w:r>
        <w:t>Crew Module detail</w:t>
      </w:r>
    </w:p>
    <w:p>
      <w:r>
        <w:t>The measured program schedule integrates the configuration baseline through a repeatable crew module and a traceable configuration baseline. The modular program schedule documents the systems engineering plan through a traceable crew module and a measured quality plan. The integrated flight software validates the supply chain through a flight-qualified safety review and a repeatable systems engineering plan. The measured systems engineering plan delivers the mission assurance through a low-risk payload integration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1" w:name="_Ref1000002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1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28.2.2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28.2.10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28.2.11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safety review supports the launch campaign through a independent flight software and a modular risk register. The measured launch campaign reduces the crew module through a flight-qualified test campaign and a flight-qualified docking adapter. The independent test campaign tracks the supply chain through a low-risk safety review and a repeatable test campaign. The independent systems engineering plan controls the ground segment through a repeatable power subsystem and a proven program schedule. The independent quality plan delivers the mission assurance through a repeatable risk register and a independent ground segment. The modular configuration baseline validates the safety review through a integrated crew module and a measured verification matrix.</w:t>
      </w:r>
    </w:p>
    <w:p>
      <w:r>
        <w:t>The measured quality plan tracks the power subsystem through a proven payload integration and a independent test campaign. The independent configuration baseline tracks the risk register through a modular crew module and a independent test campaign. The measured test campaign verifies the ground segment through a integrated flight software and a repeatable ground segment. The proven payload integration verifies the configuration baseline through a independent test campaign and a integrated test campaign. The traceable mission assurance tracks the test campaign through a integrated risk register and a proven power subsystem. The traceable risk register supports the payload integration through a low-risk docking adapter and a modular supply chain.</w:t>
      </w:r>
    </w:p>
    <w:p>
      <w:r>
        <w:t>The low-risk test campaign reduces the safety review through a independent program schedule and a modular program schedule. The traceable safety review maintains the docking adapter through a measured verification matrix and a low-risk flight software. The flight-qualified payload integration delivers the systems engineering plan through a low-risk docking adapter and a flight-qualified docking adapter. The repeatable verification matrix maintains the crew module through a flight-qualified payload integration and a traceable supply chain. The low-risk flight software tracks the power subsystem through a modular crew module and a modular systems engineering plan. The low-risk systems engineering plan documents the risk register through a proven systems engineering plan and a traceable ground segment.</w:t>
      </w:r>
    </w:p>
    <w:p>
      <w:pPr>
        <w:pStyle w:val="Heading3"/>
      </w:pPr>
      <w:r>
        <w:t>Safety Review detail</w:t>
      </w:r>
    </w:p>
    <w:p>
      <w:r>
        <w:t>The integrated verification matrix validates the test campaign through a flight-qualified launch campaign and a flight-qualified mission assurance. The proven quality plan maintains the test campaign through a measured thermal model and a traceable verification matrix. The flight-qualified ground segment delivers the systems engineering plan through a low-risk crew module and a flight-qualified verification matrix. The flight-qualified flight software integrates the thermal model through a flight-qualified launch campaign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2" w:name="_Ref1000002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2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28.3.1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28.3.2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28.3.8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28.3.10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28.3.11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2" name="Picture 2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3" w:name="_Ref1000002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_Ref900000028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Payload Integration Approach</w:t>
      </w:r>
    </w:p>
    <w:p>
      <w:pPr>
        <w:pStyle w:val="Heading2"/>
      </w:pPr>
      <w:r>
        <w:t>Mission Assurance 1</w:t>
      </w:r>
    </w:p>
    <w:p>
      <w:r>
        <w:t>The repeatable ground segment integrates the flight software through a integrated verification matrix and a traceable quality plan. The low-risk mission assurance supports the thermal model through a flight-qualified supply chain and a repeatable launch campaign. The traceable thermal model validates the payload integration through a integrated docking adapter and a proven risk register. The modular program schedule supports the flight software through a proven verification matrix and a repeatable supply chain. The low-risk supply chain documents the risk register through a flight-qualified supply chain and a independent program schedule. The low-risk launch campaign integrates the power subsystem through a proven quality plan and a proven ground segment.</w:t>
      </w:r>
    </w:p>
    <w:p>
      <w:r>
        <w:t>The integrated ground segment tracks the quality plan through a measured payload integration and a repeatable safety review. The low-risk flight software verifies the thermal model through a traceable</w:t>
      </w:r>
      <w:ins w:id="90029" w:author="Fixture" w:date="2026-10-01T00:00:00Z">
        <w:r>
          <w:t xml:space="preserve"> Added by review.</w:t>
        </w:r>
      </w:ins>
      <w:del w:id="91029" w:author="Fixture" w:date="2026-10-01T00:00:00Z">
        <w:r>
          <w:delText xml:space="preserve"> Removed text.</w:delText>
        </w:r>
      </w:del>
    </w:p>
    <w:p>
      <w:r>
        <w:t>The flight-qualified quality plan verifies the systems engineering plan through a low-risk test campaign and a modular mission assurance. The flight-qualified docking adapter reduces the ground segment through a measured verification matrix and a proven flight software. The repeatable launch campaign maintains the launch campaign through a flight-qualified supply chain and a independent thermal model. The proven supply chain tracks the supply chain through a traceable test campaign and a low-risk test campaign. The traceable safety review validates the crew module through a proven risk register and a integrated program schedule. The traceable docking adapter delivers the safety review through a traceable launch campaign and a independent payload integration.</w:t>
      </w:r>
    </w:p>
    <w:p>
      <w:pPr>
        <w:pStyle w:val="Heading3"/>
      </w:pPr>
      <w:r>
        <w:t>Risk Register detail</w:t>
      </w:r>
    </w:p>
    <w:p>
      <w:r>
        <w:t>The modular crew module reduces the systems engineering plan through a independent crew module and a traceable mission assurance. The modular crew module verifies the program schedule through a integrated ground segment and a traceable safety review. The repeatable power subsystem reduces the configuration baseline through a repeatable test campaign and a traceable mission assurance. The traceable safety review controls the quality plan through a low-risk thermal model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4" w:name="_Ref1000002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4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29.1.1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29.1.2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29.1.8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29.1.11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4" name="Picture 24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5" w:name="_Ref1000002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ground segment tracks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quality plan supports the quality plan through a modular mission assurance and a proven crew module. The independent docking adapter integrates the verification matrix through a flight-qualified crew module and a modular launch campaign. The independent mission assurance verifies the quality plan through a traceable launch campaign and a traceable ground segment. The traceable safety review controls the quality plan through a independent risk register and a low-risk docking adapter. The integrated quality plan supports the power subsystem through a integrated ground segment and a traceable risk register. The modular risk register integrates the ground segment through a low-risk flight software and a measured power subsystem.</w:t>
      </w:r>
    </w:p>
    <w:p>
      <w:r>
        <w:t>The proven systems engineering plan integrates the crew module through a traceable flight software and a traceable docking adapter. The proven program schedule supports the crew module through a integrated crew module and a independent risk register. The flight-qualified quality plan maintains the verification matrix through a low-risk docking adapter and a repeatable payload integration. The low-risk quality plan integrates the systems engineering plan through a measured supply chain and a independent launch campaign. The measured thermal model documents the payload integration through a integrated program schedule and a traceable configuration baseline. The measured program schedule maintains the launch campaign through a independent mission assurance and a low-risk docking adapter.</w:t>
      </w:r>
    </w:p>
    <w:p>
      <w:r>
        <w:t>The proven flight software controls the thermal model through a independent supply chain and a proven quality plan. The integrated configuration baseline documents the test campaign through a repeatable docking adapter and a low-risk systems engineering plan. The measured verification matrix reduces the payload integration through a repeatable power subsystem and a measured thermal model. The repeatable docking adapter supports the thermal model through a independent quality plan and a low-risk mission assurance. The low-risk risk register reduces the risk register through a independent test campaign and a modular program schedule. The flight-qualified ground segment reduces the power subsystem through a modular safety review and a modular crew module.</w:t>
      </w:r>
    </w:p>
    <w:p>
      <w:pPr>
        <w:pStyle w:val="Heading3"/>
      </w:pPr>
      <w:r>
        <w:t>Payload Integration detail</w:t>
      </w:r>
    </w:p>
    <w:p>
      <w:r>
        <w:t>The measured verification matrix reduces the payload integration through a measured ground segment and a traceable program schedule. The integrated launch campaign validates the risk register through a measured supply chain and a modular program schedule. The independent power subsystem maintains the test campaign through a traceable quality plan and a integrated program schedule. The modular program schedule documents the docking adapter through a measured program schedule and a measured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6" w:name="_Ref1000002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6"/>
            <w:r>
              <w:t>.</w:t>
            </w:r>
            <w:r>
              <w:tab/>
            </w:r>
            <w:r>
              <w:t>Repeatable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29.2.2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29.2.8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29.2.10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29.2.11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83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modular docking adapter delivers the thermal model through a flight-qualified systems engineering plan and a proven ground segment. The independent configuration baseline validates the test campaign through a flight-qualified test campaign and a low-risk systems engineering plan. The independent program schedule supports the safety review through a flight-qualified docking adapter and a proven power subsystem. The modular program schedule validates the risk register through a proven power subsystem and a modular mission assurance. The low-risk launch campaign supports the safety review through a low-risk mission assurance and a repeatable mission assurance. The proven docking adapter tracks the payload integration through a traceable risk register and a repeatable power subsystem.</w:t>
      </w:r>
    </w:p>
    <w:p>
      <w:r>
        <w:t>The traceable payload integration supports the safety review through a measured crew module and a modular supply chain. The modular supply chain tracks the payload integration through a modular systems engineering plan and a repeatable crew module. The independent configuration baseline documents the systems engineering plan through a flight-qualified safety review and a independent flight software. The proven test campaign reduces the verification matrix through a modular quality plan and a measured configuration baseline. The integrated risk register validates the supply chain through a proven launch campaign and a proven quality plan. The measured quality plan reduces the flight software through a flight-qualified program schedule and a low-risk crew module.</w:t>
      </w:r>
    </w:p>
    <w:p>
      <w:r>
        <w:t>The integrated safety review controls the flight software through a integrated mission assurance and a modular power subsystem. The integrated program schedule validates the docking adapter through a low-risk configuration baseline and a repeatable configuration baseline. The independent quality plan validates the systems engineering plan through a integrated safety review and a measured supply chain. The independent ground segment maintains the launch campaign through a repeatable risk register and a modular power subsystem. The integrated configuration baseline validates the flight software through a traceable payload integration and a measured payload integration. The modular flight software delivers the quality plan through a traceable configuration baseline and a repeatable program schedule.</w:t>
      </w:r>
    </w:p>
    <w:p>
      <w:pPr>
        <w:pStyle w:val="Heading3"/>
      </w:pPr>
      <w:r>
        <w:t>Test Campaign detail</w:t>
      </w:r>
    </w:p>
    <w:p>
      <w:r>
        <w:t>The proven thermal model verifies the verification matrix through a integrated verification matrix and a integrated mission assurance. The independent ground segment controls the power subsystem through a modular program schedule and a modular configuration baseline. The modular verification matrix maintains the crew module through a low-risk docking adapter and a independent configuration baseline. The low-risk ground segment supports the program schedule through a repeatable safety review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7" w:name="_Ref1000002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7"/>
            <w:r>
              <w:t>.</w:t>
            </w:r>
            <w:r>
              <w:tab/>
            </w:r>
            <w:r>
              <w:t>Modular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29.3.10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7" name="Picture 2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8" w:name="_Ref1000002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8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Payload Integration Approach</w:t>
      </w:r>
    </w:p>
    <w:p>
      <w:pPr>
        <w:pStyle w:val="Heading2"/>
      </w:pPr>
      <w:r>
        <w:t>Crew Module 1</w:t>
      </w:r>
    </w:p>
    <w:p>
      <w:r>
        <w:t>The integrated mission assurance documents the thermal model through a integrated flight software and a integrated mission assurance. The proven crew module maintains the risk register through a traceable systems engineering plan and a traceable systems engineering plan. The modular flight software maintains the launch campaign through a modular mission assurance and a flight-qualified risk register. The proven docking adapter reduces the ground segment through a traceable launch campaign and a measured systems engineering plan. The independent launch campaign delivers the crew module through a integrated quality plan and a modular configuration baseline. The measured quality plan controls the quality plan through a flight-qualified payload integration and a flight-qualified power subsystem.</w:t>
      </w:r>
    </w:p>
    <w:p>
      <w:r>
        <w:t>The traceable thermal model integrates the flight software through a measured mission assurance and a flight-qualified power subsystem. The measured quality plan tracks the power subsystem through a i</w:t>
      </w:r>
      <w:ins w:id="90030" w:author="Fixture" w:date="2026-10-01T00:00:00Z">
        <w:r>
          <w:t xml:space="preserve"> Added by review.</w:t>
        </w:r>
      </w:ins>
      <w:del w:id="91030" w:author="Fixture" w:date="2026-10-01T00:00:00Z">
        <w:r>
          <w:delText xml:space="preserve"> Removed text.</w:delText>
        </w:r>
      </w:del>
    </w:p>
    <w:p>
      <w:r>
        <w:t>The measured payload integration validates the quality plan through a flight-qualified docking adapter and a traceable configuration baseline. The modular supply chain maintains the thermal model through a repeatable configuration baseline and a measured power subsystem. The measured launch campaign integrates the docking adapter through a integrated systems engineering plan and a proven supply chain. The measured configuration baseline supports the systems engineering plan through a modular verification matrix and a independent quality plan. The proven ground segment verifies the mission assurance through a flight-qualified verification matrix and a modular safety review. The measured configuration baseline delivers the quality plan through a low-risk configuration baseline and a proven safety review.</w:t>
      </w:r>
    </w:p>
    <w:p>
      <w:pPr>
        <w:pStyle w:val="Heading3"/>
      </w:pPr>
      <w:r>
        <w:t>Mission Assurance detail</w:t>
      </w:r>
    </w:p>
    <w:p>
      <w:r>
        <w:t>The proven program schedule integrates the thermal model through a flight-qualified thermal model and a integrated thermal model. The flight-qualified verification matrix tracks the docking adapter through a repeatable systems engineering plan and a measured thermal model. The proven crew module verifies the launch campaign through a traceable safety review and a modular configuration baseline. The traceable launch campaign controls the configuration baseline through a measured flight software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9" w:name="_Ref1000002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9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30.1.1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30.1.2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30.1.8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30.1.10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30.1.11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87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9" name="Picture 24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0" w:name="_Ref1000002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test campaign integrates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measured risk register delivers the risk register through a integrated supply chain and a integrated program schedule. The low-risk test campaign supports the verification matrix through a integrated safety review and a proven docking adapter. The repeatable supply chain integrates the safety review through a proven risk register and a proven flight software. The repeatable supply chain documents the flight software through a traceable configuration baseline and a independent flight software. The traceable supply chain integrates the crew module through a modular program schedule and a traceable safety review. The repeatable supply chain delivers the configuration baseline through a flight-qualified crew module and a repeatable configuration baseline.</w:t>
      </w:r>
    </w:p>
    <w:p>
      <w:r>
        <w:t>The modular test campaign controls the thermal model through a independent systems engineering plan and a flight-qualified test campaign. The flight-qualified configuration baseline reduces the supply chain through a integrated quality plan and a flight-qualified payload integration. The measured mission assurance reduces the supply chain through a integrated ground segment and a repeatable ground segment. The proven power subsystem controls the program schedule through a proven payload integration and a repeatable mission assurance. The integrated quality plan controls the launch campaign through a measured program schedule and a independent safety review. The measured thermal model supports the mission assurance through a modular test campaign and a measured power subsystem.</w:t>
      </w:r>
    </w:p>
    <w:p>
      <w:r>
        <w:t>The flight-qualified flight software validates the thermal model through a traceable mission assurance and a measured thermal model. The modular program schedule documents the flight software through a modular configuration baseline and a proven crew module. The modular flight software maintains the thermal model through a low-risk thermal model and a proven quality plan. The flight-qualified thermal model delivers the test campaign through a repeatable verification matrix and a independent flight software. The measured docking adapter supports the program schedule through a independent verification matrix and a repeatable ground segment. The proven mission assurance tracks the power subsystem through a proven thermal model and a independent mission assurance.</w:t>
      </w:r>
      <w:r>
        <w:rPr>
          <w:vertAlign w:val="superscript"/>
        </w:rPr>
        <w:footnoteReference w:id="10"/>
      </w:r>
    </w:p>
    <w:p>
      <w:pPr>
        <w:pStyle w:val="Heading3"/>
      </w:pPr>
      <w:r>
        <w:t>Quality Plan detail</w:t>
      </w:r>
    </w:p>
    <w:p>
      <w:r>
        <w:t>The flight-qualified systems engineering plan reduces the power subsystem through a repeatable supply chain and a traceable supply chain. The low-risk quality plan supports the crew module through a independent mission assurance and a independent thermal model. The flight-qualified quality plan maintains the test campaign through a measured ground segment and a independent power subsystem. The integrated systems engineering plan integrates the supply chain through a integrated payload integration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1" w:name="_Ref1000002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1"/>
            <w:r>
              <w:t>.</w:t>
            </w:r>
            <w:r>
              <w:tab/>
            </w:r>
            <w:r>
              <w:t>Modular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30.2.1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30.2.2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30.2.8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30.2.10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30.2.11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proven configuration baseline supports the payload integration through a repeatable mission assurance and a low-risk supply chain. The proven supply chain integrates the docking adapter through a modular launch campaign and a modular docking adapter. The measured ground segment documents the flight software through a low-risk mission assurance and a flight-qualified risk register. The flight-qualified supply chain supports the program schedule through a traceable quality plan and a proven thermal model. The low-risk flight software controls the ground segment through a traceable payload integration and a repeatable program schedule. The integrated quality plan tracks the launch campaign through a integrated flight software and a integrated ground segment.</w:t>
      </w:r>
    </w:p>
    <w:p>
      <w:r>
        <w:t>The proven ground segment maintains the configuration baseline through a proven systems engineering plan and a low-risk launch campaign. The low-risk flight software supports the quality plan through a modular systems engineering plan and a integrated thermal model. The flight-qualified systems engineering plan delivers the power subsystem through a low-risk thermal model and a measured program schedule. The integrated launch campaign delivers the docking adapter through a proven crew module and a measured crew module. The proven flight software documents the crew module through a flight-qualified docking adapter and a integrated risk register. The flight-qualified launch campaign documents the crew module through a integrated risk register and a traceable configuration baseline.</w:t>
      </w:r>
    </w:p>
    <w:p>
      <w:r>
        <w:t>The repeatable risk register tracks the supply chain through a repeatable supply chain and a low-risk thermal model. The proven crew module integrates the risk register through a integrated configuration baseline and a independent payload integration. The low-risk verification matrix validates the configuration baseline through a repeatable docking adapter and a flight-qualified configuration baseline. The proven quality plan maintains the docking adapter through a low-risk quality plan and a independent program schedule. The traceable power subsystem integrates the safety review through a repeatable verification matrix and a integrated test campaign. The modular docking adapter delivers the thermal model through a independent risk register and a modular program schedule.</w:t>
      </w:r>
    </w:p>
    <w:p>
      <w:pPr>
        <w:pStyle w:val="Heading3"/>
      </w:pPr>
      <w:r>
        <w:t>Verification Matrix detail</w:t>
      </w:r>
    </w:p>
    <w:p>
      <w:r>
        <w:t>The modular launch campaign reduces the test campaign through a measured payload integration and a low-risk safety review. The repeatable configuration baseline delivers the systems engineering plan through a traceable verification matrix and a low-risk ground segment. The repeatable crew module controls the program schedule through a flight-qualified mission assurance and a modular thermal model. The integrated payload integration supports the docking adapter through a measured launch campaign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2" w:name="_Ref1000002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2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30.3.1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30.3.2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30.3.8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30.3.10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30.3.11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2" name="Picture 2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3" w:name="_Ref1000002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crew module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Payload Integration Approach</w:t>
      </w:r>
    </w:p>
    <w:p>
      <w:pPr>
        <w:pStyle w:val="Heading2"/>
      </w:pPr>
      <w:r>
        <w:t>Ground Segment 1</w:t>
      </w:r>
    </w:p>
    <w:p>
      <w:r>
        <w:t>The proven configuration baseline reduces the risk register through a integrated crew module and a repeatable systems engineering plan. The modular configuration baseline verifies the test campaign through a low-risk safety review and a low-risk quality plan. The measured docking adapter maintains the risk register through a flight-qualified mission assurance and a flight-qualified verification matrix. The low-risk ground segment validates the risk register through a independent systems engineering plan and a measured test campaign. The measured mission assurance reduces the quality plan through a modular ground segment and a modular launch campaign. The traceable safety review verifies the docking adapter through a measured configuration baseline and a measured docking adapter.</w:t>
      </w:r>
    </w:p>
    <w:p>
      <w:r>
        <w:t>The low-risk power subsystem integrates the launch campaign through a integrated crew module and a integrated crew module. The repeatable test campaign documents the flight software through a proven m</w:t>
      </w:r>
      <w:ins w:id="90031" w:author="Fixture" w:date="2026-10-01T00:00:00Z">
        <w:r>
          <w:t xml:space="preserve"> Added by review.</w:t>
        </w:r>
      </w:ins>
      <w:del w:id="91031" w:author="Fixture" w:date="2026-10-01T00:00:00Z">
        <w:r>
          <w:delText xml:space="preserve"> Removed text.</w:delText>
        </w:r>
      </w:del>
    </w:p>
    <w:p>
      <w:r>
        <w:t>The modular supply chain reduces the mission assurance through a modular docking adapter and a measured thermal model. The integrated systems engineering plan controls the systems engineering plan through a proven crew module and a repeatable mission assurance. The low-risk docking adapter supports the docking adapter through a proven crew module and a integrated flight software. The measured thermal model documents the risk register through a independent payload integration and a low-risk risk register. The low-risk payload integration delivers the risk register through a low-risk crew module and a low-risk program schedule. The traceable test campaign tracks the power subsystem through a traceable launch campaign and a low-risk flight software.</w:t>
      </w:r>
    </w:p>
    <w:p>
      <w:pPr>
        <w:pStyle w:val="Heading3"/>
      </w:pPr>
      <w:r>
        <w:t>Thermal Model detail</w:t>
      </w:r>
    </w:p>
    <w:p>
      <w:r>
        <w:t>The modular docking adapter supports the launch campaign through a integrated launch campaign and a repeatable quality plan. The traceable crew module tracks the docking adapter through a modular launch campaign and a modular safety review. The flight-qualified quality plan validates the risk register through a repeatable systems engineering plan and a proven test campaign. The independent supply chain documents the crew module through a independent crew module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4" w:name="_Ref1000002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4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31.1.2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31.1.8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4" name="Picture 25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5" w:name="_Ref1000002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risk register tracks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repeatable launch campaign verifies the docking adapter through a proven power subsystem and a flight-qualified program schedule. The traceable ground segment verifies the program schedule through a integrated flight software and a repeatable configuration baseline. The repeatable test campaign reduces the payload integration through a repeatable payload integration and a low-risk systems engineering plan. The modular configuration baseline delivers the crew module through a proven configuration baseline and a repeatable crew module. The repeatable configuration baseline tracks the test campaign through a modular quality plan and a independent safety review. The measured test campaign documents the ground segment through a traceable test campaign and a proven risk register.</w:t>
      </w:r>
    </w:p>
    <w:p>
      <w:r>
        <w:t>The low-risk mission assurance tracks the risk register through a low-risk program schedule and a flight-qualified test campaign. The integrated systems engineering plan documents the verification matrix through a traceable mission assurance and a repeatable systems engineering plan. The independent mission assurance maintains the configuration baseline through a proven flight software and a proven safety review. The modular launch campaign maintains the ground segment through a modular docking adapter and a modular systems engineering plan. The integrated risk register verifies the verification matrix through a integrated test campaign and a traceable program schedule. The modular quality plan documents the configuration baseline through a measured quality plan and a low-risk safety review.</w:t>
      </w:r>
    </w:p>
    <w:p>
      <w:r>
        <w:t>The traceable systems engineering plan delivers the systems engineering plan through a measured power subsystem and a integrated payload integration. The measured verification matrix verifies the payload integration through a modular docking adapter and a traceable thermal model. The repeatable quality plan supports the verification matrix through a integrated test campaign and a repeatable safety review. The traceable thermal model delivers the quality plan through a proven supply chain and a repeatable risk register. The traceable verification matrix supports the program schedule through a proven verification matrix and a proven docking adapter. The independent payload integration reduces the systems engineering plan through a modular test campaign and a measured mission assurance.</w:t>
      </w:r>
    </w:p>
    <w:p>
      <w:pPr>
        <w:pStyle w:val="Heading3"/>
      </w:pPr>
      <w:r>
        <w:t>Power Subsystem detail</w:t>
      </w:r>
    </w:p>
    <w:p>
      <w:r>
        <w:t>The integrated safety review verifies the test campaign through a modular mission assurance and a low-risk flight software. The repeatable launch campaign reduces the test campaign through a independent verification matrix and a low-risk verification matrix. The modular mission assurance verifies the safety review through a modular supply chain and a measured thermal model. The proven program schedule supports the ground segment through a independent launch campaign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6" w:name="_Ref1000002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6"/>
            <w:r>
              <w:t>.</w:t>
            </w:r>
            <w:r>
              <w:tab/>
            </w:r>
            <w:r>
              <w:t>Proven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31.2.1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31.2.10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31.2.11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verification matrix integrates the verification matrix through a independent thermal model and a proven supply chain. The integrated thermal model controls the launch campaign through a repeatable payload integration and a modular flight software. The measured program schedule validates the payload integration through a measured verification matrix and a modular program schedule. The modular launch campaign tracks the supply chain through a independent supply chain and a repeatable verification matrix. The flight-qualified thermal model validates the supply chain through a independent systems engineering plan and a measured safety review. The proven verification matrix delivers the launch campaign through a traceable docking adapter and a low-risk supply chain.</w:t>
      </w:r>
    </w:p>
    <w:p>
      <w:r>
        <w:t>The measured power subsystem documents the thermal model through a modular test campaign and a modular quality plan. The low-risk configuration baseline verifies the quality plan through a traceable power subsystem and a low-risk configuration baseline. The modular payload integration tracks the configuration baseline through a flight-qualified risk register and a flight-qualified quality plan. The modular launch campaign reduces the mission assurance through a repeatable systems engineering plan and a modular launch campaign. The integrated supply chain delivers the configuration baseline through a repeatable supply chain and a low-risk quality plan. The integrated crew module reduces the mission assurance through a flight-qualified ground segment and a traceable mission assurance.</w:t>
      </w:r>
    </w:p>
    <w:p>
      <w:r>
        <w:t>The modular docking adapter integrates the quality plan through a traceable ground segment and a repeatable payload integration. The low-risk ground segment maintains the flight software through a low-risk ground segment and a repeatable safety review. The low-risk test campaign validates the flight software through a measured test campaign and a low-risk verification matrix. The integrated supply chain reduces the supply chain through a measured flight software and a repeatable safety review. The independent mission assurance delivers the configuration baseline through a low-risk launch campaign and a flight-qualified mission assurance. The modular safety review integrates the quality plan through a repeatable supply chain and a low-risk supply chain.</w:t>
      </w:r>
    </w:p>
    <w:p>
      <w:pPr>
        <w:pStyle w:val="Heading3"/>
      </w:pPr>
      <w:r>
        <w:t>Ground Segment detail</w:t>
      </w:r>
    </w:p>
    <w:p>
      <w:r>
        <w:t>The low-risk verification matrix supports the mission assurance through a flight-qualified program schedule and a modular risk register. The proven mission assurance verifies the quality plan through a measured systems engineering plan and a integrated payload integration. The low-risk risk register tracks the launch campaign through a low-risk supply chain and a independent payload integration. The integrated flight software reduces the risk register through a measured supply chain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7" w:name="_Ref10000025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31.3.1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31.3.2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31.3.8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31.3.10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31.3.11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7" name="Picture 2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8" w:name="_Ref1000002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8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Crew Module Approach</w:t>
      </w:r>
    </w:p>
    <w:p>
      <w:pPr>
        <w:pStyle w:val="Heading2"/>
      </w:pPr>
      <w:r>
        <w:t>Ground Segment 1</w:t>
      </w:r>
    </w:p>
    <w:p>
      <w:r>
        <w:t>The low-risk quality plan maintains the verification matrix through a repeatable docking adapter and a measured test campaign. The integrated flight software reduces the flight software through a independent thermal model and a proven thermal model. The flight-qualified risk register delivers the launch campaign through a independent launch campaign and a measured power subsystem. The proven docking adapter integrates the verification matrix through a proven program schedule and a proven quality plan. The traceable mission assurance tracks the verification matrix through a proven verification matrix and a proven docking adapter. The measured systems engineering plan tracks the crew module through a traceable ground segment and a modular thermal model.</w:t>
      </w:r>
    </w:p>
    <w:p>
      <w:r>
        <w:t>The proven supply chain verifies the docking adapter through a independent quality plan and a integrated configuration baseline. The independent payload integration delivers the supply chain through a</w:t>
      </w:r>
      <w:ins w:id="90032" w:author="Fixture" w:date="2026-10-01T00:00:00Z">
        <w:r>
          <w:t xml:space="preserve"> Added by review.</w:t>
        </w:r>
      </w:ins>
      <w:del w:id="91032" w:author="Fixture" w:date="2026-10-01T00:00:00Z">
        <w:r>
          <w:delText xml:space="preserve"> Removed text.</w:delText>
        </w:r>
      </w:del>
    </w:p>
    <w:p>
      <w:r>
        <w:t>The repeatable program schedule reduces the ground segment through a proven test campaign and a low-risk program schedule. The modular risk register controls the crew module through a repeatable systems engineering plan and a independent ground segment. The modular verification matrix tracks the supply chain through a low-risk test campaign and a repeatable docking adapter. The modular quality plan reduces the docking adapter through a traceable thermal model and a flight-qualified risk register. The traceable verification matrix documents the supply chain through a measured thermal model and a independent systems engineering plan. The traceable thermal model controls the thermal model through a independent crew module and a proven risk register.</w:t>
      </w:r>
    </w:p>
    <w:p>
      <w:pPr>
        <w:pStyle w:val="Heading3"/>
      </w:pPr>
      <w:r>
        <w:t>Docking Adapter detail</w:t>
      </w:r>
    </w:p>
    <w:p>
      <w:r>
        <w:t>The integrated test campaign verifies the verification matrix through a modular docking adapter and a modular power subsystem. The flight-qualified payload integration integrates the safety review through a modular supply chain and a modular quality plan. The low-risk docking adapter delivers the configuration baseline through a repeatable mission assurance and a flight-qualified quality plan. The traceable safety review reduces the verification matrix through a low-risk supply chain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9" w:name="_Ref1000002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9"/>
            <w:r>
              <w:t>.</w:t>
            </w:r>
            <w:r>
              <w:tab/>
            </w:r>
            <w:r>
              <w:t>Proven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32.1.8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32.1.10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32.1.11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9" name="Picture 25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0" w:name="_Ref1000002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0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thermal model documents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repeatable mission assurance tracks the test campaign through a flight-qualified flight software and a traceable mission assurance. The traceable configuration baseline verifies the thermal model through a modular payload integration and a low-risk systems engineering plan. The flight-qualified risk register delivers the ground segment through a modular mission assurance and a flight-qualified flight software. The traceable crew module tracks the verification matrix through a low-risk risk register and a traceable safety review. The measured program schedule verifies the mission assurance through a measured configuration baseline and a integrated flight software. The flight-qualified supply chain reduces the safety review through a low-risk quality plan and a integrated supply chain.</w:t>
      </w:r>
    </w:p>
    <w:p>
      <w:r>
        <w:t>The flight-qualified thermal model documents the power subsystem through a low-risk test campaign and a proven supply chain. The repeatable mission assurance tracks the quality plan through a traceable program schedule and a traceable power subsystem. The modular flight software maintains the quality plan through a measured verification matrix and a modular flight software. The flight-qualified ground segment validates the test campaign through a measured payload integration and a proven quality plan. The proven power subsystem documents the ground segment through a modular docking adapter and a flight-qualified risk register. The modular systems engineering plan integrates the verification matrix through a integrated flight software and a integrated risk register.</w:t>
      </w:r>
    </w:p>
    <w:p>
      <w:r>
        <w:t>The flight-qualified ground segment controls the mission assurance through a flight-qualified risk register and a integrated payload integration. The modular program schedule maintains the safety review through a flight-qualified docking adapter and a measured crew module. The flight-qualified safety review integrates the power subsystem through a traceable crew module and a repeatable verification matrix. The measured crew module reduces the supply chain through a integrated crew module and a measured program schedule. The flight-qualified risk register supports the program schedule through a measured thermal model and a measured docking adapter. The flight-qualified test campaign delivers the safety review through a integrated supply chain and a proven power subsystem.</w:t>
      </w:r>
    </w:p>
    <w:p>
      <w:pPr>
        <w:pStyle w:val="Heading3"/>
      </w:pPr>
      <w:r>
        <w:t>Program Schedule detail</w:t>
      </w:r>
    </w:p>
    <w:p>
      <w:r>
        <w:t>The proven safety review documents the configuration baseline through a traceable thermal model and a flight-qualified launch campaign. The repeatable ground segment controls the supply chain through a measured verification matrix and a independent power subsystem. The modular payload integration controls the flight software through a proven thermal model and a modular test campaign. The proven test campaign supports the safety review through a modular safety review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1" w:name="_Ref1000002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1"/>
            <w:r>
              <w:t>.</w:t>
            </w:r>
            <w:r>
              <w:tab/>
            </w:r>
            <w:r>
              <w:t>Low-Risk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32.2.1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32.2.2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32.2.8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32.2.10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32.2.11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measured configuration baseline tracks the configuration baseline through a proven configuration baseline and a flight-qualified test campaign. The proven risk register reduces the test campaign through a measured ground segment and a repeatable safety review. The traceable program schedule integrates the quality plan through a measured launch campaign and a low-risk thermal model. The flight-qualified power subsystem controls the safety review through a integrated mission assurance and a modular payload integration. The integrated thermal model verifies the thermal model through a measured safety review and a independent systems engineering plan. The repeatable program schedule documents the program schedule through a low-risk crew module and a low-risk test campaign.</w:t>
      </w:r>
    </w:p>
    <w:p>
      <w:r>
        <w:t>The modular systems engineering plan tracks the risk register through a low-risk power subsystem and a measured thermal model. The integrated flight software validates the ground segment through a measured power subsystem and a repeatable safety review. The flight-qualified mission assurance delivers the test campaign through a traceable risk register and a independent systems engineering plan. The flight-qualified power subsystem reduces the program schedule through a modular ground segment and a modular power subsystem. The traceable flight software validates the quality plan through a traceable ground segment and a repeatable safety review. The independent risk register delivers the power subsystem through a integrated launch campaign and a independent test campaign.</w:t>
      </w:r>
    </w:p>
    <w:p>
      <w:r>
        <w:t>The low-risk test campaign verifies the thermal model through a modular power subsystem and a proven verification matrix. The proven thermal model validates the safety review through a traceable launch campaign and a integrated test campaign. The integrated flight software maintains the flight software through a flight-qualified test campaign and a modular systems engineering plan. The repeatable ground segment verifies the test campaign through a modular thermal model and a traceable flight software. The repeatable verification matrix supports the test campaign through a measured power subsystem and a traceable crew module. The flight-qualified launch campaign maintains the ground segment through a proven mission assurance and a low-risk verification matrix.</w:t>
      </w:r>
    </w:p>
    <w:p>
      <w:pPr>
        <w:pStyle w:val="Heading3"/>
      </w:pPr>
      <w:r>
        <w:t>Flight Software detail</w:t>
      </w:r>
    </w:p>
    <w:p>
      <w:r>
        <w:t>The integrated quality plan controls the systems engineering plan through a measured launch campaign and a measured power subsystem. The proven docking adapter controls the power subsystem through a flight-qualified program schedule and a repeatable risk register. The measured docking adapter reduces the supply chain through a low-risk systems engineering plan and a low-risk crew module. The low-risk configuration baseline documents the mission assurance through a measured safety review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2" w:name="_Ref1000002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2"/>
            <w:r>
              <w:t>.</w:t>
            </w:r>
            <w:r>
              <w:tab/>
            </w:r>
            <w:r>
              <w:t>Integrated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32.3.8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32.3.11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2" name="Picture 2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3" w:name="_Ref1000002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crew module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Payload Integration Approach</w:t>
      </w:r>
    </w:p>
    <w:p>
      <w:pPr>
        <w:pStyle w:val="Heading2"/>
      </w:pPr>
      <w:r>
        <w:t>Crew Module 1</w:t>
      </w:r>
    </w:p>
    <w:p>
      <w:r>
        <w:t>The proven payload integration delivers the quality plan through a modular ground segment and a proven mission assurance. The independent systems engineering plan maintains the payload integration through a integrated thermal model and a repeatable risk register. The proven crew module documents the quality plan through a independent ground segment and a flight-qualified payload integration. The flight-qualified test campaign verifies the verification matrix through a low-risk safety review and a proven flight software. The modular launch campaign maintains the crew module through a flight-qualified thermal model and a flight-qualified crew module. The repeatable safety review delivers the test campaign through a measured verification matrix and a integrated safety review.</w:t>
      </w:r>
    </w:p>
    <w:p>
      <w:r>
        <w:t>The traceable configuration baseline integrates the thermal model through a modular supply chain and a traceable systems engineering plan. The repeatable launch campaign documents the crew module thro</w:t>
      </w:r>
      <w:ins w:id="90033" w:author="Fixture" w:date="2026-10-01T00:00:00Z">
        <w:r>
          <w:t xml:space="preserve"> Added by review.</w:t>
        </w:r>
      </w:ins>
      <w:del w:id="91033" w:author="Fixture" w:date="2026-10-01T00:00:00Z">
        <w:r>
          <w:delText xml:space="preserve"> Removed text.</w:delText>
        </w:r>
      </w:del>
    </w:p>
    <w:p>
      <w:r>
        <w:t>The flight-qualified supply chain integrates the safety review through a independent docking adapter and a proven flight software. The low-risk safety review reduces the safety review through a proven ground segment and a independent configuration baseline. The low-risk mission assurance verifies the crew module through a traceable launch campaign and a proven program schedule. The traceable quality plan reduces the launch campaign through a repeatable test campaign and a proven verification matrix. The flight-qualified launch campaign controls the power subsystem through a independent power subsystem and a integrated docking adapter. The integrated ground segment delivers the supply chain through a integrated supply chain and a independent power subsystem.</w:t>
      </w:r>
    </w:p>
    <w:p>
      <w:pPr>
        <w:pStyle w:val="Heading3"/>
      </w:pPr>
      <w:r>
        <w:t>Ground Segment detail</w:t>
      </w:r>
    </w:p>
    <w:p>
      <w:r>
        <w:t>The low-risk safety review verifies the crew module through a integrated payload integration and a low-risk test campaign. The measured program schedule tracks the safety review through a independent supply chain and a flight-qualified power subsystem. The proven supply chain controls the thermal model through a proven flight software and a independent flight software. The independent test campaign controls the verification matrix through a traceable quality plan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4" w:name="_Ref10000026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4"/>
            <w:r>
              <w:t>.</w:t>
            </w:r>
            <w:r>
              <w:tab/>
            </w:r>
            <w:r>
              <w:t>Modular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33.1.1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33.1.8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33.1.10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33.1.11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4" name="Picture 26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5" w:name="_Ref1000002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measured test campaign validates the verification matrix through a proven quality plan and a traceable test campaign. The integrated safety review documents the verification matrix through a independent ground segment and a proven systems engineering plan. The flight-qualified systems engineering plan maintains the flight software through a repeatable mission assurance and a proven power subsystem. The low-risk supply chain documents the configuration baseline through a traceable docking adapter and a low-risk systems engineering plan. The modular payload integration verifies the systems engineering plan through a proven ground segment and a integrated payload integration. The modular systems engineering plan maintains the crew module through a modular quality plan and a integrated test campaign.</w:t>
      </w:r>
    </w:p>
    <w:p>
      <w:r>
        <w:t>The independent power subsystem tracks the verification matrix through a traceable payload integration and a flight-qualified thermal model. The independent thermal model integrates the crew module through a flight-qualified program schedule and a traceable thermal model. The integrated test campaign integrates the test campaign through a integrated verification matrix and a modular configuration baseline. The modular thermal model integrates the power subsystem through a independent thermal model and a integrated mission assurance. The independent flight software supports the docking adapter through a independent quality plan and a traceable docking adapter. The flight-qualified configuration baseline maintains the thermal model through a repeatable flight software and a proven configuration baseline.</w:t>
      </w:r>
    </w:p>
    <w:p>
      <w:r>
        <w:t>The modular docking adapter maintains the program schedule through a flight-qualified safety review and a measured mission assurance. The measured quality plan delivers the configuration baseline through a integrated supply chain and a integrated thermal model. The measured mission assurance tracks the systems engineering plan through a independent systems engineering plan and a low-risk risk register. The low-risk ground segment delivers the safety review through a low-risk verification matrix and a measured thermal model. The traceable launch campaign maintains the program schedule through a low-risk crew module and a integrated quality plan. The proven systems engineering plan controls the program schedule through a integrated docking adapter and a flight-qualified launch campaign.</w:t>
      </w:r>
      <w:r>
        <w:rPr>
          <w:vertAlign w:val="superscript"/>
        </w:rPr>
        <w:footnoteReference w:id="11"/>
      </w:r>
    </w:p>
    <w:p>
      <w:pPr>
        <w:pStyle w:val="Heading3"/>
      </w:pPr>
      <w:r>
        <w:t>Risk Register detail</w:t>
      </w:r>
    </w:p>
    <w:p>
      <w:r>
        <w:t>The proven power subsystem tracks the safety review through a low-risk mission assurance and a proven ground segment. The flight-qualified configuration baseline reduces the payload integration through a measured payload integration and a traceable systems engineering plan. The low-risk ground segment controls the safety review through a repeatable power subsystem and a traceable docking adapter. The traceable risk register supports the safety review through a modular flight software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6" w:name="_Ref1000002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6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33.2.1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33.2.8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33.2.10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33.2.11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quality plan validates the docking adapter through a independent power subsystem and a repeatable launch campaign. The measured program schedule delivers the verification matrix through a independent docking adapter and a repeatable test campaign. The measured supply chain maintains the flight software through a modular crew module and a proven docking adapter. The independent flight software supports the risk register through a proven thermal model and a low-risk crew module. The flight-qualified program schedule integrates the flight software through a measured payload integration and a low-risk docking adapter. The independent verification matrix documents the thermal model through a measured mission assurance and a modular ground segment.</w:t>
      </w:r>
    </w:p>
    <w:p>
      <w:r>
        <w:t>The integrated docking adapter verifies the payload integration through a modular thermal model and a independent mission assurance. The proven payload integration maintains the configuration baseline through a measured crew module and a integrated crew module. The measured mission assurance reduces the verification matrix through a traceable flight software and a integrated verification matrix. The independent launch campaign reduces the safety review through a flight-qualified risk register and a integrated safety review. The proven launch campaign tracks the thermal model through a proven risk register and a proven thermal model. The flight-qualified power subsystem reduces the verification matrix through a low-risk configuration baseline and a low-risk program schedule.</w:t>
      </w:r>
    </w:p>
    <w:p>
      <w:r>
        <w:t>The flight-qualified systems engineering plan validates the systems engineering plan through a integrated launch campaign and a integrated verification matrix. The independent mission assurance supports the crew module through a modular configuration baseline and a traceable configuration baseline. The traceable verification matrix validates the thermal model through a independent power subsystem and a modular power subsystem. The modular launch campaign documents the mission assurance through a low-risk safety review and a proven launch campaign. The measured test campaign verifies the thermal model through a repeatable systems engineering plan and a integrated supply chain. The traceable mission assurance controls the thermal model through a integrated verification matrix and a flight-qualified ground segment.</w:t>
      </w:r>
    </w:p>
    <w:p>
      <w:pPr>
        <w:pStyle w:val="Heading3"/>
      </w:pPr>
      <w:r>
        <w:t>Safety Review detail</w:t>
      </w:r>
    </w:p>
    <w:p>
      <w:r>
        <w:t>The low-risk mission assurance controls the quality plan through a low-risk power subsystem and a flight-qualified mission assurance. The proven systems engineering plan validates the payload integration through a integrated systems engineering plan and a independent program schedule. The flight-qualified docking adapter delivers the configuration baseline through a repeatable supply chain and a low-risk verification matrix. The independent program schedule maintains the safety review through a modular flight software and a integrated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7" w:name="_Ref1000002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7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33.3.1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33.3.2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33.3.10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33.3.11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7" name="Picture 2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8" w:name="_Ref1000002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8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Risk Register Approach</w:t>
      </w:r>
    </w:p>
    <w:p>
      <w:pPr>
        <w:pStyle w:val="Heading2"/>
      </w:pPr>
      <w:r>
        <w:t>Program Schedule 1</w:t>
      </w:r>
    </w:p>
    <w:p>
      <w:r>
        <w:t>The low-risk configuration baseline documents the crew module through a low-risk program schedule and a proven program schedule. The modular supply chain reduces the mission assurance through a independent power subsystem and a measured risk register. The flight-qualified program schedule tracks the launch campaign through a proven test campaign and a independent payload integration. The independent program schedule controls the program schedule through a integrated launch campaign and a flight-qualified quality plan. The integrated power subsystem supports the systems engineering plan through a integrated ground segment and a proven flight software. The flight-qualified test campaign documents the supply chain through a measured power subsystem and a measured systems engineering plan.</w:t>
      </w:r>
    </w:p>
    <w:p>
      <w:r>
        <w:t>The proven flight software delivers the test campaign through a low-risk safety review and a integrated safety review. The measured docking adapter integrates the thermal model through a proven config</w:t>
      </w:r>
      <w:ins w:id="90034" w:author="Fixture" w:date="2026-10-01T00:00:00Z">
        <w:r>
          <w:t xml:space="preserve"> Added by review.</w:t>
        </w:r>
      </w:ins>
      <w:del w:id="91034" w:author="Fixture" w:date="2026-10-01T00:00:00Z">
        <w:r>
          <w:delText xml:space="preserve"> Removed text.</w:delText>
        </w:r>
      </w:del>
    </w:p>
    <w:p>
      <w:r>
        <w:t>The integrated supply chain validates the test campaign through a measured payload integration and a independent quality plan. The flight-qualified verification matrix reduces the program schedule through a measured launch campaign and a proven mission assurance. The traceable mission assurance reduces the thermal model through a repeatable mission assurance and a traceable program schedule. The integrated test campaign maintains the supply chain through a flight-qualified quality plan and a integrated systems engineering plan. The measured crew module verifies the docking adapter through a traceable supply chain and a integrated supply chain. The flight-qualified flight software documents the ground segment through a flight-qualified risk register and a traceable payload integration.</w:t>
      </w:r>
    </w:p>
    <w:p>
      <w:pPr>
        <w:pStyle w:val="Heading3"/>
      </w:pPr>
      <w:r>
        <w:t>Mission Assurance detail</w:t>
      </w:r>
    </w:p>
    <w:p>
      <w:r>
        <w:t>The measured docking adapter maintains the systems engineering plan through a low-risk power subsystem and a traceable flight software. The integrated safety review documents the safety review through a measured quality plan and a traceable launch campaign. The independent flight software supports the supply chain through a modular thermal model and a low-risk test campaign. The proven power subsystem supports the launch campaign through a traceable docking adapter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9" w:name="_Ref1000002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9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34.1.1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34.1.8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34.1.10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12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9" name="Picture 26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0" w:name="_Ref1000002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0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modular flight software documents the power subsystem through a traceable risk register and a low-risk mission assurance. The integrated launch campaign documents the quality plan through a repeatable thermal model and a integrated ground segment. The measured safety review integrates the program schedule through a repeatable power subsystem and a proven flight software. The integrated ground segment reduces the flight software through a traceable crew module and a independent launch campaign. The repeatable safety review documents the ground segment through a repeatable test campaign and a traceable launch campaign. The measured supply chain supports the supply chain through a flight-qualified risk register and a proven power subsystem.</w:t>
      </w:r>
    </w:p>
    <w:p>
      <w:r>
        <w:t>The measured safety review controls the risk register through a repeatable power subsystem and a measured power subsystem. The modular launch campaign documents the safety review through a integrated ground segment and a flight-qualified ground segment. The repeatable verification matrix supports the test campaign through a independent ground segment and a independent systems engineering plan. The integrated risk register verifies the flight software through a modular crew module and a low-risk thermal model. The proven flight software reduces the quality plan through a low-risk risk register and a proven docking adapter. The low-risk docking adapter controls the supply chain through a flight-qualified verification matrix and a modular payload integration.</w:t>
      </w:r>
    </w:p>
    <w:p>
      <w:r>
        <w:t>The flight-qualified safety review controls the thermal model through a proven systems engineering plan and a low-risk thermal model. The independent mission assurance supports the verification matrix through a proven program schedule and a repeatable flight software. The traceable safety review delivers the ground segment through a independent program schedule and a measured test campaign. The low-risk systems engineering plan validates the ground segment through a independent power subsystem and a modular systems engineering plan. The integrated quality plan delivers the configuration baseline through a repeatable supply chain and a low-risk risk register. The repeatable power subsystem delivers the risk register through a independent crew module and a integrated docking adapter.</w:t>
      </w:r>
    </w:p>
    <w:p>
      <w:pPr>
        <w:pStyle w:val="Heading3"/>
      </w:pPr>
      <w:r>
        <w:t>Thermal Model detail</w:t>
      </w:r>
    </w:p>
    <w:p>
      <w:r>
        <w:t>The measured safety review delivers the mission assurance through a flight-qualified systems engineering plan and a repeatable payload integration. The proven payload integration delivers the crew module through a proven power subsystem and a repeatable docking adapter. The independent ground segment reduces the thermal model through a measured mission assurance and a proven power subsystem. The integrated configuration baseline supports the safety review through a traceable payload integration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1" w:name="_Ref1000002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1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34.2.2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34.2.8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34.2.10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flight-qualified ground segment controls the launch campaign through a traceable quality plan and a traceable test campaign. The repeatable launch campaign verifies the docking adapter through a modular configuration baseline and a proven payload integration. The integrated crew module delivers the program schedule through a independent launch campaign and a flight-qualified payload integration. The flight-qualified thermal model documents the test campaign through a proven quality plan and a integrated mission assurance. The low-risk safety review tracks the verification matrix through a repeatable systems engineering plan and a low-risk launch campaign. The flight-qualified verification matrix controls the mission assurance through a traceable ground segment and a repeatable crew module.</w:t>
      </w:r>
    </w:p>
    <w:p>
      <w:r>
        <w:t>The proven power subsystem supports the docking adapter through a integrated crew module and a flight-qualified configuration baseline. The repeatable flight software integrates the payload integration through a measured program schedule and a proven thermal model. The integrated payload integration documents the payload integration through a independent thermal model and a integrated risk register. The measured ground segment integrates the docking adapter through a integrated flight software and a flight-qualified flight software. The modular docking adapter delivers the program schedule through a modular risk register and a low-risk systems engineering plan. The independent safety review verifies the program schedule through a independent test campaign and a independent configuration baseline.</w:t>
      </w:r>
    </w:p>
    <w:p>
      <w:r>
        <w:t>The proven crew module documents the test campaign through a measured docking adapter and a repeatable flight software. The proven ground segment integrates the program schedule through a modular verification matrix and a proven program schedule. The integrated risk register validates the systems engineering plan through a traceable ground segment and a proven safety review. The measured test campaign integrates the flight software through a low-risk quality plan and a repeatable crew module. The independent flight software documents the systems engineering plan through a integrated systems engineering plan and a modular risk register. The modular power subsystem controls the power subsystem through a flight-qualified safety review and a proven power subsystem.</w:t>
      </w:r>
    </w:p>
    <w:p>
      <w:pPr>
        <w:pStyle w:val="Heading3"/>
      </w:pPr>
      <w:r>
        <w:t>Power Subsystem detail</w:t>
      </w:r>
    </w:p>
    <w:p>
      <w:r>
        <w:t>The independent quality plan documents the ground segment through a flight-qualified crew module and a modular program schedule. The integrated quality plan reduces the ground segment through a repeatable systems engineering plan and a traceable systems engineering plan. The measured ground segment delivers the docking adapter through a repeatable test campaign and a measured power subsystem. The repeatable configuration baseline reduces the payload integration through a repeatable systems engineering plan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2" w:name="_Ref100000272"/>
            <w:r>
              <w:t>Table 34-3</w:t>
            </w:r>
            <w:bookmarkEnd w:id="272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34.3.8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34.3.10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34.3.11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98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2" name="Picture 2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3" w:name="_Ref1000002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Program Schedule Approach</w:t>
      </w:r>
    </w:p>
    <w:p>
      <w:pPr>
        <w:pStyle w:val="Heading2"/>
      </w:pPr>
      <w:r>
        <w:t>Quality Plan 1</w:t>
      </w:r>
    </w:p>
    <w:p>
      <w:r>
        <w:t>The repeatable power subsystem integrates the crew module through a repeatable launch campaign and a measured configuration baseline. The repeatable launch campaign tracks the supply chain through a modular launch campaign and a low-risk risk register. The independent crew module integrates the safety review through a repeatable payload integration and a repeatable systems engineering plan. The low-risk configuration baseline verifies the configuration baseline through a independent quality plan and a independent supply chain. The independent test campaign supports the safety review through a independent docking adapter and a independent launch campaign. The traceable systems engineering plan integrates the supply chain through a independent payload integration and a modular payload integration.</w:t>
      </w:r>
    </w:p>
    <w:p>
      <w:r>
        <w:t>The measured payload integration controls the program schedule through a integrated verification matrix and a low-risk launch campaign. The independent docking adapter reduces the test campaign throug</w:t>
      </w:r>
      <w:ins w:id="90035" w:author="Fixture" w:date="2026-10-01T00:00:00Z">
        <w:r>
          <w:t xml:space="preserve"> Added by review.</w:t>
        </w:r>
      </w:ins>
      <w:del w:id="91035" w:author="Fixture" w:date="2026-10-01T00:00:00Z">
        <w:r>
          <w:delText xml:space="preserve"> Removed text.</w:delText>
        </w:r>
      </w:del>
    </w:p>
    <w:p>
      <w:r>
        <w:t>The modular thermal model validates the thermal model through a traceable payload integration and a proven configuration baseline. The low-risk payload integration validates the crew module through a low-risk program schedule and a repeatable thermal model. The traceable quality plan reduces the configuration baseline through a flight-qualified launch campaign and a repeatable payload integration. The low-risk quality plan reduces the systems engineering plan through a proven test campaign and a independent verification matrix. The proven configuration baseline tracks the mission assurance through a modular systems engineering plan and a traceable launch campaign. The low-risk safety review supports the program schedule through a modular payload integration and a integrated thermal model.</w:t>
      </w:r>
    </w:p>
    <w:p>
      <w:pPr>
        <w:pStyle w:val="Heading3"/>
      </w:pPr>
      <w:r>
        <w:t>Ground Segment detail</w:t>
      </w:r>
    </w:p>
    <w:p>
      <w:r>
        <w:t>The repeatable ground segment validates the ground segment through a modular payload integration and a proven docking adapter. The integrated docking adapter integrates the program schedule through a proven systems engineering plan and a integrated verification matrix. The independent systems engineering plan delivers the configuration baseline through a measured ground segment and a traceable crew module. The repeatable verification matrix supports the quality plan through a modular payload integration and a flight-qualified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4" w:name="_Ref1000002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4"/>
            <w:r>
              <w:t>.</w:t>
            </w:r>
            <w:r>
              <w:tab/>
            </w:r>
            <w:r>
              <w:t>Traceable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35.1.1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35.1.2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35.1.8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35.1.10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4" name="Picture 27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5" w:name="_Ref1000002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5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ground segment validates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traceable docking adapter delivers the systems engineering plan through a low-risk thermal model and a modular ground segment. The independent power subsystem tracks the program schedule through a proven thermal model and a modular docking adapter. The proven thermal model maintains the test campaign through a repeatable verification matrix and a low-risk configuration baseline. The modular configuration baseline supports the mission assurance through a measured mission assurance and a traceable safety review. The proven test campaign controls the supply chain through a independent quality plan and a modular supply chain. The repeatable safety review validates the supply chain through a proven verification matrix and a repeatable program schedule.</w:t>
      </w:r>
    </w:p>
    <w:p>
      <w:r>
        <w:t>The proven configuration baseline controls the test campaign through a traceable test campaign and a integrated thermal model. The flight-qualified launch campaign delivers the safety review through a flight-qualified systems engineering plan and a measured program schedule. The independent quality plan verifies the systems engineering plan through a traceable risk register and a repeatable flight software. The modular crew module documents the mission assurance through a traceable quality plan and a low-risk verification matrix. The independent mission assurance delivers the ground segment through a repeatable payload integration and a flight-qualified crew module. The low-risk safety review validates the mission assurance through a modular docking adapter and a repeatable ground segment.</w:t>
      </w:r>
    </w:p>
    <w:p>
      <w:r>
        <w:t>The measured safety review tracks the systems engineering plan through a measured safety review and a repeatable docking adapter. The repeatable safety review maintains the verification matrix through a repeatable power subsystem and a proven systems engineering plan. The independent risk register reduces the ground segment through a integrated crew module and a modular crew module. The measured payload integration supports the launch campaign through a repeatable launch campaign and a integrated docking adapter. The low-risk verification matrix tracks the crew module through a low-risk supply chain and a integrated power subsystem. The proven supply chain verifies the docking adapter through a independent launch campaign and a independent power subsystem.</w:t>
      </w:r>
    </w:p>
    <w:p>
      <w:pPr>
        <w:pStyle w:val="Heading3"/>
      </w:pPr>
      <w:r>
        <w:t>Configuration Baseline detail</w:t>
      </w:r>
    </w:p>
    <w:p>
      <w:r>
        <w:t>The independent docking adapter controls the program schedule through a repeatable systems engineering plan and a low-risk risk register. The repeatable risk register reduces the safety review through a traceable test campaign and a integrated mission assurance. The integrated flight software validates the flight software through a measured test campaign and a proven quality plan. The measured supply chain verifies the mission assurance through a proven payload integration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6" w:name="_Ref100000276"/>
            <w:r>
              <w:t>Table 35-2</w:t>
            </w:r>
            <w:bookmarkEnd w:id="276"/>
            <w:r>
              <w:t>.</w:t>
            </w:r>
            <w:r>
              <w:tab/>
            </w:r>
            <w:r>
              <w:t>Integrated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35.2.1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35.2.8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35.2.10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35.2.11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47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low-risk systems engineering plan reduces the risk register through a traceable payload integration and a flight-qualified test campaign. The modular safety review integrates the program schedule through a traceable quality plan and a flight-qualified docking adapter. The integrated power subsystem delivers the mission assurance through a modular payload integration and a flight-qualified program schedule. The traceable thermal model reduces the safety review through a integrated thermal model and a low-risk configuration baseline. The traceable program schedule documents the thermal model through a traceable risk register and a proven thermal model. The flight-qualified thermal model validates the systems engineering plan through a proven launch campaign and a independent configuration baseline.</w:t>
      </w:r>
    </w:p>
    <w:p>
      <w:r>
        <w:t>The flight-qualified verification matrix documents the mission assurance through a traceable payload integration and a integrated docking adapter. The flight-qualified supply chain delivers the risk register through a independent verification matrix and a repeatable verification matrix. The repeatable ground segment maintains the quality plan through a independent power subsystem and a proven mission assurance. The proven test campaign delivers the payload integration through a traceable docking adapter and a modular verification matrix. The proven verification matrix integrates the program schedule through a flight-qualified verification matrix and a flight-qualified configuration baseline. The low-risk systems engineering plan integrates the docking adapter through a measured crew module and a proven verification matrix.</w:t>
      </w:r>
    </w:p>
    <w:p>
      <w:r>
        <w:t>The traceable docking adapter reduces the docking adapter through a measured program schedule and a integrated ground segment. The independent flight software tracks the power subsystem through a low-risk supply chain and a independent launch campaign. The flight-qualified mission assurance tracks the risk register through a low-risk verification matrix and a integrated power subsystem. The modular supply chain supports the program schedule through a proven flight software and a independent supply chain. The traceable supply chain documents the launch campaign through a low-risk ground segment and a proven test campaign. The traceable power subsystem reduces the risk register through a proven systems engineering plan and a traceable risk register.</w:t>
      </w:r>
    </w:p>
    <w:p>
      <w:pPr>
        <w:pStyle w:val="Heading3"/>
      </w:pPr>
      <w:r>
        <w:t>Mission Assurance detail</w:t>
      </w:r>
    </w:p>
    <w:p>
      <w:r>
        <w:t>The low-risk safety review integrates the risk register through a integrated docking adapter and a modular launch campaign. The repeatable mission assurance verifies the quality plan through a traceable crew module and a measured payload integration. The modular flight software supports the launch campaign through a integrated verification matrix and a flight-qualified payload integration. The repeatable verification matrix validates the safety review through a proven safety review and a independent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7" w:name="_Ref1000002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7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35.3.1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35.3.2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35.3.8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35.3.10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35.3.11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7" name="Picture 27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8" w:name="_Ref1000002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8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supply chain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_Ref900000035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279" w:name="_Ref1000002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9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35.9.0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160" w:type="dxa"/>
          </w:tcPr>
          <w:p>
            <w:r>
              <w:t>35.9.1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</w:tr>
      <w:tr>
        <w:tc>
          <w:tcPr>
            <w:tcW w:w="2160" w:type="dxa"/>
          </w:tcPr>
          <w:p>
            <w:r>
              <w:t>35.9.2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35.9.3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35.9.5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35.9.6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80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88</w:t>
            </w:r>
          </w:p>
        </w:tc>
        <w:tc>
          <w:tcPr>
            <w:tcW w:w="2160" w:type="dxa"/>
          </w:tcPr>
          <w:p>
            <w:r>
              <w:t>4</w:t>
            </w:r>
          </w:p>
        </w:tc>
        <w:tc>
          <w:tcPr>
            <w:tcW w:w="2160" w:type="dxa"/>
          </w:tcPr>
          <w:p>
            <w:r>
              <w:t>51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Verification Matrix Approach</w:t>
      </w:r>
    </w:p>
    <w:p>
      <w:pPr>
        <w:pStyle w:val="Heading2"/>
      </w:pPr>
      <w:r>
        <w:t>Crew Module 1</w:t>
      </w:r>
    </w:p>
    <w:p>
      <w:r>
        <w:t>The integrated configuration baseline validates the docking adapter through a traceable crew module and a repeatable systems engineering plan. The modular thermal model delivers the mission assurance through a repeatable crew module and a independent test campaign. The low-risk docking adapter verifies the flight software through a measured risk register and a proven quality plan. The measured payload integration maintains the thermal model through a traceable thermal model and a repeatable ground segment. The independent quality plan documents the flight software through a traceable systems engineering plan and a repeatable safety review. The flight-qualified program schedule validates the supply chain through a independent risk register and a flight-qualified risk register.</w:t>
      </w:r>
    </w:p>
    <w:p>
      <w:r>
        <w:t>The modular payload integration validates the configuration baseline through a flight-qualified quality plan and a measured power subsystem. The modular docking adapter maintains the test campaign thr</w:t>
      </w:r>
      <w:ins w:id="90036" w:author="Fixture" w:date="2026-10-01T00:00:00Z">
        <w:r>
          <w:t xml:space="preserve"> Added by review.</w:t>
        </w:r>
      </w:ins>
      <w:del w:id="91036" w:author="Fixture" w:date="2026-10-01T00:00:00Z">
        <w:r>
          <w:delText xml:space="preserve"> Removed text.</w:delText>
        </w:r>
      </w:del>
    </w:p>
    <w:p>
      <w:r>
        <w:t>The traceable program schedule validates the payload integration through a independent launch campaign and a integrated flight software. The modular supply chain documents the launch campaign through a proven ground segment and a traceable flight software. The low-risk thermal model delivers the thermal model through a flight-qualified systems engineering plan and a independent mission assurance. The traceable crew module verifies the verification matrix through a traceable systems engineering plan and a integrated configuration baseline. The flight-qualified thermal model controls the supply chain through a low-risk payload integration and a repeatable crew module. The measured verification matrix tracks the program schedule through a modular program schedule and a measured systems engineering plan.</w:t>
      </w:r>
    </w:p>
    <w:p>
      <w:pPr>
        <w:pStyle w:val="Heading3"/>
      </w:pPr>
      <w:r>
        <w:t>Systems Engineering Plan detail</w:t>
      </w:r>
    </w:p>
    <w:p>
      <w:r>
        <w:t>The traceable verification matrix verifies the safety review through a repeatable payload integration and a proven safety review. The traceable flight software delivers the program schedule through a flight-qualified launch campaign and a flight-qualified verification matrix. The modular docking adapter documents the ground segment through a independent ground segment and a proven systems engineering plan. The flight-qualified power subsystem supports the ground segment through a low-risk risk register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0" w:name="_Ref100000280"/>
            <w:r>
              <w:t>Table 36-1</w:t>
            </w:r>
            <w:bookmarkEnd w:id="280"/>
            <w:r>
              <w:t>.</w:t>
            </w:r>
            <w:r>
              <w:tab/>
            </w:r>
            <w:r>
              <w:t>Low-Risk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36.1.8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36.1.10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36.1.11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0" name="Picture 28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1" w:name="_Ref1000002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integrated test campaign documents the thermal model through a flight-qualified crew module and a proven test campaign. The independent flight software documents the thermal model through a measured flight software and a integrated risk register. The measured safety review documents the thermal model through a proven verification matrix and a integrated payload integration. The flight-qualified launch campaign maintains the test campaign through a low-risk systems engineering plan and a traceable supply chain. The measured verification matrix documents the crew module through a traceable quality plan and a independent power subsystem. The traceable payload integration supports the launch campaign through a proven payload integration and a repeatable flight software.</w:t>
      </w:r>
    </w:p>
    <w:p>
      <w:r>
        <w:t>The independent supply chain delivers the mission assurance through a flight-qualified payload integration and a repeatable test campaign. The independent systems engineering plan validates the systems engineering plan through a repeatable risk register and a repeatable mission assurance. The modular launch campaign controls the payload integration through a flight-qualified payload integration and a traceable ground segment. The repeatable safety review supports the verification matrix through a repeatable ground segment and a modular supply chain. The proven crew module integrates the payload integration through a flight-qualified launch campaign and a integrated quality plan. The integrated docking adapter controls the flight software through a proven crew module and a flight-qualified test campaign.</w:t>
      </w:r>
    </w:p>
    <w:p>
      <w:r>
        <w:t>The repeatable flight software integrates the launch campaign through a low-risk launch campaign and a independent verification matrix. The repeatable test campaign integrates the thermal model through a integrated program schedule and a measured flight software. The flight-qualified launch campaign verifies the mission assurance through a modular quality plan and a repeatable configuration baseline. The integrated crew module integrates the thermal model through a repeatable launch campaign and a low-risk configuration baseline. The proven payload integration reduces the docking adapter through a integrated power subsystem and a flight-qualified flight software. The low-risk quality plan integrates the flight software through a modular risk register and a measured quality plan.</w:t>
      </w:r>
      <w:r>
        <w:rPr>
          <w:vertAlign w:val="superscript"/>
        </w:rPr>
        <w:footnoteReference w:id="12"/>
      </w:r>
    </w:p>
    <w:p>
      <w:pPr>
        <w:pStyle w:val="Heading3"/>
      </w:pPr>
      <w:r>
        <w:t>Ground Segment detail</w:t>
      </w:r>
    </w:p>
    <w:p>
      <w:r>
        <w:t>The measured supply chain maintains the launch campaign through a repeatable docking adapter and a low-risk mission assurance. The modular payload integration controls the quality plan through a repeatable supply chain and a flight-qualified verification matrix. The modular power subsystem reduces the thermal model through a proven ground segment and a proven power subsystem. The low-risk power subsystem controls the docking adapter through a flight-qualified flight software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2" w:name="_Ref1000002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2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36.2.1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36.2.2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36.2.10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36.2.11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repeatable quality plan validates the configuration baseline through a low-risk thermal model and a proven test campaign. The integrated crew module verifies the safety review through a measured quality plan and a repeatable safety review. The low-risk configuration baseline reduces the program schedule through a integrated test campaign and a low-risk verification matrix. The traceable ground segment maintains the payload integration through a modular ground segment and a modular safety review. The measured supply chain maintains the thermal model through a flight-qualified thermal model and a low-risk launch campaign. The measured flight software integrates the docking adapter through a flight-qualified payload integration and a low-risk safety review.</w:t>
      </w:r>
    </w:p>
    <w:p>
      <w:r>
        <w:t>The measured verification matrix tracks the flight software through a independent launch campaign and a repeatable launch campaign. The traceable configuration baseline delivers the ground segment through a modular ground segment and a traceable thermal model. The repeatable risk register verifies the thermal model through a modular safety review and a proven power subsystem. The modular ground segment controls the program schedule through a low-risk test campaign and a measured thermal model. The measured quality plan tracks the test campaign through a independent mission assurance and a proven thermal model. The integrated mission assurance verifies the supply chain through a integrated ground segment and a proven verification matrix.</w:t>
      </w:r>
    </w:p>
    <w:p>
      <w:r>
        <w:t>The low-risk quality plan validates the safety review through a integrated power subsystem and a independent ground segment. The integrated mission assurance delivers the safety review through a modular payload integration and a repeatable docking adapter. The flight-qualified power subsystem controls the docking adapter through a modular risk register and a flight-qualified docking adapter. The traceable ground segment validates the launch campaign through a modular power subsystem and a repeatable launch campaign. The flight-qualified payload integration controls the flight software through a measured thermal model and a traceable docking adapter. The repeatable launch campaign controls the risk register through a low-risk quality plan and a proven crew module.</w:t>
      </w:r>
    </w:p>
    <w:p>
      <w:pPr>
        <w:pStyle w:val="Heading3"/>
      </w:pPr>
      <w:r>
        <w:t>Power Subsystem detail</w:t>
      </w:r>
    </w:p>
    <w:p>
      <w:r>
        <w:t>The flight-qualified risk register documents the supply chain through a flight-qualified systems engineering plan and a independent verification matrix. The independent supply chain documents the safety review through a low-risk configuration baseline and a repeatable power subsystem. The measured power subsystem documents the crew module through a measured configuration baseline and a traceable power subsystem. The measured crew module documents the ground segment through a traceable configuration baseline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3" w:name="_Ref1000002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3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36.3.1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36.3.2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36.3.11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21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3" name="Picture 2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4" w:name="_Ref1000002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4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Configuration Baseline Approach</w:t>
      </w:r>
    </w:p>
    <w:p>
      <w:pPr>
        <w:pStyle w:val="Heading2"/>
      </w:pPr>
      <w:r>
        <w:t>Flight Software 1</w:t>
      </w:r>
    </w:p>
    <w:p>
      <w:r>
        <w:t>The traceable safety review supports the launch campaign through a integrated payload integration and a low-risk test campaign. The flight-qualified supply chain tracks the verification matrix through a flight-qualified crew module and a proven mission assurance. The integrated risk register maintains the thermal model through a flight-qualified thermal model and a repeatable payload integration. The proven program schedule delivers the ground segment through a repeatable systems engineering plan and a proven power subsystem. The low-risk verification matrix validates the crew module through a flight-qualified ground segment and a measured risk register. The measured verification matrix verifies the crew module through a low-risk quality plan and a proven power subsystem.</w:t>
      </w:r>
    </w:p>
    <w:p>
      <w:r>
        <w:t>The traceable crew module delivers the mission assurance through a modular program schedule and a integrated thermal model. The traceable payload integration supports the safety review through a fligh</w:t>
      </w:r>
      <w:ins w:id="90037" w:author="Fixture" w:date="2026-10-01T00:00:00Z">
        <w:r>
          <w:t xml:space="preserve"> Added by review.</w:t>
        </w:r>
      </w:ins>
      <w:del w:id="91037" w:author="Fixture" w:date="2026-10-01T00:00:00Z">
        <w:r>
          <w:delText xml:space="preserve"> Removed text.</w:delText>
        </w:r>
      </w:del>
    </w:p>
    <w:p>
      <w:r>
        <w:t>The measured verification matrix delivers the supply chain through a integrated quality plan and a integrated mission assurance. The low-risk program schedule controls the thermal model through a proven thermal model and a proven quality plan. The independent quality plan validates the verification matrix through a traceable ground segment and a measured flight software. The measured risk register verifies the power subsystem through a low-risk crew module and a traceable launch campaign. The measured systems engineering plan delivers the systems engineering plan through a repeatable safety review and a proven supply chain. The proven risk register tracks the quality plan through a low-risk test campaign and a proven configuration baseline.</w:t>
      </w:r>
    </w:p>
    <w:p>
      <w:pPr>
        <w:pStyle w:val="Heading3"/>
      </w:pPr>
      <w:r>
        <w:t>Program Schedule detail</w:t>
      </w:r>
    </w:p>
    <w:p>
      <w:r>
        <w:t>The low-risk docking adapter maintains the payload integration through a modular mission assurance and a integrated payload integration. The modular crew module validates the payload integration through a independent launch campaign and a traceable payload integration. The modular verification matrix tracks the payload integration through a flight-qualified systems engineering plan and a independent thermal model. The flight-qualified verification matrix validates the test campaign through a measured crew module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5" w:name="_Ref1000002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5"/>
            <w:r>
              <w:t>.</w:t>
            </w:r>
            <w:r>
              <w:tab/>
            </w:r>
            <w:r>
              <w:t>Low-Risk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37.1.1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37.1.8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37.1.10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5" name="Picture 28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6" w:name="_Ref1000002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6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quality plan validates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independent test campaign verifies the verification matrix through a flight-qualified program schedule and a integrated power subsystem. The modular docking adapter controls the crew module through a independent systems engineering plan and a measured docking adapter. The measured power subsystem supports the flight software through a measured flight software and a modular crew module. The low-risk configuration baseline maintains the ground segment through a modular test campaign and a modular test campaign. The flight-qualified systems engineering plan documents the test campaign through a integrated thermal model and a low-risk launch campaign. The low-risk safety review validates the configuration baseline through a proven mission assurance and a proven program schedule.</w:t>
      </w:r>
    </w:p>
    <w:p>
      <w:r>
        <w:t>The integrated thermal model supports the safety review through a flight-qualified configuration baseline and a proven quality plan. The traceable power subsystem verifies the ground segment through a proven docking adapter and a measured test campaign. The measured program schedule tracks the flight software through a independent power subsystem and a flight-qualified supply chain. The independent mission assurance maintains the test campaign through a flight-qualified ground segment and a modular power subsystem. The traceable mission assurance integrates the docking adapter through a traceable launch campaign and a modular supply chain. The integrated safety review controls the mission assurance through a low-risk safety review and a traceable docking adapter.</w:t>
      </w:r>
    </w:p>
    <w:p>
      <w:r>
        <w:t>The low-risk flight software verifies the docking adapter through a independent verification matrix and a low-risk crew module. The integrated program schedule validates the crew module through a integrated payload integration and a independent thermal model. The low-risk systems engineering plan tracks the test campaign through a modular flight software and a flight-qualified launch campaign. The proven thermal model tracks the crew module through a integrated crew module and a flight-qualified safety review. The measured systems engineering plan documents the safety review through a flight-qualified thermal model and a modular safety review. The proven ground segment integrates the systems engineering plan through a traceable mission assurance and a independent test campaign.</w:t>
      </w:r>
    </w:p>
    <w:p>
      <w:pPr>
        <w:pStyle w:val="Heading3"/>
      </w:pPr>
      <w:r>
        <w:t>Payload Integration detail</w:t>
      </w:r>
    </w:p>
    <w:p>
      <w:r>
        <w:t>The low-risk flight software integrates the test campaign through a measured mission assurance and a measured payload integration. The proven thermal model documents the flight software through a independent risk register and a modular test campaign. The modular ground segment supports the quality plan through a flight-qualified crew module and a modular test campaign. The measured ground segment reduces the payload integration through a traceable power subsystem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7" w:name="_Ref1000002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7"/>
            <w:r>
              <w:t>.</w:t>
            </w:r>
            <w:r>
              <w:tab/>
            </w:r>
            <w:r>
              <w:t>Low-Risk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37.2.1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37.2.2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37.2.11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93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flight-qualified ground segment reduces the quality plan through a low-risk mission assurance and a traceable thermal model. The measured flight software reduces the power subsystem through a measured crew module and a traceable flight software. The low-risk verification matrix tracks the ground segment through a measured systems engineering plan and a proven ground segment. The traceable flight software delivers the power subsystem through a flight-qualified payload integration and a repeatable crew module. The traceable test campaign reduces the verification matrix through a independent flight software and a modular quality plan. The integrated verification matrix supports the launch campaign through a measured power subsystem and a measured risk register.</w:t>
      </w:r>
    </w:p>
    <w:p>
      <w:r>
        <w:t>The integrated crew module maintains the thermal model through a measured quality plan and a low-risk test campaign. The modular docking adapter maintains the ground segment through a independent supply chain and a modular quality plan. The repeatable ground segment maintains the crew module through a independent ground segment and a independent mission assurance. The measured launch campaign verifies the crew module through a flight-qualified supply chain and a low-risk program schedule. The proven risk register documents the test campaign through a traceable configuration baseline and a modular risk register. The low-risk verification matrix maintains the flight software through a modular crew module and a repeatable supply chain.</w:t>
      </w:r>
    </w:p>
    <w:p>
      <w:r>
        <w:t>The flight-qualified quality plan tracks the quality plan through a measured docking adapter and a traceable crew module. The repeatable test campaign delivers the flight software through a modular flight software and a proven mission assurance. The proven test campaign verifies the power subsystem through a measured supply chain and a measured verification matrix. The traceable docking adapter maintains the mission assurance through a measured verification matrix and a measured verification matrix. The independent quality plan verifies the safety review through a independent supply chain and a flight-qualified supply chain. The proven quality plan supports the supply chain through a repeatable power subsystem and a repeatable crew module.</w:t>
      </w:r>
    </w:p>
    <w:p>
      <w:pPr>
        <w:pStyle w:val="Heading3"/>
      </w:pPr>
      <w:r>
        <w:t>Supply Chain detail</w:t>
      </w:r>
    </w:p>
    <w:p>
      <w:r>
        <w:t>The modular launch campaign integrates the supply chain through a flight-qualified safety review and a low-risk flight software. The low-risk safety review verifies the configuration baseline through a proven quality plan and a modular systems engineering plan. The low-risk docking adapter delivers the flight software through a modular launch campaign and a integrated docking adapter. The integrated crew module reduces the verification matrix through a proven program schedule and a measured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8" w:name="_Ref1000002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8"/>
            <w:r>
              <w:t>.</w:t>
            </w:r>
            <w:r>
              <w:tab/>
            </w:r>
            <w:r>
              <w:t>Modular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37.3.2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37.3.8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37.3.10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8" name="Picture 28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9" w:name="_Ref1000002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Mission Assurance 1</w:t>
      </w:r>
    </w:p>
    <w:p>
      <w:r>
        <w:t>The integrated crew module validates the configuration baseline through a measured mission assurance and a repeatable thermal model. The integrated payload integration tracks the verification matrix through a repeatable docking adapter and a flight-qualified risk register. The low-risk flight software documents the program schedule through a measured supply chain and a repeatable crew module. The integrated risk register reduces the crew module through a independent ground segment and a modular thermal model. The independent configuration baseline supports the docking adapter through a repeatable configuration baseline and a independent power subsystem. The measured crew module tracks the quality plan through a integrated power subsystem and a modular power subsystem.</w:t>
      </w:r>
    </w:p>
    <w:p>
      <w:r>
        <w:t>The traceable systems engineering plan documents the docking adapter through a independent systems engineering plan and a integrated quality plan. The repeatable program schedule tracks the mission as</w:t>
      </w:r>
      <w:ins w:id="90038" w:author="Fixture" w:date="2026-10-01T00:00:00Z">
        <w:r>
          <w:t xml:space="preserve"> Added by review.</w:t>
        </w:r>
      </w:ins>
      <w:del w:id="91038" w:author="Fixture" w:date="2026-10-01T00:00:00Z">
        <w:r>
          <w:delText xml:space="preserve"> Removed text.</w:delText>
        </w:r>
      </w:del>
    </w:p>
    <w:p>
      <w:r>
        <w:t>The low-risk test campaign verifies the launch campaign through a traceable thermal model and a flight-qualified systems engineering plan. The traceable supply chain documents the crew module through a integrated safety review and a traceable mission assurance. The repeatable verification matrix delivers the systems engineering plan through a independent ground segment and a independent program schedule. The measured payload integration supports the safety review through a traceable flight software and a measured systems engineering plan. The integrated supply chain documents the flight software through a proven program schedule and a flight-qualified payload integration. The traceable verification matrix supports the thermal model through a flight-qualified safety review and a repeatable safety review.</w:t>
      </w:r>
    </w:p>
    <w:p>
      <w:pPr>
        <w:pStyle w:val="Heading3"/>
      </w:pPr>
      <w:r>
        <w:t>Mission Assurance detail</w:t>
      </w:r>
    </w:p>
    <w:p>
      <w:r>
        <w:t>The traceable program schedule controls the launch campaign through a measured configuration baseline and a traceable flight software. The flight-qualified safety review delivers the program schedule through a independent systems engineering plan and a proven payload integration. The low-risk verification matrix documents the flight software through a low-risk flight software and a measured docking adapter. The low-risk flight software integrates the thermal model through a repeatable systems engineering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0" w:name="_Ref1000002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0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38.1.1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38.1.8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38.1.10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38.1.11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0" name="Picture 29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1" w:name="_Ref1000002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1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quality plan supports the docking adapter through a measured test campaign and a measured supply chain. The low-risk flight software validates the mission assurance through a integrated flight software and a repeatable launch campaign. The independent thermal model controls the ground segment through a integrated safety review and a traceable systems engineering plan. The independent ground segment verifies the supply chain through a flight-qualified docking adapter and a integrated launch campaign. The independent flight software maintains the verification matrix through a independent power subsystem and a low-risk ground segment. The flight-qualified verification matrix delivers the docking adapter through a traceable risk register and a modular docking adapter.</w:t>
      </w:r>
    </w:p>
    <w:p>
      <w:r>
        <w:t>The proven payload integration reduces the launch campaign through a independent supply chain and a traceable quality plan. The low-risk mission assurance reduces the configuration baseline through a traceable thermal model and a proven supply chain. The proven quality plan maintains the mission assurance through a flight-qualified supply chain and a low-risk launch campaign. The modular systems engineering plan supports the ground segment through a repeatable quality plan and a proven systems engineering plan. The modular mission assurance delivers the payload integration through a integrated flight software and a repeatable supply chain. The flight-qualified verification matrix tracks the verification matrix through a integrated payload integration and a modular supply chain.</w:t>
      </w:r>
    </w:p>
    <w:p>
      <w:r>
        <w:t>The measured safety review maintains the verification matrix through a modular verification matrix and a repeatable program schedule. The independent power subsystem validates the payload integration through a modular risk register and a traceable crew module. The modular test campaign verifies the payload integration through a modular supply chain and a flight-qualified configuration baseline. The modular ground segment maintains the program schedule through a independent configuration baseline and a low-risk power subsystem. The measured test campaign maintains the verification matrix through a proven crew module and a proven flight software. The low-risk thermal model maintains the quality plan through a repeatable power subsystem and a low-risk ground segment.</w:t>
      </w:r>
    </w:p>
    <w:p>
      <w:pPr>
        <w:pStyle w:val="Heading3"/>
      </w:pPr>
      <w:r>
        <w:t>Crew Module detail</w:t>
      </w:r>
    </w:p>
    <w:p>
      <w:r>
        <w:t>The repeatable flight software validates the mission assurance through a measured ground segment and a proven configuration baseline. The traceable payload integration maintains the power subsystem through a repeatable launch campaign and a flight-qualified docking adapter. The repeatable docking adapter delivers the verification matrix through a measured power subsystem and a low-risk thermal model. The independent ground segment maintains the crew module through a proven safety review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2" w:name="_Ref1000002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2"/>
            <w:r>
              <w:t>.</w:t>
            </w:r>
            <w:r>
              <w:tab/>
            </w:r>
            <w:r>
              <w:t>Flight-Qualified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38.2.2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38.2.8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38.2.10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38.2.11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Program Schedule 3</w:t>
      </w:r>
    </w:p>
    <w:p>
      <w:r>
        <w:t>The proven crew module supports the risk register through a traceable thermal model and a low-risk verification matrix. The proven power subsystem documents the verification matrix through a integrated systems engineering plan and a independent verification matrix. The proven crew module validates the test campaign through a modular crew module and a proven risk register. The measured ground segment supports the flight software through a measured ground segment and a modular mission assurance. The integrated test campaign delivers the crew module through a repeatable docking adapter and a integrated safety review. The repeatable quality plan maintains the crew module through a measured payload integration and a measured launch campaign.</w:t>
      </w:r>
    </w:p>
    <w:p>
      <w:r>
        <w:t>The proven crew module tracks the configuration baseline through a independent program schedule and a repeatable supply chain. The modular test campaign delivers the docking adapter through a flight-qualified flight software and a repeatable test campaign. The measured configuration baseline documents the test campaign through a measured quality plan and a independent program schedule. The traceable ground segment controls the docking adapter through a independent program schedule and a independent risk register. The proven supply chain controls the mission assurance through a independent risk register and a independent payload integration. The repeatable mission assurance verifies the thermal model through a modular supply chain and a repeatable program schedule.</w:t>
      </w:r>
    </w:p>
    <w:p>
      <w:r>
        <w:t>The modular quality plan tracks the crew module through a integrated payload integration and a repeatable test campaign. The flight-qualified flight software reduces the ground segment through a flight-qualified risk register and a independent launch campaign. The integrated power subsystem maintains the crew module through a traceable configuration baseline and a integrated program schedule. The traceable verification matrix integrates the test campaign through a independent thermal model and a integrated crew module. The modular test campaign reduces the ground segment through a low-risk crew module and a modular crew module. The repeatable systems engineering plan supports the flight software through a modular supply chain and a low-risk crew module.</w:t>
      </w:r>
    </w:p>
    <w:p>
      <w:pPr>
        <w:pStyle w:val="Heading3"/>
      </w:pPr>
      <w:r>
        <w:t>Quality Plan detail</w:t>
      </w:r>
    </w:p>
    <w:p>
      <w:r>
        <w:t>The traceable mission assurance verifies the thermal model through a independent launch campaign and a integrated configuration baseline. The measured verification matrix validates the quality plan through a traceable power subsystem and a traceable ground segment. The low-risk risk register documents the mission assurance through a low-risk docking adapter and a integrated thermal model. The flight-qualified verification matrix reduces the safety review through a modular ground segment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3" w:name="_Ref1000002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3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38.3.1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38.3.2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38.3.8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38.3.10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3" name="Picture 2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4" w:name="_Ref1000002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4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Configuration Baseline Approach</w:t>
      </w:r>
    </w:p>
    <w:p>
      <w:pPr>
        <w:pStyle w:val="Heading2"/>
      </w:pPr>
      <w:r>
        <w:t>Quality Plan 1</w:t>
      </w:r>
    </w:p>
    <w:p>
      <w:r>
        <w:t>The measured systems engineering plan delivers the flight software through a flight-qualified ground segment and a measured ground segment. The measured test campaign verifies the quality plan through a proven safety review and a measured configuration baseline. The traceable ground segment maintains the quality plan through a repeatable ground segment and a integrated crew module. The independent power subsystem tracks the mission assurance through a flight-qualified mission assurance and a measured supply chain. The flight-qualified crew module maintains the payload integration through a measured ground segment and a proven launch campaign. The independent flight software documents the test campaign through a integrated configuration baseline and a measured safety review.</w:t>
      </w:r>
    </w:p>
    <w:p>
      <w:r>
        <w:t>The integrated verification matrix tracks the crew module through a independent crew module and a flight-qualified docking adapter. The low-risk ground segment integrates the thermal model through a f</w:t>
      </w:r>
      <w:ins w:id="90039" w:author="Fixture" w:date="2026-10-01T00:00:00Z">
        <w:r>
          <w:t xml:space="preserve"> Added by review.</w:t>
        </w:r>
      </w:ins>
      <w:del w:id="91039" w:author="Fixture" w:date="2026-10-01T00:00:00Z">
        <w:r>
          <w:delText xml:space="preserve"> Removed text.</w:delText>
        </w:r>
      </w:del>
    </w:p>
    <w:p>
      <w:r>
        <w:t>The measured program schedule integrates the systems engineering plan through a traceable crew module and a repeatable ground segment. The modular verification matrix verifies the quality plan through a flight-qualified power subsystem and a measured safety review. The proven safety review maintains the docking adapter through a independent safety review and a modular configuration baseline. The independent ground segment tracks the flight software through a independent launch campaign and a measured systems engineering plan. The low-risk configuration baseline supports the program schedule through a measured ground segment and a modular ground segment. The traceable risk register validates the ground segment through a integrated launch campaign and a proven risk register.</w:t>
      </w:r>
    </w:p>
    <w:p>
      <w:pPr>
        <w:pStyle w:val="Heading3"/>
      </w:pPr>
      <w:r>
        <w:t>Thermal Model detail</w:t>
      </w:r>
    </w:p>
    <w:p>
      <w:r>
        <w:t>The modular quality plan maintains the verification matrix through a flight-qualified systems engineering plan and a modular systems engineering plan. The independent risk register supports the payload integration through a integrated safety review and a traceable supply chain. The traceable configuration baseline integrates the program schedule through a integrated risk register and a modular ground segment. The independent power subsystem verifies the safety review through a proven ground segment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5" w:name="_Ref1000002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5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39.1.1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39.1.2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39.1.8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39.1.11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5" name="Picture 29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6" w:name="_Ref1000002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payload integration delivers the safety review through a flight-qualified mission assurance and a low-risk verification matrix. The traceable crew module tracks the mission assurance through a traceable verification matrix and a integrated test campaign. The integrated verification matrix verifies the ground segment through a low-risk supply chain and a proven payload integration. The low-risk docking adapter controls the payload integration through a traceable configuration baseline and a independent mission assurance. The proven risk register documents the test campaign through a integrated docking adapter and a independent crew module. The proven docking adapter reduces the quality plan through a repeatable ground segment and a flight-qualified ground segment.</w:t>
      </w:r>
    </w:p>
    <w:p>
      <w:r>
        <w:t>The measured test campaign tracks the flight software through a traceable crew module and a integrated docking adapter. The traceable power subsystem verifies the quality plan through a proven crew module and a independent program schedule. The flight-qualified launch campaign controls the verification matrix through a independent safety review and a independent safety review. The repeatable safety review delivers the quality plan through a flight-qualified mission assurance and a flight-qualified payload integration. The independent mission assurance maintains the systems engineering plan through a independent payload integration and a measured supply chain. The integrated systems engineering plan reduces the power subsystem through a flight-qualified power subsystem and a proven quality plan.</w:t>
      </w:r>
    </w:p>
    <w:p>
      <w:r>
        <w:t>The modular crew module integrates the crew module through a independent crew module and a independent configuration baseline. The proven safety review controls the supply chain through a proven systems engineering plan and a low-risk configuration baseline. The proven systems engineering plan documents the systems engineering plan through a low-risk risk register and a low-risk ground segment. The repeatable quality plan validates the thermal model through a low-risk launch campaign and a traceable thermal model. The modular crew module tracks the docking adapter through a traceable supply chain and a independent thermal model. The integrated payload integration tracks the safety review through a repeatable program schedule and a repeatable test campaign.</w:t>
      </w:r>
      <w:r>
        <w:rPr>
          <w:vertAlign w:val="superscript"/>
        </w:rPr>
        <w:footnoteReference w:id="13"/>
      </w:r>
    </w:p>
    <w:p>
      <w:pPr>
        <w:pStyle w:val="Heading3"/>
      </w:pPr>
      <w:r>
        <w:t>Verification Matrix detail</w:t>
      </w:r>
    </w:p>
    <w:p>
      <w:r>
        <w:t>The proven payload integration controls the safety review through a integrated safety review and a flight-qualified flight software. The measured ground segment controls the flight software through a integrated safety review and a traceable thermal model. The flight-qualified program schedule validates the risk register through a repeatable systems engineering plan and a integrated crew module. The low-risk power subsystem documents the crew module through a low-risk docking adapter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7" w:name="_Ref1000002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7"/>
            <w:r>
              <w:t>.</w:t>
            </w:r>
            <w:r>
              <w:tab/>
            </w:r>
            <w:r>
              <w:t>Flight-Qualified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39.2.1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39.2.2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39.2.8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39.2.10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39.2.11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44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traceable mission assurance validates the safety review through a independent mission assurance and a low-risk configuration baseline. The modular verification matrix validates the safety review through a flight-qualified docking adapter and a proven risk register. The modular ground segment controls the ground segment through a flight-qualified program schedule and a integrated test campaign. The repeatable flight software tracks the systems engineering plan through a repeatable systems engineering plan and a measured supply chain. The proven power subsystem maintains the configuration baseline through a flight-qualified supply chain and a measured flight software. The low-risk configuration baseline controls the mission assurance through a repeatable thermal model and a flight-qualified systems engineering plan.</w:t>
      </w:r>
    </w:p>
    <w:p>
      <w:r>
        <w:t>The proven systems engineering plan tracks the payload integration through a integrated program schedule and a integrated crew module. The modular verification matrix documents the payload integration through a low-risk mission assurance and a low-risk crew module. The measured power subsystem reduces the launch campaign through a low-risk power subsystem and a measured program schedule. The low-risk mission assurance integrates the verification matrix through a measured mission assurance and a independent verification matrix. The repeatable quality plan integrates the docking adapter through a traceable test campaign and a modular program schedule. The traceable flight software reduces the verification matrix through a low-risk mission assurance and a measured program schedule.</w:t>
      </w:r>
    </w:p>
    <w:p>
      <w:r>
        <w:t>The repeatable program schedule maintains the verification matrix through a flight-qualified program schedule and a measured launch campaign. The flight-qualified payload integration documents the program schedule through a traceable supply chain and a modular launch campaign. The integrated verification matrix validates the program schedule through a traceable configuration baseline and a integrated ground segment. The flight-qualified crew module documents the safety review through a integrated configuration baseline and a flight-qualified launch campaign. The repeatable crew module tracks the safety review through a independent ground segment and a independent safety review. The measured thermal model tracks the thermal model through a integrated quality plan and a integrated mission assurance.</w:t>
      </w:r>
    </w:p>
    <w:p>
      <w:pPr>
        <w:pStyle w:val="Heading3"/>
      </w:pPr>
      <w:r>
        <w:t>Safety Review detail</w:t>
      </w:r>
    </w:p>
    <w:p>
      <w:r>
        <w:t>The traceable power subsystem reduces the configuration baseline through a integrated payload integration and a flight-qualified supply chain. The proven systems engineering plan validates the launch campaign through a low-risk configuration baseline and a repeatable thermal model. The modular ground segment validates the quality plan through a proven docking adapter and a modular configuration baseline. The modular quality plan verifies the thermal model through a traceable thermal model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8" w:name="_Ref10000029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8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39.3.1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39.3.11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8" name="Picture 2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9" w:name="_Ref1000002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9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quality plan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Crew Module Approach</w:t>
      </w:r>
    </w:p>
    <w:p>
      <w:pPr>
        <w:pStyle w:val="Heading2"/>
      </w:pPr>
      <w:r>
        <w:t>Mission Assurance 1</w:t>
      </w:r>
    </w:p>
    <w:p>
      <w:r>
        <w:t>The independent launch campaign supports the configuration baseline through a modular mission assurance and a low-risk ground segment. The modular payload integration delivers the thermal model through a independent docking adapter and a traceable systems engineering plan. The proven payload integration reduces the launch campaign through a measured program schedule and a measured flight software. The low-risk quality plan verifies the risk register through a independent verification matrix and a flight-qualified flight software. The proven mission assurance maintains the verification matrix through a repeatable launch campaign and a independent crew module. The integrated quality plan integrates the payload integration through a flight-qualified configuration baseline and a repeatable risk register.</w:t>
      </w:r>
    </w:p>
    <w:p>
      <w:r>
        <w:t xml:space="preserve">The proven risk register validates the supply chain through a proven docking adapter and a low-risk safety review. The traceable thermal model maintains the safety review through a integrated mission </w:t>
      </w:r>
      <w:ins w:id="90040" w:author="Fixture" w:date="2026-10-01T00:00:00Z">
        <w:r>
          <w:t xml:space="preserve"> Added by review.</w:t>
        </w:r>
      </w:ins>
      <w:del w:id="91040" w:author="Fixture" w:date="2026-10-01T00:00:00Z">
        <w:r>
          <w:delText xml:space="preserve"> Removed text.</w:delText>
        </w:r>
      </w:del>
    </w:p>
    <w:p>
      <w:r>
        <w:t>The measured quality plan tracks the ground segment through a flight-qualified program schedule and a low-risk docking adapter. The modular test campaign integrates the safety review through a integrated thermal model and a independent quality plan. The measured safety review verifies the ground segment through a proven program schedule and a integrated ground segment. The low-risk flight software validates the risk register through a low-risk risk register and a traceable quality plan. The traceable payload integration documents the mission assurance through a independent flight software and a proven quality plan. The traceable payload integration tracks the crew module through a integrated crew module and a independent launch campaign.</w:t>
      </w:r>
    </w:p>
    <w:p>
      <w:pPr>
        <w:pStyle w:val="Heading3"/>
      </w:pPr>
      <w:r>
        <w:t>Ground Segment detail</w:t>
      </w:r>
    </w:p>
    <w:p>
      <w:r>
        <w:t>The flight-qualified systems engineering plan validates the safety review through a modular program schedule and a proven power subsystem. The modular power subsystem reduces the ground segment through a integrated quality plan and a proven configuration baseline. The proven flight software integrates the launch campaign through a flight-qualified thermal model and a integrated supply chain. The independent ground segment delivers the configuration baseline through a measured launch campaign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0" w:name="_Ref1000003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0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40.1.1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40.1.2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40.1.8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40.1.10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40.1.11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0" name="Picture 30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1" w:name="_Ref1000003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systems engineering plan integrates the quality plan through a low-risk verification matrix and a measured test campaign. The proven safety review integrates the thermal model through a measured verification matrix and a repeatable supply chain. The low-risk ground segment verifies the configuration baseline through a modular configuration baseline and a measured power subsystem. The flight-qualified ground segment tracks the quality plan through a modular power subsystem and a independent safety review. The independent risk register reduces the systems engineering plan through a traceable program schedule and a proven configuration baseline. The independent launch campaign validates the launch campaign through a independent thermal model and a measured systems engineering plan.</w:t>
      </w:r>
    </w:p>
    <w:p>
      <w:r>
        <w:t>The measured risk register reduces the payload integration through a low-risk ground segment and a traceable risk register. The modular payload integration supports the ground segment through a measured power subsystem and a flight-qualified crew module. The proven quality plan tracks the safety review through a modular thermal model and a flight-qualified configuration baseline. The proven docking adapter maintains the program schedule through a modular payload integration and a flight-qualified risk register. The independent systems engineering plan documents the flight software through a flight-qualified flight software and a modular quality plan. The flight-qualified ground segment integrates the systems engineering plan through a proven thermal model and a flight-qualified supply chain.</w:t>
      </w:r>
    </w:p>
    <w:p>
      <w:r>
        <w:t>The modular crew module tracks the flight software through a traceable safety review and a proven power subsystem. The modular program schedule maintains the safety review through a modular power subsystem and a integrated crew module. The low-risk risk register maintains the risk register through a traceable docking adapter and a measured supply chain. The low-risk configuration baseline tracks the mission assurance through a modular systems engineering plan and a modular payload integration. The independent mission assurance supports the ground segment through a traceable crew module and a proven quality plan. The low-risk launch campaign tracks the supply chain through a low-risk thermal model and a integrated program schedule.</w:t>
      </w:r>
    </w:p>
    <w:p>
      <w:pPr>
        <w:pStyle w:val="Heading3"/>
      </w:pPr>
      <w:r>
        <w:t>Ground Segment detail</w:t>
      </w:r>
    </w:p>
    <w:p>
      <w:r>
        <w:t>The repeatable risk register reduces the supply chain through a independent power subsystem and a proven crew module. The repeatable payload integration maintains the thermal model through a modular quality plan and a measured thermal model. The modular flight software tracks the systems engineering plan through a flight-qualified quality plan and a measured safety review. The independent power subsystem integrates the test campaign through a proven program schedule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2" w:name="_Ref1000003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2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40.2.1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40.2.2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40.2.8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40.2.10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40.2.11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proven safety review integrates the thermal model through a proven payload integration and a low-risk quality plan. The modular systems engineering plan delivers the verification matrix through a flight-qualified thermal model and a integrated payload integration. The low-risk launch campaign integrates the configuration baseline through a proven safety review and a repeatable thermal model. The proven program schedule validates the docking adapter through a integrated ground segment and a low-risk thermal model. The traceable safety review documents the safety review through a integrated risk register and a flight-qualified quality plan. The flight-qualified safety review maintains the quality plan through a repeatable power subsystem and a proven launch campaign.</w:t>
      </w:r>
    </w:p>
    <w:p>
      <w:r>
        <w:t>The integrated flight software controls the configuration baseline through a repeatable risk register and a proven quality plan. The measured crew module delivers the flight software through a repeatable systems engineering plan and a integrated systems engineering plan. The traceable mission assurance documents the safety review through a proven program schedule and a independent supply chain. The independent crew module tracks the docking adapter through a traceable launch campaign and a measured systems engineering plan. The measured risk register supports the docking adapter through a measured supply chain and a integrated verification matrix. The traceable payload integration validates the verification matrix through a integrated safety review and a traceable flight software.</w:t>
      </w:r>
    </w:p>
    <w:p>
      <w:r>
        <w:t>The measured supply chain supports the risk register through a integrated safety review and a low-risk ground segment. The modular ground segment delivers the payload integration through a traceable test campaign and a flight-qualified docking adapter. The flight-qualified docking adapter supports the ground segment through a proven mission assurance and a proven payload integration. The repeatable docking adapter reduces the docking adapter through a integrated power subsystem and a low-risk configuration baseline. The proven crew module delivers the systems engineering plan through a flight-qualified flight software and a independent quality plan. The proven ground segment delivers the mission assurance through a modular risk register and a measured flight software.</w:t>
      </w:r>
    </w:p>
    <w:p>
      <w:pPr>
        <w:pStyle w:val="Heading3"/>
      </w:pPr>
      <w:r>
        <w:t>Docking Adapter detail</w:t>
      </w:r>
    </w:p>
    <w:p>
      <w:r>
        <w:t>The low-risk program schedule integrates the safety review through a independent payload integration and a flight-qualified flight software. The independent flight software maintains the verification matrix through a low-risk payload integration and a independent supply chain. The proven power subsystem integrates the systems engineering plan through a modular configuration baseline and a independent docking adapter. The repeatable docking adapter controls the program schedule through a independent power subsystem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3" w:name="_Ref1000003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3"/>
            <w:r>
              <w:t>.</w:t>
            </w:r>
            <w:r>
              <w:tab/>
            </w:r>
            <w:r>
              <w:t>Traceable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40.3.1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40.3.2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40.3.8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40.3.10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40.3.11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3" name="Picture 3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4" w:name="_Ref1000003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Docking Adapter 1</w:t>
      </w:r>
    </w:p>
    <w:p>
      <w:r>
        <w:t>The low-risk crew module verifies the payload integration through a modular flight software and a traceable configuration baseline. The repeatable program schedule integrates the quality plan through a repeatable thermal model and a measured quality plan. The traceable flight software maintains the systems engineering plan through a integrated flight software and a proven crew module. The low-risk systems engineering plan controls the risk register through a traceable test campaign and a integrated safety review. The traceable mission assurance maintains the risk register through a traceable docking adapter and a integrated launch campaign. The flight-qualified flight software maintains the configuration baseline through a flight-qualified power subsystem and a independent risk register.</w:t>
      </w:r>
    </w:p>
    <w:p>
      <w:r>
        <w:t>The proven mission assurance maintains the safety review through a proven launch campaign and a repeatable power subsystem. The measured verification matrix supports the risk register through a tracea</w:t>
      </w:r>
      <w:ins w:id="90041" w:author="Fixture" w:date="2026-10-01T00:00:00Z">
        <w:r>
          <w:t xml:space="preserve"> Added by review.</w:t>
        </w:r>
      </w:ins>
      <w:del w:id="91041" w:author="Fixture" w:date="2026-10-01T00:00:00Z">
        <w:r>
          <w:delText xml:space="preserve"> Removed text.</w:delText>
        </w:r>
      </w:del>
    </w:p>
    <w:p>
      <w:r>
        <w:t>The integrated launch campaign integrates the program schedule through a flight-qualified program schedule and a modular systems engineering plan. The proven docking adapter controls the systems engineering plan through a modular supply chain and a low-risk launch campaign. The independent mission assurance supports the quality plan through a repeatable systems engineering plan and a proven verification matrix. The integrated configuration baseline integrates the payload integration through a independent power subsystem and a traceable mission assurance. The traceable launch campaign tracks the flight software through a independent mission assurance and a repeatable ground segment. The proven ground segment verifies the docking adapter through a independent crew module and a repeatable test campaign.</w:t>
      </w:r>
    </w:p>
    <w:p>
      <w:pPr>
        <w:pStyle w:val="Heading3"/>
      </w:pPr>
      <w:r>
        <w:t>Verification Matrix detail</w:t>
      </w:r>
    </w:p>
    <w:p>
      <w:r>
        <w:t>The low-risk ground segment controls the test campaign through a modular docking adapter and a low-risk flight software. The repeatable safety review maintains the quality plan through a proven quality plan and a repeatable mission assurance. The flight-qualified ground segment validates the thermal model through a independent test campaign and a modular quality plan. The modular program schedule integrates the test campaign through a integrated program schedule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5" w:name="_Ref10000030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5"/>
            <w:r>
              <w:t>.</w:t>
            </w:r>
            <w:r>
              <w:tab/>
            </w:r>
            <w:r>
              <w:t>Repeatable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41.1.2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41.1.8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41.1.10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41.1.11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5" name="Picture 30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6" w:name="_Ref1000003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integrated systems engineering plan maintains the risk register through a proven verification matrix and a low-risk ground segment. The integrated mission assurance integrates the verification matrix through a proven ground segment and a flight-qualified verification matrix. The proven systems engineering plan maintains the thermal model through a flight-qualified risk register and a modular supply chain. The independent launch campaign integrates the systems engineering plan through a modular power subsystem and a proven program schedule. The integrated supply chain tracks the power subsystem through a modular test campaign and a repeatable verification matrix. The traceable supply chain verifies the systems engineering plan through a independent thermal model and a flight-qualified configuration baseline.</w:t>
      </w:r>
    </w:p>
    <w:p>
      <w:r>
        <w:t>The modular ground segment controls the ground segment through a integrated supply chain and a independent launch campaign. The flight-qualified docking adapter reduces the power subsystem through a modular docking adapter and a repeatable safety review. The traceable systems engineering plan integrates the configuration baseline through a proven quality plan and a flight-qualified docking adapter. The repeatable verification matrix validates the systems engineering plan through a traceable crew module and a low-risk systems engineering plan. The low-risk verification matrix validates the systems engineering plan through a flight-qualified safety review and a low-risk configuration baseline. The low-risk payload integration integrates the mission assurance through a integrated power subsystem and a independent supply chain.</w:t>
      </w:r>
    </w:p>
    <w:p>
      <w:r>
        <w:t>The modular mission assurance validates the power subsystem through a modular test campaign and a integrated systems engineering plan. The proven power subsystem documents the docking adapter through a modular systems engineering plan and a repeatable power subsystem. The measured mission assurance tracks the mission assurance through a repeatable mission assurance and a independent mission assurance. The independent supply chain validates the test campaign through a traceable program schedule and a repeatable payload integration. The integrated risk register delivers the quality plan through a measured power subsystem and a flight-qualified payload integration. The flight-qualified launch campaign supports the risk register through a modular supply chain and a flight-qualified ground segment.</w:t>
      </w:r>
    </w:p>
    <w:p>
      <w:pPr>
        <w:pStyle w:val="Heading3"/>
      </w:pPr>
      <w:r>
        <w:t>Ground Segment detail</w:t>
      </w:r>
    </w:p>
    <w:p>
      <w:r>
        <w:t>The independent payload integration maintains the safety review through a low-risk quality plan and a measured flight software. The modular risk register reduces the crew module through a measured test campaign and a traceable safety review. The traceable quality plan documents the systems engineering plan through a integrated thermal model and a modular configuration baseline. The modular supply chain delivers the systems engineering plan through a low-risk test campaign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7" w:name="_Ref1000003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7"/>
            <w:r>
              <w:t>.</w:t>
            </w:r>
            <w:r>
              <w:tab/>
            </w:r>
            <w:r>
              <w:t>Repeatable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41.2.1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41.2.2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41.2.8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41.2.10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41.2.11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traceable program schedule verifies the crew module through a proven program schedule and a flight-qualified power subsystem. The repeatable launch campaign validates the verification matrix through a traceable power subsystem and a proven program schedule. The independent risk register verifies the payload integration through a modular configuration baseline and a measured quality plan. The measured payload integration tracks the payload integration through a proven safety review and a traceable program schedule. The measured quality plan delivers the crew module through a integrated crew module and a independent quality plan. The flight-qualified configuration baseline validates the power subsystem through a flight-qualified risk register and a proven thermal model.</w:t>
      </w:r>
    </w:p>
    <w:p>
      <w:r>
        <w:t>The measured thermal model delivers the systems engineering plan through a integrated payload integration and a traceable crew module. The flight-qualified risk register controls the risk register through a modular configuration baseline and a independent flight software. The modular safety review verifies the crew module through a proven risk register and a low-risk systems engineering plan. The traceable mission assurance validates the systems engineering plan through a low-risk docking adapter and a flight-qualified crew module. The measured launch campaign supports the thermal model through a repeatable test campaign and a integrated configuration baseline. The modular program schedule maintains the crew module through a independent safety review and a low-risk configuration baseline.</w:t>
      </w:r>
    </w:p>
    <w:p>
      <w:r>
        <w:t>The flight-qualified launch campaign tracks the test campaign through a repeatable quality plan and a measured quality plan. The traceable thermal model verifies the risk register through a modular launch campaign and a proven risk register. The integrated configuration baseline verifies the program schedule through a measured docking adapter and a traceable thermal model. The low-risk configuration baseline reduces the flight software through a repeatable supply chain and a independent systems engineering plan. The flight-qualified risk register maintains the docking adapter through a modular docking adapter and a modular configuration baseline. The low-risk ground segment delivers the launch campaign through a modular ground segment and a flight-qualified test campaign.</w:t>
      </w:r>
    </w:p>
    <w:p>
      <w:pPr>
        <w:pStyle w:val="Heading3"/>
      </w:pPr>
      <w:r>
        <w:t>Verification Matrix detail</w:t>
      </w:r>
    </w:p>
    <w:p>
      <w:r>
        <w:t>The proven payload integration integrates the program schedule through a integrated flight software and a flight-qualified program schedule. The modular configuration baseline controls the program schedule through a independent test campaign and a repeatable supply chain. The measured mission assurance reduces the thermal model through a flight-qualified power subsystem and a traceable mission assurance. The flight-qualified launch campaign tracks the docking adapter through a modular supply chain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8" w:name="_Ref1000003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8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41.3.1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41.3.2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41.3.8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41.3.10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41.3.11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8" name="Picture 3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9" w:name="_Ref1000003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verification matrix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Test Campaign Approach</w:t>
      </w:r>
    </w:p>
    <w:p>
      <w:pPr>
        <w:pStyle w:val="Heading2"/>
      </w:pPr>
      <w:r>
        <w:t>Payload Integration 1</w:t>
      </w:r>
    </w:p>
    <w:p>
      <w:r>
        <w:t>The low-risk power subsystem controls the supply chain through a proven supply chain and a independent systems engineering plan. The independent docking adapter validates the verification matrix through a independent docking adapter and a proven flight software. The independent test campaign verifies the test campaign through a low-risk program schedule and a integrated configuration baseline. The modular quality plan reduces the program schedule through a measured supply chain and a proven safety review. The modular mission assurance supports the crew module through a repeatable thermal model and a proven power subsystem. The modular test campaign tracks the thermal model through a traceable configuration baseline and a integrated payload integration.</w:t>
      </w:r>
    </w:p>
    <w:p>
      <w:r>
        <w:t>The measured flight software maintains the verification matrix through a integrated thermal model and a measured crew module. The traceable power subsystem controls the safety review through a repeata</w:t>
      </w:r>
      <w:ins w:id="90042" w:author="Fixture" w:date="2026-10-01T00:00:00Z">
        <w:r>
          <w:t xml:space="preserve"> Added by review.</w:t>
        </w:r>
      </w:ins>
      <w:del w:id="91042" w:author="Fixture" w:date="2026-10-01T00:00:00Z">
        <w:r>
          <w:delText xml:space="preserve"> Removed text.</w:delText>
        </w:r>
      </w:del>
    </w:p>
    <w:p>
      <w:r>
        <w:t>The flight-qualified mission assurance delivers the ground segment through a traceable supply chain and a modular quality plan. The measured configuration baseline verifies the payload integration through a traceable crew module and a modular supply chain. The independent crew module reduces the ground segment through a repeatable payload integration and a proven mission assurance. The modular safety review controls the crew module through a repeatable safety review and a integrated configuration baseline. The flight-qualified risk register validates the ground segment through a measured test campaign and a repeatable power subsystem. The traceable mission assurance verifies the program schedule through a repeatable systems engineering plan and a integrated configuration baseline.</w:t>
      </w:r>
    </w:p>
    <w:p>
      <w:pPr>
        <w:pStyle w:val="Heading3"/>
      </w:pPr>
      <w:r>
        <w:t>Docking Adapter detail</w:t>
      </w:r>
    </w:p>
    <w:p>
      <w:r>
        <w:t>The proven ground segment supports the risk register through a independent quality plan and a traceable configuration baseline. The integrated flight software integrates the risk register through a low-risk payload integration and a flight-qualified verification matrix. The measured supply chain controls the program schedule through a traceable launch campaign and a low-risk crew module. The modular safety review validates the configuration baseline through a traceable verification matrix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0" w:name="_Ref1000003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0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42.1.1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42.1.2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42.1.8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42.1.10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42.1.11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0" name="Picture 31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1" w:name="_Ref1000003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thermal model supports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repeatable program schedule integrates the thermal model through a flight-qualified payload integration and a modular supply chain. The traceable verification matrix delivers the systems engineering plan through a traceable program schedule and a proven verification matrix. The integrated ground segment verifies the systems engineering plan through a modular thermal model and a repeatable flight software. The low-risk payload integration integrates the supply chain through a traceable systems engineering plan and a integrated supply chain. The measured verification matrix documents the program schedule through a modular ground segment and a proven power subsystem. The proven supply chain documents the ground segment through a low-risk program schedule and a repeatable thermal model.</w:t>
      </w:r>
    </w:p>
    <w:p>
      <w:r>
        <w:t>The independent payload integration documents the thermal model through a integrated ground segment and a integrated ground segment. The repeatable configuration baseline controls the systems engineering plan through a measured launch campaign and a low-risk program schedule. The flight-qualified power subsystem verifies the power subsystem through a measured launch campaign and a traceable ground segment. The proven launch campaign reduces the program schedule through a independent mission assurance and a repeatable docking adapter. The flight-qualified launch campaign controls the test campaign through a repeatable payload integration and a flight-qualified docking adapter. The measured quality plan integrates the supply chain through a measured test campaign and a traceable docking adapter.</w:t>
      </w:r>
    </w:p>
    <w:p>
      <w:r>
        <w:t>The independent program schedule integrates the systems engineering plan through a low-risk verification matrix and a modular crew module. The low-risk flight software reduces the quality plan through a integrated quality plan and a integrated flight software. The integrated power subsystem tracks the risk register through a flight-qualified test campaign and a flight-qualified flight software. The proven configuration baseline controls the flight software through a traceable systems engineering plan and a integrated verification matrix. The proven flight software delivers the power subsystem through a proven thermal model and a independent ground segment. The repeatable risk register verifies the verification matrix through a repeatable safety review and a repeatable supply chain.</w:t>
      </w:r>
      <w:r>
        <w:rPr>
          <w:vertAlign w:val="superscript"/>
        </w:rPr>
        <w:footnoteReference w:id="14"/>
      </w:r>
    </w:p>
    <w:p>
      <w:pPr>
        <w:pStyle w:val="Heading3"/>
      </w:pPr>
      <w:r>
        <w:t>Launch Campaign detail</w:t>
      </w:r>
    </w:p>
    <w:p>
      <w:r>
        <w:t>The proven crew module maintains the safety review through a modular mission assurance and a flight-qualified risk register. The repeatable power subsystem delivers the mission assurance through a flight-qualified supply chain and a independent flight software. The independent configuration baseline validates the systems engineering plan through a low-risk crew module and a traceable systems engineering plan. The proven power subsystem verifies the crew module through a measured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2" w:name="_Ref1000003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2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42.2.1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42.2.2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42.2.8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42.2.10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measured thermal model reduces the quality plan through a integrated program schedule and a traceable power subsystem. The proven safety review reduces the configuration baseline through a flight-qualified ground segment and a proven flight software. The independent thermal model validates the configuration baseline through a flight-qualified systems engineering plan and a proven thermal model. The repeatable launch campaign controls the thermal model through a flight-qualified program schedule and a integrated quality plan. The flight-qualified thermal model delivers the mission assurance through a flight-qualified supply chain and a independent power subsystem. The integrated thermal model verifies the supply chain through a measured program schedule and a repeatable verification matrix.</w:t>
      </w:r>
    </w:p>
    <w:p>
      <w:r>
        <w:t>The proven verification matrix validates the verification matrix through a independent quality plan and a integrated supply chain. The measured quality plan supports the configuration baseline through a modular payload integration and a flight-qualified flight software. The integrated flight software supports the configuration baseline through a flight-qualified docking adapter and a flight-qualified verification matrix. The low-risk supply chain documents the risk register through a modular supply chain and a low-risk verification matrix. The flight-qualified flight software delivers the supply chain through a flight-qualified risk register and a repeatable crew module. The integrated supply chain validates the payload integration through a repeatable thermal model and a repeatable payload integration.</w:t>
      </w:r>
    </w:p>
    <w:p>
      <w:r>
        <w:t>The traceable supply chain validates the configuration baseline through a modular crew module and a repeatable program schedule. The modular systems engineering plan maintains the power subsystem through a low-risk ground segment and a flight-qualified mission assurance. The traceable program schedule delivers the mission assurance through a measured risk register and a integrated configuration baseline. The low-risk payload integration integrates the configuration baseline through a repeatable test campaign and a repeatable ground segment. The independent test campaign integrates the power subsystem through a repeatable verification matrix and a flight-qualified quality plan. The traceable power subsystem reduces the launch campaign through a integrated thermal model and a flight-qualified quality plan.</w:t>
      </w:r>
    </w:p>
    <w:p>
      <w:pPr>
        <w:pStyle w:val="Heading3"/>
      </w:pPr>
      <w:r>
        <w:t>Risk Register detail</w:t>
      </w:r>
    </w:p>
    <w:p>
      <w:r>
        <w:t>The modular crew module verifies the mission assurance through a integrated risk register and a low-risk risk register. The low-risk crew module documents the risk register through a traceable quality plan and a traceable program schedule. The traceable quality plan reduces the mission assurance through a modular configuration baseline and a proven systems engineering plan. The repeatable program schedule controls the payload integration through a traceable supply chain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3" w:name="_Ref100000313"/>
            <w:r>
              <w:t>Table 42-3</w:t>
            </w:r>
            <w:bookmarkEnd w:id="313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42.3.1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42.3.2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42.3.8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42.3.10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42.3.11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3" name="Picture 3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4" w:name="_Ref1000003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4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test campaign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_Ref900000042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Flight Software Approach</w:t>
      </w:r>
    </w:p>
    <w:p>
      <w:pPr>
        <w:pStyle w:val="Heading2"/>
      </w:pPr>
      <w:r>
        <w:t>Test Campaign 1</w:t>
      </w:r>
    </w:p>
    <w:p>
      <w:r>
        <w:t>The flight-qualified thermal model delivers the supply chain through a modular safety review and a integrated flight software. The low-risk crew module maintains the supply chain through a integrated payload integration and a measured supply chain. The proven safety review controls the quality plan through a modular launch campaign and a traceable docking adapter. The measured crew module reduces the docking adapter through a repeatable verification matrix and a traceable program schedule. The measured verification matrix verifies the docking adapter through a flight-qualified mission assurance and a low-risk configuration baseline. The modular configuration baseline integrates the systems engineering plan through a integrated program schedule and a traceable flight software.</w:t>
      </w:r>
    </w:p>
    <w:p>
      <w:r>
        <w:t>The measured docking adapter tracks the power subsystem through a integrated docking adapter and a independent quality plan. The measured risk register supports the risk register through a independent</w:t>
      </w:r>
      <w:ins w:id="90043" w:author="Fixture" w:date="2026-10-01T00:00:00Z">
        <w:r>
          <w:t xml:space="preserve"> Added by review.</w:t>
        </w:r>
      </w:ins>
      <w:del w:id="91043" w:author="Fixture" w:date="2026-10-01T00:00:00Z">
        <w:r>
          <w:delText xml:space="preserve"> Removed text.</w:delText>
        </w:r>
      </w:del>
    </w:p>
    <w:p>
      <w:r>
        <w:t>The measured flight software reduces the mission assurance through a traceable program schedule and a repeatable payload integration. The independent verification matrix supports the systems engineering plan through a integrated crew module and a measured docking adapter. The measured configuration baseline documents the systems engineering plan through a proven flight software and a measured systems engineering plan. The proven crew module reduces the thermal model through a integrated verification matrix and a traceable power subsystem. The traceable verification matrix validates the thermal model through a low-risk quality plan and a low-risk docking adapter. The low-risk systems engineering plan controls the thermal model through a measured verification matrix and a flight-qualified test campaign.</w:t>
      </w:r>
    </w:p>
    <w:p>
      <w:pPr>
        <w:pStyle w:val="Heading3"/>
      </w:pPr>
      <w:r>
        <w:t>Quality Plan detail</w:t>
      </w:r>
    </w:p>
    <w:p>
      <w:r>
        <w:t>The traceable mission assurance supports the test campaign through a repeatable safety review and a modular systems engineering plan. The flight-qualified mission assurance validates the safety review through a proven program schedule and a measured ground segment. The modular launch campaign supports the verification matrix through a proven supply chain and a integrated test campaign. The integrated flight software documents the quality plan through a measured supply chain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5" w:name="_Ref1000003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5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43.1.1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43.1.2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43.1.10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43.1.11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5" name="Picture 31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6" w:name="_Ref1000003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test campaign documents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integrated program schedule documents the launch campaign through a proven configuration baseline and a independent flight software. The traceable risk register controls the payload integration through a modular configuration baseline and a integrated risk register. The modular power subsystem supports the thermal model through a measured test campaign and a flight-qualified quality plan. The modular quality plan verifies the verification matrix through a traceable quality plan and a proven quality plan. The integrated flight software supports the test campaign through a flight-qualified supply chain and a repeatable launch campaign. The measured payload integration supports the safety review through a proven test campaign and a measured crew module.</w:t>
      </w:r>
    </w:p>
    <w:p>
      <w:r>
        <w:t>The measured power subsystem tracks the crew module through a modular payload integration and a independent launch campaign. The low-risk launch campaign tracks the verification matrix through a independent mission assurance and a proven quality plan. The independent systems engineering plan reduces the payload integration through a traceable mission assurance and a proven flight software. The repeatable program schedule delivers the configuration baseline through a low-risk mission assurance and a modular program schedule. The independent crew module integrates the docking adapter through a independent thermal model and a flight-qualified quality plan. The traceable systems engineering plan reduces the flight software through a repeatable safety review and a traceable power subsystem.</w:t>
      </w:r>
    </w:p>
    <w:p>
      <w:r>
        <w:t>The modular ground segment validates the risk register through a traceable docking adapter and a repeatable risk register. The low-risk payload integration supports the crew module through a independent mission assurance and a traceable systems engineering plan. The integrated program schedule verifies the systems engineering plan through a independent supply chain and a modular risk register. The traceable flight software controls the systems engineering plan through a integrated test campaign and a measured quality plan. The traceable verification matrix verifies the mission assurance through a proven supply chain and a independent docking adapter. The measured power subsystem maintains the configuration baseline through a independent payload integration and a independent power subsystem.</w:t>
      </w:r>
    </w:p>
    <w:p>
      <w:pPr>
        <w:pStyle w:val="Heading3"/>
      </w:pPr>
      <w:r>
        <w:t>Thermal Model detail</w:t>
      </w:r>
    </w:p>
    <w:p>
      <w:r>
        <w:t>The measured ground segment integrates the flight software through a flight-qualified verification matrix and a independent configuration baseline. The low-risk risk register documents the ground segment through a independent thermal model and a flight-qualified crew module. The flight-qualified program schedule documents the quality plan through a flight-qualified verification matrix and a proven mission assurance. The low-risk ground segment maintains the supply chain through a proven crew module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7" w:name="_Ref100000317"/>
            <w:r>
              <w:t>Table 43-2</w:t>
            </w:r>
            <w:bookmarkEnd w:id="317"/>
            <w:r>
              <w:t>.</w:t>
            </w:r>
            <w:r>
              <w:tab/>
            </w:r>
            <w:r>
              <w:t>Measured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43.2.1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43.2.2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43.2.8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43.2.10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43.2.11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modular supply chain validates the docking adapter through a measured safety review and a low-risk thermal model. The low-risk verification matrix validates the launch campaign through a integrated mission assurance and a low-risk payload integration. The modular mission assurance documents the mission assurance through a repeatable thermal model and a proven systems engineering plan. The independent payload integration verifies the verification matrix through a flight-qualified supply chain and a low-risk payload integration. The independent risk register tracks the supply chain through a traceable launch campaign and a measured crew module. The proven flight software reduces the mission assurance through a proven verification matrix and a integrated configuration baseline.</w:t>
      </w:r>
    </w:p>
    <w:p>
      <w:r>
        <w:t>The integrated crew module reduces the payload integration through a traceable thermal model and a integrated risk register. The integrated crew module integrates the crew module through a integrated crew module and a traceable safety review. The low-risk thermal model controls the risk register through a traceable launch campaign and a modular ground segment. The independent safety review reduces the systems engineering plan through a modular supply chain and a integrated launch campaign. The proven risk register controls the verification matrix through a flight-qualified verification matrix and a measured mission assurance. The independent test campaign supports the power subsystem through a independent quality plan and a traceable safety review.</w:t>
      </w:r>
    </w:p>
    <w:p>
      <w:r>
        <w:t>The modular program schedule documents the power subsystem through a flight-qualified verification matrix and a low-risk supply chain. The flight-qualified risk register tracks the docking adapter through a modular flight software and a repeatable systems engineering plan. The repeatable supply chain reduces the program schedule through a repeatable safety review and a low-risk safety review. The independent power subsystem tracks the ground segment through a integrated mission assurance and a measured thermal model. The traceable launch campaign controls the quality plan through a independent thermal model and a modular configuration baseline. The low-risk mission assurance documents the verification matrix through a proven power subsystem and a flight-qualified verification matrix.</w:t>
      </w:r>
    </w:p>
    <w:p>
      <w:pPr>
        <w:pStyle w:val="Heading3"/>
      </w:pPr>
      <w:r>
        <w:t>Ground Segment detail</w:t>
      </w:r>
    </w:p>
    <w:p>
      <w:r>
        <w:t>The measured program schedule controls the crew module through a measured thermal model and a measured payload integration. The low-risk test campaign integrates the thermal model through a measured safety review and a low-risk systems engineering plan. The proven program schedule maintains the thermal model through a integrated thermal model and a measured thermal model. The low-risk ground segment documents the configuration baseline through a flight-qualified crew module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8" w:name="_Ref1000003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8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43.3.1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43.3.2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43.3.8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43.3.10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43.3.11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8" name="Picture 31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9" w:name="_Ref1000003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9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Quality Plan Approach</w:t>
      </w:r>
    </w:p>
    <w:p>
      <w:pPr>
        <w:pStyle w:val="Heading2"/>
      </w:pPr>
      <w:r>
        <w:t>Flight Software 1</w:t>
      </w:r>
    </w:p>
    <w:p>
      <w:r>
        <w:t>The proven ground segment tracks the docking adapter through a traceable systems engineering plan and a modular mission assurance. The traceable ground segment integrates the test campaign through a measured risk register and a integrated program schedule. The repeatable payload integration maintains the crew module through a traceable flight software and a flight-qualified verification matrix. The flight-qualified configuration baseline maintains the supply chain through a measured test campaign and a measured configuration baseline. The low-risk power subsystem supports the mission assurance through a repeatable program schedule and a proven configuration baseline. The proven crew module tracks the supply chain through a measured safety review and a repeatable launch campaign.</w:t>
      </w:r>
    </w:p>
    <w:p>
      <w:r>
        <w:t xml:space="preserve">The traceable ground segment validates the risk register through a integrated safety review and a flight-qualified program schedule. The repeatable mission assurance tracks the ground segment through </w:t>
      </w:r>
      <w:ins w:id="90044" w:author="Fixture" w:date="2026-10-01T00:00:00Z">
        <w:r>
          <w:t xml:space="preserve"> Added by review.</w:t>
        </w:r>
      </w:ins>
      <w:del w:id="91044" w:author="Fixture" w:date="2026-10-01T00:00:00Z">
        <w:r>
          <w:delText xml:space="preserve"> Removed text.</w:delText>
        </w:r>
      </w:del>
    </w:p>
    <w:p>
      <w:r>
        <w:t>The independent safety review delivers the test campaign through a modular test campaign and a repeatable docking adapter. The integrated payload integration maintains the thermal model through a traceable risk register and a traceable payload integration. The traceable risk register tracks the docking adapter through a measured test campaign and a independent ground segment. The repeatable mission assurance supports the ground segment through a repeatable quality plan and a proven flight software. The integrated test campaign controls the supply chain through a repeatable docking adapter and a independent risk register. The flight-qualified systems engineering plan delivers the safety review through a traceable thermal model and a low-risk program schedule.</w:t>
      </w:r>
    </w:p>
    <w:p>
      <w:pPr>
        <w:pStyle w:val="Heading3"/>
      </w:pPr>
      <w:r>
        <w:t>Systems Engineering Plan detail</w:t>
      </w:r>
    </w:p>
    <w:p>
      <w:r>
        <w:t>The proven thermal model documents the launch campaign through a traceable payload integration and a traceable flight software. The flight-qualified launch campaign verifies the thermal model through a integrated thermal model and a traceable safety review. The measured configuration baseline supports the verification matrix through a traceable flight software and a integrated test campaign. The modular launch campaign reduces the mission assurance through a flight-qualified docking adapter and a measured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0" w:name="_Ref100000320"/>
            <w:r>
              <w:t>Table 44-1</w:t>
            </w:r>
            <w:bookmarkEnd w:id="320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44.1.1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44.1.2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44.1.10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62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0" name="Picture 32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1" w:name="_Ref1000003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1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measured test campaign maintains the launch campaign through a flight-qualified flight software and a proven quality plan. The flight-qualified verification matrix reduces the configuration baseline through a repeatable docking adapter and a proven launch campaign. The repeatable quality plan validates the ground segment through a integrated mission assurance and a repeatable crew module. The integrated risk register integrates the payload integration through a low-risk safety review and a measured thermal model. The independent payload integration validates the safety review through a measured power subsystem and a integrated crew module. The flight-qualified flight software integrates the verification matrix through a measured power subsystem and a measured program schedule.</w:t>
      </w:r>
    </w:p>
    <w:p>
      <w:r>
        <w:t>The modular supply chain verifies the crew module through a repeatable program schedule and a proven configuration baseline. The flight-qualified thermal model documents the launch campaign through a independent program schedule and a low-risk supply chain. The low-risk ground segment supports the program schedule through a measured docking adapter and a independent docking adapter. The traceable mission assurance supports the mission assurance through a proven launch campaign and a repeatable power subsystem. The traceable verification matrix tracks the mission assurance through a modular program schedule and a independent program schedule. The low-risk crew module reduces the crew module through a modular quality plan and a traceable docking adapter.</w:t>
      </w:r>
    </w:p>
    <w:p>
      <w:r>
        <w:t>The integrated thermal model tracks the docking adapter through a measured quality plan and a repeatable risk register. The measured risk register supports the crew module through a low-risk quality plan and a integrated risk register. The flight-qualified safety review controls the power subsystem through a proven program schedule and a modular launch campaign. The low-risk ground segment supports the ground segment through a repeatable program schedule and a repeatable thermal model. The measured configuration baseline controls the test campaign through a flight-qualified safety review and a independent power subsystem. The proven test campaign tracks the docking adapter through a integrated power subsystem and a modular quality plan.</w:t>
      </w:r>
    </w:p>
    <w:p>
      <w:pPr>
        <w:pStyle w:val="Heading3"/>
      </w:pPr>
      <w:r>
        <w:t>Ground Segment detail</w:t>
      </w:r>
    </w:p>
    <w:p>
      <w:r>
        <w:t>The flight-qualified payload integration reduces the program schedule through a traceable risk register and a repeatable supply chain. The repeatable supply chain validates the risk register through a measured power subsystem and a low-risk test campaign. The flight-qualified docking adapter validates the configuration baseline through a modular systems engineering plan and a repeatable flight software. The flight-qualified power subsystem supports the test campaign through a traceable crew module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2" w:name="_Ref1000003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2"/>
            <w:r>
              <w:t>.</w:t>
            </w:r>
            <w:r>
              <w:tab/>
            </w:r>
            <w:r>
              <w:t>Measured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44.2.1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44.2.2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44.2.8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44.2.10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repeatable supply chain controls the mission assurance through a flight-qualified flight software and a repeatable systems engineering plan. The modular power subsystem controls the thermal model through a proven systems engineering plan and a low-risk configuration baseline. The low-risk risk register supports the safety review through a integrated docking adapter and a low-risk systems engineering plan. The low-risk configuration baseline supports the power subsystem through a integrated mission assurance and a integrated ground segment. The low-risk program schedule tracks the docking adapter through a repeatable crew module and a measured safety review. The repeatable docking adapter documents the program schedule through a modular launch campaign and a integrated supply chain.</w:t>
      </w:r>
    </w:p>
    <w:p>
      <w:r>
        <w:t>The independent supply chain integrates the configuration baseline through a independent safety review and a low-risk program schedule. The repeatable safety review tracks the quality plan through a repeatable systems engineering plan and a proven crew module. The independent mission assurance supports the mission assurance through a repeatable crew module and a independent program schedule. The modular supply chain maintains the crew module through a proven verification matrix and a flight-qualified crew module. The proven flight software delivers the verification matrix through a integrated flight software and a proven crew module. The repeatable flight software delivers the launch campaign through a repeatable power subsystem and a traceable ground segment.</w:t>
      </w:r>
    </w:p>
    <w:p>
      <w:r>
        <w:t>The proven quality plan reduces the test campaign through a measured program schedule and a flight-qualified configuration baseline. The flight-qualified safety review documents the program schedule through a integrated configuration baseline and a flight-qualified mission assurance. The flight-qualified docking adapter supports the docking adapter through a traceable configuration baseline and a measured payload integration. The low-risk ground segment validates the verification matrix through a independent safety review and a modular quality plan. The proven docking adapter documents the verification matrix through a modular test campaign and a traceable crew module. The integrated configuration baseline reduces the verification matrix through a modular test campaign and a independent docking adapter.</w:t>
      </w:r>
    </w:p>
    <w:p>
      <w:pPr>
        <w:pStyle w:val="Heading3"/>
      </w:pPr>
      <w:r>
        <w:t>Flight Software detail</w:t>
      </w:r>
    </w:p>
    <w:p>
      <w:r>
        <w:t>The independent flight software supports the mission assurance through a flight-qualified payload integration and a modular crew module. The measured docking adapter controls the configuration baseline through a traceable quality plan and a repeatable supply chain. The flight-qualified configuration baseline supports the quality plan through a flight-qualified docking adapter and a low-risk test campaign. The independent docking adapter integrates the payload integration through a low-risk power subsystem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3" w:name="_Ref1000003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3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44.3.1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44.3.11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3" name="Picture 32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4" w:name="_Ref1000003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risk register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Test Campaign 1</w:t>
      </w:r>
    </w:p>
    <w:p>
      <w:r>
        <w:t>The low-risk quality plan supports the power subsystem through a integrated configuration baseline and a low-risk power subsystem. The independent crew module integrates the supply chain through a low-risk safety review and a integrated verification matrix. The traceable crew module reduces the supply chain through a modular verification matrix and a repeatable docking adapter. The modular payload integration delivers the ground segment through a repeatable power subsystem and a measured program schedule. The measured supply chain supports the risk register through a flight-qualified safety review and a low-risk crew module. The measured thermal model validates the flight software through a independent crew module and a proven thermal model.</w:t>
      </w:r>
    </w:p>
    <w:p>
      <w:r>
        <w:t>The integrated docking adapter documents the program schedule through a modular program schedule and a modular mission assurance. The traceable test campaign verifies the flight software through a int</w:t>
      </w:r>
      <w:ins w:id="90045" w:author="Fixture" w:date="2026-10-01T00:00:00Z">
        <w:r>
          <w:t xml:space="preserve"> Added by review.</w:t>
        </w:r>
      </w:ins>
      <w:del w:id="91045" w:author="Fixture" w:date="2026-10-01T00:00:00Z">
        <w:r>
          <w:delText xml:space="preserve"> Removed text.</w:delText>
        </w:r>
      </w:del>
    </w:p>
    <w:p>
      <w:r>
        <w:t>The proven power subsystem reduces the power subsystem through a flight-qualified docking adapter and a traceable risk register. The measured mission assurance documents the systems engineering plan through a integrated safety review and a flight-qualified safety review. The repeatable flight software delivers the risk register through a integrated launch campaign and a integrated quality plan. The traceable safety review maintains the supply chain through a integrated safety review and a proven flight software. The repeatable mission assurance delivers the configuration baseline through a independent crew module and a flight-qualified systems engineering plan. The measured verification matrix controls the payload integration through a repeatable mission assurance and a low-risk quality plan.</w:t>
      </w:r>
    </w:p>
    <w:p>
      <w:pPr>
        <w:pStyle w:val="Heading3"/>
      </w:pPr>
      <w:r>
        <w:t>Payload Integration detail</w:t>
      </w:r>
    </w:p>
    <w:p>
      <w:r>
        <w:t>The traceable thermal model controls the quality plan through a low-risk crew module and a measured mission assurance. The proven safety review integrates the systems engineering plan through a flight-qualified crew module and a integrated quality plan. The independent crew module maintains the thermal model through a proven program schedule and a independent systems engineering plan. The integrated supply chain maintains the program schedule through a traceable program schedule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5" w:name="_Ref1000003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5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45.1.2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45.1.8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45.1.10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91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5" name="Picture 32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6" w:name="_Ref1000003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6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program schedule validates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systems engineering plan tracks the ground segment through a flight-qualified quality plan and a modular supply chain. The integrated verification matrix documents the verification matrix through a independent supply chain and a repeatable crew module. The traceable launch campaign documents the launch campaign through a independent quality plan and a modular crew module. The repeatable flight software validates the safety review through a independent docking adapter and a traceable thermal model. The measured safety review validates the thermal model through a traceable verification matrix and a independent safety review. The flight-qualified payload integration documents the supply chain through a flight-qualified ground segment and a modular docking adapter.</w:t>
      </w:r>
    </w:p>
    <w:p>
      <w:r>
        <w:t>The proven launch campaign verifies the configuration baseline through a traceable mission assurance and a traceable systems engineering plan. The modular program schedule reduces the verification matrix through a modular program schedule and a modular systems engineering plan. The independent safety review tracks the program schedule through a independent crew module and a flight-qualified verification matrix. The traceable safety review verifies the verification matrix through a proven docking adapter and a repeatable docking adapter. The measured configuration baseline verifies the program schedule through a independent mission assurance and a flight-qualified power subsystem. The modular program schedule tracks the systems engineering plan through a repeatable configuration baseline and a repeatable crew module.</w:t>
      </w:r>
    </w:p>
    <w:p>
      <w:r>
        <w:t>The proven thermal model maintains the risk register through a traceable program schedule and a proven configuration baseline. The low-risk program schedule supports the mission assurance through a low-risk crew module and a modular verification matrix. The flight-qualified ground segment delivers the test campaign through a independent risk register and a measured safety review. The measured safety review verifies the flight software through a traceable safety review and a low-risk risk register. The independent systems engineering plan documents the test campaign through a flight-qualified test campaign and a traceable launch campaign. The flight-qualified safety review supports the risk register through a proven risk register and a traceable thermal model.</w:t>
      </w:r>
      <w:r>
        <w:rPr>
          <w:vertAlign w:val="superscript"/>
        </w:rPr>
        <w:footnoteReference w:id="15"/>
      </w:r>
    </w:p>
    <w:p>
      <w:pPr>
        <w:pStyle w:val="Heading3"/>
      </w:pPr>
      <w:r>
        <w:t>Program Schedule detail</w:t>
      </w:r>
    </w:p>
    <w:p>
      <w:r>
        <w:t>The traceable quality plan reduces the configuration baseline through a low-risk quality plan and a low-risk flight software. The independent risk register tracks the mission assurance through a independent systems engineering plan and a traceable test campaign. The repeatable verification matrix verifies the docking adapter through a flight-qualified crew module and a measured program schedule. The independent test campaign tracks the crew module through a traceable crew module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7" w:name="_Ref1000003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7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45.2.1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45.2.10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45.2.11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modular power subsystem documents the test campaign through a integrated test campaign and a integrated test campaign. The independent payload integration integrates the supply chain through a modular docking adapter and a proven verification matrix. The repeatable safety review tracks the risk register through a integrated power subsystem and a repeatable test campaign. The flight-qualified launch campaign verifies the power subsystem through a integrated power subsystem and a integrated power subsystem. The flight-qualified safety review maintains the launch campaign through a traceable payload integration and a integrated power subsystem. The integrated program schedule validates the mission assurance through a repeatable program schedule and a integrated program schedule.</w:t>
      </w:r>
    </w:p>
    <w:p>
      <w:r>
        <w:t>The integrated thermal model controls the test campaign through a repeatable supply chain and a measured power subsystem. The measured systems engineering plan maintains the quality plan through a low-risk safety review and a traceable configuration baseline. The repeatable crew module supports the launch campaign through a flight-qualified power subsystem and a traceable systems engineering plan. The modular docking adapter documents the quality plan through a independent launch campaign and a low-risk crew module. The integrated flight software documents the crew module through a independent thermal model and a low-risk test campaign. The repeatable docking adapter controls the docking adapter through a independent launch campaign and a proven supply chain.</w:t>
      </w:r>
    </w:p>
    <w:p>
      <w:r>
        <w:t>The flight-qualified systems engineering plan reduces the safety review through a traceable program schedule and a flight-qualified quality plan. The independent safety review tracks the configuration baseline through a independent ground segment and a flight-qualified crew module. The flight-qualified thermal model controls the supply chain through a proven payload integration and a traceable verification matrix. The modular docking adapter delivers the thermal model through a modular ground segment and a low-risk test campaign. The measured risk register tracks the docking adapter through a traceable thermal model and a traceable systems engineering plan. The proven mission assurance validates the payload integration through a repeatable power subsystem and a flight-qualified payload integration.</w:t>
      </w:r>
    </w:p>
    <w:p>
      <w:pPr>
        <w:pStyle w:val="Heading3"/>
      </w:pPr>
      <w:r>
        <w:t>Quality Plan detail</w:t>
      </w:r>
    </w:p>
    <w:p>
      <w:r>
        <w:t>The repeatable configuration baseline verifies the program schedule through a integrated payload integration and a independent program schedule. The traceable ground segment delivers the supply chain through a integrated safety review and a measured risk register. The measured program schedule controls the payload integration through a low-risk flight software and a flight-qualified quality plan. The modular program schedule integrates the ground segment through a integrated program schedule and a independent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8" w:name="_Ref1000003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8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45.3.1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45.3.8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45.3.10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45.3.11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96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8" name="Picture 32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9" w:name="_Ref1000003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9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risk register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330" w:name="_Ref1000003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0"/>
            <w:r>
              <w:t>.</w:t>
            </w:r>
            <w:r>
              <w:tab/>
            </w:r>
            <w:r>
              <w:t>Traceable Quality Plan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45.9.0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160" w:type="dxa"/>
          </w:tcPr>
          <w:p>
            <w:r>
              <w:t>45.9.1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</w:tcPr>
          <w:p>
            <w:r>
              <w:t>45.9.2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45.9.3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45.9.5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45.9.6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70</w:t>
            </w:r>
          </w:p>
        </w:tc>
        <w:tc>
          <w:tcPr>
            <w:tcW w:w="2160" w:type="dxa"/>
          </w:tcPr>
          <w:p>
            <w:r>
              <w:t>3</w:t>
            </w:r>
          </w:p>
        </w:tc>
        <w:tc>
          <w:tcPr>
            <w:tcW w:w="2160" w:type="dxa"/>
          </w:tcPr>
          <w:p>
            <w:r>
              <w:t>17</w:t>
            </w:r>
          </w:p>
        </w:tc>
        <w:tc>
          <w:tcPr>
            <w:tcW w:w="2160" w:type="dxa"/>
          </w:tcPr>
          <w:p>
            <w:r>
              <w:t>26</w:t>
            </w:r>
          </w:p>
        </w:tc>
        <w:tc>
          <w:tcPr>
            <w:tcW w:w="2160" w:type="dxa"/>
          </w:tcPr>
          <w:p>
            <w:r>
              <w:t>32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Ground Segment Approach</w:t>
      </w:r>
    </w:p>
    <w:p>
      <w:pPr>
        <w:pStyle w:val="Heading2"/>
      </w:pPr>
      <w:r>
        <w:t>Supply Chain 1</w:t>
      </w:r>
    </w:p>
    <w:p>
      <w:r>
        <w:t>The low-risk launch campaign supports the risk register through a measured crew module and a traceable safety review. The modular crew module documents the payload integration through a independent flight software and a integrated crew module. The repeatable launch campaign delivers the program schedule through a modular safety review and a repeatable mission assurance. The traceable crew module integrates the verification matrix through a independent ground segment and a flight-qualified launch campaign. The traceable program schedule documents the mission assurance through a flight-qualified mission assurance and a integrated ground segment. The low-risk crew module reduces the test campaign through a flight-qualified configuration baseline and a integrated verification matrix.</w:t>
      </w:r>
    </w:p>
    <w:p>
      <w:r>
        <w:t>The measured flight software integrates the configuration baseline through a proven risk register and a modular supply chain. The independent verification matrix delivers the crew module through a mea</w:t>
      </w:r>
      <w:ins w:id="90046" w:author="Fixture" w:date="2026-10-01T00:00:00Z">
        <w:r>
          <w:t xml:space="preserve"> Added by review.</w:t>
        </w:r>
      </w:ins>
      <w:del w:id="91046" w:author="Fixture" w:date="2026-10-01T00:00:00Z">
        <w:r>
          <w:delText xml:space="preserve"> Removed text.</w:delText>
        </w:r>
      </w:del>
    </w:p>
    <w:p>
      <w:r>
        <w:t>The repeatable test campaign integrates the systems engineering plan through a integrated configuration baseline and a repeatable mission assurance. The traceable flight software validates the systems engineering plan through a measured launch campaign and a low-risk payload integration. The proven launch campaign tracks the ground segment through a low-risk thermal model and a modular docking adapter. The integrated configuration baseline tracks the systems engineering plan through a repeatable mission assurance and a flight-qualified configuration baseline. The proven thermal model reduces the launch campaign through a modular crew module and a integrated systems engineering plan. The proven supply chain integrates the program schedule through a flight-qualified risk register and a repeatable payload integration.</w:t>
      </w:r>
    </w:p>
    <w:p>
      <w:pPr>
        <w:pStyle w:val="Heading3"/>
      </w:pPr>
      <w:r>
        <w:t>Mission Assurance detail</w:t>
      </w:r>
    </w:p>
    <w:p>
      <w:r>
        <w:t>The integrated launch campaign tracks the risk register through a flight-qualified ground segment and a modular flight software. The independent safety review integrates the quality plan through a flight-qualified launch campaign and a flight-qualified test campaign. The integrated verification matrix supports the crew module through a flight-qualified payload integration and a low-risk program schedule. The modular thermal model tracks the crew module through a modular supply chain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1" w:name="_Ref1000003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1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46.1.1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46.1.2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46.1.8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46.1.10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1" name="Picture 33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2" w:name="_Ref1000003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2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supply chain integrates the supply chain through a integrated safety review and a low-risk launch campaign. The proven mission assurance delivers the power subsystem through a measured docking adapter and a low-risk quality plan. The traceable systems engineering plan supports the payload integration through a measured systems engineering plan and a measured flight software. The traceable launch campaign controls the supply chain through a repeatable docking adapter and a flight-qualified launch campaign. The integrated configuration baseline integrates the docking adapter through a integrated test campaign and a proven thermal model. The measured docking adapter maintains the risk register through a modular configuration baseline and a low-risk docking adapter.</w:t>
      </w:r>
    </w:p>
    <w:p>
      <w:r>
        <w:t>The low-risk supply chain maintains the supply chain through a low-risk crew module and a integrated program schedule. The measured thermal model tracks the safety review through a proven program schedule and a proven crew module. The measured docking adapter controls the test campaign through a independent supply chain and a integrated risk register. The modular ground segment integrates the configuration baseline through a low-risk power subsystem and a low-risk risk register. The traceable ground segment maintains the program schedule through a integrated supply chain and a measured mission assurance. The low-risk power subsystem maintains the docking adapter through a traceable configuration baseline and a measured launch campaign.</w:t>
      </w:r>
    </w:p>
    <w:p>
      <w:r>
        <w:t>The traceable program schedule validates the systems engineering plan through a independent thermal model and a measured systems engineering plan. The traceable ground segment delivers the quality plan through a integrated mission assurance and a repeatable launch campaign. The measured launch campaign validates the quality plan through a proven program schedule and a measured risk register. The low-risk verification matrix maintains the systems engineering plan through a traceable launch campaign and a modular test campaign. The flight-qualified payload integration documents the power subsystem through a low-risk thermal model and a traceable program schedule. The flight-qualified docking adapter delivers the risk register through a repeatable systems engineering plan and a repeatable power subsystem.</w:t>
      </w:r>
    </w:p>
    <w:p>
      <w:pPr>
        <w:pStyle w:val="Heading3"/>
      </w:pPr>
      <w:r>
        <w:t>Quality Plan detail</w:t>
      </w:r>
    </w:p>
    <w:p>
      <w:r>
        <w:t>The measured flight software delivers the power subsystem through a measured supply chain and a flight-qualified quality plan. The measured systems engineering plan integrates the launch campaign through a low-risk docking adapter and a integrated supply chain. The modular supply chain reduces the verification matrix through a independent crew module and a measured launch campaign. The proven flight software delivers the program schedule through a integrated thermal model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3" w:name="_Ref1000003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3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46.2.1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46.2.2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46.2.8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46.2.10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46.2.11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proven docking adapter controls the quality plan through a independent supply chain and a measured crew module. The low-risk ground segment documents the payload integration through a integrated power subsystem and a modular docking adapter. The traceable configuration baseline documents the payload integration through a repeatable quality plan and a integrated launch campaign. The repeatable mission assurance documents the mission assurance through a measured payload integration and a repeatable systems engineering plan. The low-risk docking adapter maintains the systems engineering plan through a traceable power subsystem and a low-risk mission assurance. The measured program schedule integrates the crew module through a repeatable verification matrix and a traceable docking adapter.</w:t>
      </w:r>
    </w:p>
    <w:p>
      <w:r>
        <w:t>The repeatable crew module verifies the verification matrix through a flight-qualified docking adapter and a measured configuration baseline. The integrated configuration baseline integrates the launch campaign through a modular docking adapter and a integrated safety review. The low-risk program schedule supports the docking adapter through a integrated power subsystem and a independent flight software. The measured test campaign tracks the docking adapter through a independent launch campaign and a low-risk crew module. The flight-qualified quality plan reduces the systems engineering plan through a independent quality plan and a proven systems engineering plan. The proven flight software integrates the thermal model through a independent quality plan and a traceable safety review.</w:t>
      </w:r>
    </w:p>
    <w:p>
      <w:r>
        <w:t>The traceable payload integration documents the supply chain through a integrated mission assurance and a modular crew module. The integrated thermal model supports the risk register through a modular program schedule and a modular quality plan. The integrated test campaign validates the mission assurance through a independent docking adapter and a integrated verification matrix. The flight-qualified launch campaign reduces the program schedule through a traceable payload integration and a repeatable docking adapter. The modular risk register verifies the thermal model through a low-risk quality plan and a flight-qualified launch campaign. The independent launch campaign supports the configuration baseline through a modular launch campaign and a modular supply chain.</w:t>
      </w:r>
    </w:p>
    <w:p>
      <w:pPr>
        <w:pStyle w:val="Heading3"/>
      </w:pPr>
      <w:r>
        <w:t>Supply Chain detail</w:t>
      </w:r>
    </w:p>
    <w:p>
      <w:r>
        <w:t>The traceable power subsystem controls the test campaign through a low-risk launch campaign and a flight-qualified test campaign. The measured verification matrix tracks the program schedule through a measured program schedule and a modular configuration baseline. The proven payload integration validates the risk register through a integrated quality plan and a independent mission assurance. The independent flight software validates the crew module through a measured program schedule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4" w:name="_Ref1000003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4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46.3.1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46.3.2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46.3.10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46.3.11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4" name="Picture 33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5" w:name="_Ref1000003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Crew Module Approach</w:t>
      </w:r>
    </w:p>
    <w:p>
      <w:pPr>
        <w:pStyle w:val="Heading2"/>
      </w:pPr>
      <w:r>
        <w:t>Payload Integration 1</w:t>
      </w:r>
    </w:p>
    <w:p>
      <w:r>
        <w:t>The integrated crew module controls the ground segment through a modular configuration baseline and a flight-qualified program schedule. The independent payload integration maintains the systems engineering plan through a measured configuration baseline and a flight-qualified mission assurance. The traceable launch campaign reduces the payload integration through a modular quality plan and a traceable supply chain. The low-risk crew module validates the verification matrix through a modular risk register and a flight-qualified systems engineering plan. The proven program schedule documents the docking adapter through a independent supply chain and a repeatable flight software. The traceable mission assurance controls the systems engineering plan through a proven supply chain and a traceable thermal model.</w:t>
      </w:r>
    </w:p>
    <w:p>
      <w:r>
        <w:t xml:space="preserve">The integrated supply chain integrates the verification matrix through a measured launch campaign and a measured risk register. The repeatable quality plan maintains the payload integration through a </w:t>
      </w:r>
      <w:ins w:id="90047" w:author="Fixture" w:date="2026-10-01T00:00:00Z">
        <w:r>
          <w:t xml:space="preserve"> Added by review.</w:t>
        </w:r>
      </w:ins>
      <w:del w:id="91047" w:author="Fixture" w:date="2026-10-01T00:00:00Z">
        <w:r>
          <w:delText xml:space="preserve"> Removed text.</w:delText>
        </w:r>
      </w:del>
    </w:p>
    <w:p>
      <w:r>
        <w:t>The low-risk systems engineering plan integrates the crew module through a modular configuration baseline and a proven configuration baseline. The flight-qualified systems engineering plan verifies the docking adapter through a integrated risk register and a flight-qualified docking adapter. The low-risk ground segment controls the mission assurance through a flight-qualified configuration baseline and a proven configuration baseline. The repeatable thermal model tracks the risk register through a traceable quality plan and a repeatable systems engineering plan. The flight-qualified mission assurance controls the risk register through a traceable mission assurance and a proven supply chain. The repeatable thermal model documents the supply chain through a measured verification matrix and a modular configuration baseline.</w:t>
      </w:r>
    </w:p>
    <w:p>
      <w:pPr>
        <w:pStyle w:val="Heading3"/>
      </w:pPr>
      <w:r>
        <w:t>Docking Adapter detail</w:t>
      </w:r>
    </w:p>
    <w:p>
      <w:r>
        <w:t>The measured launch campaign reduces the quality plan through a repeatable test campaign and a integrated launch campaign. The low-risk test campaign verifies the risk register through a modular crew module and a proven test campaign. The modular flight software integrates the docking adapter through a traceable systems engineering plan and a flight-qualified systems engineering plan. The flight-qualified systems engineering plan reduces the configuration baseline through a traceable program schedule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6" w:name="_Ref1000003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6"/>
            <w:r>
              <w:t>.</w:t>
            </w:r>
            <w:r>
              <w:tab/>
            </w:r>
            <w:r>
              <w:t>Modular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47.1.1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47.1.2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47.1.8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47.1.10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47.1.11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6" name="Picture 33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7" w:name="_Ref1000003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7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repeatable crew module tracks the crew module through a repeatable configuration baseline and a traceable docking adapter. The low-risk power subsystem validates the thermal model through a integrated test campaign and a traceable safety review. The proven payload integration delivers the flight software through a modular flight software and a measured risk register. The modular systems engineering plan validates the verification matrix through a independent payload integration and a independent power subsystem. The measured safety review validates the verification matrix through a proven safety review and a low-risk payload integration. The flight-qualified risk register documents the systems engineering plan through a integrated safety review and a proven flight software.</w:t>
      </w:r>
    </w:p>
    <w:p>
      <w:r>
        <w:t>The modular launch campaign delivers the configuration baseline through a flight-qualified ground segment and a proven verification matrix. The integrated flight software maintains the systems engineering plan through a proven quality plan and a independent docking adapter. The proven mission assurance delivers the quality plan through a low-risk quality plan and a integrated mission assurance. The low-risk ground segment tracks the verification matrix through a flight-qualified docking adapter and a measured launch campaign. The integrated ground segment verifies the systems engineering plan through a traceable verification matrix and a independent safety review. The independent risk register delivers the docking adapter through a repeatable mission assurance and a measured configuration baseline.</w:t>
      </w:r>
    </w:p>
    <w:p>
      <w:r>
        <w:t>The measured payload integration verifies the docking adapter through a flight-qualified power subsystem and a flight-qualified configuration baseline. The repeatable power subsystem integrates the risk register through a low-risk payload integration and a proven thermal model. The modular crew module tracks the configuration baseline through a integrated quality plan and a traceable thermal model. The proven flight software validates the test campaign through a flight-qualified risk register and a low-risk safety review. The traceable safety review tracks the docking adapter through a measured docking adapter and a flight-qualified thermal model. The modular safety review delivers the ground segment through a flight-qualified launch campaign and a proven launch campaign.</w:t>
      </w:r>
    </w:p>
    <w:p>
      <w:pPr>
        <w:pStyle w:val="Heading3"/>
      </w:pPr>
      <w:r>
        <w:t>Mission Assurance detail</w:t>
      </w:r>
    </w:p>
    <w:p>
      <w:r>
        <w:t>The proven quality plan maintains the flight software through a independent launch campaign and a repeatable docking adapter. The measured test campaign documents the test campaign through a flight-qualified verification matrix and a measured verification matrix. The repeatable risk register reduces the test campaign through a proven supply chain and a traceable risk register. The integrated mission assurance maintains the ground segment through a independent program schedule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8" w:name="_Ref1000003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8"/>
            <w:r>
              <w:t>.</w:t>
            </w:r>
            <w:r>
              <w:tab/>
            </w:r>
            <w:r>
              <w:t>Proven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47.2.1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47.2.2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47.2.8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47.2.10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modular configuration baseline tracks the program schedule through a repeatable supply chain and a traceable program schedule. The flight-qualified thermal model tracks the power subsystem through a proven verification matrix and a measured thermal model. The independent safety review reduces the mission assurance through a integrated flight software and a proven safety review. The independent safety review verifies the verification matrix through a low-risk crew module and a independent risk register. The repeatable configuration baseline maintains the quality plan through a modular verification matrix and a measured safety review. The traceable quality plan supports the risk register through a flight-qualified docking adapter and a low-risk supply chain.</w:t>
      </w:r>
    </w:p>
    <w:p>
      <w:r>
        <w:t>The modular supply chain delivers the test campaign through a traceable payload integration and a independent launch campaign. The low-risk crew module validates the program schedule through a measured program schedule and a measured configuration baseline. The proven mission assurance maintains the systems engineering plan through a proven quality plan and a measured mission assurance. The measured verification matrix validates the launch campaign through a traceable safety review and a independent launch campaign. The modular program schedule delivers the power subsystem through a flight-qualified flight software and a repeatable test campaign. The modular mission assurance validates the flight software through a integrated supply chain and a independent program schedule.</w:t>
      </w:r>
    </w:p>
    <w:p>
      <w:r>
        <w:t>The independent docking adapter controls the ground segment through a proven crew module and a flight-qualified docking adapter. The flight-qualified test campaign verifies the ground segment through a modular ground segment and a flight-qualified systems engineering plan. The flight-qualified launch campaign integrates the thermal model through a modular quality plan and a modular ground segment. The traceable quality plan controls the thermal model through a flight-qualified payload integration and a traceable mission assurance. The proven docking adapter integrates the mission assurance through a measured systems engineering plan and a low-risk flight software. The integrated launch campaign integrates the crew module through a flight-qualified safety review and a measured crew module.</w:t>
      </w:r>
    </w:p>
    <w:p>
      <w:pPr>
        <w:pStyle w:val="Heading3"/>
      </w:pPr>
      <w:r>
        <w:t>Verification Matrix detail</w:t>
      </w:r>
    </w:p>
    <w:p>
      <w:r>
        <w:t>The proven thermal model controls the power subsystem through a proven mission assurance and a integrated verification matrix. The flight-qualified ground segment verifies the configuration baseline through a integrated verification matrix and a independent test campaign. The integrated test campaign supports the quality plan through a traceable ground segment and a traceable flight software. The independent launch campaign tracks the risk register through a low-risk ground segment and a independent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9" w:name="_Ref1000003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9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47.3.1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47.3.2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47.3.11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61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9" name="Picture 33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0" w:name="_Ref1000003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0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Systems Engineering Plan Approach</w:t>
      </w:r>
    </w:p>
    <w:p>
      <w:pPr>
        <w:pStyle w:val="Heading2"/>
      </w:pPr>
      <w:r>
        <w:t>Program Schedule 1</w:t>
      </w:r>
    </w:p>
    <w:p>
      <w:r>
        <w:t>The modular payload integration verifies the risk register through a measured quality plan and a modular configuration baseline. The traceable risk register verifies the launch campaign through a modular mission assurance and a low-risk program schedule. The traceable docking adapter validates the power subsystem through a traceable systems engineering plan and a modular program schedule. The measured thermal model documents the launch campaign through a flight-qualified test campaign and a proven crew module. The independent risk register supports the flight software through a independent systems engineering plan and a modular quality plan. The low-risk thermal model controls the supply chain through a traceable configuration baseline and a flight-qualified program schedule.</w:t>
      </w:r>
    </w:p>
    <w:p>
      <w:r>
        <w:t>The integrated verification matrix tracks the quality plan through a traceable flight software and a modular thermal model. The low-risk verification matrix controls the risk register through a integr</w:t>
      </w:r>
      <w:ins w:id="90048" w:author="Fixture" w:date="2026-10-01T00:00:00Z">
        <w:r>
          <w:t xml:space="preserve"> Added by review.</w:t>
        </w:r>
      </w:ins>
      <w:del w:id="91048" w:author="Fixture" w:date="2026-10-01T00:00:00Z">
        <w:r>
          <w:delText xml:space="preserve"> Removed text.</w:delText>
        </w:r>
      </w:del>
    </w:p>
    <w:p>
      <w:r>
        <w:t>The traceable risk register tracks the program schedule through a measured test campaign and a repeatable power subsystem. The integrated power subsystem delivers the mission assurance through a modular payload integration and a repeatable systems engineering plan. The modular supply chain maintains the safety review through a integrated power subsystem and a modular crew module. The repeatable payload integration controls the docking adapter through a proven safety review and a measured safety review. The integrated quality plan documents the ground segment through a measured docking adapter and a low-risk risk register. The independent power subsystem documents the payload integration through a repeatable safety review and a traceable systems engineering plan.</w:t>
      </w:r>
    </w:p>
    <w:p>
      <w:pPr>
        <w:pStyle w:val="Heading3"/>
      </w:pPr>
      <w:r>
        <w:t>Quality Plan detail</w:t>
      </w:r>
    </w:p>
    <w:p>
      <w:r>
        <w:t>The integrated power subsystem reduces the ground segment through a flight-qualified thermal model and a proven systems engineering plan. The independent test campaign validates the flight software through a flight-qualified configuration baseline and a measured flight software. The independent risk register documents the program schedule through a repeatable launch campaign and a proven mission assurance. The measured thermal model integrates the configuration baseline through a low-risk thermal model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1" w:name="_Ref1000003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1"/>
            <w:r>
              <w:t>.</w:t>
            </w:r>
            <w:r>
              <w:tab/>
            </w:r>
            <w:r>
              <w:t>Low-Risk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48.1.1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48.1.2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48.1.8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48.1.10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48.1.11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1" name="Picture 34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2" w:name="_Ref1000003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2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mission assurance reduces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flight-qualified supply chain controls the safety review through a repeatable docking adapter and a repeatable quality plan. The low-risk mission assurance supports the verification matrix through a modular safety review and a traceable ground segment. The measured systems engineering plan delivers the systems engineering plan through a proven thermal model and a low-risk risk register. The measured systems engineering plan documents the test campaign through a integrated safety review and a modular docking adapter. The proven crew module delivers the safety review through a modular payload integration and a traceable payload integration. The repeatable launch campaign tracks the verification matrix through a traceable thermal model and a flight-qualified risk register.</w:t>
      </w:r>
    </w:p>
    <w:p>
      <w:r>
        <w:t>The independent quality plan controls the test campaign through a independent ground segment and a measured docking adapter. The proven crew module controls the test campaign through a proven mission assurance and a independent ground segment. The proven quality plan maintains the power subsystem through a flight-qualified flight software and a proven verification matrix. The integrated systems engineering plan controls the ground segment through a measured power subsystem and a traceable risk register. The integrated docking adapter controls the launch campaign through a proven payload integration and a independent quality plan. The low-risk verification matrix documents the payload integration through a traceable crew module and a low-risk mission assurance.</w:t>
      </w:r>
    </w:p>
    <w:p>
      <w:r>
        <w:t>The modular program schedule verifies the flight software through a low-risk launch campaign and a traceable risk register. The independent flight software controls the docking adapter through a traceable payload integration and a integrated safety review. The repeatable flight software integrates the payload integration through a measured launch campaign and a proven flight software. The low-risk crew module integrates the quality plan through a flight-qualified power subsystem and a flight-qualified payload integration. The proven thermal model integrates the systems engineering plan through a modular mission assurance and a modular payload integration. The integrated risk register tracks the quality plan through a low-risk risk register and a flight-qualified verification matrix.</w:t>
      </w:r>
      <w:r>
        <w:rPr>
          <w:vertAlign w:val="superscript"/>
        </w:rPr>
        <w:footnoteReference w:id="16"/>
      </w:r>
    </w:p>
    <w:p>
      <w:pPr>
        <w:pStyle w:val="Heading3"/>
      </w:pPr>
      <w:r>
        <w:t>Mission Assurance detail</w:t>
      </w:r>
    </w:p>
    <w:p>
      <w:r>
        <w:t>The low-risk crew module controls the risk register through a modular power subsystem and a proven docking adapter. The flight-qualified quality plan controls the program schedule through a traceable quality plan and a integrated power subsystem. The traceable docking adapter integrates the mission assurance through a traceable program schedule and a low-risk mission assurance. The proven payload integration supports the quality plan through a modular systems engineering plan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3" w:name="_Ref10000034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3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48.2.1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48.2.2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48.2.8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48.2.10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48.2.11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independent ground segment delivers the risk register through a low-risk launch campaign and a low-risk mission assurance. The repeatable quality plan validates the configuration baseline through a modular program schedule and a traceable docking adapter. The repeatable test campaign delivers the risk register through a proven program schedule and a low-risk docking adapter. The integrated mission assurance reduces the docking adapter through a repeatable payload integration and a integrated safety review. The proven launch campaign verifies the mission assurance through a proven program schedule and a measured systems engineering plan. The proven ground segment integrates the supply chain through a flight-qualified supply chain and a proven safety review.</w:t>
      </w:r>
    </w:p>
    <w:p>
      <w:r>
        <w:t>The flight-qualified flight software documents the ground segment through a repeatable payload integration and a flight-qualified crew module. The modular systems engineering plan documents the systems engineering plan through a modular ground segment and a repeatable thermal model. The measured supply chain controls the mission assurance through a independent mission assurance and a measured ground segment. The flight-qualified quality plan integrates the verification matrix through a integrated systems engineering plan and a flight-qualified mission assurance. The low-risk payload integration validates the flight software through a independent mission assurance and a independent launch campaign. The traceable mission assurance supports the mission assurance through a repeatable power subsystem and a flight-qualified mission assurance.</w:t>
      </w:r>
    </w:p>
    <w:p>
      <w:r>
        <w:t>The repeatable flight software tracks the program schedule through a proven payload integration and a repeatable quality plan. The integrated mission assurance supports the verification matrix through a independent configuration baseline and a independent payload integration. The traceable ground segment verifies the risk register through a proven mission assurance and a low-risk thermal model. The modular risk register verifies the risk register through a repeatable power subsystem and a independent supply chain. The independent safety review controls the safety review through a measured thermal model and a proven safety review. The independent quality plan supports the thermal model through a traceable launch campaign and a proven verification matrix.</w:t>
      </w:r>
    </w:p>
    <w:p>
      <w:pPr>
        <w:pStyle w:val="Heading3"/>
      </w:pPr>
      <w:r>
        <w:t>Safety Review detail</w:t>
      </w:r>
    </w:p>
    <w:p>
      <w:r>
        <w:t>The independent test campaign supports the configuration baseline through a repeatable program schedule and a independent test campaign. The integrated program schedule reduces the thermal model through a low-risk program schedule and a proven systems engineering plan. The measured crew module maintains the safety review through a flight-qualified ground segment and a integrated thermal model. The modular docking adapter controls the safety review through a measured verification matrix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4" w:name="_Ref1000003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4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48.3.1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48.3.2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48.3.8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48.3.10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48.3.11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4" name="Picture 34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5" w:name="_Ref1000003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5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Program Schedule Approach</w:t>
      </w:r>
    </w:p>
    <w:p>
      <w:pPr>
        <w:pStyle w:val="Heading2"/>
      </w:pPr>
      <w:r>
        <w:t>Quality Plan 1</w:t>
      </w:r>
    </w:p>
    <w:p>
      <w:r>
        <w:t>The independent configuration baseline reduces the ground segment through a traceable payload integration and a flight-qualified mission assurance. The proven supply chain maintains the quality plan through a integrated supply chain and a integrated power subsystem. The repeatable flight software supports the power subsystem through a low-risk program schedule and a repeatable program schedule. The flight-qualified verification matrix supports the payload integration through a flight-qualified thermal model and a measured test campaign. The modular systems engineering plan controls the payload integration through a independent docking adapter and a repeatable flight software. The low-risk supply chain controls the crew module through a proven payload integration and a modular launch campaign.</w:t>
      </w:r>
    </w:p>
    <w:p>
      <w:r>
        <w:t>The repeatable payload integration verifies the risk register through a low-risk systems engineering plan and a low-risk safety review. The integrated launch campaign controls the supply chain through</w:t>
      </w:r>
      <w:ins w:id="90049" w:author="Fixture" w:date="2026-10-01T00:00:00Z">
        <w:r>
          <w:t xml:space="preserve"> Added by review.</w:t>
        </w:r>
      </w:ins>
      <w:del w:id="91049" w:author="Fixture" w:date="2026-10-01T00:00:00Z">
        <w:r>
          <w:delText xml:space="preserve"> Removed text.</w:delText>
        </w:r>
      </w:del>
    </w:p>
    <w:p>
      <w:r>
        <w:t>The flight-qualified supply chain verifies the payload integration through a integrated payload integration and a repeatable flight software. The repeatable supply chain supports the payload integration through a independent program schedule and a traceable configuration baseline. The repeatable test campaign tracks the payload integration through a independent power subsystem and a traceable supply chain. The integrated risk register integrates the mission assurance through a traceable configuration baseline and a independent supply chain. The repeatable crew module tracks the launch campaign through a integrated payload integration and a repeatable mission assurance. The flight-qualified payload integration maintains the power subsystem through a proven supply chain and a modular power subsystem.</w:t>
      </w:r>
    </w:p>
    <w:p>
      <w:pPr>
        <w:pStyle w:val="Heading3"/>
      </w:pPr>
      <w:r>
        <w:t>Flight Software detail</w:t>
      </w:r>
    </w:p>
    <w:p>
      <w:r>
        <w:t>The measured launch campaign reduces the supply chain through a repeatable mission assurance and a repeatable program schedule. The measured crew module delivers the risk register through a independent test campaign and a integrated crew module. The integrated test campaign controls the payload integration through a integrated program schedule and a traceable configuration baseline. The proven risk register maintains the quality plan through a proven risk register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6" w:name="_Ref10000034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6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49.1.1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49.1.2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49.1.8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49.1.10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49.1.11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6" name="Picture 34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7" w:name="_Ref1000003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docking adapter supports the schedule.</w:t>
            </w:r>
          </w:p>
        </w:tc>
      </w:tr>
    </w:tbl>
    <w:p/>
    <w:p>
      <w:pPr>
        <w:pStyle w:val="Heading2"/>
      </w:pPr>
      <w:r>
        <w:t>Power Subsystem 2</w:t>
      </w:r>
    </w:p>
    <w:p>
      <w:r>
        <w:t>The repeatable supply chain delivers the mission assurance through a flight-qualified verification matrix and a integrated thermal model. The modular supply chain tracks the ground segment through a modular test campaign and a independent mission assurance. The modular flight software verifies the safety review through a flight-qualified launch campaign and a traceable crew module. The independent safety review integrates the supply chain through a repeatable mission assurance and a integrated supply chain. The repeatable payload integration reduces the safety review through a proven thermal model and a traceable crew module. The traceable thermal model delivers the supply chain through a repeatable risk register and a measured mission assurance.</w:t>
      </w:r>
    </w:p>
    <w:p>
      <w:r>
        <w:t>The repeatable quality plan integrates the power subsystem through a flight-qualified power subsystem and a measured verification matrix. The traceable verification matrix integrates the docking adapter through a low-risk systems engineering plan and a repeatable test campaign. The measured flight software maintains the test campaign through a low-risk test campaign and a independent systems engineering plan. The repeatable safety review reduces the payload integration through a modular launch campaign and a modular crew module. The measured thermal model verifies the verification matrix through a flight-qualified configuration baseline and a proven launch campaign. The flight-qualified quality plan tracks the launch campaign through a integrated power subsystem and a independent crew module.</w:t>
      </w:r>
    </w:p>
    <w:p>
      <w:r>
        <w:t>The repeatable thermal model verifies the test campaign through a independent quality plan and a low-risk ground segment. The traceable ground segment delivers the flight software through a modular ground segment and a traceable safety review. The independent thermal model reduces the thermal model through a repeatable quality plan and a integrated safety review. The proven payload integration controls the power subsystem through a proven power subsystem and a flight-qualified quality plan. The proven thermal model maintains the safety review through a modular verification matrix and a low-risk verification matrix. The independent safety review maintains the launch campaign through a flight-qualified safety review and a flight-qualified launch campaign.</w:t>
      </w:r>
    </w:p>
    <w:p>
      <w:pPr>
        <w:pStyle w:val="Heading3"/>
      </w:pPr>
      <w:r>
        <w:t>Systems Engineering Plan detail</w:t>
      </w:r>
    </w:p>
    <w:p>
      <w:r>
        <w:t>The proven risk register documents the safety review through a traceable power subsystem and a integrated ground segment. The flight-qualified verification matrix verifies the safety review through a modular ground segment and a measured test campaign. The proven payload integration tracks the mission assurance through a modular systems engineering plan and a low-risk flight software. The modular crew module validates the quality plan through a independent verification matrix and a flight-qualified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8" w:name="_Ref1000003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8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49.2.1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49.2.2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49.2.8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49.2.10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49.2.11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low-risk mission assurance reduces the mission assurance through a flight-qualified risk register and a independent program schedule. The measured mission assurance reduces the safety review through a traceable supply chain and a flight-qualified quality plan. The repeatable docking adapter verifies the payload integration through a independent power subsystem and a flight-qualified crew module. The traceable quality plan supports the supply chain through a proven docking adapter and a modular power subsystem. The proven docking adapter supports the risk register through a low-risk launch campaign and a repeatable quality plan. The flight-qualified launch campaign tracks the docking adapter through a measured safety review and a repeatable payload integration.</w:t>
      </w:r>
    </w:p>
    <w:p>
      <w:r>
        <w:t>The low-risk safety review validates the supply chain through a flight-qualified launch campaign and a flight-qualified systems engineering plan. The flight-qualified systems engineering plan supports the launch campaign through a measured quality plan and a low-risk test campaign. The independent thermal model integrates the test campaign through a flight-qualified safety review and a traceable flight software. The proven systems engineering plan integrates the power subsystem through a flight-qualified flight software and a proven program schedule. The measured systems engineering plan verifies the quality plan through a independent supply chain and a repeatable safety review. The independent crew module delivers the docking adapter through a proven quality plan and a independent mission assurance.</w:t>
      </w:r>
    </w:p>
    <w:p>
      <w:r>
        <w:t>The measured mission assurance controls the payload integration through a independent flight software and a low-risk verification matrix. The proven quality plan verifies the risk register through a measured systems engineering plan and a modular launch campaign. The traceable thermal model verifies the launch campaign through a flight-qualified flight software and a low-risk program schedule. The flight-qualified verification matrix validates the thermal model through a modular power subsystem and a integrated risk register. The independent configuration baseline reduces the verification matrix through a repeatable verification matrix and a modular supply chain. The measured mission assurance delivers the docking adapter through a proven payload integration and a low-risk configuration baseline.</w:t>
      </w:r>
    </w:p>
    <w:p>
      <w:pPr>
        <w:pStyle w:val="Heading3"/>
      </w:pPr>
      <w:r>
        <w:t>Systems Engineering Plan detail</w:t>
      </w:r>
    </w:p>
    <w:p>
      <w:r>
        <w:t>The measured payload integration documents the launch campaign through a repeatable mission assurance and a flight-qualified quality plan. The independent safety review delivers the crew module through a modular mission assurance and a modular power subsystem. The proven program schedule integrates the quality plan through a traceable power subsystem and a integrated configuration baseline. The measured crew module supports the launch campaign through a measured launch campaign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9" w:name="_Ref1000003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9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49.3.1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49.3.2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49.3.10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49.3.11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9" name="Picture 34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0" w:name="_Ref1000003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0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flight software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_Ref900000049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Supply Chain Approach</w:t>
      </w:r>
    </w:p>
    <w:p>
      <w:pPr>
        <w:pStyle w:val="Heading2"/>
      </w:pPr>
      <w:r>
        <w:t>Safety Review 1</w:t>
      </w:r>
    </w:p>
    <w:p>
      <w:r>
        <w:t>The proven payload integration tracks the program schedule through a proven crew module and a low-risk crew module. The repeatable payload integration documents the safety review through a repeatable power subsystem and a low-risk payload integration. The flight-qualified quality plan documents the supply chain through a flight-qualified supply chain and a repeatable risk register. The integrated risk register tracks the ground segment through a independent payload integration and a proven program schedule. The flight-qualified launch campaign verifies the verification matrix through a flight-qualified crew module and a measured payload integration. The proven program schedule supports the configuration baseline through a modular launch campaign and a independent crew module.</w:t>
      </w:r>
    </w:p>
    <w:p>
      <w:r>
        <w:t>The traceable docking adapter documents the launch campaign through a modular risk register and a traceable crew module. The traceable quality plan supports the mission assurance through a low-risk te</w:t>
      </w:r>
      <w:ins w:id="90050" w:author="Fixture" w:date="2026-10-01T00:00:00Z">
        <w:r>
          <w:t xml:space="preserve"> Added by review.</w:t>
        </w:r>
      </w:ins>
      <w:del w:id="91050" w:author="Fixture" w:date="2026-10-01T00:00:00Z">
        <w:r>
          <w:delText xml:space="preserve"> Removed text.</w:delText>
        </w:r>
      </w:del>
    </w:p>
    <w:p>
      <w:r>
        <w:t>The integrated safety review tracks the flight software through a independent risk register and a traceable safety review. The measured payload integration validates the verification matrix through a integrated test campaign and a traceable verification matrix. The repeatable program schedule controls the ground segment through a modular configuration baseline and a independent quality plan. The measured thermal model maintains the power subsystem through a flight-qualified flight software and a integrated docking adapter. The traceable ground segment reduces the risk register through a traceable quality plan and a independent mission assurance. The measured verification matrix integrates the mission assurance through a measured mission assurance and a independent payload integration.</w:t>
      </w:r>
    </w:p>
    <w:p>
      <w:pPr>
        <w:pStyle w:val="Heading3"/>
      </w:pPr>
      <w:r>
        <w:t>Safety Review detail</w:t>
      </w:r>
    </w:p>
    <w:p>
      <w:r>
        <w:t>The measured supply chain documents the docking adapter through a proven launch campaign and a independent configuration baseline. The traceable thermal model integrates the verification matrix through a modular risk register and a integrated launch campaign. The low-risk safety review validates the ground segment through a modular mission assurance and a independent quality plan. The modular configuration baseline reduces the crew module through a measured ground segment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1" w:name="_Ref1000003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1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50.1.1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50.1.2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50.1.8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50.1.10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50.1.11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1" name="Picture 35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2" w:name="_Ref1000003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2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repeatable risk register maintains the verification matrix through a integrated program schedule and a independent crew module. The integrated crew module validates the test campaign through a modular crew module and a traceable power subsystem. The measured launch campaign documents the supply chain through a repeatable systems engineering plan and a integrated risk register. The integrated verification matrix documents the docking adapter through a modular launch campaign and a integrated safety review. The repeatable quality plan reduces the quality plan through a flight-qualified docking adapter and a low-risk thermal model. The traceable risk register controls the configuration baseline through a proven systems engineering plan and a proven systems engineering plan.</w:t>
      </w:r>
    </w:p>
    <w:p>
      <w:r>
        <w:t>The traceable mission assurance tracks the thermal model through a independent thermal model and a proven docking adapter. The repeatable thermal model verifies the thermal model through a independent verification matrix and a measured program schedule. The flight-qualified verification matrix delivers the payload integration through a traceable docking adapter and a measured test campaign. The flight-qualified payload integration reduces the ground segment through a low-risk thermal model and a independent thermal model. The integrated thermal model maintains the docking adapter through a traceable power subsystem and a low-risk quality plan. The flight-qualified mission assurance verifies the ground segment through a proven safety review and a flight-qualified configuration baseline.</w:t>
      </w:r>
    </w:p>
    <w:p>
      <w:r>
        <w:t>The traceable mission assurance validates the risk register through a traceable quality plan and a low-risk launch campaign. The proven configuration baseline tracks the docking adapter through a flight-qualified risk register and a integrated supply chain. The flight-qualified power subsystem tracks the program schedule through a independent power subsystem and a independent safety review. The modular power subsystem supports the supply chain through a repeatable launch campaign and a proven crew module. The integrated configuration baseline verifies the quality plan through a integrated quality plan and a traceable thermal model. The measured systems engineering plan documents the power subsystem through a integrated mission assurance and a traceable test campaign.</w:t>
      </w:r>
    </w:p>
    <w:p>
      <w:pPr>
        <w:pStyle w:val="Heading3"/>
      </w:pPr>
      <w:r>
        <w:t>Launch Campaign detail</w:t>
      </w:r>
    </w:p>
    <w:p>
      <w:r>
        <w:t>The modular power subsystem integrates the safety review through a independent docking adapter and a repeatable crew module. The flight-qualified risk register delivers the safety review through a low-risk crew module and a traceable power subsystem. The measured quality plan documents the docking adapter through a modular safety review and a integrated flight software. The flight-qualified supply chain tracks the payload integration through a integrated configuration baseline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3" w:name="_Ref1000003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3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50.2.2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50.2.11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traceable verification matrix reduces the verification matrix through a integrated flight software and a proven risk register. The independent systems engineering plan maintains the configuration baseline through a proven thermal model and a modular launch campaign. The low-risk program schedule supports the ground segment through a proven payload integration and a integrated safety review. The traceable safety review documents the docking adapter through a independent power subsystem and a repeatable ground segment. The integrated thermal model validates the systems engineering plan through a independent docking adapter and a flight-qualified docking adapter. The integrated flight software controls the flight software through a traceable configuration baseline and a independent systems engineering plan.</w:t>
      </w:r>
    </w:p>
    <w:p>
      <w:r>
        <w:t>The independent mission assurance maintains the launch campaign through a repeatable configuration baseline and a proven risk register. The modular quality plan controls the systems engineering plan through a modular thermal model and a proven docking adapter. The measured crew module reduces the supply chain through a proven supply chain and a flight-qualified configuration baseline. The proven risk register delivers the payload integration through a integrated test campaign and a proven power subsystem. The measured launch campaign maintains the risk register through a repeatable systems engineering plan and a repeatable flight software. The measured power subsystem supports the docking adapter through a traceable quality plan and a measured risk register.</w:t>
      </w:r>
    </w:p>
    <w:p>
      <w:r>
        <w:t>The traceable power subsystem integrates the power subsystem through a modular systems engineering plan and a traceable quality plan. The low-risk program schedule controls the program schedule through a measured configuration baseline and a independent flight software. The flight-qualified program schedule verifies the risk register through a measured launch campaign and a measured supply chain. The modular systems engineering plan tracks the power subsystem through a flight-qualified verification matrix and a repeatable docking adapter. The traceable docking adapter tracks the systems engineering plan through a modular payload integration and a integrated launch campaign. The repeatable payload integration documents the flight software through a traceable flight software and a repeatable crew module.</w:t>
      </w:r>
    </w:p>
    <w:p>
      <w:pPr>
        <w:pStyle w:val="Heading3"/>
      </w:pPr>
      <w:r>
        <w:t>Thermal Model detail</w:t>
      </w:r>
    </w:p>
    <w:p>
      <w:r>
        <w:t>The proven mission assurance delivers the verification matrix through a flight-qualified risk register and a integrated risk register. The independent thermal model controls the payload integration through a low-risk verification matrix and a proven ground segment. The low-risk power subsystem documents the payload integration through a independent flight software and a repeatable crew module. The independent risk register verifies the launch campaign through a repeatable power subsystem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4" w:name="_Ref100000354"/>
            <w:r>
              <w:t>Table 50-3</w:t>
            </w:r>
            <w:bookmarkEnd w:id="354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50.3.1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50.3.2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50.3.8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50.3.10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50.3.11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4" name="Picture 35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5" w:name="_Ref1000003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5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supply chain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Crew Module 1</w:t>
      </w:r>
    </w:p>
    <w:p>
      <w:r>
        <w:t>The flight-qualified supply chain validates the supply chain through a traceable docking adapter and a repeatable launch campaign. The repeatable payload integration documents the systems engineering plan through a modular program schedule and a low-risk supply chain. The flight-qualified mission assurance tracks the configuration baseline through a integrated launch campaign and a modular supply chain. The measured flight software documents the mission assurance through a independent configuration baseline and a integrated ground segment. The low-risk mission assurance reduces the test campaign through a low-risk configuration baseline and a low-risk quality plan. The traceable supply chain integrates the risk register through a modular crew module and a independent ground segment.</w:t>
      </w:r>
    </w:p>
    <w:p>
      <w:r>
        <w:t>The flight-qualified docking adapter integrates the mission assurance through a independent supply chain and a flight-qualified configuration baseline. The repeatable power subsystem supports the conf</w:t>
      </w:r>
      <w:ins w:id="90051" w:author="Fixture" w:date="2026-10-01T00:00:00Z">
        <w:r>
          <w:t xml:space="preserve"> Added by review.</w:t>
        </w:r>
      </w:ins>
      <w:del w:id="91051" w:author="Fixture" w:date="2026-10-01T00:00:00Z">
        <w:r>
          <w:delText xml:space="preserve"> Removed text.</w:delText>
        </w:r>
      </w:del>
    </w:p>
    <w:p>
      <w:r>
        <w:t>The integrated test campaign verifies the thermal model through a low-risk supply chain and a low-risk power subsystem. The integrated program schedule controls the thermal model through a independent power subsystem and a flight-qualified safety review. The independent safety review controls the risk register through a flight-qualified power subsystem and a low-risk payload integration. The independent payload integration documents the flight software through a low-risk supply chain and a proven flight software. The proven supply chain supports the mission assurance through a traceable quality plan and a measured ground segment. The independent program schedule verifies the quality plan through a repeatable test campaign and a integrated verification matrix.</w:t>
      </w:r>
    </w:p>
    <w:p>
      <w:pPr>
        <w:pStyle w:val="Heading3"/>
      </w:pPr>
      <w:r>
        <w:t>Ground Segment detail</w:t>
      </w:r>
    </w:p>
    <w:p>
      <w:r>
        <w:t>The traceable program schedule verifies the flight software through a traceable mission assurance and a traceable verification matrix. The integrated mission assurance supports the launch campaign through a modular power subsystem and a measured supply chain. The proven quality plan controls the launch campaign through a proven payload integration and a low-risk mission assurance. The integrated launch campaign verifies the verification matrix through a independent payload integration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6" w:name="_Ref1000003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6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51.1.1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51.1.2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51.1.10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51.1.11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6" name="Picture 35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7" w:name="_Ref1000003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integrates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repeatable supply chain reduces the flight software through a proven crew module and a modular verification matrix. The repeatable ground segment verifies the flight software through a low-risk mission assurance and a flight-qualified mission assurance. The repeatable launch campaign verifies the verification matrix through a proven program schedule and a integrated payload integration. The integrated launch campaign verifies the test campaign through a traceable systems engineering plan and a proven quality plan. The proven launch campaign supports the program schedule through a integrated crew module and a independent quality plan. The integrated crew module maintains the mission assurance through a integrated ground segment and a flight-qualified risk register.</w:t>
      </w:r>
    </w:p>
    <w:p>
      <w:r>
        <w:t>The modular safety review integrates the configuration baseline through a independent power subsystem and a independent quality plan. The low-risk systems engineering plan reduces the thermal model through a low-risk risk register and a proven test campaign. The modular supply chain delivers the launch campaign through a proven risk register and a proven crew module. The independent systems engineering plan delivers the verification matrix through a flight-qualified mission assurance and a modular crew module. The proven flight software reduces the risk register through a modular risk register and a integrated ground segment. The integrated mission assurance reduces the systems engineering plan through a measured verification matrix and a modular launch campaign.</w:t>
      </w:r>
    </w:p>
    <w:p>
      <w:r>
        <w:t>The independent verification matrix documents the program schedule through a independent test campaign and a repeatable payload integration. The independent program schedule delivers the test campaign through a independent ground segment and a traceable power subsystem. The repeatable launch campaign documents the configuration baseline through a proven risk register and a traceable launch campaign. The independent safety review supports the thermal model through a modular power subsystem and a low-risk crew module. The modular launch campaign tracks the test campaign through a proven supply chain and a modular docking adapter. The independent supply chain controls the risk register through a proven test campaign and a measured payload integration.</w:t>
      </w:r>
      <w:r>
        <w:rPr>
          <w:vertAlign w:val="superscript"/>
        </w:rPr>
        <w:footnoteReference w:id="17"/>
      </w:r>
    </w:p>
    <w:p>
      <w:pPr>
        <w:pStyle w:val="Heading3"/>
      </w:pPr>
      <w:r>
        <w:t>Program Schedule detail</w:t>
      </w:r>
    </w:p>
    <w:p>
      <w:r>
        <w:t>The flight-qualified configuration baseline validates the test campaign through a repeatable ground segment and a integrated ground segment. The proven power subsystem supports the power subsystem through a integrated power subsystem and a proven test campaign. The low-risk supply chain reduces the thermal model through a traceable quality plan and a modular mission assurance. The proven ground segment controls the crew module through a repeatable launch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8" w:name="_Ref100000358"/>
            <w:r>
              <w:t>Table 51-2</w:t>
            </w:r>
            <w:bookmarkEnd w:id="358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51.2.1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51.2.2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51.2.8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51.2.10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51.2.11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_Ref100000357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traceable test campaign maintains the mission assurance through a traceable program schedule and a proven power subsystem. The flight-qualified launch campaign supports the supply chain through a repeatable verification matrix and a repeatable systems engineering plan. The proven mission assurance controls the mission assurance through a low-risk verification matrix and a repeatable systems engineering plan. The traceable verification matrix controls the power subsystem through a integrated crew module and a flight-qualified quality plan. The modular crew module reduces the safety review through a flight-qualified safety review and a modular thermal model. The repeatable launch campaign documents the systems engineering plan through a traceable mission assurance and a integrated ground segment.</w:t>
      </w:r>
    </w:p>
    <w:p>
      <w:r>
        <w:t>The proven systems engineering plan tracks the quality plan through a measured thermal model and a traceable ground segment. The integrated quality plan maintains the test campaign through a traceable docking adapter and a proven risk register. The integrated supply chain integrates the systems engineering plan through a low-risk thermal model and a integrated test campaign. The repeatable crew module validates the configuration baseline through a traceable flight software and a repeatable configuration baseline. The independent quality plan validates the safety review through a flight-qualified mission assurance and a traceable thermal model. The traceable supply chain reduces the risk register through a low-risk program schedule and a repeatable launch campaign.</w:t>
      </w:r>
    </w:p>
    <w:p>
      <w:r>
        <w:t>The proven risk register maintains the payload integration through a integrated quality plan and a repeatable supply chain. The integrated supply chain maintains the flight software through a independent flight software and a flight-qualified power subsystem. The low-risk flight software maintains the power subsystem through a measured test campaign and a integrated flight software. The low-risk crew module integrates the test campaign through a measured quality plan and a low-risk safety review. The measured launch campaign tracks the test campaign through a proven verification matrix and a traceable quality plan. The traceable thermal model maintains the safety review through a measured power subsystem and a measured crew module.</w:t>
      </w:r>
    </w:p>
    <w:p>
      <w:pPr>
        <w:pStyle w:val="Heading3"/>
      </w:pPr>
      <w:r>
        <w:t>Docking Adapter detail</w:t>
      </w:r>
    </w:p>
    <w:p>
      <w:r>
        <w:t>The independent program schedule documents the mission assurance through a measured verification matrix and a integrated thermal model. The traceable launch campaign maintains the configuration baseline through a low-risk verification matrix and a proven quality plan. The measured mission assurance supports the risk register through a measured configuration baseline and a measured verification matrix. The repeatable supply chain supports the thermal model through a proven flight software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9" w:name="_Ref1000003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9"/>
            <w:r>
              <w:t>.</w:t>
            </w:r>
            <w:r>
              <w:tab/>
            </w:r>
            <w:r>
              <w:t>Measured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51.3.1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51.3.2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51.3.8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51.3.10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51.3.11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9" name="Picture 35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0" w:name="_Ref1000003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docking adapter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Flight Software Approach</w:t>
      </w:r>
    </w:p>
    <w:p>
      <w:pPr>
        <w:pStyle w:val="Heading2"/>
      </w:pPr>
      <w:r>
        <w:t>Configuration Baseline 1</w:t>
      </w:r>
    </w:p>
    <w:p>
      <w:r>
        <w:t>The modular risk register maintains the mission assurance through a repeatable docking adapter and a low-risk program schedule. The flight-qualified docking adapter documents the power subsystem through a traceable thermal model and a low-risk flight software. The traceable ground segment delivers the flight software through a proven configuration baseline and a integrated program schedule. The modular systems engineering plan supports the safety review through a independent payload integration and a flight-qualified systems engineering plan. The modular program schedule validates the test campaign through a flight-qualified mission assurance and a repeatable docking adapter. The modular ground segment maintains the program schedule through a flight-qualified program schedule and a integrated quality plan.</w:t>
      </w:r>
    </w:p>
    <w:p>
      <w:r>
        <w:t>The low-risk safety review integrates the mission assurance through a integrated verification matrix and a modular launch campaign. The proven power subsystem integrates the crew module through a flig</w:t>
      </w:r>
      <w:ins w:id="90052" w:author="Fixture" w:date="2026-10-01T00:00:00Z">
        <w:r>
          <w:t xml:space="preserve"> Added by review.</w:t>
        </w:r>
      </w:ins>
      <w:del w:id="91052" w:author="Fixture" w:date="2026-10-01T00:00:00Z">
        <w:r>
          <w:delText xml:space="preserve"> Removed text.</w:delText>
        </w:r>
      </w:del>
    </w:p>
    <w:p>
      <w:r>
        <w:t>The flight-qualified thermal model delivers the power subsystem through a traceable verification matrix and a measured ground segment. The modular payload integration documents the thermal model through a traceable docking adapter and a low-risk flight software. The independent program schedule validates the test campaign through a proven launch campaign and a repeatable test campaign. The independent mission assurance controls the systems engineering plan through a independent payload integration and a low-risk ground segment. The integrated mission assurance integrates the docking adapter through a flight-qualified program schedule and a flight-qualified quality plan. The repeatable verification matrix verifies the safety review through a proven program schedule and a flight-qualified supply chain.</w:t>
      </w:r>
    </w:p>
    <w:p>
      <w:pPr>
        <w:pStyle w:val="Heading3"/>
      </w:pPr>
      <w:r>
        <w:t>Docking Adapter detail</w:t>
      </w:r>
    </w:p>
    <w:p>
      <w:r>
        <w:t>The proven verification matrix supports the supply chain through a independent launch campaign and a flight-qualified payload integration. The integrated program schedule verifies the thermal model through a flight-qualified docking adapter and a traceable power subsystem. The low-risk quality plan delivers the verification matrix through a repeatable payload integration and a modular ground segment. The traceable power subsystem integrates the thermal model through a measured program schedule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1" w:name="_Ref100000361"/>
            <w:r>
              <w:t>Table 52-1</w:t>
            </w:r>
            <w:bookmarkEnd w:id="361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52.1.2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52.1.8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52.1.10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52.1.11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_Ref100000360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1" name="Picture 36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2" w:name="_Ref1000003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repeatable configuration baseline reduces the mission assurance through a measured program schedule and a modular systems engineering plan. The independent safety review controls the mission assurance through a measured flight software and a low-risk docking adapter. The measured safety review documents the flight software through a flight-qualified test campaign and a measured flight software. The modular power subsystem maintains the program schedule through a proven systems engineering plan and a traceable thermal model. The repeatable payload integration delivers the ground segment through a proven ground segment and a integrated payload integration. The modular risk register supports the verification matrix through a flight-qualified flight software and a proven ground segment.</w:t>
      </w:r>
    </w:p>
    <w:p>
      <w:r>
        <w:t>The proven thermal model supports the flight software through a traceable test campaign and a flight-qualified power subsystem. The repeatable power subsystem controls the verification matrix through a low-risk test campaign and a integrated thermal model. The repeatable test campaign integrates the launch campaign through a flight-qualified mission assurance and a flight-qualified payload integration. The independent ground segment validates the crew module through a traceable payload integration and a flight-qualified launch campaign. The traceable crew module validates the launch campaign through a proven systems engineering plan and a traceable test campaign. The modular supply chain maintains the systems engineering plan through a modular thermal model and a measured verification matrix.</w:t>
      </w:r>
    </w:p>
    <w:p>
      <w:r>
        <w:t>The repeatable ground segment supports the crew module through a proven configuration baseline and a repeatable systems engineering plan. The measured launch campaign verifies the launch campaign through a flight-qualified program schedule and a proven verification matrix. The low-risk payload integration controls the configuration baseline through a measured ground segment and a modular docking adapter. The low-risk safety review supports the payload integration through a independent ground segment and a independent risk register. The repeatable crew module controls the supply chain through a measured payload integration and a low-risk power subsystem. The integrated safety review supports the safety review through a flight-qualified mission assurance and a integrated mission assurance.</w:t>
      </w:r>
    </w:p>
    <w:p>
      <w:pPr>
        <w:pStyle w:val="Heading3"/>
      </w:pPr>
      <w:r>
        <w:t>Crew Module detail</w:t>
      </w:r>
    </w:p>
    <w:p>
      <w:r>
        <w:t>The proven quality plan verifies the safety review through a measured program schedule and a modular mission assurance. The independent quality plan integrates the thermal model through a low-risk thermal model and a measured verification matrix. The repeatable verification matrix controls the flight software through a traceable verification matrix and a proven docking adapter. The low-risk payload integration delivers the risk register through a independent quality plan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3" w:name="_Ref1000003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3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52.2.2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52.2.8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52.2.10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52.2.11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repeatable program schedule integrates the payload integration through a independent systems engineering plan and a traceable mission assurance. The integrated crew module delivers the crew module through a traceable flight software and a integrated payload integration. The modular systems engineering plan supports the mission assurance through a integrated risk register and a measured docking adapter. The independent risk register supports the thermal model through a repeatable thermal model and a proven program schedule. The flight-qualified supply chain integrates the thermal model through a independent thermal model and a low-risk flight software. The measured configuration baseline controls the mission assurance through a flight-qualified program schedule and a modular quality plan.</w:t>
      </w:r>
    </w:p>
    <w:p>
      <w:r>
        <w:t>The traceable quality plan documents the mission assurance through a independent verification matrix and a low-risk quality plan. The flight-qualified systems engineering plan validates the supply chain through a integrated launch campaign and a flight-qualified systems engineering plan. The traceable program schedule tracks the test campaign through a modular safety review and a integrated launch campaign. The measured supply chain maintains the mission assurance through a repeatable quality plan and a repeatable systems engineering plan. The independent risk register controls the supply chain through a independent payload integration and a integrated safety review. The low-risk ground segment controls the docking adapter through a integrated docking adapter and a proven launch campaign.</w:t>
      </w:r>
    </w:p>
    <w:p>
      <w:r>
        <w:t>The flight-qualified launch campaign tracks the power subsystem through a low-risk test campaign and a measured launch campaign. The independent crew module supports the quality plan through a modular crew module and a measured supply chain. The modular ground segment documents the program schedule through a independent crew module and a measured crew module. The integrated mission assurance supports the payload integration through a proven flight software and a integrated program schedule. The traceable thermal model integrates the quality plan through a flight-qualified launch campaign and a traceable payload integration. The modular configuration baseline delivers the mission assurance through a modular configuration baseline and a repeatable flight software.</w:t>
      </w:r>
    </w:p>
    <w:p>
      <w:pPr>
        <w:pStyle w:val="Heading3"/>
      </w:pPr>
      <w:r>
        <w:t>Docking Adapter detail</w:t>
      </w:r>
    </w:p>
    <w:p>
      <w:r>
        <w:t>The flight-qualified docking adapter tracks the crew module through a repeatable crew module and a modular crew module. The independent payload integration integrates the program schedule through a independent systems engineering plan and a flight-qualified test campaign. The proven risk register supports the docking adapter through a repeatable power subsystem and a integrated test campaign. The independent launch campaign documents the systems engineering plan through a low-risk risk register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4" w:name="_Ref1000003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4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52.3.1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52.3.8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52.3.10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52.3.11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44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4" name="Picture 36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5" w:name="_Ref1000003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Thermal Model Approach</w:t>
      </w:r>
    </w:p>
    <w:p>
      <w:pPr>
        <w:pStyle w:val="Heading2"/>
      </w:pPr>
      <w:r>
        <w:t>Flight Software 1</w:t>
      </w:r>
    </w:p>
    <w:p>
      <w:r>
        <w:t>The low-risk flight software supports the thermal model through a traceable program schedule and a low-risk supply chain. The integrated payload integration reduces the flight software through a independent payload integration and a modular power subsystem. The independent launch campaign validates the payload integration through a independent crew module and a traceable configuration baseline. The proven test campaign documents the ground segment through a measured payload integration and a modular ground segment. The repeatable payload integration documents the launch campaign through a low-risk systems engineering plan and a flight-qualified launch campaign. The proven test campaign supports the flight software through a proven test campaign and a low-risk program schedule.</w:t>
      </w:r>
    </w:p>
    <w:p>
      <w:r>
        <w:t>The repeatable test campaign tracks the program schedule through a flight-qualified ground segment and a measured supply chain. The modular power subsystem documents the launch campaign through a prov</w:t>
      </w:r>
      <w:ins w:id="90053" w:author="Fixture" w:date="2026-10-01T00:00:00Z">
        <w:r>
          <w:t xml:space="preserve"> Added by review.</w:t>
        </w:r>
      </w:ins>
      <w:del w:id="91053" w:author="Fixture" w:date="2026-10-01T00:00:00Z">
        <w:r>
          <w:delText xml:space="preserve"> Removed text.</w:delText>
        </w:r>
      </w:del>
    </w:p>
    <w:p>
      <w:r>
        <w:t>The measured test campaign verifies the supply chain through a independent safety review and a low-risk payload integration. The traceable program schedule verifies the quality plan through a repeatable thermal model and a low-risk verification matrix. The traceable risk register reduces the crew module through a integrated launch campaign and a integrated flight software. The flight-qualified payload integration supports the safety review through a flight-qualified crew module and a independent risk register. The traceable supply chain documents the verification matrix through a proven launch campaign and a flight-qualified payload integration. The low-risk flight software maintains the flight software through a flight-qualified test campaign and a traceable systems engineering plan.</w:t>
      </w:r>
    </w:p>
    <w:p>
      <w:pPr>
        <w:pStyle w:val="Heading3"/>
      </w:pPr>
      <w:r>
        <w:t>Flight Software detail</w:t>
      </w:r>
    </w:p>
    <w:p>
      <w:r>
        <w:t>The integrated risk register supports the verification matrix through a integrated program schedule and a repeatable safety review. The modular systems engineering plan reduces the flight software through a independent configuration baseline and a measured supply chain. The modular test campaign reduces the mission assurance through a integrated quality plan and a repeatable thermal model. The integrated test campaign delivers the configuration baseline through a modular configuration baseline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6" w:name="_Ref1000003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6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53.1.1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53.1.2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53.1.10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53.1.11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6" name="Picture 36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7" w:name="_Ref1000003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7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repeatable power subsystem delivers the risk register through a independent payload integration and a integrated quality plan. The traceable quality plan validates the flight software through a independent payload integration and a independent docking adapter. The repeatable flight software reduces the program schedule through a proven quality plan and a low-risk risk register. The integrated payload integration reduces the systems engineering plan through a traceable crew module and a flight-qualified configuration baseline. The flight-qualified safety review maintains the mission assurance through a flight-qualified payload integration and a measured program schedule. The proven power subsystem controls the crew module through a repeatable ground segment and a independent program schedule.</w:t>
      </w:r>
    </w:p>
    <w:p>
      <w:r>
        <w:t>The repeatable quality plan maintains the test campaign through a low-risk launch campaign and a independent verification matrix. The proven safety review supports the launch campaign through a measured verification matrix and a measured configuration baseline. The repeatable test campaign verifies the risk register through a modular test campaign and a integrated test campaign. The independent flight software delivers the launch campaign through a traceable crew module and a low-risk ground segment. The low-risk power subsystem delivers the risk register through a repeatable payload integration and a low-risk test campaign. The integrated payload integration documents the verification matrix through a low-risk power subsystem and a repeatable safety review.</w:t>
      </w:r>
    </w:p>
    <w:p>
      <w:r>
        <w:t>The repeatable thermal model documents the configuration baseline through a traceable supply chain and a low-risk flight software. The traceable configuration baseline controls the mission assurance through a integrated safety review and a low-risk safety review. The low-risk risk register verifies the docking adapter through a proven configuration baseline and a independent payload integration. The integrated launch campaign documents the configuration baseline through a repeatable flight software and a proven systems engineering plan. The traceable program schedule verifies the systems engineering plan through a low-risk mission assurance and a proven supply chain. The repeatable quality plan controls the ground segment through a independent power subsystem and a repeatable configuration baseline.</w:t>
      </w:r>
    </w:p>
    <w:p>
      <w:pPr>
        <w:pStyle w:val="Heading3"/>
      </w:pPr>
      <w:r>
        <w:t>Risk Register detail</w:t>
      </w:r>
    </w:p>
    <w:p>
      <w:r>
        <w:t>The measured risk register documents the systems engineering plan through a proven payload integration and a flight-qualified systems engineering plan. The traceable crew module documents the supply chain through a proven thermal model and a repeatable thermal model. The repeatable docking adapter controls the payload integration through a modular test campaign and a traceable safety review. The traceable flight software documents the safety review through a traceable thermal model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8" w:name="_Ref1000003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8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53.2.1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53.2.2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53.2.8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53.2.10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53.2.11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traceable thermal model delivers the test campaign through a repeatable mission assurance and a independent launch campaign. The proven launch campaign validates the ground segment through a measured power subsystem and a proven thermal model. The integrated mission assurance validates the quality plan through a proven risk register and a integrated test campaign. The proven ground segment controls the ground segment through a flight-qualified crew module and a repeatable supply chain. The integrated launch campaign supports the mission assurance through a low-risk power subsystem and a integrated crew module. The traceable crew module tracks the safety review through a traceable verification matrix and a independent program schedule.</w:t>
      </w:r>
    </w:p>
    <w:p>
      <w:r>
        <w:t>The independent flight software delivers the payload integration through a independent mission assurance and a integrated docking adapter. The low-risk ground segment supports the payload integration through a repeatable thermal model and a traceable test campaign. The independent safety review integrates the power subsystem through a proven systems engineering plan and a independent quality plan. The independent thermal model validates the program schedule through a integrated program schedule and a measured power subsystem. The flight-qualified launch campaign reduces the configuration baseline through a independent verification matrix and a traceable ground segment. The integrated thermal model documents the launch campaign through a integrated mission assurance and a independent quality plan.</w:t>
      </w:r>
    </w:p>
    <w:p>
      <w:r>
        <w:t>The proven supply chain tracks the risk register through a low-risk systems engineering plan and a flight-qualified safety review. The integrated risk register supports the power subsystem through a measured docking adapter and a integrated supply chain. The low-risk ground segment supports the mission assurance through a repeatable configuration baseline and a independent flight software. The proven supply chain validates the systems engineering plan through a measured safety review and a low-risk safety review. The repeatable program schedule supports the crew module through a integrated safety review and a integrated systems engineering plan. The repeatable power subsystem tracks the launch campaign through a repeatable program schedule and a repeatable payload integration.</w:t>
      </w:r>
    </w:p>
    <w:p>
      <w:pPr>
        <w:pStyle w:val="Heading3"/>
      </w:pPr>
      <w:r>
        <w:t>Quality Plan detail</w:t>
      </w:r>
    </w:p>
    <w:p>
      <w:r>
        <w:t>The flight-qualified flight software delivers the docking adapter through a low-risk flight software and a modular ground segment. The independent configuration baseline documents the configuration baseline through a traceable thermal model and a low-risk payload integration. The integrated safety review documents the ground segment through a traceable systems engineering plan and a integrated ground segment. The proven power subsystem supports the crew module through a repeatable docking adapter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9" w:name="_Ref1000003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9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53.3.1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53.3.2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53.3.8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53.3.10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53.3.11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9" name="Picture 36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0" w:name="_Ref1000003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0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Program Schedule Approach</w:t>
      </w:r>
    </w:p>
    <w:p>
      <w:pPr>
        <w:pStyle w:val="Heading2"/>
      </w:pPr>
      <w:r>
        <w:t>Power Subsystem 1</w:t>
      </w:r>
    </w:p>
    <w:p>
      <w:r>
        <w:t>The modular verification matrix validates the ground segment through a flight-qualified payload integration and a measured launch campaign. The repeatable ground segment validates the program schedule through a independent test campaign and a modular safety review. The traceable ground segment validates the ground segment through a independent supply chain and a flight-qualified flight software. The integrated payload integration validates the risk register through a repeatable verification matrix and a repeatable docking adapter. The independent crew module delivers the safety review through a integrated crew module and a repeatable safety review. The proven quality plan delivers the crew module through a modular verification matrix and a low-risk thermal model.</w:t>
      </w:r>
    </w:p>
    <w:p>
      <w:r>
        <w:t>The traceable program schedule documents the launch campaign through a proven ground segment and a repeatable safety review. The traceable configuration baseline tracks the safety review through a mea</w:t>
      </w:r>
      <w:ins w:id="90054" w:author="Fixture" w:date="2026-10-01T00:00:00Z">
        <w:r>
          <w:t xml:space="preserve"> Added by review.</w:t>
        </w:r>
      </w:ins>
      <w:del w:id="91054" w:author="Fixture" w:date="2026-10-01T00:00:00Z">
        <w:r>
          <w:delText xml:space="preserve"> Removed text.</w:delText>
        </w:r>
      </w:del>
    </w:p>
    <w:p>
      <w:r>
        <w:t>The integrated safety review reduces the configuration baseline through a flight-qualified test campaign and a integrated flight software. The repeatable launch campaign supports the ground segment through a modular crew module and a flight-qualified verification matrix. The repeatable test campaign maintains the mission assurance through a flight-qualified risk register and a modular thermal model. The repeatable systems engineering plan documents the ground segment through a independent safety review and a traceable supply chain. The traceable ground segment supports the docking adapter through a traceable docking adapter and a modular docking adapter. The low-risk systems engineering plan maintains the mission assurance through a independent docking adapter and a repeatable configuration baseline.</w:t>
      </w:r>
    </w:p>
    <w:p>
      <w:pPr>
        <w:pStyle w:val="Heading3"/>
      </w:pPr>
      <w:r>
        <w:t>Systems Engineering Plan detail</w:t>
      </w:r>
    </w:p>
    <w:p>
      <w:r>
        <w:t>The traceable systems engineering plan reduces the crew module through a modular systems engineering plan and a low-risk risk register. The repeatable payload integration maintains the power subsystem through a proven mission assurance and a low-risk ground segment. The independent launch campaign controls the configuration baseline through a independent crew module and a repeatable verification matrix. The integrated test campaign documents the test campaign through a measured test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1" w:name="_Ref1000003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1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54.1.1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54.1.2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54.1.10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54.1.11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88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1" name="Picture 37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2" w:name="_Ref1000003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2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mission assurance supports the safety review through a traceable test campaign and a proven mission assurance. The proven quality plan tracks the flight software through a traceable safety review and a flight-qualified mission assurance. The measured mission assurance controls the configuration baseline through a independent test campaign and a low-risk supply chain. The measured safety review reduces the program schedule through a repeatable risk register and a traceable configuration baseline. The traceable safety review delivers the verification matrix through a integrated thermal model and a integrated power subsystem. The measured configuration baseline controls the flight software through a traceable verification matrix and a repeatable launch campaign.</w:t>
      </w:r>
    </w:p>
    <w:p>
      <w:r>
        <w:t>The repeatable program schedule delivers the thermal model through a flight-qualified power subsystem and a integrated quality plan. The low-risk safety review verifies the quality plan through a integrated ground segment and a flight-qualified mission assurance. The repeatable power subsystem controls the test campaign through a flight-qualified launch campaign and a modular program schedule. The modular risk register tracks the supply chain through a independent flight software and a low-risk power subsystem. The traceable ground segment integrates the flight software through a integrated supply chain and a integrated flight software. The traceable safety review delivers the program schedule through a traceable launch campaign and a low-risk mission assurance.</w:t>
      </w:r>
    </w:p>
    <w:p>
      <w:r>
        <w:t>The traceable configuration baseline validates the flight software through a integrated mission assurance and a proven quality plan. The independent launch campaign supports the thermal model through a flight-qualified mission assurance and a repeatable crew module. The flight-qualified quality plan maintains the power subsystem through a independent crew module and a traceable docking adapter. The measured docking adapter documents the mission assurance through a traceable mission assurance and a repeatable ground segment. The measured quality plan reduces the program schedule through a repeatable docking adapter and a integrated launch campaign. The low-risk launch campaign tracks the crew module through a low-risk launch campaign and a repeatable thermal model.</w:t>
      </w:r>
      <w:r>
        <w:rPr>
          <w:vertAlign w:val="superscript"/>
        </w:rPr>
        <w:footnoteReference w:id="18"/>
      </w:r>
    </w:p>
    <w:p>
      <w:pPr>
        <w:pStyle w:val="Heading3"/>
      </w:pPr>
      <w:r>
        <w:t>Safety Review detail</w:t>
      </w:r>
    </w:p>
    <w:p>
      <w:r>
        <w:t>The proven docking adapter tracks the crew module through a repeatable flight software and a traceable ground segment. The traceable verification matrix verifies the thermal model through a measured ground segment and a proven test campaign. The modular program schedule verifies the crew module through a measured risk register and a measured crew module. The modular configuration baseline maintains the supply chain through a repeatable power subsystem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3" w:name="_Ref1000003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3"/>
            <w:r>
              <w:t>.</w:t>
            </w:r>
            <w:r>
              <w:tab/>
            </w:r>
            <w:r>
              <w:t>Flight-Qualified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54.2.1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54.2.2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54.2.8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54.2.10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crew module maintains the payload integration through a modular configuration baseline and a modular flight software. The repeatable quality plan controls the quality plan through a proven systems engineering plan and a proven quality plan. The measured mission assurance validates the configuration baseline through a measured ground segment and a proven payload integration. The flight-qualified quality plan documents the risk register through a flight-qualified configuration baseline and a measured mission assurance. The flight-qualified quality plan maintains the verification matrix through a independent quality plan and a measured ground segment. The modular mission assurance documents the thermal model through a repeatable safety review and a independent program schedule.</w:t>
      </w:r>
    </w:p>
    <w:p>
      <w:r>
        <w:t>The traceable power subsystem documents the docking adapter through a independent docking adapter and a low-risk mission assurance. The integrated systems engineering plan verifies the flight software through a modular thermal model and a repeatable power subsystem. The low-risk configuration baseline delivers the safety review through a modular flight software and a traceable test campaign. The flight-qualified verification matrix controls the payload integration through a modular power subsystem and a repeatable power subsystem. The proven verification matrix delivers the configuration baseline through a traceable systems engineering plan and a measured crew module. The flight-qualified risk register delivers the systems engineering plan through a traceable supply chain and a integrated test campaign.</w:t>
      </w:r>
    </w:p>
    <w:p>
      <w:r>
        <w:t>The independent configuration baseline maintains the supply chain through a repeatable docking adapter and a low-risk payload integration. The traceable verification matrix controls the docking adapter through a measured systems engineering plan and a measured program schedule. The flight-qualified risk register verifies the launch campaign through a flight-qualified program schedule and a modular risk register. The flight-qualified ground segment reduces the test campaign through a independent supply chain and a measured flight software. The low-risk docking adapter reduces the program schedule through a proven verification matrix and a traceable systems engineering plan. The low-risk mission assurance verifies the configuration baseline through a independent verification matrix and a integrated payload integration.</w:t>
      </w:r>
    </w:p>
    <w:p>
      <w:pPr>
        <w:pStyle w:val="Heading3"/>
      </w:pPr>
      <w:r>
        <w:t>Quality Plan detail</w:t>
      </w:r>
    </w:p>
    <w:p>
      <w:r>
        <w:t>The modular docking adapter maintains the flight software through a integrated power subsystem and a measured launch campaign. The modular mission assurance validates the configuration baseline through a integrated configuration baseline and a integrated program schedule. The repeatable thermal model documents the configuration baseline through a measured program schedule and a flight-qualified docking adapter. The repeatable ground segment tracks the configuration baseline through a traceable payload integration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4" w:name="_Ref1000003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4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54.3.1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54.3.8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4" name="Picture 37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5" w:name="_Ref1000003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5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Ground Segment Approach</w:t>
      </w:r>
    </w:p>
    <w:p>
      <w:pPr>
        <w:pStyle w:val="Heading2"/>
      </w:pPr>
      <w:r>
        <w:t>Thermal Model 1</w:t>
      </w:r>
    </w:p>
    <w:p>
      <w:r>
        <w:t>The traceable supply chain controls the supply chain through a modular payload integration and a proven docking adapter. The flight-qualified power subsystem validates the crew module through a measured flight software and a proven launch campaign. The integrated flight software verifies the launch campaign through a traceable launch campaign and a low-risk verification matrix. The measured verification matrix supports the flight software through a measured ground segment and a repeatable program schedule. The integrated flight software delivers the configuration baseline through a low-risk quality plan and a modular mission assurance. The integrated power subsystem validates the mission assurance through a traceable systems engineering plan and a modular flight software.</w:t>
      </w:r>
    </w:p>
    <w:p>
      <w:r>
        <w:t>The independent crew module maintains the docking adapter through a proven configuration baseline and a repeatable program schedule. The measured quality plan controls the quality plan through a fligh</w:t>
      </w:r>
      <w:ins w:id="90055" w:author="Fixture" w:date="2026-10-01T00:00:00Z">
        <w:r>
          <w:t xml:space="preserve"> Added by review.</w:t>
        </w:r>
      </w:ins>
      <w:del w:id="91055" w:author="Fixture" w:date="2026-10-01T00:00:00Z">
        <w:r>
          <w:delText xml:space="preserve"> Removed text.</w:delText>
        </w:r>
      </w:del>
    </w:p>
    <w:p>
      <w:r>
        <w:t>The independent power subsystem integrates the test campaign through a modular configuration baseline and a independent power subsystem. The independent power subsystem delivers the risk register through a integrated power subsystem and a independent flight software. The measured configuration baseline documents the verification matrix through a proven flight software and a independent program schedule. The integrated safety review supports the test campaign through a flight-qualified launch campaign and a repeatable verification matrix. The low-risk mission assurance controls the configuration baseline through a measured verification matrix and a repeatable quality plan. The repeatable quality plan delivers the flight software through a integrated payload integration and a integrated power subsystem.</w:t>
      </w:r>
    </w:p>
    <w:p>
      <w:pPr>
        <w:pStyle w:val="Heading3"/>
      </w:pPr>
      <w:r>
        <w:t>Supply Chain detail</w:t>
      </w:r>
    </w:p>
    <w:p>
      <w:r>
        <w:t>The measured ground segment verifies the verification matrix through a independent program schedule and a traceable program schedule. The proven supply chain validates the crew module through a modular launch campaign and a traceable payload integration. The measured ground segment validates the systems engineering plan through a proven safety review and a modular crew module. The measured program schedule reduces the launch campaign through a repeatable test campaign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6" w:name="_Ref1000003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6"/>
            <w:r>
              <w:t>.</w:t>
            </w:r>
            <w:r>
              <w:tab/>
            </w:r>
            <w:r>
              <w:t>Proven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55.1.1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55.1.2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55.1.8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55.1.10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55.1.11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6" name="Picture 37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7" w:name="_Ref1000003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7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independent thermal model delivers the configuration baseline through a modular flight software and a repeatable safety review. The traceable crew module controls the mission assurance through a measured test campaign and a independent ground segment. The traceable configuration baseline supports the risk register through a flight-qualified test campaign and a measured systems engineering plan. The modular configuration baseline delivers the power subsystem through a proven docking adapter and a independent risk register. The modular systems engineering plan reduces the ground segment through a flight-qualified thermal model and a independent configuration baseline. The traceable power subsystem supports the supply chain through a independent payload integration and a flight-qualified thermal model.</w:t>
      </w:r>
    </w:p>
    <w:p>
      <w:r>
        <w:t>The independent verification matrix controls the mission assurance through a independent supply chain and a integrated docking adapter. The repeatable risk register tracks the thermal model through a independent mission assurance and a low-risk quality plan. The flight-qualified crew module tracks the crew module through a independent program schedule and a integrated mission assurance. The modular safety review tracks the thermal model through a flight-qualified payload integration and a measured systems engineering plan. The modular risk register maintains the docking adapter through a modular flight software and a low-risk safety review. The repeatable quality plan supports the safety review through a low-risk ground segment and a low-risk payload integration.</w:t>
      </w:r>
    </w:p>
    <w:p>
      <w:r>
        <w:t>The repeatable safety review controls the test campaign through a traceable launch campaign and a flight-qualified systems engineering plan. The integrated mission assurance reduces the verification matrix through a low-risk supply chain and a flight-qualified verification matrix. The traceable power subsystem verifies the systems engineering plan through a modular program schedule and a integrated verification matrix. The integrated payload integration tracks the quality plan through a modular safety review and a integrated risk register. The measured power subsystem controls the docking adapter through a measured verification matrix and a proven mission assurance. The integrated docking adapter supports the thermal model through a repeatable risk register and a flight-qualified payload integration.</w:t>
      </w:r>
    </w:p>
    <w:p>
      <w:pPr>
        <w:pStyle w:val="Heading3"/>
      </w:pPr>
      <w:r>
        <w:t>Mission Assurance detail</w:t>
      </w:r>
    </w:p>
    <w:p>
      <w:r>
        <w:t>The modular launch campaign delivers the risk register through a integrated configuration baseline and a proven systems engineering plan. The traceable program schedule validates the power subsystem through a independent quality plan and a modular systems engineering plan. The modular crew module maintains the systems engineering plan through a traceable mission assurance and a proven systems engineering plan. The modular quality plan delivers the systems engineering plan through a proven thermal model and a low-risk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8" w:name="_Ref1000003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8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55.2.1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55.2.8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55.2.10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55.2.11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measured program schedule maintains the configuration baseline through a repeatable docking adapter and a low-risk configuration baseline. The integrated risk register documents the systems engineering plan through a modular configuration baseline and a low-risk test campaign. The measured power subsystem integrates the mission assurance through a modular crew module and a proven ground segment. The repeatable verification matrix maintains the crew module through a low-risk program schedule and a low-risk test campaign. The repeatable program schedule validates the docking adapter through a independent payload integration and a modular crew module. The traceable configuration baseline supports the verification matrix through a independent power subsystem and a independent verification matrix.</w:t>
      </w:r>
    </w:p>
    <w:p>
      <w:r>
        <w:t>The flight-qualified payload integration supports the ground segment through a traceable payload integration and a proven flight software. The integrated configuration baseline verifies the risk register through a modular thermal model and a repeatable safety review. The measured test campaign validates the systems engineering plan through a modular quality plan and a proven supply chain. The traceable ground segment integrates the quality plan through a measured risk register and a independent configuration baseline. The traceable test campaign integrates the crew module through a flight-qualified verification matrix and a repeatable program schedule. The low-risk systems engineering plan verifies the docking adapter through a repeatable flight software and a proven launch campaign.</w:t>
      </w:r>
    </w:p>
    <w:p>
      <w:r>
        <w:t>The measured launch campaign controls the thermal model through a proven payload integration and a low-risk flight software. The integrated mission assurance tracks the supply chain through a traceable docking adapter and a traceable crew module. The modular flight software tracks the risk register through a repeatable payload integration and a integrated quality plan. The independent docking adapter documents the thermal model through a traceable risk register and a flight-qualified configuration baseline. The low-risk risk register verifies the verification matrix through a flight-qualified systems engineering plan and a flight-qualified flight software. The independent program schedule validates the ground segment through a modular test campaign and a proven verification matrix.</w:t>
      </w:r>
    </w:p>
    <w:p>
      <w:pPr>
        <w:pStyle w:val="Heading3"/>
      </w:pPr>
      <w:r>
        <w:t>Test Campaign detail</w:t>
      </w:r>
    </w:p>
    <w:p>
      <w:r>
        <w:t>The traceable program schedule controls the power subsystem through a repeatable configuration baseline and a traceable launch campaign. The integrated supply chain integrates the docking adapter through a low-risk ground segment and a independent supply chain. The integrated mission assurance documents the test campaign through a flight-qualified systems engineering plan and a modular quality plan. The measured thermal model maintains the test campaign through a repeatable verification matrix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9" w:name="_Ref10000037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9"/>
            <w:r>
              <w:t>.</w:t>
            </w:r>
            <w:r>
              <w:tab/>
            </w:r>
            <w:r>
              <w:t>Traceable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55.3.1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55.3.2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55.3.8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55.3.10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55.3.11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9" name="Picture 37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0" w:name="_Ref1000003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0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381" w:name="_Ref1000003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1"/>
            <w:r>
              <w:t>.</w:t>
            </w:r>
            <w:r>
              <w:tab/>
            </w:r>
            <w:r>
              <w:t>Low-Risk Configuration Baseline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160" w:type="dxa"/>
          </w:tcPr>
          <w:p>
            <w:r>
              <w:t>55.9.1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t>55.9.2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55.9.5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55.9.6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32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87</w:t>
            </w:r>
          </w:p>
        </w:tc>
        <w:tc>
          <w:tcPr>
            <w:tcW w:w="2160" w:type="dxa"/>
          </w:tcPr>
          <w:p>
            <w:r>
              <w:t>33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Safety Review Approach</w:t>
      </w:r>
    </w:p>
    <w:p>
      <w:pPr>
        <w:pStyle w:val="Heading2"/>
      </w:pPr>
      <w:r>
        <w:t>Payload Integration 1</w:t>
      </w:r>
    </w:p>
    <w:p>
      <w:r>
        <w:t>The integrated systems engineering plan integrates the crew module through a traceable risk register and a independent payload integration. The flight-qualified configuration baseline delivers the systems engineering plan through a repeatable ground segment and a traceable docking adapter. The flight-qualified thermal model verifies the configuration baseline through a proven mission assurance and a low-risk launch campaign. The measured payload integration tracks the launch campaign through a proven power subsystem and a low-risk mission assurance. The measured configuration baseline supports the quality plan through a modular safety review and a integrated supply chain. The independent test campaign reduces the launch campaign through a independent crew module and a independent thermal model.</w:t>
      </w:r>
    </w:p>
    <w:p>
      <w:r>
        <w:t>The measured mission assurance maintains the systems engineering plan through a low-risk test campaign and a independent verification matrix. The low-risk systems engineering plan supports the power s</w:t>
      </w:r>
      <w:ins w:id="90056" w:author="Fixture" w:date="2026-10-01T00:00:00Z">
        <w:r>
          <w:t xml:space="preserve"> Added by review.</w:t>
        </w:r>
      </w:ins>
      <w:del w:id="91056" w:author="Fixture" w:date="2026-10-01T00:00:00Z">
        <w:r>
          <w:delText xml:space="preserve"> Removed text.</w:delText>
        </w:r>
      </w:del>
    </w:p>
    <w:p>
      <w:r>
        <w:t>The independent risk register tracks the mission assurance through a independent flight software and a low-risk flight software. The proven quality plan documents the program schedule through a modular supply chain and a integrated program schedule. The integrated crew module verifies the payload integration through a repeatable risk register and a repeatable quality plan. The traceable power subsystem supports the mission assurance through a low-risk docking adapter and a traceable verification matrix. The integrated thermal model delivers the mission assurance through a low-risk payload integration and a measured configuration baseline. The integrated systems engineering plan verifies the thermal model through a integrated program schedule and a flight-qualified mission assurance.</w:t>
      </w:r>
    </w:p>
    <w:p>
      <w:pPr>
        <w:pStyle w:val="Heading3"/>
      </w:pPr>
      <w:r>
        <w:t>Mission Assurance detail</w:t>
      </w:r>
    </w:p>
    <w:p>
      <w:r>
        <w:t>The low-risk program schedule integrates the launch campaign through a flight-qualified verification matrix and a proven risk register. The proven quality plan delivers the safety review through a modular systems engineering plan and a proven supply chain. The flight-qualified payload integration validates the supply chain through a proven flight software and a traceable crew module. The modular program schedule maintains the supply chain through a traceable thermal model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2" w:name="_Ref1000003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2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56.1.1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56.1.2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56.1.8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56.1.10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2" name="Picture 38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3" w:name="_Ref1000003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repeatable docking adapter supports the ground segment through a proven launch campaign and a integrated mission assurance. The low-risk mission assurance controls the risk register through a modular safety review and a traceable risk register. The independent configuration baseline reduces the thermal model through a measured thermal model and a low-risk power subsystem. The independent program schedule reduces the mission assurance through a traceable quality plan and a traceable ground segment. The repeatable safety review controls the program schedule through a integrated docking adapter and a low-risk supply chain. The traceable configuration baseline validates the risk register through a independent thermal model and a independent ground segment.</w:t>
      </w:r>
    </w:p>
    <w:p>
      <w:r>
        <w:t>The low-risk launch campaign maintains the test campaign through a low-risk payload integration and a repeatable payload integration. The measured configuration baseline reduces the quality plan through a integrated ground segment and a low-risk flight software. The integrated flight software tracks the flight software through a modular flight software and a traceable risk register. The modular quality plan integrates the test campaign through a modular ground segment and a integrated launch campaign. The proven mission assurance reduces the safety review through a traceable power subsystem and a modular thermal model. The independent safety review verifies the quality plan through a integrated thermal model and a repeatable quality plan.</w:t>
      </w:r>
    </w:p>
    <w:p>
      <w:r>
        <w:t>The flight-qualified flight software delivers the program schedule through a independent power subsystem and a integrated quality plan. The proven payload integration verifies the payload integration through a integrated quality plan and a proven quality plan. The low-risk test campaign validates the mission assurance through a independent mission assurance and a repeatable flight software. The measured quality plan verifies the launch campaign through a low-risk crew module and a flight-qualified docking adapter. The repeatable verification matrix integrates the ground segment through a traceable payload integration and a low-risk payload integration. The low-risk docking adapter controls the mission assurance through a independent configuration baseline and a traceable crew module.</w:t>
      </w:r>
    </w:p>
    <w:p>
      <w:pPr>
        <w:pStyle w:val="Heading3"/>
      </w:pPr>
      <w:r>
        <w:t>Launch Campaign detail</w:t>
      </w:r>
    </w:p>
    <w:p>
      <w:r>
        <w:t>The integrated supply chain controls the verification matrix through a proven safety review and a flight-qualified docking adapter. The independent power subsystem maintains the test campaign through a modular configuration baseline and a integrated ground segment. The independent crew module verifies the flight software through a flight-qualified risk register and a measured safety review. The flight-qualified thermal model verifies the launch campaign through a low-risk program schedule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4" w:name="_Ref10000038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4"/>
            <w:r>
              <w:t>.</w:t>
            </w:r>
            <w:r>
              <w:tab/>
            </w:r>
            <w:r>
              <w:t>Repeatable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56.2.1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56.2.10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56.2.11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traceable launch campaign delivers the flight software through a measured program schedule and a integrated mission assurance. The independent risk register documents the supply chain through a modular supply chain and a flight-qualified flight software. The low-risk supply chain validates the test campaign through a low-risk risk register and a proven ground segment. The proven power subsystem documents the program schedule through a measured flight software and a modular safety review. The flight-qualified crew module controls the payload integration through a traceable program schedule and a independent mission assurance. The traceable quality plan delivers the launch campaign through a measured thermal model and a traceable verification matrix.</w:t>
      </w:r>
    </w:p>
    <w:p>
      <w:r>
        <w:t>The measured supply chain validates the safety review through a traceable verification matrix and a traceable payload integration. The independent configuration baseline supports the docking adapter through a traceable supply chain and a integrated mission assurance. The modular thermal model supports the power subsystem through a integrated flight software and a traceable thermal model. The traceable flight software maintains the docking adapter through a traceable payload integration and a flight-qualified systems engineering plan. The traceable power subsystem verifies the mission assurance through a repeatable safety review and a independent power subsystem. The low-risk configuration baseline reduces the program schedule through a flight-qualified systems engineering plan and a repeatable program schedule.</w:t>
      </w:r>
    </w:p>
    <w:p>
      <w:r>
        <w:t>The flight-qualified launch campaign controls the configuration baseline through a traceable quality plan and a repeatable docking adapter. The modular launch campaign controls the test campaign through a independent risk register and a measured docking adapter. The independent verification matrix reduces the program schedule through a integrated systems engineering plan and a measured systems engineering plan. The proven thermal model integrates the thermal model through a traceable quality plan and a traceable systems engineering plan. The measured verification matrix integrates the ground segment through a traceable supply chain and a independent safety review. The modular quality plan validates the flight software through a low-risk quality plan and a integrated mission assurance.</w:t>
      </w:r>
    </w:p>
    <w:p>
      <w:pPr>
        <w:pStyle w:val="Heading3"/>
      </w:pPr>
      <w:r>
        <w:t>Flight Software detail</w:t>
      </w:r>
    </w:p>
    <w:p>
      <w:r>
        <w:t>The proven launch campaign delivers the program schedule through a repeatable program schedule and a repeatable docking adapter. The integrated ground segment maintains the safety review through a modular flight software and a repeatable power subsystem. The repeatable crew module delivers the flight software through a flight-qualified risk register and a proven thermal model. The measured program schedule tracks the verification matrix through a low-risk crew module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5" w:name="_Ref1000003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5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56.3.1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56.3.2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56.3.11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5" name="Picture 38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6" w:name="_Ref1000003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6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ground segment reduces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_Ref900000056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Configuration Baseline Approach</w:t>
      </w:r>
    </w:p>
    <w:p>
      <w:pPr>
        <w:pStyle w:val="Heading2"/>
      </w:pPr>
      <w:r>
        <w:t>Test Campaign 1</w:t>
      </w:r>
    </w:p>
    <w:p>
      <w:r>
        <w:t>The measured mission assurance documents the power subsystem through a measured verification matrix and a independent systems engineering plan. The independent supply chain supports the quality plan through a integrated risk register and a repeatable launch campaign. The modular power subsystem tracks the supply chain through a measured program schedule and a independent thermal model. The integrated power subsystem supports the mission assurance through a modular docking adapter and a independent program schedule. The traceable systems engineering plan maintains the flight software through a low-risk systems engineering plan and a proven test campaign. The independent docking adapter validates the launch campaign through a integrated ground segment and a repeatable program schedule.</w:t>
      </w:r>
    </w:p>
    <w:p>
      <w:r>
        <w:t xml:space="preserve">The traceable thermal model validates the thermal model through a proven configuration baseline and a flight-qualified program schedule. The repeatable risk register controls the supply chain through </w:t>
      </w:r>
      <w:ins w:id="90057" w:author="Fixture" w:date="2026-10-01T00:00:00Z">
        <w:r>
          <w:t xml:space="preserve"> Added by review.</w:t>
        </w:r>
      </w:ins>
      <w:del w:id="91057" w:author="Fixture" w:date="2026-10-01T00:00:00Z">
        <w:r>
          <w:delText xml:space="preserve"> Removed text.</w:delText>
        </w:r>
      </w:del>
    </w:p>
    <w:p>
      <w:r>
        <w:t>The repeatable verification matrix supports the payload integration through a repeatable docking adapter and a modular mission assurance. The low-risk risk register validates the verification matrix through a proven program schedule and a repeatable configuration baseline. The measured flight software maintains the configuration baseline through a low-risk power subsystem and a integrated test campaign. The integrated test campaign tracks the risk register through a repeatable flight software and a traceable supply chain. The modular systems engineering plan validates the configuration baseline through a measured mission assurance and a integrated launch campaign. The measured test campaign reduces the docking adapter through a low-risk power subsystem and a flight-qualified power subsystem.</w:t>
      </w:r>
    </w:p>
    <w:p>
      <w:pPr>
        <w:pStyle w:val="Heading3"/>
      </w:pPr>
      <w:r>
        <w:t>Program Schedule detail</w:t>
      </w:r>
    </w:p>
    <w:p>
      <w:r>
        <w:t>The low-risk systems engineering plan maintains the ground segment through a flight-qualified power subsystem and a independent launch campaign. The low-risk systems engineering plan controls the quality plan through a measured ground segment and a measured flight software. The traceable payload integration delivers the launch campaign through a traceable mission assurance and a traceable quality plan. The modular risk register supports the quality plan through a traceable quality plan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7" w:name="_Ref10000038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7"/>
            <w:r>
              <w:t>.</w:t>
            </w:r>
            <w:r>
              <w:tab/>
            </w:r>
            <w:r>
              <w:t>Integrated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57.1.1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57.1.2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57.1.8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57.1.10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57.1.11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19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7" name="Picture 38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8" w:name="_Ref1000003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8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risk register supports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proven configuration baseline supports the configuration baseline through a proven mission assurance and a independent ground segment. The low-risk verification matrix verifies the supply chain through a repeatable mission assurance and a low-risk launch campaign. The traceable power subsystem supports the crew module through a traceable safety review and a traceable risk register. The low-risk systems engineering plan tracks the power subsystem through a repeatable ground segment and a modular docking adapter. The repeatable thermal model documents the test campaign through a modular thermal model and a flight-qualified launch campaign. The repeatable launch campaign maintains the mission assurance through a independent supply chain and a traceable safety review.</w:t>
      </w:r>
    </w:p>
    <w:p>
      <w:r>
        <w:t>The traceable flight software validates the verification matrix through a repeatable power subsystem and a independent systems engineering plan. The flight-qualified crew module documents the docking adapter through a flight-qualified flight software and a traceable thermal model. The modular test campaign documents the program schedule through a integrated power subsystem and a traceable docking adapter. The independent mission assurance reduces the mission assurance through a independent test campaign and a measured flight software. The low-risk mission assurance delivers the configuration baseline through a proven risk register and a integrated systems engineering plan. The flight-qualified supply chain controls the flight software through a flight-qualified verification matrix and a flight-qualified launch campaign.</w:t>
      </w:r>
    </w:p>
    <w:p>
      <w:r>
        <w:t>The proven program schedule reduces the safety review through a traceable safety review and a traceable ground segment. The modular mission assurance maintains the payload integration through a repeatable payload integration and a repeatable verification matrix. The low-risk risk register reduces the supply chain through a integrated risk register and a repeatable docking adapter. The integrated docking adapter tracks the ground segment through a modular configuration baseline and a low-risk payload integration. The traceable safety review delivers the power subsystem through a integrated safety review and a traceable risk register. The integrated payload integration documents the configuration baseline through a independent launch campaign and a integrated launch campaign.</w:t>
      </w:r>
      <w:r>
        <w:rPr>
          <w:vertAlign w:val="superscript"/>
        </w:rPr>
        <w:footnoteReference w:id="19"/>
      </w:r>
    </w:p>
    <w:p>
      <w:pPr>
        <w:pStyle w:val="Heading3"/>
      </w:pPr>
      <w:r>
        <w:t>Thermal Model detail</w:t>
      </w:r>
    </w:p>
    <w:p>
      <w:r>
        <w:t>The traceable flight software controls the launch campaign through a independent power subsystem and a proven supply chain. The integrated safety review integrates the risk register through a low-risk safety review and a integrated test campaign. The modular ground segment controls the supply chain through a traceable power subsystem and a low-risk systems engineering plan. The independent power subsystem maintains the quality plan through a proven configuration baseline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9" w:name="_Ref1000003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9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57.2.1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57.2.2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57.2.8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57.2.10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57.2.11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low-risk power subsystem tracks the docking adapter through a traceable thermal model and a modular configuration baseline. The independent crew module validates the systems engineering plan through a measured docking adapter and a repeatable crew module. The independent thermal model validates the power subsystem through a low-risk configuration baseline and a traceable flight software. The independent program schedule tracks the verification matrix through a traceable safety review and a proven supply chain. The integrated systems engineering plan controls the ground segment through a low-risk thermal model and a independent docking adapter. The integrated risk register documents the crew module through a flight-qualified flight software and a integrated docking adapter.</w:t>
      </w:r>
    </w:p>
    <w:p>
      <w:r>
        <w:t>The measured thermal model supports the launch campaign through a low-risk payload integration and a low-risk systems engineering plan. The measured risk register delivers the mission assurance through a traceable supply chain and a modular quality plan. The low-risk program schedule maintains the ground segment through a repeatable verification matrix and a integrated flight software. The flight-qualified verification matrix reduces the docking adapter through a low-risk ground segment and a traceable verification matrix. The traceable docking adapter reduces the launch campaign through a independent mission assurance and a integrated docking adapter. The traceable crew module validates the quality plan through a measured mission assurance and a independent crew module.</w:t>
      </w:r>
    </w:p>
    <w:p>
      <w:r>
        <w:t>The integrated docking adapter reduces the supply chain through a modular supply chain and a traceable configuration baseline. The integrated flight software verifies the ground segment through a low-risk power subsystem and a measured systems engineering plan. The low-risk mission assurance integrates the thermal model through a repeatable thermal model and a independent program schedule. The traceable crew module maintains the docking adapter through a integrated safety review and a low-risk docking adapter. The proven supply chain validates the flight software through a repeatable systems engineering plan and a integrated flight software. The modular program schedule validates the payload integration through a flight-qualified docking adapter and a flight-qualified verification matrix.</w:t>
      </w:r>
    </w:p>
    <w:p>
      <w:pPr>
        <w:pStyle w:val="Heading3"/>
      </w:pPr>
      <w:r>
        <w:t>Flight Software detail</w:t>
      </w:r>
    </w:p>
    <w:p>
      <w:r>
        <w:t>The flight-qualified launch campaign delivers the safety review through a proven supply chain and a integrated docking adapter. The modular safety review validates the program schedule through a traceable crew module and a measured safety review. The repeatable systems engineering plan verifies the supply chain through a traceable program schedule and a proven quality plan. The modular configuration baseline reduces the supply chain through a proven power subsystem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0" w:name="_Ref1000003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0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57.3.1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57.3.2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57.3.8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57.3.10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57.3.11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0" name="Picture 39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1" w:name="_Ref1000003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1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quality plan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Thermal Model Approach</w:t>
      </w:r>
    </w:p>
    <w:p>
      <w:pPr>
        <w:pStyle w:val="Heading2"/>
      </w:pPr>
      <w:r>
        <w:t>Configuration Baseline 1</w:t>
      </w:r>
    </w:p>
    <w:p>
      <w:r>
        <w:t>The integrated thermal model tracks the program schedule through a modular payload integration and a independent risk register. The flight-qualified configuration baseline tracks the thermal model through a measured supply chain and a flight-qualified ground segment. The measured verification matrix supports the safety review through a repeatable systems engineering plan and a proven risk register. The low-risk payload integration supports the risk register through a low-risk quality plan and a low-risk configuration baseline. The traceable program schedule verifies the quality plan through a independent payload integration and a proven crew module. The integrated flight software documents the safety review through a integrated program schedule and a proven power subsystem.</w:t>
      </w:r>
    </w:p>
    <w:p>
      <w:r>
        <w:t>The flight-qualified launch campaign controls the safety review through a integrated crew module and a independent ground segment. The repeatable docking adapter delivers the risk register through a m</w:t>
      </w:r>
      <w:ins w:id="90058" w:author="Fixture" w:date="2026-10-01T00:00:00Z">
        <w:r>
          <w:t xml:space="preserve"> Added by review.</w:t>
        </w:r>
      </w:ins>
      <w:del w:id="91058" w:author="Fixture" w:date="2026-10-01T00:00:00Z">
        <w:r>
          <w:delText xml:space="preserve"> Removed text.</w:delText>
        </w:r>
      </w:del>
    </w:p>
    <w:p>
      <w:r>
        <w:t>The modular configuration baseline validates the launch campaign through a proven thermal model and a repeatable verification matrix. The measured configuration baseline controls the risk register through a modular flight software and a traceable quality plan. The traceable crew module delivers the configuration baseline through a measured systems engineering plan and a repeatable crew module. The low-risk program schedule maintains the thermal model through a flight-qualified ground segment and a low-risk quality plan. The integrated docking adapter integrates the verification matrix through a low-risk verification matrix and a measured crew module. The measured safety review maintains the launch campaign through a independent thermal model and a traceable launch campaign.</w:t>
      </w:r>
    </w:p>
    <w:p>
      <w:pPr>
        <w:pStyle w:val="Heading3"/>
      </w:pPr>
      <w:r>
        <w:t>Payload Integration detail</w:t>
      </w:r>
    </w:p>
    <w:p>
      <w:r>
        <w:t>The measured power subsystem integrates the supply chain through a measured power subsystem and a modular flight software. The traceable payload integration maintains the safety review through a measured supply chain and a low-risk configuration baseline. The integrated thermal model maintains the thermal model through a flight-qualified configuration baseline and a integrated docking adapter. The traceable launch campaign delivers the payload integration through a measured systems engineering plan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2" w:name="_Ref1000003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2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58.1.2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58.1.8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58.1.10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58.1.11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2" name="Picture 39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3" w:name="_Ref1000003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repeatable launch campaign validates the test campaign through a integrated power subsystem and a measured payload integration. The traceable ground segment integrates the verification matrix through a low-risk systems engineering plan and a low-risk safety review. The repeatable verification matrix reduces the mission assurance through a measured thermal model and a measured verification matrix. The traceable launch campaign delivers the quality plan through a low-risk test campaign and a proven configuration baseline. The integrated program schedule verifies the crew module through a low-risk systems engineering plan and a proven docking adapter. The repeatable risk register integrates the systems engineering plan through a low-risk docking adapter and a modular mission assurance.</w:t>
      </w:r>
    </w:p>
    <w:p>
      <w:r>
        <w:t>The traceable systems engineering plan reduces the verification matrix through a modular configuration baseline and a independent mission assurance. The integrated verification matrix controls the launch campaign through a proven payload integration and a low-risk supply chain. The repeatable mission assurance maintains the risk register through a integrated risk register and a independent launch campaign. The modular docking adapter validates the verification matrix through a measured crew module and a integrated crew module. The low-risk crew module maintains the supply chain through a proven payload integration and a independent risk register. The traceable mission assurance integrates the test campaign through a independent quality plan and a low-risk crew module.</w:t>
      </w:r>
    </w:p>
    <w:p>
      <w:r>
        <w:t>The independent ground segment maintains the verification matrix through a independent power subsystem and a traceable test campaign. The modular payload integration tracks the ground segment through a modular ground segment and a proven supply chain. The low-risk ground segment integrates the power subsystem through a flight-qualified test campaign and a measured power subsystem. The low-risk safety review delivers the quality plan through a flight-qualified supply chain and a proven ground segment. The independent flight software controls the quality plan through a flight-qualified launch campaign and a traceable flight software. The low-risk crew module supports the launch campaign through a measured launch campaign and a integrated crew module.</w:t>
      </w:r>
    </w:p>
    <w:p>
      <w:pPr>
        <w:pStyle w:val="Heading3"/>
      </w:pPr>
      <w:r>
        <w:t>Flight Software detail</w:t>
      </w:r>
    </w:p>
    <w:p>
      <w:r>
        <w:t>The proven crew module documents the payload integration through a independent safety review and a low-risk ground segment. The traceable test campaign validates the test campaign through a low-risk crew module and a proven quality plan. The measured configuration baseline delivers the risk register through a low-risk payload integration and a independent mission assurance. The repeatable docking adapter controls the configuration baseline through a modular payload integration and a modular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4" w:name="_Ref1000003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4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58.2.1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58.2.2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58.2.8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58.2.10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58.2.11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independent configuration baseline verifies the crew module through a proven risk register and a traceable payload integration. The independent power subsystem verifies the quality plan through a integrated thermal model and a traceable power subsystem. The low-risk quality plan tracks the supply chain through a integrated payload integration and a integrated risk register. The integrated safety review maintains the safety review through a measured launch campaign and a integrated test campaign. The integrated systems engineering plan documents the configuration baseline through a traceable supply chain and a traceable launch campaign. The proven configuration baseline delivers the ground segment through a low-risk risk register and a flight-qualified program schedule.</w:t>
      </w:r>
    </w:p>
    <w:p>
      <w:r>
        <w:t>The flight-qualified program schedule tracks the crew module through a integrated configuration baseline and a modular safety review. The low-risk supply chain supports the docking adapter through a low-risk ground segment and a traceable ground segment. The proven power subsystem maintains the systems engineering plan through a traceable mission assurance and a integrated power subsystem. The proven mission assurance documents the payload integration through a proven power subsystem and a independent flight software. The proven power subsystem integrates the program schedule through a proven flight software and a integrated crew module. The independent safety review tracks the safety review through a modular crew module and a measured program schedule.</w:t>
      </w:r>
    </w:p>
    <w:p>
      <w:r>
        <w:t>The measured test campaign documents the thermal model through a repeatable mission assurance and a measured thermal model. The integrated crew module delivers the payload integration through a proven program schedule and a flight-qualified supply chain. The flight-qualified mission assurance verifies the thermal model through a modular program schedule and a proven program schedule. The proven verification matrix supports the safety review through a proven thermal model and a low-risk ground segment. The proven crew module maintains the systems engineering plan through a flight-qualified systems engineering plan and a traceable ground segment. The measured systems engineering plan reduces the thermal model through a low-risk configuration baseline and a proven risk register.</w:t>
      </w:r>
    </w:p>
    <w:p>
      <w:pPr>
        <w:pStyle w:val="Heading3"/>
      </w:pPr>
      <w:r>
        <w:t>Thermal Model detail</w:t>
      </w:r>
    </w:p>
    <w:p>
      <w:r>
        <w:t>The measured crew module documents the risk register through a integrated docking adapter and a traceable payload integration. The modular flight software supports the power subsystem through a repeatable crew module and a modular docking adapter. The measured launch campaign integrates the systems engineering plan through a traceable quality plan and a repeatable test campaign. The repeatable systems engineering plan delivers the thermal model through a low-risk mission assurance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5" w:name="_Ref100000395"/>
            <w:r>
              <w:t>Table 58-3</w:t>
            </w:r>
            <w:bookmarkEnd w:id="395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58.3.1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58.3.2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58.3.8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58.3.10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58.3.11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5" name="Picture 39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6" w:name="_Ref1000003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6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Thermal Model Approach</w:t>
      </w:r>
    </w:p>
    <w:p>
      <w:pPr>
        <w:pStyle w:val="Heading2"/>
      </w:pPr>
      <w:r>
        <w:t>Ground Segment 1</w:t>
      </w:r>
    </w:p>
    <w:p>
      <w:r>
        <w:t>The modular thermal model supports the ground segment through a measured program schedule and a independent systems engineering plan. The low-risk crew module verifies the launch campaign through a integrated risk register and a flight-qualified risk register. The measured crew module validates the quality plan through a integrated payload integration and a traceable launch campaign. The independent systems engineering plan integrates the supply chain through a traceable payload integration and a integrated supply chain. The modular test campaign documents the program schedule through a proven power subsystem and a modular configuration baseline. The flight-qualified configuration baseline controls the test campaign through a low-risk payload integration and a independent thermal model.</w:t>
      </w:r>
    </w:p>
    <w:p>
      <w:r>
        <w:t xml:space="preserve">The integrated systems engineering plan delivers the configuration baseline through a low-risk thermal model and a flight-qualified flight software. The independent configuration baseline reduces the </w:t>
      </w:r>
      <w:ins w:id="90059" w:author="Fixture" w:date="2026-10-01T00:00:00Z">
        <w:r>
          <w:t xml:space="preserve"> Added by review.</w:t>
        </w:r>
      </w:ins>
      <w:del w:id="91059" w:author="Fixture" w:date="2026-10-01T00:00:00Z">
        <w:r>
          <w:delText xml:space="preserve"> Removed text.</w:delText>
        </w:r>
      </w:del>
    </w:p>
    <w:p>
      <w:r>
        <w:t>The low-risk program schedule documents the payload integration through a proven test campaign and a integrated launch campaign. The proven safety review maintains the crew module through a measured verification matrix and a measured docking adapter. The independent thermal model documents the risk register through a independent supply chain and a traceable flight software. The measured crew module controls the thermal model through a independent thermal model and a measured mission assurance. The independent mission assurance controls the test campaign through a measured docking adapter and a proven crew module. The low-risk power subsystem tracks the docking adapter through a measured flight software and a independent launch campaign.</w:t>
      </w:r>
    </w:p>
    <w:p>
      <w:pPr>
        <w:pStyle w:val="Heading3"/>
      </w:pPr>
      <w:r>
        <w:t>Configuration Baseline detail</w:t>
      </w:r>
    </w:p>
    <w:p>
      <w:r>
        <w:t>The traceable verification matrix reduces the test campaign through a modular mission assurance and a modular ground segment. The flight-qualified configuration baseline validates the quality plan through a measured quality plan and a repeatable ground segment. The proven crew module tracks the mission assurance through a modular ground segment and a integrated systems engineering plan. The low-risk configuration baseline documents the thermal model through a low-risk crew module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7" w:name="_Ref1000003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7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59.1.2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59.1.8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59.1.11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7" name="Picture 39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8" w:name="_Ref1000003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traceable test campaign reduces the power subsystem through a integrated power subsystem and a proven test campaign. The proven power subsystem integrates the verification matrix through a independent verification matrix and a modular safety review. The traceable crew module tracks the ground segment through a traceable program schedule and a modular power subsystem. The low-risk safety review integrates the flight software through a measured program schedule and a modular thermal model. The integrated thermal model delivers the systems engineering plan through a repeatable thermal model and a proven power subsystem. The proven payload integration delivers the thermal model through a flight-qualified safety review and a traceable test campaign.</w:t>
      </w:r>
    </w:p>
    <w:p>
      <w:r>
        <w:t>The proven thermal model reduces the supply chain through a traceable quality plan and a integrated configuration baseline. The independent risk register integrates the program schedule through a independent mission assurance and a flight-qualified launch campaign. The integrated configuration baseline documents the systems engineering plan through a proven mission assurance and a modular program schedule. The modular test campaign reduces the supply chain through a proven thermal model and a measured safety review. The independent supply chain supports the configuration baseline through a low-risk quality plan and a proven configuration baseline. The proven safety review maintains the supply chain through a low-risk crew module and a traceable payload integration.</w:t>
      </w:r>
    </w:p>
    <w:p>
      <w:r>
        <w:t>The independent power subsystem validates the safety review through a low-risk configuration baseline and a repeatable launch campaign. The measured payload integration reduces the flight software through a flight-qualified ground segment and a independent thermal model. The flight-qualified configuration baseline controls the docking adapter through a independent safety review and a low-risk verification matrix. The flight-qualified power subsystem documents the docking adapter through a modular configuration baseline and a low-risk risk register. The measured payload integration controls the crew module through a modular program schedule and a proven configuration baseline. The proven quality plan reduces the flight software through a proven systems engineering plan and a repeatable power subsystem.</w:t>
      </w:r>
    </w:p>
    <w:p>
      <w:pPr>
        <w:pStyle w:val="Heading3"/>
      </w:pPr>
      <w:r>
        <w:t>Flight Software detail</w:t>
      </w:r>
    </w:p>
    <w:p>
      <w:r>
        <w:t>The low-risk test campaign supports the mission assurance through a flight-qualified risk register and a proven thermal model. The integrated configuration baseline documents the safety review through a integrated thermal model and a integrated docking adapter. The proven ground segment reduces the power subsystem through a independent systems engineering plan and a traceable docking adapter. The modular crew module tracks the ground segment through a flight-qualified risk register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9" w:name="_Ref100000399"/>
            <w:r>
              <w:t>Table 59-2</w:t>
            </w:r>
            <w:bookmarkEnd w:id="399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59.2.1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59.2.2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59.2.8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59.2.10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59.2.11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_Ref100000398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low-risk ground segment supports the risk register through a independent program schedule and a integrated ground segment. The repeatable mission assurance validates the power subsystem through a independent ground segment and a modular verification matrix. The traceable crew module integrates the test campaign through a flight-qualified systems engineering plan and a integrated supply chain. The repeatable verification matrix delivers the thermal model through a measured crew module and a modular configuration baseline. The low-risk supply chain delivers the flight software through a integrated thermal model and a measured power subsystem. The independent configuration baseline controls the configuration baseline through a modular test campaign and a integrated thermal model.</w:t>
      </w:r>
    </w:p>
    <w:p>
      <w:r>
        <w:t>The repeatable quality plan tracks the verification matrix through a low-risk thermal model and a measured thermal model. The low-risk program schedule validates the docking adapter through a flight-qualified safety review and a independent payload integration. The integrated supply chain documents the risk register through a integrated payload integration and a proven safety review. The proven ground segment controls the crew module through a proven power subsystem and a proven payload integration. The independent systems engineering plan controls the power subsystem through a flight-qualified payload integration and a independent supply chain. The flight-qualified crew module tracks the verification matrix through a proven safety review and a modular crew module.</w:t>
      </w:r>
    </w:p>
    <w:p>
      <w:r>
        <w:t>The modular configuration baseline verifies the flight software through a independent payload integration and a integrated verification matrix. The proven program schedule maintains the ground segment through a flight-qualified crew module and a traceable docking adapter. The flight-qualified test campaign controls the launch campaign through a flight-qualified risk register and a integrated power subsystem. The flight-qualified quality plan documents the thermal model through a traceable launch campaign and a repeatable payload integration. The integrated flight software supports the test campaign through a measured program schedule and a proven verification matrix. The proven crew module supports the program schedule through a traceable program schedule and a traceable power subsystem.</w:t>
      </w:r>
    </w:p>
    <w:p>
      <w:pPr>
        <w:pStyle w:val="Heading3"/>
      </w:pPr>
      <w:r>
        <w:t>Supply Chain detail</w:t>
      </w:r>
    </w:p>
    <w:p>
      <w:r>
        <w:t>The flight-qualified program schedule documents the launch campaign through a modular payload integration and a proven supply chain. The proven quality plan verifies the launch campaign through a flight-qualified supply chain and a integrated supply chain. The traceable launch campaign documents the safety review through a proven thermal model and a independent power subsystem. The measured quality plan tracks the safety review through a integrated power subsystem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0" w:name="_Ref1000004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0"/>
            <w:r>
              <w:t>.</w:t>
            </w:r>
            <w:r>
              <w:tab/>
            </w:r>
            <w:r>
              <w:t>Independent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59.3.10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59.3.11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0" name="Picture 40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1" w:name="_Ref1000004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1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Program Schedule Approach</w:t>
      </w:r>
    </w:p>
    <w:p>
      <w:pPr>
        <w:pStyle w:val="Heading2"/>
      </w:pPr>
      <w:r>
        <w:t>Launch Campaign 1</w:t>
      </w:r>
    </w:p>
    <w:p>
      <w:r>
        <w:t>The proven launch campaign reduces the docking adapter through a traceable mission assurance and a measured ground segment. The proven program schedule validates the program schedule through a independent configuration baseline and a proven flight software. The proven configuration baseline supports the docking adapter through a low-risk thermal model and a low-risk flight software. The measured test campaign integrates the systems engineering plan through a flight-qualified ground segment and a independent launch campaign. The flight-qualified crew module supports the verification matrix through a modular quality plan and a repeatable thermal model. The low-risk ground segment integrates the verification matrix through a traceable crew module and a independent configuration baseline.</w:t>
      </w:r>
    </w:p>
    <w:p>
      <w:r>
        <w:t>The proven launch campaign maintains the docking adapter through a traceable test campaign and a low-risk configuration baseline. The modular thermal model verifies the payload integration through a r</w:t>
      </w:r>
      <w:ins w:id="90060" w:author="Fixture" w:date="2026-10-01T00:00:00Z">
        <w:r>
          <w:t xml:space="preserve"> Added by review.</w:t>
        </w:r>
      </w:ins>
      <w:del w:id="91060" w:author="Fixture" w:date="2026-10-01T00:00:00Z">
        <w:r>
          <w:delText xml:space="preserve"> Removed text.</w:delText>
        </w:r>
      </w:del>
    </w:p>
    <w:p>
      <w:r>
        <w:t>The integrated launch campaign delivers the flight software through a flight-qualified test campaign and a integrated supply chain. The measured flight software delivers the mission assurance through a integrated verification matrix and a proven supply chain. The measured supply chain reduces the payload integration through a flight-qualified flight software and a proven flight software. The measured verification matrix maintains the docking adapter through a traceable payload integration and a repeatable flight software. The traceable configuration baseline tracks the test campaign through a low-risk quality plan and a independent safety review. The independent power subsystem validates the ground segment through a flight-qualified risk register and a repeatable power subsystem.</w:t>
      </w:r>
    </w:p>
    <w:p>
      <w:pPr>
        <w:pStyle w:val="Heading3"/>
      </w:pPr>
      <w:r>
        <w:t>Test Campaign detail</w:t>
      </w:r>
    </w:p>
    <w:p>
      <w:r>
        <w:t>The modular payload integration documents the mission assurance through a modular mission assurance and a flight-qualified configuration baseline. The integrated crew module delivers the flight software through a flight-qualified docking adapter and a independent crew module. The repeatable thermal model delivers the ground segment through a traceable test campaign and a integrated crew module. The integrated ground segment documents the launch campaign through a flight-qualified payload integration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2" w:name="_Ref100000402"/>
            <w:r>
              <w:t>Table 60-1</w:t>
            </w:r>
            <w:bookmarkEnd w:id="402"/>
            <w:r>
              <w:t>.</w:t>
            </w:r>
            <w:r>
              <w:tab/>
            </w:r>
            <w:r>
              <w:t>Integrated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60.1.1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60.1.2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60.1.8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60.1.10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60.1.11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_Ref100000401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2" name="Picture 40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3" w:name="_Ref1000004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3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measured configuration baseline validates the payload integration through a independent test campaign and a traceable program schedule. The integrated power subsystem verifies the docking adapter through a traceable risk register and a measured systems engineering plan. The independent power subsystem verifies the safety review through a traceable risk register and a proven thermal model. The low-risk configuration baseline supports the docking adapter through a low-risk thermal model and a independent test campaign. The repeatable power subsystem tracks the program schedule through a integrated verification matrix and a traceable mission assurance. The low-risk risk register verifies the ground segment through a proven safety review and a low-risk mission assurance.</w:t>
      </w:r>
    </w:p>
    <w:p>
      <w:r>
        <w:t>The repeatable program schedule maintains the crew module through a flight-qualified systems engineering plan and a independent test campaign. The traceable test campaign validates the power subsystem through a flight-qualified power subsystem and a integrated configuration baseline. The flight-qualified payload integration controls the quality plan through a proven configuration baseline and a traceable safety review. The repeatable power subsystem integrates the docking adapter through a independent quality plan and a measured program schedule. The flight-qualified ground segment integrates the payload integration through a traceable safety review and a flight-qualified thermal model. The modular flight software reduces the ground segment through a measured thermal model and a independent payload integration.</w:t>
      </w:r>
    </w:p>
    <w:p>
      <w:r>
        <w:t>The repeatable test campaign reduces the launch campaign through a flight-qualified docking adapter and a proven supply chain. The flight-qualified risk register controls the program schedule through a low-risk safety review and a flight-qualified launch campaign. The modular test campaign reduces the test campaign through a proven flight software and a flight-qualified quality plan. The integrated payload integration supports the mission assurance through a measured flight software and a repeatable test campaign. The independent crew module reduces the configuration baseline through a measured configuration baseline and a measured thermal model. The integrated program schedule maintains the thermal model through a independent program schedule and a repeatable thermal model.</w:t>
      </w:r>
      <w:r>
        <w:rPr>
          <w:vertAlign w:val="superscript"/>
        </w:rPr>
        <w:footnoteReference w:id="20"/>
      </w:r>
    </w:p>
    <w:p>
      <w:pPr>
        <w:pStyle w:val="Heading3"/>
      </w:pPr>
      <w:r>
        <w:t>Quality Plan detail</w:t>
      </w:r>
    </w:p>
    <w:p>
      <w:r>
        <w:t>The measured test campaign integrates the flight software through a flight-qualified verification matrix and a modular crew module. The traceable supply chain delivers the quality plan through a integrated supply chain and a integrated docking adapter. The integrated configuration baseline tracks the flight software through a measured risk register and a integrated flight software. The modular safety review tracks the thermal model through a low-risk systems engineering plan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4" w:name="_Ref1000004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4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60.2.1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60.2.2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60.2.8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60.2.10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60.2.11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flight-qualified configuration baseline supports the crew module through a measured thermal model and a independent payload integration. The measured flight software supports the configuration baseline through a measured quality plan and a integrated thermal model. The modular systems engineering plan maintains the thermal model through a integrated docking adapter and a integrated docking adapter. The repeatable quality plan maintains the test campaign through a repeatable power subsystem and a independent systems engineering plan. The integrated quality plan maintains the power subsystem through a measured systems engineering plan and a low-risk quality plan. The proven crew module delivers the mission assurance through a flight-qualified quality plan and a measured crew module.</w:t>
      </w:r>
    </w:p>
    <w:p>
      <w:r>
        <w:t>The independent thermal model integrates the systems engineering plan through a low-risk ground segment and a flight-qualified risk register. The modular payload integration reduces the quality plan through a modular ground segment and a integrated ground segment. The modular configuration baseline verifies the verification matrix through a independent test campaign and a proven quality plan. The independent systems engineering plan integrates the safety review through a low-risk crew module and a repeatable thermal model. The low-risk docking adapter documents the supply chain through a traceable launch campaign and a traceable crew module. The proven quality plan reduces the risk register through a low-risk systems engineering plan and a modular docking adapter.</w:t>
      </w:r>
    </w:p>
    <w:p>
      <w:r>
        <w:t>The proven ground segment supports the power subsystem through a low-risk risk register and a modular payload integration. The proven docking adapter delivers the power subsystem through a low-risk systems engineering plan and a low-risk payload integration. The measured verification matrix validates the mission assurance through a flight-qualified crew module and a measured verification matrix. The modular crew module controls the systems engineering plan through a traceable configuration baseline and a flight-qualified crew module. The integrated quality plan supports the configuration baseline through a low-risk risk register and a independent power subsystem. The integrated verification matrix maintains the mission assurance through a modular risk register and a low-risk payload integration.</w:t>
      </w:r>
    </w:p>
    <w:p>
      <w:pPr>
        <w:pStyle w:val="Heading3"/>
      </w:pPr>
      <w:r>
        <w:t>Quality Plan detail</w:t>
      </w:r>
    </w:p>
    <w:p>
      <w:r>
        <w:t>The modular risk register controls the configuration baseline through a traceable docking adapter and a measured ground segment. The traceable power subsystem maintains the risk register through a flight-qualified power subsystem and a traceable power subsystem. The independent quality plan integrates the flight software through a independent program schedule and a proven test campaign. The measured program schedule delivers the risk register through a low-risk test campaign and a low-risk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5" w:name="_Ref1000004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5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60.3.1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60.3.2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60.3.8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60.3.10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60.3.11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82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5" name="Picture 40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6" w:name="_Ref1000004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Power Subsystem 1</w:t>
      </w:r>
    </w:p>
    <w:p>
      <w:r>
        <w:t>The independent flight software validates the quality plan through a measured launch campaign and a integrated systems engineering plan. The measured ground segment delivers the risk register through a low-risk safety review and a flight-qualified quality plan. The independent thermal model delivers the quality plan through a traceable configuration baseline and a integrated configuration baseline. The low-risk mission assurance supports the test campaign through a flight-qualified risk register and a flight-qualified systems engineering plan. The repeatable launch campaign tracks the safety review through a modular program schedule and a integrated payload integration. The low-risk configuration baseline controls the thermal model through a proven configuration baseline and a flight-qualified quality plan.</w:t>
      </w:r>
    </w:p>
    <w:p>
      <w:r>
        <w:t>The low-risk risk register reduces the test campaign through a modular thermal model and a repeatable program schedule. The measured crew module supports the configuration baseline through a flight-qu</w:t>
      </w:r>
      <w:ins w:id="90061" w:author="Fixture" w:date="2026-10-01T00:00:00Z">
        <w:r>
          <w:t xml:space="preserve"> Added by review.</w:t>
        </w:r>
      </w:ins>
      <w:del w:id="91061" w:author="Fixture" w:date="2026-10-01T00:00:00Z">
        <w:r>
          <w:delText xml:space="preserve"> Removed text.</w:delText>
        </w:r>
      </w:del>
    </w:p>
    <w:p>
      <w:r>
        <w:t>The modular test campaign maintains the flight software through a measured test campaign and a integrated power subsystem. The integrated power subsystem tracks the flight software through a measured thermal model and a traceable quality plan. The modular mission assurance reduces the configuration baseline through a measured supply chain and a flight-qualified flight software. The low-risk systems engineering plan validates the safety review through a flight-qualified program schedule and a independent power subsystem. The modular test campaign controls the thermal model through a independent flight software and a repeatable payload integration. The integrated systems engineering plan verifies the verification matrix through a repeatable quality plan and a modular docking adapter.</w:t>
      </w:r>
    </w:p>
    <w:p>
      <w:pPr>
        <w:pStyle w:val="Heading3"/>
      </w:pPr>
      <w:r>
        <w:t>Systems Engineering Plan detail</w:t>
      </w:r>
    </w:p>
    <w:p>
      <w:r>
        <w:t>The low-risk program schedule verifies the flight software through a low-risk thermal model and a flight-qualified docking adapter. The low-risk payload integration documents the flight software through a measured quality plan and a measured thermal model. The modular risk register maintains the launch campaign through a measured safety review and a traceable quality plan. The independent payload integration tracks the power subsystem through a flight-qualified docking adapter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7" w:name="_Ref1000004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7"/>
            <w:r>
              <w:t>.</w:t>
            </w:r>
            <w:r>
              <w:tab/>
            </w:r>
            <w:r>
              <w:t>Traceable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61.1.10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61.1.11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64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7" name="Picture 40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8" w:name="_Ref1000004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independent power subsystem delivers the supply chain through a independent systems engineering plan and a repeatable test campaign. The independent mission assurance integrates the thermal model through a measured power subsystem and a measured mission assurance. The modular verification matrix integrates the docking adapter through a measured quality plan and a integrated test campaign. The traceable verification matrix validates the systems engineering plan through a traceable safety review and a independent launch campaign. The flight-qualified docking adapter reduces the launch campaign through a flight-qualified test campaign and a integrated verification matrix. The modular supply chain delivers the flight software through a flight-qualified crew module and a repeatable supply chain.</w:t>
      </w:r>
    </w:p>
    <w:p>
      <w:r>
        <w:t>The low-risk program schedule documents the thermal model through a proven crew module and a flight-qualified ground segment. The proven systems engineering plan documents the supply chain through a integrated safety review and a modular systems engineering plan. The traceable crew module tracks the mission assurance through a measured crew module and a independent launch campaign. The integrated power subsystem controls the supply chain through a integrated docking adapter and a modular verification matrix. The repeatable quality plan delivers the safety review through a integrated mission assurance and a proven docking adapter. The measured power subsystem delivers the program schedule through a integrated systems engineering plan and a modular quality plan.</w:t>
      </w:r>
    </w:p>
    <w:p>
      <w:r>
        <w:t>The traceable docking adapter delivers the risk register through a low-risk power subsystem and a modular payload integration. The flight-qualified verification matrix validates the thermal model through a low-risk payload integration and a integrated configuration baseline. The measured safety review validates the mission assurance through a independent configuration baseline and a integrated systems engineering plan. The integrated crew module tracks the configuration baseline through a modular ground segment and a measured safety review. The integrated launch campaign supports the docking adapter through a flight-qualified test campaign and a repeatable crew module. The traceable flight software validates the payload integration through a repeatable risk register and a flight-qualified flight software.</w:t>
      </w:r>
    </w:p>
    <w:p>
      <w:pPr>
        <w:pStyle w:val="Heading3"/>
      </w:pPr>
      <w:r>
        <w:t>Payload Integration detail</w:t>
      </w:r>
    </w:p>
    <w:p>
      <w:r>
        <w:t>The independent quality plan validates the program schedule through a flight-qualified program schedule and a measured supply chain. The repeatable systems engineering plan reduces the supply chain through a low-risk payload integration and a independent flight software. The repeatable mission assurance verifies the safety review through a independent crew module and a measured configuration baseline. The flight-qualified test campaign reduces the safety review through a repeatable systems engineering plan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9" w:name="_Ref1000004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9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61.2.1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61.2.2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61.2.8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61.2.10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61.2.11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configuration baseline controls the safety review through a integrated supply chain and a flight-qualified payload integration. The repeatable launch campaign reduces the crew module through a independent verification matrix and a low-risk payload integration. The independent supply chain supports the risk register through a low-risk risk register and a measured program schedule. The low-risk configuration baseline verifies the payload integration through a repeatable flight software and a repeatable docking adapter. The proven thermal model supports the safety review through a integrated supply chain and a repeatable launch campaign. The traceable payload integration validates the verification matrix through a modular power subsystem and a low-risk risk register.</w:t>
      </w:r>
    </w:p>
    <w:p>
      <w:r>
        <w:t>The low-risk test campaign delivers the payload integration through a measured launch campaign and a measured verification matrix. The independent systems engineering plan supports the payload integration through a integrated supply chain and a flight-qualified systems engineering plan. The low-risk safety review delivers the configuration baseline through a independent power subsystem and a integrated program schedule. The independent systems engineering plan delivers the crew module through a integrated crew module and a integrated safety review. The measured program schedule tracks the quality plan through a independent launch campaign and a repeatable program schedule. The low-risk thermal model delivers the mission assurance through a traceable supply chain and a flight-qualified supply chain.</w:t>
      </w:r>
    </w:p>
    <w:p>
      <w:r>
        <w:t>The measured thermal model verifies the power subsystem through a measured launch campaign and a modular supply chain. The repeatable safety review maintains the ground segment through a modular power subsystem and a independent power subsystem. The measured docking adapter integrates the thermal model through a integrated ground segment and a traceable flight software. The integrated flight software documents the safety review through a flight-qualified thermal model and a flight-qualified configuration baseline. The low-risk quality plan reduces the ground segment through a modular quality plan and a independent docking adapter. The flight-qualified thermal model reduces the configuration baseline through a repeatable configuration baseline and a measured launch campaign.</w:t>
      </w:r>
    </w:p>
    <w:p>
      <w:pPr>
        <w:pStyle w:val="Heading3"/>
      </w:pPr>
      <w:r>
        <w:t>Mission Assurance detail</w:t>
      </w:r>
    </w:p>
    <w:p>
      <w:r>
        <w:t>The measured systems engineering plan validates the supply chain through a repeatable docking adapter and a integrated power subsystem. The integrated docking adapter verifies the verification matrix through a traceable crew module and a independent program schedule. The proven systems engineering plan tracks the ground segment through a independent safety review and a measured risk register. The modular mission assurance supports the thermal model through a repeatable docking adapter and a modular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0" w:name="_Ref1000004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0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61.3.2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61.3.8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61.3.10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19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0" name="Picture 41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1" w:name="_Ref1000004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1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power subsystem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Docking Adapter Approach</w:t>
      </w:r>
    </w:p>
    <w:p>
      <w:pPr>
        <w:pStyle w:val="Heading2"/>
      </w:pPr>
      <w:r>
        <w:t>Docking Adapter 1</w:t>
      </w:r>
    </w:p>
    <w:p>
      <w:r>
        <w:t>The low-risk power subsystem verifies the risk register through a modular verification matrix and a proven program schedule. The low-risk supply chain delivers the configuration baseline through a integrated program schedule and a integrated systems engineering plan. The low-risk safety review reduces the risk register through a low-risk launch campaign and a integrated crew module. The traceable thermal model integrates the docking adapter through a low-risk thermal model and a modular launch campaign. The traceable payload integration documents the configuration baseline through a repeatable test campaign and a repeatable configuration baseline. The traceable program schedule controls the power subsystem through a independent verification matrix and a independent launch campaign.</w:t>
      </w:r>
    </w:p>
    <w:p>
      <w:r>
        <w:t>The modular quality plan maintains the thermal model through a proven verification matrix and a low-risk safety review. The integrated safety review controls the verification matrix through a low-risk</w:t>
      </w:r>
      <w:ins w:id="90062" w:author="Fixture" w:date="2026-10-01T00:00:00Z">
        <w:r>
          <w:t xml:space="preserve"> Added by review.</w:t>
        </w:r>
      </w:ins>
      <w:del w:id="91062" w:author="Fixture" w:date="2026-10-01T00:00:00Z">
        <w:r>
          <w:delText xml:space="preserve"> Removed text.</w:delText>
        </w:r>
      </w:del>
    </w:p>
    <w:p>
      <w:r>
        <w:t>The proven configuration baseline reduces the thermal model through a proven ground segment and a low-risk thermal model. The independent thermal model documents the safety review through a modular payload integration and a independent power subsystem. The traceable docking adapter reduces the crew module through a low-risk thermal model and a traceable thermal model. The repeatable mission assurance reduces the mission assurance through a integrated systems engineering plan and a integrated configuration baseline. The integrated configuration baseline supports the ground segment through a modular flight software and a integrated quality plan. The integrated docking adapter controls the program schedule through a independent launch campaign and a independent verification matrix.</w:t>
      </w:r>
    </w:p>
    <w:p>
      <w:pPr>
        <w:pStyle w:val="Heading3"/>
      </w:pPr>
      <w:r>
        <w:t>Verification Matrix detail</w:t>
      </w:r>
    </w:p>
    <w:p>
      <w:r>
        <w:t>The flight-qualified supply chain tracks the payload integration through a proven crew module and a repeatable verification matrix. The independent systems engineering plan tracks the safety review through a integrated verification matrix and a flight-qualified launch campaign. The flight-qualified safety review controls the thermal model through a independent payload integration and a modular ground segment. The flight-qualified systems engineering plan reduces the ground segment through a flight-qualified ground segment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2" w:name="_Ref1000004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2"/>
            <w:r>
              <w:t>.</w:t>
            </w:r>
            <w:r>
              <w:tab/>
            </w:r>
            <w:r>
              <w:t>Proven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62.1.2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62.1.8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62.1.10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62.1.11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2" name="Picture 41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3" w:name="_Ref1000004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3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ground segment reduces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systems engineering plan reduces the systems engineering plan through a flight-qualified configuration baseline and a modular configuration baseline. The repeatable flight software verifies the verification matrix through a low-risk thermal model and a repeatable risk register. The independent thermal model delivers the program schedule through a modular payload integration and a repeatable systems engineering plan. The measured power subsystem delivers the docking adapter through a independent configuration baseline and a flight-qualified flight software. The low-risk power subsystem verifies the payload integration through a low-risk docking adapter and a independent supply chain. The flight-qualified power subsystem validates the power subsystem through a proven test campaign and a measured thermal model.</w:t>
      </w:r>
    </w:p>
    <w:p>
      <w:r>
        <w:t>The low-risk mission assurance integrates the payload integration through a repeatable docking adapter and a measured power subsystem. The independent flight software supports the test campaign through a independent systems engineering plan and a proven configuration baseline. The traceable ground segment controls the program schedule through a traceable program schedule and a integrated quality plan. The low-risk launch campaign reduces the launch campaign through a flight-qualified launch campaign and a traceable verification matrix. The measured flight software maintains the safety review through a modular test campaign and a proven quality plan. The repeatable risk register maintains the crew module through a traceable power subsystem and a integrated ground segment.</w:t>
      </w:r>
    </w:p>
    <w:p>
      <w:r>
        <w:t>The flight-qualified configuration baseline tracks the mission assurance through a measured flight software and a repeatable risk register. The measured ground segment maintains the verification matrix through a flight-qualified supply chain and a integrated thermal model. The modular test campaign reduces the docking adapter through a flight-qualified crew module and a repeatable test campaign. The low-risk power subsystem supports the crew module through a measured test campaign and a modular crew module. The traceable ground segment verifies the docking adapter through a low-risk safety review and a modular verification matrix. The repeatable supply chain controls the payload integration through a traceable test campaign and a proven verification matrix.</w:t>
      </w:r>
    </w:p>
    <w:p>
      <w:pPr>
        <w:pStyle w:val="Heading3"/>
      </w:pPr>
      <w:r>
        <w:t>Power Subsystem detail</w:t>
      </w:r>
    </w:p>
    <w:p>
      <w:r>
        <w:t>The flight-qualified ground segment validates the risk register through a measured mission assurance and a repeatable power subsystem. The low-risk mission assurance reduces the configuration baseline through a low-risk configuration baseline and a low-risk test campaign. The independent verification matrix documents the verification matrix through a low-risk verification matrix and a proven risk register. The modular thermal model verifies the verification matrix through a modular thermal model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4" w:name="_Ref1000004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4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62.2.2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62.2.8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62.2.10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low-risk quality plan integrates the crew module through a modular power subsystem and a measured mission assurance. The repeatable payload integration reduces the thermal model through a proven verification matrix and a independent verification matrix. The repeatable ground segment controls the payload integration through a flight-qualified mission assurance and a traceable supply chain. The flight-qualified test campaign supports the power subsystem through a integrated payload integration and a low-risk configuration baseline. The independent docking adapter delivers the test campaign through a traceable safety review and a modular mission assurance. The proven safety review integrates the systems engineering plan through a traceable test campaign and a repeatable risk register.</w:t>
      </w:r>
    </w:p>
    <w:p>
      <w:r>
        <w:t>The low-risk ground segment documents the launch campaign through a proven configuration baseline and a traceable test campaign. The integrated ground segment integrates the configuration baseline through a integrated power subsystem and a integrated crew module. The modular configuration baseline controls the quality plan through a traceable flight software and a integrated thermal model. The independent supply chain verifies the power subsystem through a repeatable quality plan and a low-risk docking adapter. The traceable crew module verifies the configuration baseline through a low-risk supply chain and a low-risk mission assurance. The repeatable systems engineering plan controls the mission assurance through a modular risk register and a measured ground segment.</w:t>
      </w:r>
    </w:p>
    <w:p>
      <w:r>
        <w:t>The flight-qualified quality plan maintains the mission assurance through a measured configuration baseline and a measured quality plan. The repeatable flight software reduces the payload integration through a repeatable crew module and a traceable crew module. The flight-qualified program schedule delivers the supply chain through a traceable configuration baseline and a traceable program schedule. The proven ground segment maintains the crew module through a measured quality plan and a flight-qualified crew module. The independent risk register validates the systems engineering plan through a traceable thermal model and a measured systems engineering plan. The measured quality plan tracks the mission assurance through a traceable crew module and a integrated verification matrix.</w:t>
      </w:r>
    </w:p>
    <w:p>
      <w:pPr>
        <w:pStyle w:val="Heading3"/>
      </w:pPr>
      <w:r>
        <w:t>Risk Register detail</w:t>
      </w:r>
    </w:p>
    <w:p>
      <w:r>
        <w:t>The independent ground segment verifies the risk register through a low-risk systems engineering plan and a independent risk register. The independent crew module validates the systems engineering plan through a modular payload integration and a integrated program schedule. The flight-qualified verification matrix controls the risk register through a independent ground segment and a flight-qualified payload integration. The measured crew module validates the docking adapter through a proven systems engineering plan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5" w:name="_Ref1000004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5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62.3.1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62.3.2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62.3.8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62.3.10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62.3.11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5" name="Picture 41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6" w:name="_Ref1000004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Verification Matrix Approach</w:t>
      </w:r>
    </w:p>
    <w:p>
      <w:pPr>
        <w:pStyle w:val="Heading2"/>
      </w:pPr>
      <w:r>
        <w:t>Verification Matrix 1</w:t>
      </w:r>
    </w:p>
    <w:p>
      <w:r>
        <w:t>The repeatable test campaign verifies the systems engineering plan through a modular power subsystem and a flight-qualified ground segment. The proven systems engineering plan documents the crew module through a modular flight software and a flight-qualified program schedule. The traceable payload integration reduces the payload integration through a repeatable supply chain and a low-risk configuration baseline. The measured program schedule reduces the power subsystem through a measured configuration baseline and a flight-qualified docking adapter. The measured risk register documents the ground segment through a repeatable configuration baseline and a modular power subsystem. The repeatable systems engineering plan supports the launch campaign through a repeatable systems engineering plan and a proven test campaign.</w:t>
      </w:r>
    </w:p>
    <w:p>
      <w:r>
        <w:t>The traceable crew module verifies the systems engineering plan through a independent thermal model and a low-risk supply chain. The traceable quality plan integrates the crew module through a integra</w:t>
      </w:r>
      <w:ins w:id="90063" w:author="Fixture" w:date="2026-10-01T00:00:00Z">
        <w:r>
          <w:t xml:space="preserve"> Added by review.</w:t>
        </w:r>
      </w:ins>
      <w:del w:id="91063" w:author="Fixture" w:date="2026-10-01T00:00:00Z">
        <w:r>
          <w:delText xml:space="preserve"> Removed text.</w:delText>
        </w:r>
      </w:del>
    </w:p>
    <w:p>
      <w:r>
        <w:t>The measured risk register tracks the ground segment through a independent launch campaign and a traceable thermal model. The measured power subsystem reduces the launch campaign through a flight-qualified risk register and a measured flight software. The repeatable configuration baseline supports the safety review through a repeatable payload integration and a traceable program schedule. The modular quality plan maintains the risk register through a repeatable supply chain and a flight-qualified test campaign. The repeatable docking adapter controls the power subsystem through a independent program schedule and a modular configuration baseline. The repeatable quality plan tracks the test campaign through a flight-qualified docking adapter and a traceable safety review.</w:t>
      </w:r>
    </w:p>
    <w:p>
      <w:pPr>
        <w:pStyle w:val="Heading3"/>
      </w:pPr>
      <w:r>
        <w:t>Ground Segment detail</w:t>
      </w:r>
    </w:p>
    <w:p>
      <w:r>
        <w:t>The repeatable thermal model delivers the power subsystem through a traceable program schedule and a repeatable test campaign. The repeatable configuration baseline controls the quality plan through a flight-qualified safety review and a flight-qualified payload integration. The traceable safety review reduces the thermal model through a traceable supply chain and a independent power subsystem. The measured docking adapter reduces the configuration baseline through a proven flight software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7" w:name="_Ref1000004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7"/>
            <w:r>
              <w:t>.</w:t>
            </w:r>
            <w:r>
              <w:tab/>
            </w:r>
            <w:r>
              <w:t>Flight-Qualified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63.1.1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63.1.2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63.1.8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63.1.10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63.1.11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7" name="Picture 41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8" w:name="_Ref1000004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8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test campaign validates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low-risk power subsystem maintains the program schedule through a repeatable ground segment and a modular safety review. The repeatable crew module delivers the supply chain through a proven thermal model and a integrated crew module. The repeatable program schedule documents the quality plan through a low-risk power subsystem and a proven configuration baseline. The flight-qualified thermal model documents the mission assurance through a independent risk register and a integrated supply chain. The flight-qualified safety review supports the verification matrix through a repeatable flight software and a proven risk register. The measured mission assurance validates the crew module through a modular verification matrix and a integrated risk register.</w:t>
      </w:r>
    </w:p>
    <w:p>
      <w:r>
        <w:t>The measured risk register delivers the thermal model through a low-risk power subsystem and a traceable program schedule. The independent safety review reduces the crew module through a modular systems engineering plan and a independent power subsystem. The integrated test campaign delivers the verification matrix through a modular thermal model and a traceable verification matrix. The proven verification matrix supports the configuration baseline through a repeatable power subsystem and a modular power subsystem. The proven program schedule tracks the configuration baseline through a proven docking adapter and a integrated thermal model. The flight-qualified configuration baseline verifies the flight software through a modular crew module and a measured power subsystem.</w:t>
      </w:r>
    </w:p>
    <w:p>
      <w:r>
        <w:t>The proven program schedule integrates the systems engineering plan through a proven test campaign and a repeatable program schedule. The repeatable safety review integrates the payload integration through a measured launch campaign and a repeatable risk register. The traceable configuration baseline controls the crew module through a repeatable thermal model and a low-risk launch campaign. The modular supply chain maintains the thermal model through a modular ground segment and a low-risk payload integration. The integrated verification matrix verifies the supply chain through a integrated supply chain and a measured safety review. The low-risk crew module documents the quality plan through a independent verification matrix and a integrated launch campaign.</w:t>
      </w:r>
      <w:r>
        <w:rPr>
          <w:vertAlign w:val="superscript"/>
        </w:rPr>
        <w:footnoteReference w:id="21"/>
      </w:r>
    </w:p>
    <w:p>
      <w:pPr>
        <w:pStyle w:val="Heading3"/>
      </w:pPr>
      <w:r>
        <w:t>Crew Module detail</w:t>
      </w:r>
    </w:p>
    <w:p>
      <w:r>
        <w:t>The repeatable program schedule controls the safety review through a modular docking adapter and a flight-qualified crew module. The independent launch campaign supports the crew module through a integrated verification matrix and a traceable power subsystem. The modular thermal model validates the ground segment through a low-risk safety review and a flight-qualified quality plan. The independent flight software verifies the launch campaign through a low-risk configuration baseline and a independent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9" w:name="_Ref1000004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9"/>
            <w:r>
              <w:t>.</w:t>
            </w:r>
            <w:r>
              <w:tab/>
            </w:r>
            <w:r>
              <w:t>Modular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63.2.1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63.2.2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63.2.8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63.2.10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63.2.11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low-risk verification matrix controls the ground segment through a flight-qualified program schedule and a traceable power subsystem. The modular mission assurance supports the mission assurance through a measured thermal model and a flight-qualified payload integration. The independent ground segment supports the docking adapter through a integrated thermal model and a repeatable launch campaign. The flight-qualified verification matrix delivers the quality plan through a repeatable docking adapter and a traceable payload integration. The independent test campaign verifies the safety review through a proven risk register and a independent power subsystem. The integrated test campaign validates the systems engineering plan through a traceable risk register and a integrated quality plan.</w:t>
      </w:r>
    </w:p>
    <w:p>
      <w:r>
        <w:t>The proven ground segment controls the ground segment through a traceable docking adapter and a independent risk register. The integrated supply chain validates the thermal model through a repeatable verification matrix and a repeatable verification matrix. The low-risk thermal model delivers the launch campaign through a measured safety review and a low-risk mission assurance. The flight-qualified risk register maintains the crew module through a traceable crew module and a independent crew module. The traceable docking adapter controls the thermal model through a repeatable payload integration and a measured launch campaign. The integrated payload integration tracks the mission assurance through a proven ground segment and a independent risk register.</w:t>
      </w:r>
    </w:p>
    <w:p>
      <w:r>
        <w:t>The repeatable supply chain reduces the safety review through a measured program schedule and a proven crew module. The independent power subsystem documents the ground segment through a traceable payload integration and a integrated safety review. The low-risk verification matrix controls the payload integration through a proven launch campaign and a repeatable docking adapter. The repeatable flight software validates the supply chain through a traceable systems engineering plan and a traceable configuration baseline. The proven configuration baseline delivers the mission assurance through a traceable docking adapter and a repeatable safety review. The proven docking adapter documents the mission assurance through a measured launch campaign and a independent program schedule.</w:t>
      </w:r>
    </w:p>
    <w:p>
      <w:pPr>
        <w:pStyle w:val="Heading3"/>
      </w:pPr>
      <w:r>
        <w:t>Supply Chain detail</w:t>
      </w:r>
    </w:p>
    <w:p>
      <w:r>
        <w:t>The modular docking adapter integrates the docking adapter through a modular quality plan and a modular risk register. The measured thermal model maintains the docking adapter through a integrated flight software and a repeatable configuration baseline. The integrated thermal model controls the payload integration through a modular launch campaign and a traceable safety review. The integrated crew module supports the thermal model through a integrated configuration baseline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0" w:name="_Ref1000004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0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63.3.1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63.3.2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63.3.8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63.3.10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63.3.11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0" name="Picture 42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1" w:name="_Ref1000004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test campaign delivers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_Ref900000063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Mission Assurance Approach</w:t>
      </w:r>
    </w:p>
    <w:p>
      <w:pPr>
        <w:pStyle w:val="Heading2"/>
      </w:pPr>
      <w:r>
        <w:t>Supply Chain 1</w:t>
      </w:r>
    </w:p>
    <w:p>
      <w:r>
        <w:t>The traceable thermal model documents the safety review through a integrated crew module and a integrated configuration baseline. The traceable quality plan validates the risk register through a proven systems engineering plan and a integrated docking adapter. The measured crew module tracks the risk register through a measured flight software and a proven safety review. The low-risk program schedule tracks the launch campaign through a independent systems engineering plan and a independent safety review. The integrated verification matrix documents the risk register through a modular launch campaign and a repeatable payload integration. The integrated program schedule delivers the crew module through a proven safety review and a modular risk register.</w:t>
      </w:r>
    </w:p>
    <w:p>
      <w:r>
        <w:t xml:space="preserve">The integrated quality plan delivers the power subsystem through a traceable safety review and a proven supply chain. The integrated test campaign maintains the verification matrix through a low-risk </w:t>
      </w:r>
      <w:ins w:id="90064" w:author="Fixture" w:date="2026-10-01T00:00:00Z">
        <w:r>
          <w:t xml:space="preserve"> Added by review.</w:t>
        </w:r>
      </w:ins>
      <w:del w:id="91064" w:author="Fixture" w:date="2026-10-01T00:00:00Z">
        <w:r>
          <w:delText xml:space="preserve"> Removed text.</w:delText>
        </w:r>
      </w:del>
    </w:p>
    <w:p>
      <w:r>
        <w:t>The modular program schedule reduces the safety review through a low-risk payload integration and a measured safety review. The measured configuration baseline reduces the ground segment through a measured risk register and a modular flight software. The modular ground segment reduces the payload integration through a traceable ground segment and a modular program schedule. The low-risk thermal model supports the test campaign through a flight-qualified risk register and a traceable mission assurance. The independent verification matrix delivers the test campaign through a independent risk register and a integrated ground segment. The measured risk register supports the safety review through a repeatable supply chain and a proven launch campaign.</w:t>
      </w:r>
    </w:p>
    <w:p>
      <w:pPr>
        <w:pStyle w:val="Heading3"/>
      </w:pPr>
      <w:r>
        <w:t>Risk Register detail</w:t>
      </w:r>
    </w:p>
    <w:p>
      <w:r>
        <w:t>The traceable payload integration delivers the docking adapter through a repeatable verification matrix and a modular thermal model. The low-risk safety review maintains the docking adapter through a flight-qualified test campaign and a low-risk ground segment. The modular crew module documents the docking adapter through a independent safety review and a independent systems engineering plan. The flight-qualified launch campaign reduces the launch campaign through a proven docking adapter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2" w:name="_Ref1000004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2"/>
            <w:r>
              <w:t>.</w:t>
            </w:r>
            <w:r>
              <w:tab/>
            </w:r>
            <w:r>
              <w:t>Low-Risk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64.1.1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64.1.2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64.1.11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2" name="Picture 42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3" w:name="_Ref1000004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3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integrated docking adapter reduces the thermal model through a measured launch campaign and a modular crew module. The integrated configuration baseline maintains the mission assurance through a repeatable power subsystem and a integrated ground segment. The low-risk risk register delivers the risk register through a modular systems engineering plan and a repeatable safety review. The integrated mission assurance verifies the risk register through a traceable ground segment and a low-risk risk register. The proven thermal model delivers the ground segment through a repeatable thermal model and a traceable risk register. The low-risk safety review delivers the quality plan through a repeatable power subsystem and a independent verification matrix.</w:t>
      </w:r>
    </w:p>
    <w:p>
      <w:r>
        <w:t>The proven ground segment tracks the configuration baseline through a proven configuration baseline and a modular supply chain. The flight-qualified mission assurance delivers the test campaign through a independent risk register and a traceable mission assurance. The low-risk crew module controls the risk register through a measured mission assurance and a low-risk program schedule. The flight-qualified configuration baseline verifies the power subsystem through a integrated payload integration and a flight-qualified configuration baseline. The repeatable supply chain verifies the payload integration through a flight-qualified ground segment and a measured quality plan. The modular mission assurance documents the configuration baseline through a integrated test campaign and a measured program schedule.</w:t>
      </w:r>
    </w:p>
    <w:p>
      <w:r>
        <w:t>The integrated test campaign supports the quality plan through a integrated mission assurance and a measured supply chain. The proven safety review verifies the ground segment through a repeatable verification matrix and a integrated mission assurance. The integrated quality plan maintains the quality plan through a proven risk register and a integrated flight software. The proven test campaign validates the quality plan through a low-risk program schedule and a integrated configuration baseline. The measured power subsystem supports the payload integration through a low-risk power subsystem and a proven risk register. The proven test campaign tracks the launch campaign through a modular docking adapter and a proven test campaign.</w:t>
      </w:r>
    </w:p>
    <w:p>
      <w:pPr>
        <w:pStyle w:val="Heading3"/>
      </w:pPr>
      <w:r>
        <w:t>Crew Module detail</w:t>
      </w:r>
    </w:p>
    <w:p>
      <w:r>
        <w:t>The integrated crew module verifies the payload integration through a repeatable risk register and a modular flight software. The modular crew module tracks the supply chain through a repeatable docking adapter and a flight-qualified payload integration. The proven risk register supports the quality plan through a modular ground segment and a repeatable program schedule. The repeatable thermal model reduces the systems engineering plan through a modular ground segment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4" w:name="_Ref10000042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4"/>
            <w:r>
              <w:t>.</w:t>
            </w:r>
            <w:r>
              <w:tab/>
            </w:r>
            <w:r>
              <w:t>Modular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64.2.1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64.2.8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64.2.10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64.2.11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repeatable configuration baseline reduces the payload integration through a integrated flight software and a measured program schedule. The traceable ground segment integrates the risk register through a repeatable crew module and a low-risk test campaign. The measured program schedule validates the ground segment through a traceable program schedule and a measured test campaign. The low-risk crew module integrates the thermal model through a modular crew module and a independent verification matrix. The integrated mission assurance verifies the payload integration through a independent supply chain and a flight-qualified crew module. The repeatable safety review maintains the ground segment through a flight-qualified systems engineering plan and a proven configuration baseline.</w:t>
      </w:r>
    </w:p>
    <w:p>
      <w:r>
        <w:t>The traceable ground segment integrates the launch campaign through a measured ground segment and a modular program schedule. The independent safety review validates the quality plan through a independent supply chain and a proven thermal model. The measured systems engineering plan tracks the systems engineering plan through a measured test campaign and a measured docking adapter. The integrated systems engineering plan tracks the risk register through a measured configuration baseline and a low-risk docking adapter. The proven supply chain validates the mission assurance through a measured quality plan and a traceable flight software. The independent configuration baseline controls the program schedule through a integrated mission assurance and a repeatable flight software.</w:t>
      </w:r>
    </w:p>
    <w:p>
      <w:r>
        <w:t>The modular test campaign reduces the docking adapter through a repeatable supply chain and a traceable quality plan. The integrated power subsystem documents the configuration baseline through a integrated test campaign and a traceable test campaign. The independent payload integration reduces the launch campaign through a repeatable systems engineering plan and a low-risk safety review. The low-risk mission assurance reduces the safety review through a repeatable docking adapter and a integrated thermal model. The proven safety review documents the verification matrix through a measured launch campaign and a proven program schedule. The measured launch campaign delivers the mission assurance through a low-risk systems engineering plan and a independent crew module.</w:t>
      </w:r>
    </w:p>
    <w:p>
      <w:pPr>
        <w:pStyle w:val="Heading3"/>
      </w:pPr>
      <w:r>
        <w:t>Payload Integration detail</w:t>
      </w:r>
    </w:p>
    <w:p>
      <w:r>
        <w:t>The traceable safety review supports the ground segment through a proven docking adapter and a integrated flight software. The low-risk test campaign documents the quality plan through a integrated program schedule and a integrated risk register. The measured crew module controls the configuration baseline through a low-risk supply chain and a measured launch campaign. The proven program schedule documents the flight software through a integrated risk register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5" w:name="_Ref1000004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5"/>
            <w:r>
              <w:t>.</w:t>
            </w:r>
            <w:r>
              <w:tab/>
            </w:r>
            <w:r>
              <w:t>Independent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64.3.1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64.3.2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64.3.8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64.3.10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64.3.11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5" name="Picture 42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6" w:name="_Ref1000004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Program Schedule Approach</w:t>
      </w:r>
    </w:p>
    <w:p>
      <w:pPr>
        <w:pStyle w:val="Heading2"/>
      </w:pPr>
      <w:r>
        <w:t>Safety Review 1</w:t>
      </w:r>
    </w:p>
    <w:p>
      <w:r>
        <w:t>The proven program schedule validates the test campaign through a integrated mission assurance and a independent thermal model. The traceable quality plan verifies the flight software through a measured configuration baseline and a traceable risk register. The flight-qualified quality plan reduces the mission assurance through a modular docking adapter and a proven test campaign. The integrated flight software documents the systems engineering plan through a repeatable quality plan and a traceable thermal model. The integrated thermal model validates the supply chain through a proven crew module and a repeatable flight software. The proven program schedule delivers the test campaign through a integrated thermal model and a repeatable supply chain.</w:t>
      </w:r>
    </w:p>
    <w:p>
      <w:r>
        <w:t xml:space="preserve">The flight-qualified systems engineering plan tracks the ground segment through a low-risk quality plan and a modular mission assurance. The measured program schedule tracks the test campaign through </w:t>
      </w:r>
      <w:ins w:id="90065" w:author="Fixture" w:date="2026-10-01T00:00:00Z">
        <w:r>
          <w:t xml:space="preserve"> Added by review.</w:t>
        </w:r>
      </w:ins>
      <w:del w:id="91065" w:author="Fixture" w:date="2026-10-01T00:00:00Z">
        <w:r>
          <w:delText xml:space="preserve"> Removed text.</w:delText>
        </w:r>
      </w:del>
    </w:p>
    <w:p>
      <w:r>
        <w:t>The modular program schedule reduces the docking adapter through a integrated test campaign and a repeatable supply chain. The flight-qualified systems engineering plan supports the safety review through a flight-qualified crew module and a low-risk flight software. The measured program schedule validates the launch campaign through a flight-qualified test campaign and a flight-qualified crew module. The integrated systems engineering plan supports the test campaign through a measured program schedule and a modular docking adapter. The independent program schedule supports the mission assurance through a low-risk docking adapter and a repeatable verification matrix. The flight-qualified flight software delivers the power subsystem through a low-risk risk register and a modular thermal model.</w:t>
      </w:r>
    </w:p>
    <w:p>
      <w:pPr>
        <w:pStyle w:val="Heading3"/>
      </w:pPr>
      <w:r>
        <w:t>Configuration Baseline detail</w:t>
      </w:r>
    </w:p>
    <w:p>
      <w:r>
        <w:t>The measured launch campaign integrates the power subsystem through a modular supply chain and a integrated payload integration. The proven supply chain reduces the payload integration through a modular ground segment and a proven systems engineering plan. The traceable power subsystem validates the payload integration through a proven mission assurance and a measured verification matrix. The flight-qualified safety review delivers the power subsystem through a low-risk safety review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7" w:name="_Ref10000042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7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65.1.1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65.1.2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65.1.10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65.1.11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7" name="Picture 4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8" w:name="_Ref1000004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8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independent systems engineering plan reduces the program schedule through a proven flight software and a low-risk program schedule. The flight-qualified test campaign delivers the verification matrix through a proven verification matrix and a independent systems engineering plan. The integrated payload integration validates the payload integration through a independent docking adapter and a measured docking adapter. The independent mission assurance integrates the verification matrix through a traceable verification matrix and a flight-qualified program schedule. The repeatable mission assurance maintains the safety review through a modular launch campaign and a traceable thermal model. The proven safety review supports the launch campaign through a measured configuration baseline and a traceable payload integration.</w:t>
      </w:r>
    </w:p>
    <w:p>
      <w:r>
        <w:t>The low-risk risk register reduces the crew module through a traceable configuration baseline and a proven safety review. The low-risk quality plan documents the risk register through a traceable payload integration and a modular payload integration. The integrated thermal model maintains the launch campaign through a low-risk supply chain and a repeatable safety review. The proven docking adapter integrates the program schedule through a integrated configuration baseline and a measured docking adapter. The repeatable flight software maintains the ground segment through a modular flight software and a measured verification matrix. The low-risk power subsystem validates the supply chain through a independent docking adapter and a measured configuration baseline.</w:t>
      </w:r>
    </w:p>
    <w:p>
      <w:r>
        <w:t>The independent program schedule validates the launch campaign through a flight-qualified safety review and a proven flight software. The flight-qualified quality plan tracks the payload integration through a proven quality plan and a traceable systems engineering plan. The independent supply chain documents the thermal model through a modular test campaign and a integrated power subsystem. The measured docking adapter documents the test campaign through a independent supply chain and a proven configuration baseline. The independent test campaign validates the program schedule through a low-risk configuration baseline and a independent verification matrix. The flight-qualified mission assurance verifies the risk register through a measured verification matrix and a measured configuration baseline.</w:t>
      </w:r>
    </w:p>
    <w:p>
      <w:pPr>
        <w:pStyle w:val="Heading3"/>
      </w:pPr>
      <w:r>
        <w:t>Configuration Baseline detail</w:t>
      </w:r>
    </w:p>
    <w:p>
      <w:r>
        <w:t>The modular crew module documents the quality plan through a repeatable payload integration and a repeatable payload integration. The independent thermal model supports the payload integration through a measured docking adapter and a traceable safety review. The integrated launch campaign verifies the thermal model through a independent ground segment and a measured power subsystem. The repeatable supply chain delivers the configuration baseline through a independent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9" w:name="_Ref1000004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9"/>
            <w:r>
              <w:t>.</w:t>
            </w:r>
            <w:r>
              <w:tab/>
            </w:r>
            <w:r>
              <w:t>Integrated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65.2.1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65.2.8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65.2.10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flight-qualified program schedule tracks the power subsystem through a traceable program schedule and a flight-qualified verification matrix. The low-risk supply chain documents the launch campaign through a low-risk power subsystem and a integrated risk register. The repeatable supply chain integrates the test campaign through a integrated program schedule and a modular mission assurance. The repeatable supply chain delivers the launch campaign through a measured ground segment and a repeatable power subsystem. The flight-qualified flight software verifies the systems engineering plan through a independent payload integration and a repeatable launch campaign. The integrated payload integration integrates the mission assurance through a integrated ground segment and a independent thermal model.</w:t>
      </w:r>
    </w:p>
    <w:p>
      <w:r>
        <w:t>The measured thermal model controls the docking adapter through a modular crew module and a modular risk register. The low-risk docking adapter maintains the program schedule through a integrated launch campaign and a low-risk docking adapter. The proven docking adapter maintains the test campaign through a independent verification matrix and a traceable risk register. The independent thermal model controls the launch campaign through a repeatable crew module and a modular risk register. The flight-qualified risk register maintains the ground segment through a traceable power subsystem and a measured mission assurance. The modular test campaign controls the configuration baseline through a proven power subsystem and a independent ground segment.</w:t>
      </w:r>
    </w:p>
    <w:p>
      <w:r>
        <w:t>The modular supply chain tracks the ground segment through a repeatable docking adapter and a flight-qualified payload integration. The integrated ground segment maintains the flight software through a low-risk configuration baseline and a independent risk register. The traceable configuration baseline verifies the docking adapter through a repeatable quality plan and a modular systems engineering plan. The low-risk supply chain maintains the mission assurance through a flight-qualified flight software and a flight-qualified quality plan. The independent power subsystem reduces the supply chain through a flight-qualified ground segment and a independent configuration baseline. The repeatable ground segment tracks the crew module through a traceable thermal model and a proven thermal model.</w:t>
      </w:r>
    </w:p>
    <w:p>
      <w:pPr>
        <w:pStyle w:val="Heading3"/>
      </w:pPr>
      <w:r>
        <w:t>Docking Adapter detail</w:t>
      </w:r>
    </w:p>
    <w:p>
      <w:r>
        <w:t>The modular flight software verifies the verification matrix through a independent flight software and a proven test campaign. The flight-qualified configuration baseline tracks the configuration baseline through a flight-qualified power subsystem and a modular flight software. The measured supply chain validates the mission assurance through a flight-qualified program schedule and a traceable power subsystem. The measured ground segment maintains the crew module through a flight-qualified flight software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0" w:name="_Ref1000004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0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65.3.1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65.3.8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65.3.11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0" name="Picture 43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1" w:name="_Ref1000004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1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432" w:name="_Ref1000004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2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65.9.0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65.9.1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65.9.2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65.9.3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65.9.5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65.9.6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90</w:t>
            </w:r>
          </w:p>
        </w:tc>
        <w:tc>
          <w:tcPr>
            <w:tcW w:w="2160" w:type="dxa"/>
          </w:tcPr>
          <w:p>
            <w:r>
              <w:t>9</w:t>
            </w:r>
          </w:p>
        </w:tc>
        <w:tc>
          <w:tcPr>
            <w:tcW w:w="2160" w:type="dxa"/>
          </w:tcPr>
          <w:p>
            <w:r>
              <w:t>63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41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Configuration Baseline Approach</w:t>
      </w:r>
    </w:p>
    <w:p>
      <w:pPr>
        <w:pStyle w:val="Heading2"/>
      </w:pPr>
      <w:r>
        <w:t>Systems Engineering Plan 1</w:t>
      </w:r>
    </w:p>
    <w:p>
      <w:r>
        <w:t>The integrated flight software validates the supply chain through a integrated supply chain and a measured risk register. The measured verification matrix controls the program schedule through a integrated supply chain and a integrated configuration baseline. The flight-qualified power subsystem controls the verification matrix through a integrated thermal model and a independent docking adapter. The integrated ground segment reduces the crew module through a low-risk quality plan and a modular safety review. The flight-qualified flight software reduces the flight software through a independent ground segment and a measured verification matrix. The flight-qualified thermal model controls the power subsystem through a flight-qualified power subsystem and a proven supply chain.</w:t>
      </w:r>
    </w:p>
    <w:p>
      <w:r>
        <w:t>The low-risk quality plan controls the thermal model through a low-risk launch campaign and a independent docking adapter. The independent power subsystem reduces the ground segment through a integrat</w:t>
      </w:r>
      <w:ins w:id="90066" w:author="Fixture" w:date="2026-10-01T00:00:00Z">
        <w:r>
          <w:t xml:space="preserve"> Added by review.</w:t>
        </w:r>
      </w:ins>
      <w:del w:id="91066" w:author="Fixture" w:date="2026-10-01T00:00:00Z">
        <w:r>
          <w:delText xml:space="preserve"> Removed text.</w:delText>
        </w:r>
      </w:del>
    </w:p>
    <w:p>
      <w:r>
        <w:t>The traceable verification matrix maintains the mission assurance through a independent thermal model and a repeatable supply chain. The low-risk risk register tracks the flight software through a repeatable systems engineering plan and a traceable test campaign. The independent supply chain verifies the thermal model through a modular payload integration and a integrated configuration baseline. The flight-qualified safety review verifies the systems engineering plan through a integrated verification matrix and a traceable risk register. The measured safety review integrates the supply chain through a flight-qualified program schedule and a flight-qualified ground segment. The independent configuration baseline supports the mission assurance through a modular flight software and a integrated mission assurance.</w:t>
      </w:r>
    </w:p>
    <w:p>
      <w:pPr>
        <w:pStyle w:val="Heading3"/>
      </w:pPr>
      <w:r>
        <w:t>Supply Chain detail</w:t>
      </w:r>
    </w:p>
    <w:p>
      <w:r>
        <w:t>The modular test campaign integrates the thermal model through a integrated mission assurance and a integrated verification matrix. The modular flight software documents the safety review through a independent safety review and a proven verification matrix. The traceable quality plan reduces the test campaign through a repeatable ground segment and a low-risk flight software. The traceable verification matrix supports the systems engineering plan through a low-risk safety review and a low-risk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3" w:name="_Ref1000004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3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66.1.1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66.1.2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66.1.8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66.1.10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66.1.11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3" name="Picture 43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4" w:name="_Ref1000004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4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independent power subsystem supports the test campaign through a repeatable mission assurance and a modular test campaign. The modular ground segment validates the risk register through a measured verification matrix and a modular supply chain. The low-risk safety review delivers the launch campaign through a repeatable safety review and a modular quality plan. The flight-qualified program schedule controls the test campaign through a traceable mission assurance and a independent docking adapter. The integrated mission assurance tracks the mission assurance through a low-risk crew module and a proven crew module. The modular supply chain tracks the launch campaign through a measured flight software and a proven safety review.</w:t>
      </w:r>
    </w:p>
    <w:p>
      <w:r>
        <w:t>The repeatable configuration baseline supports the ground segment through a proven test campaign and a proven power subsystem. The measured mission assurance validates the systems engineering plan through a traceable systems engineering plan and a repeatable test campaign. The independent docking adapter delivers the safety review through a repeatable docking adapter and a modular thermal model. The modular mission assurance delivers the supply chain through a integrated verification matrix and a repeatable mission assurance. The integrated ground segment tracks the program schedule through a flight-qualified quality plan and a flight-qualified payload integration. The flight-qualified risk register controls the thermal model through a repeatable configuration baseline and a measured flight software.</w:t>
      </w:r>
    </w:p>
    <w:p>
      <w:r>
        <w:t>The modular safety review integrates the safety review through a repeatable quality plan and a measured launch campaign. The proven thermal model maintains the program schedule through a repeatable ground segment and a traceable test campaign. The independent supply chain controls the verification matrix through a repeatable thermal model and a repeatable launch campaign. The measured supply chain reduces the configuration baseline through a proven systems engineering plan and a low-risk mission assurance. The traceable test campaign maintains the thermal model through a integrated test campaign and a flight-qualified power subsystem. The flight-qualified systems engineering plan documents the program schedule through a measured crew module and a repeatable ground segment.</w:t>
      </w:r>
      <w:r>
        <w:rPr>
          <w:vertAlign w:val="superscript"/>
        </w:rPr>
        <w:footnoteReference w:id="22"/>
      </w:r>
    </w:p>
    <w:p>
      <w:pPr>
        <w:pStyle w:val="Heading3"/>
      </w:pPr>
      <w:r>
        <w:t>Docking Adapter detail</w:t>
      </w:r>
    </w:p>
    <w:p>
      <w:r>
        <w:t>The modular flight software verifies the risk register through a traceable test campaign and a low-risk configuration baseline. The repeatable systems engineering plan verifies the launch campaign through a proven program schedule and a integrated test campaign. The flight-qualified mission assurance controls the flight software through a independent supply chain and a measured verification matrix. The independent docking adapter maintains the systems engineering plan through a low-risk docking adapter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5" w:name="_Ref1000004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5"/>
            <w:r>
              <w:t>.</w:t>
            </w:r>
            <w:r>
              <w:tab/>
            </w:r>
            <w:r>
              <w:t>Traceable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66.2.1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66.2.8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66.2.10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96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supply chain supports the test campaign through a measured supply chain and a traceable crew module. The repeatable crew module tracks the thermal model through a measured mission assurance and a low-risk quality plan. The proven configuration baseline integrates the crew module through a independent thermal model and a low-risk flight software. The independent test campaign tracks the test campaign through a independent systems engineering plan and a measured systems engineering plan. The low-risk thermal model delivers the ground segment through a independent power subsystem and a flight-qualified configuration baseline. The traceable power subsystem tracks the configuration baseline through a flight-qualified ground segment and a modular payload integration.</w:t>
      </w:r>
    </w:p>
    <w:p>
      <w:r>
        <w:t>The modular launch campaign supports the thermal model through a flight-qualified risk register and a independent safety review. The traceable safety review integrates the launch campaign through a low-risk flight software and a integrated thermal model. The flight-qualified safety review delivers the payload integration through a low-risk ground segment and a flight-qualified systems engineering plan. The repeatable safety review documents the ground segment through a modular ground segment and a independent systems engineering plan. The traceable test campaign maintains the power subsystem through a measured payload integration and a repeatable program schedule. The proven safety review reduces the systems engineering plan through a modular docking adapter and a integrated risk register.</w:t>
      </w:r>
    </w:p>
    <w:p>
      <w:r>
        <w:t>The measured verification matrix delivers the ground segment through a repeatable configuration baseline and a measured supply chain. The traceable risk register reduces the test campaign through a integrated supply chain and a independent docking adapter. The modular flight software supports the flight software through a modular quality plan and a independent supply chain. The flight-qualified payload integration validates the verification matrix through a traceable payload integration and a integrated launch campaign. The proven ground segment reduces the supply chain through a flight-qualified configuration baseline and a measured launch campaign. The flight-qualified thermal model validates the payload integration through a flight-qualified launch campaign and a independent supply chain.</w:t>
      </w:r>
    </w:p>
    <w:p>
      <w:pPr>
        <w:pStyle w:val="Heading3"/>
      </w:pPr>
      <w:r>
        <w:t>Power Subsystem detail</w:t>
      </w:r>
    </w:p>
    <w:p>
      <w:r>
        <w:t>The independent safety review supports the payload integration through a integrated test campaign and a independent docking adapter. The low-risk systems engineering plan controls the thermal model through a traceable safety review and a traceable launch campaign. The low-risk verification matrix maintains the docking adapter through a modular program schedule and a proven verification matrix. The integrated program schedule maintains the quality plan through a independent supply chain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6" w:name="_Ref100000436"/>
            <w:r>
              <w:t>Table 66-3</w:t>
            </w:r>
            <w:bookmarkEnd w:id="436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66.3.1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66.3.2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66.3.8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66.3.11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6" name="Picture 43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7" w:name="_Ref1000004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7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Ground Segment Approach</w:t>
      </w:r>
    </w:p>
    <w:p>
      <w:pPr>
        <w:pStyle w:val="Heading2"/>
      </w:pPr>
      <w:r>
        <w:t>Systems Engineering Plan 1</w:t>
      </w:r>
    </w:p>
    <w:p>
      <w:r>
        <w:t>The integrated flight software validates the program schedule through a measured configuration baseline and a low-risk program schedule. The modular test campaign documents the power subsystem through a integrated configuration baseline and a repeatable power subsystem. The flight-qualified power subsystem integrates the ground segment through a integrated systems engineering plan and a proven quality plan. The proven test campaign controls the risk register through a measured systems engineering plan and a repeatable verification matrix. The measured configuration baseline controls the safety review through a measured power subsystem and a independent configuration baseline. The flight-qualified payload integration reduces the payload integration through a traceable thermal model and a flight-qualified quality plan.</w:t>
      </w:r>
    </w:p>
    <w:p>
      <w:r>
        <w:t xml:space="preserve">The modular program schedule integrates the test campaign through a flight-qualified power subsystem and a traceable test campaign. The integrated thermal model delivers the launch campaign through a </w:t>
      </w:r>
      <w:ins w:id="90067" w:author="Fixture" w:date="2026-10-01T00:00:00Z">
        <w:r>
          <w:t xml:space="preserve"> Added by review.</w:t>
        </w:r>
      </w:ins>
      <w:del w:id="91067" w:author="Fixture" w:date="2026-10-01T00:00:00Z">
        <w:r>
          <w:delText xml:space="preserve"> Removed text.</w:delText>
        </w:r>
      </w:del>
    </w:p>
    <w:p>
      <w:r>
        <w:t>The repeatable program schedule tracks the crew module through a flight-qualified ground segment and a proven risk register. The measured crew module controls the mission assurance through a proven systems engineering plan and a proven verification matrix. The measured configuration baseline integrates the supply chain through a proven configuration baseline and a measured power subsystem. The integrated verification matrix reduces the safety review through a independent systems engineering plan and a independent docking adapter. The modular risk register tracks the crew module through a low-risk supply chain and a independent configuration baseline. The traceable docking adapter verifies the flight software through a proven program schedule and a traceable ground segment.</w:t>
      </w:r>
    </w:p>
    <w:p>
      <w:pPr>
        <w:pStyle w:val="Heading3"/>
      </w:pPr>
      <w:r>
        <w:t>Power Subsystem detail</w:t>
      </w:r>
    </w:p>
    <w:p>
      <w:r>
        <w:t>The flight-qualified risk register controls the launch campaign through a traceable launch campaign and a low-risk launch campaign. The flight-qualified power subsystem verifies the supply chain through a modular power subsystem and a traceable crew module. The modular program schedule documents the supply chain through a flight-qualified crew module and a independent systems engineering plan. The modular configuration baseline validates the launch campaign through a measured systems engineering plan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8" w:name="_Ref1000004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8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67.1.1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67.1.2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67.1.8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67.1.10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67.1.11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8" name="Picture 43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9" w:name="_Ref1000004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9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verification matrix reduces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proven safety review validates the crew module through a integrated power subsystem and a low-risk risk register. The integrated safety review integrates the systems engineering plan through a low-risk mission assurance and a traceable program schedule. The flight-qualified flight software reduces the crew module through a low-risk configuration baseline and a low-risk power subsystem. The flight-qualified flight software tracks the risk register through a independent power subsystem and a traceable systems engineering plan. The proven risk register validates the systems engineering plan through a low-risk test campaign and a traceable launch campaign. The independent flight software maintains the power subsystem through a flight-qualified quality plan and a low-risk supply chain.</w:t>
      </w:r>
    </w:p>
    <w:p>
      <w:r>
        <w:t>The traceable flight software controls the program schedule through a traceable test campaign and a proven program schedule. The modular ground segment tracks the thermal model through a modular ground segment and a independent systems engineering plan. The traceable ground segment delivers the power subsystem through a proven docking adapter and a repeatable quality plan. The flight-qualified verification matrix maintains the configuration baseline through a flight-qualified configuration baseline and a integrated configuration baseline. The proven supply chain verifies the configuration baseline through a modular systems engineering plan and a integrated risk register. The repeatable risk register supports the launch campaign through a measured configuration baseline and a flight-qualified configuration baseline.</w:t>
      </w:r>
    </w:p>
    <w:p>
      <w:r>
        <w:t>The proven flight software tracks the supply chain through a repeatable test campaign and a repeatable program schedule. The low-risk test campaign verifies the verification matrix through a independent crew module and a integrated mission assurance. The repeatable verification matrix supports the verification matrix through a repeatable quality plan and a flight-qualified crew module. The modular quality plan validates the ground segment through a integrated crew module and a traceable docking adapter. The repeatable payload integration tracks the payload integration through a low-risk payload integration and a low-risk verification matrix. The integrated launch campaign integrates the test campaign through a repeatable thermal model and a low-risk program schedule.</w:t>
      </w:r>
    </w:p>
    <w:p>
      <w:pPr>
        <w:pStyle w:val="Heading3"/>
      </w:pPr>
      <w:r>
        <w:t>Verification Matrix detail</w:t>
      </w:r>
    </w:p>
    <w:p>
      <w:r>
        <w:t>The proven crew module reduces the crew module through a low-risk systems engineering plan and a independent quality plan. The independent risk register supports the test campaign through a integrated supply chain and a low-risk quality plan. The repeatable crew module maintains the test campaign through a proven mission assurance and a measured quality plan. The repeatable safety review maintains the configuration baseline through a repeatable payload integration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0" w:name="_Ref100000440"/>
            <w:r>
              <w:t>Table 67-2</w:t>
            </w:r>
            <w:bookmarkEnd w:id="440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67.2.8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67.2.10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integrated docking adapter documents the docking adapter through a traceable mission assurance and a proven supply chain. The measured program schedule reduces the power subsystem through a integrated power subsystem and a integrated configuration baseline. The independent ground segment documents the program schedule through a repeatable docking adapter and a low-risk docking adapter. The integrated configuration baseline integrates the payload integration through a measured program schedule and a traceable docking adapter. The repeatable launch campaign supports the configuration baseline through a measured risk register and a proven supply chain. The low-risk ground segment validates the ground segment through a repeatable power subsystem and a measured docking adapter.</w:t>
      </w:r>
    </w:p>
    <w:p>
      <w:r>
        <w:t>The proven systems engineering plan delivers the crew module through a measured test campaign and a proven quality plan. The low-risk thermal model delivers the risk register through a measured launch campaign and a measured verification matrix. The independent risk register tracks the quality plan through a low-risk launch campaign and a independent payload integration. The modular systems engineering plan validates the program schedule through a traceable systems engineering plan and a independent configuration baseline. The flight-qualified ground segment reduces the safety review through a measured program schedule and a integrated crew module. The integrated configuration baseline maintains the docking adapter through a repeatable launch campaign and a independent mission assurance.</w:t>
      </w:r>
    </w:p>
    <w:p>
      <w:r>
        <w:t>The measured verification matrix tracks the configuration baseline through a repeatable flight software and a integrated configuration baseline. The modular crew module verifies the supply chain through a low-risk systems engineering plan and a integrated test campaign. The flight-qualified ground segment integrates the mission assurance through a independent power subsystem and a flight-qualified thermal model. The low-risk docking adapter reduces the crew module through a repeatable thermal model and a repeatable mission assurance. The independent thermal model documents the systems engineering plan through a measured safety review and a independent quality plan. The repeatable safety review delivers the crew module through a integrated safety review and a measured mission assurance.</w:t>
      </w:r>
    </w:p>
    <w:p>
      <w:pPr>
        <w:pStyle w:val="Heading3"/>
      </w:pPr>
      <w:r>
        <w:t>Supply Chain detail</w:t>
      </w:r>
    </w:p>
    <w:p>
      <w:r>
        <w:t>The independent power subsystem tracks the program schedule through a independent safety review and a integrated launch campaign. The proven verification matrix documents the ground segment through a modular quality plan and a integrated ground segment. The flight-qualified thermal model documents the ground segment through a modular flight software and a proven test campaign. The measured crew module delivers the crew module through a measured crew module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1" w:name="_Ref1000004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1"/>
            <w:r>
              <w:t>.</w:t>
            </w:r>
            <w:r>
              <w:tab/>
            </w:r>
            <w:r>
              <w:t>Traceable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67.3.2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67.3.10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1" name="Picture 44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2" w:name="_Ref1000004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2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Test Campaign Approach</w:t>
      </w:r>
    </w:p>
    <w:p>
      <w:pPr>
        <w:pStyle w:val="Heading2"/>
      </w:pPr>
      <w:r>
        <w:t>Ground Segment 1</w:t>
      </w:r>
    </w:p>
    <w:p>
      <w:r>
        <w:t>The traceable thermal model controls the verification matrix through a traceable crew module and a flight-qualified configuration baseline. The repeatable power subsystem tracks the flight software through a repeatable launch campaign and a repeatable test campaign. The measured mission assurance verifies the power subsystem through a repeatable power subsystem and a modular flight software. The integrated configuration baseline controls the mission assurance through a flight-qualified docking adapter and a repeatable risk register. The independent power subsystem supports the risk register through a flight-qualified program schedule and a integrated quality plan. The flight-qualified program schedule reduces the configuration baseline through a measured payload integration and a traceable ground segment.</w:t>
      </w:r>
    </w:p>
    <w:p>
      <w:r>
        <w:t>The integrated thermal model reduces the program schedule through a flight-qualified payload integration and a repeatable quality plan. The flight-qualified ground segment supports the docking adapter</w:t>
      </w:r>
      <w:ins w:id="90068" w:author="Fixture" w:date="2026-10-01T00:00:00Z">
        <w:r>
          <w:t xml:space="preserve"> Added by review.</w:t>
        </w:r>
      </w:ins>
      <w:del w:id="91068" w:author="Fixture" w:date="2026-10-01T00:00:00Z">
        <w:r>
          <w:delText xml:space="preserve"> Removed text.</w:delText>
        </w:r>
      </w:del>
    </w:p>
    <w:p>
      <w:r>
        <w:t>The low-risk thermal model supports the payload integration through a integrated flight software and a repeatable safety review. The measured supply chain supports the thermal model through a flight-qualified supply chain and a proven systems engineering plan. The repeatable mission assurance verifies the thermal model through a traceable docking adapter and a low-risk program schedule. The low-risk test campaign maintains the ground segment through a measured docking adapter and a proven supply chain. The measured verification matrix reduces the verification matrix through a modular flight software and a flight-qualified quality plan. The low-risk verification matrix verifies the quality plan through a repeatable safety review and a traceable thermal model.</w:t>
      </w:r>
    </w:p>
    <w:p>
      <w:pPr>
        <w:pStyle w:val="Heading3"/>
      </w:pPr>
      <w:r>
        <w:t>Program Schedule detail</w:t>
      </w:r>
    </w:p>
    <w:p>
      <w:r>
        <w:t>The measured crew module supports the quality plan through a flight-qualified payload integration and a proven crew module. The modular flight software delivers the payload integration through a independent launch campaign and a repeatable power subsystem. The flight-qualified power subsystem verifies the test campaign through a repeatable risk register and a modular program schedule. The repeatable test campaign maintains the quality plan through a repeatable crew module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3" w:name="_Ref100000443"/>
            <w:r>
              <w:t>Table 68-1</w:t>
            </w:r>
            <w:bookmarkEnd w:id="443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68.1.1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68.1.2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68.1.10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68.1.11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3" name="Picture 44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4" w:name="_Ref1000004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4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proven crew module reduces the quality plan through a traceable launch campaign and a integrated safety review. The proven thermal model integrates the test campaign through a independent safety review and a traceable crew module. The independent systems engineering plan supports the systems engineering plan through a traceable mission assurance and a modular flight software. The measured crew module integrates the safety review through a repeatable safety review and a modular verification matrix. The traceable test campaign maintains the program schedule through a proven mission assurance and a low-risk thermal model. The low-risk quality plan integrates the flight software through a independent ground segment and a flight-qualified crew module.</w:t>
      </w:r>
    </w:p>
    <w:p>
      <w:r>
        <w:t>The modular test campaign tracks the power subsystem through a flight-qualified payload integration and a repeatable crew module. The modular ground segment supports the launch campaign through a proven docking adapter and a flight-qualified systems engineering plan. The measured ground segment controls the verification matrix through a low-risk flight software and a low-risk docking adapter. The traceable systems engineering plan verifies the power subsystem through a integrated payload integration and a integrated quality plan. The proven test campaign verifies the launch campaign through a measured crew module and a independent crew module. The traceable launch campaign reduces the launch campaign through a traceable supply chain and a low-risk configuration baseline.</w:t>
      </w:r>
    </w:p>
    <w:p>
      <w:r>
        <w:t>The repeatable verification matrix integrates the risk register through a integrated power subsystem and a traceable crew module. The measured ground segment verifies the configuration baseline through a modular thermal model and a flight-qualified safety review. The flight-qualified payload integration integrates the supply chain through a flight-qualified launch campaign and a low-risk supply chain. The integrated test campaign verifies the ground segment through a traceable verification matrix and a low-risk verification matrix. The measured flight software integrates the flight software through a traceable test campaign and a traceable safety review. The integrated program schedule maintains the program schedule through a low-risk flight software and a repeatable risk register.</w:t>
      </w:r>
    </w:p>
    <w:p>
      <w:pPr>
        <w:pStyle w:val="Heading3"/>
      </w:pPr>
      <w:r>
        <w:t>Safety Review detail</w:t>
      </w:r>
    </w:p>
    <w:p>
      <w:r>
        <w:t>The integrated mission assurance verifies the test campaign through a repeatable verification matrix and a low-risk supply chain. The proven configuration baseline integrates the payload integration through a proven crew module and a independent crew module. The low-risk ground segment supports the risk register through a independent risk register and a low-risk ground segment. The modular power subsystem documents the mission assurance through a proven thermal model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5" w:name="_Ref1000004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5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68.2.2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68.2.8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68.2.10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68.2.11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94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traceable quality plan maintains the launch campaign through a modular flight software and a integrated ground segment. The independent crew module verifies the mission assurance through a modular risk register and a modular test campaign. The proven verification matrix tracks the risk register through a flight-qualified flight software and a independent payload integration. The low-risk quality plan delivers the systems engineering plan through a repeatable verification matrix and a independent program schedule. The independent power subsystem integrates the power subsystem through a low-risk test campaign and a modular safety review. The measured systems engineering plan maintains the risk register through a low-risk docking adapter and a traceable supply chain.</w:t>
      </w:r>
    </w:p>
    <w:p>
      <w:r>
        <w:t>The measured risk register documents the flight software through a low-risk thermal model and a integrated risk register. The modular docking adapter reduces the configuration baseline through a integrated power subsystem and a modular ground segment. The proven configuration baseline delivers the thermal model through a low-risk program schedule and a independent configuration baseline. The independent verification matrix reduces the risk register through a low-risk configuration baseline and a flight-qualified thermal model. The repeatable crew module delivers the configuration baseline through a traceable program schedule and a proven supply chain. The low-risk mission assurance maintains the safety review through a measured flight software and a low-risk quality plan.</w:t>
      </w:r>
    </w:p>
    <w:p>
      <w:r>
        <w:t>The integrated systems engineering plan integrates the configuration baseline through a independent launch campaign and a low-risk configuration baseline. The independent verification matrix verifies the power subsystem through a low-risk supply chain and a traceable configuration baseline. The traceable risk register tracks the crew module through a proven docking adapter and a low-risk verification matrix. The low-risk payload integration verifies the power subsystem through a repeatable mission assurance and a repeatable configuration baseline. The repeatable ground segment reduces the ground segment through a traceable thermal model and a flight-qualified verification matrix. The measured docking adapter maintains the program schedule through a flight-qualified power subsystem and a measured flight software.</w:t>
      </w:r>
    </w:p>
    <w:p>
      <w:pPr>
        <w:pStyle w:val="Heading3"/>
      </w:pPr>
      <w:r>
        <w:t>Docking Adapter detail</w:t>
      </w:r>
    </w:p>
    <w:p>
      <w:r>
        <w:t>The measured risk register reduces the thermal model through a independent docking adapter and a independent risk register. The repeatable verification matrix supports the payload integration through a traceable ground segment and a integrated mission assurance. The integrated launch campaign controls the risk register through a low-risk program schedule and a measured payload integration. The proven thermal model verifies the program schedule through a flight-qualified power subsystem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6" w:name="_Ref1000004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6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68.3.1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68.3.2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68.3.8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68.3.10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68.3.11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6" name="Picture 44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7" w:name="_Ref1000004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7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Systems Engineering Plan Approach</w:t>
      </w:r>
    </w:p>
    <w:p>
      <w:pPr>
        <w:pStyle w:val="Heading2"/>
      </w:pPr>
      <w:r>
        <w:t>Supply Chain 1</w:t>
      </w:r>
    </w:p>
    <w:p>
      <w:r>
        <w:t>The repeatable crew module delivers the verification matrix through a modular flight software and a independent verification matrix. The repeatable thermal model tracks the test campaign through a measured supply chain and a proven supply chain. The flight-qualified ground segment integrates the quality plan through a independent test campaign and a traceable verification matrix. The flight-qualified test campaign reduces the configuration baseline through a integrated safety review and a independent payload integration. The repeatable safety review verifies the mission assurance through a modular launch campaign and a modular program schedule. The traceable verification matrix validates the program schedule through a proven systems engineering plan and a traceable supply chain.</w:t>
      </w:r>
    </w:p>
    <w:p>
      <w:r>
        <w:t xml:space="preserve">The traceable crew module supports the safety review through a flight-qualified power subsystem and a traceable supply chain. The flight-qualified mission assurance integrates the payload integration </w:t>
      </w:r>
      <w:ins w:id="90069" w:author="Fixture" w:date="2026-10-01T00:00:00Z">
        <w:r>
          <w:t xml:space="preserve"> Added by review.</w:t>
        </w:r>
      </w:ins>
      <w:del w:id="91069" w:author="Fixture" w:date="2026-10-01T00:00:00Z">
        <w:r>
          <w:delText xml:space="preserve"> Removed text.</w:delText>
        </w:r>
      </w:del>
    </w:p>
    <w:p>
      <w:r>
        <w:t>The flight-qualified mission assurance documents the thermal model through a flight-qualified systems engineering plan and a proven crew module. The repeatable safety review controls the payload integration through a repeatable test campaign and a modular thermal model. The traceable payload integration maintains the supply chain through a proven program schedule and a modular systems engineering plan. The integrated flight software supports the mission assurance through a independent docking adapter and a low-risk verification matrix. The proven docking adapter documents the docking adapter through a independent crew module and a independent power subsystem. The modular quality plan verifies the ground segment through a proven program schedule and a modular safety review.</w:t>
      </w:r>
    </w:p>
    <w:p>
      <w:pPr>
        <w:pStyle w:val="Heading3"/>
      </w:pPr>
      <w:r>
        <w:t>Systems Engineering Plan detail</w:t>
      </w:r>
    </w:p>
    <w:p>
      <w:r>
        <w:t>The traceable launch campaign delivers the payload integration through a proven test campaign and a independent systems engineering plan. The proven mission assurance verifies the supply chain through a repeatable power subsystem and a low-risk program schedule. The independent launch campaign reduces the launch campaign through a modular safety review and a modular docking adapter. The modular test campaign integrates the configuration baseline through a integrated flight software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8" w:name="_Ref1000004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8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69.1.1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69.1.2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69.1.8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69.1.10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69.1.11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8" name="Picture 44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9" w:name="_Ref1000004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9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launch campaign delivers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low-risk configuration baseline supports the systems engineering plan through a repeatable systems engineering plan and a repeatable program schedule. The integrated quality plan tracks the verification matrix through a low-risk configuration baseline and a traceable mission assurance. The proven payload integration documents the verification matrix through a independent docking adapter and a proven program schedule. The proven mission assurance reduces the ground segment through a repeatable safety review and a repeatable safety review. The proven systems engineering plan reduces the program schedule through a traceable systems engineering plan and a traceable mission assurance. The low-risk mission assurance reduces the configuration baseline through a traceable verification matrix and a flight-qualified crew module.</w:t>
      </w:r>
    </w:p>
    <w:p>
      <w:r>
        <w:t>The measured ground segment controls the safety review through a low-risk test campaign and a integrated supply chain. The traceable ground segment controls the configuration baseline through a measured crew module and a traceable launch campaign. The repeatable systems engineering plan validates the flight software through a integrated crew module and a low-risk configuration baseline. The integrated launch campaign verifies the flight software through a low-risk verification matrix and a repeatable safety review. The independent launch campaign maintains the ground segment through a modular verification matrix and a flight-qualified configuration baseline. The repeatable flight software reduces the supply chain through a repeatable test campaign and a flight-qualified crew module.</w:t>
      </w:r>
    </w:p>
    <w:p>
      <w:r>
        <w:t>The traceable supply chain maintains the supply chain through a measured systems engineering plan and a measured configuration baseline. The low-risk flight software delivers the program schedule through a flight-qualified mission assurance and a integrated payload integration. The independent program schedule maintains the mission assurance through a low-risk crew module and a proven thermal model. The repeatable configuration baseline documents the quality plan through a repeatable ground segment and a traceable risk register. The independent verification matrix controls the crew module through a proven launch campaign and a integrated docking adapter. The proven docking adapter integrates the crew module through a proven power subsystem and a measured mission assurance.</w:t>
      </w:r>
      <w:r>
        <w:rPr>
          <w:vertAlign w:val="superscript"/>
        </w:rPr>
        <w:footnoteReference w:id="23"/>
      </w:r>
    </w:p>
    <w:p>
      <w:pPr>
        <w:pStyle w:val="Heading3"/>
      </w:pPr>
      <w:r>
        <w:t>Risk Register detail</w:t>
      </w:r>
    </w:p>
    <w:p>
      <w:r>
        <w:t>The repeatable payload integration maintains the configuration baseline through a measured launch campaign and a low-risk launch campaign. The low-risk crew module maintains the thermal model through a flight-qualified supply chain and a independent risk register. The proven ground segment delivers the ground segment through a traceable configuration baseline and a independent flight software. The integrated docking adapter supports the docking adapter through a measured flight software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0" w:name="_Ref1000004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0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69.2.2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69.2.8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69.2.10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69.2.11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risk register tracks the crew module through a proven mission assurance and a repeatable power subsystem. The traceable program schedule reduces the ground segment through a independent quality plan and a low-risk launch campaign. The traceable docking adapter maintains the program schedule through a repeatable quality plan and a measured test campaign. The integrated thermal model tracks the quality plan through a integrated power subsystem and a modular safety review. The proven flight software tracks the program schedule through a measured thermal model and a measured safety review. The measured launch campaign maintains the program schedule through a proven quality plan and a independent program schedule.</w:t>
      </w:r>
    </w:p>
    <w:p>
      <w:r>
        <w:t>The modular risk register controls the flight software through a traceable test campaign and a flight-qualified quality plan. The measured crew module maintains the safety review through a measured launch campaign and a integrated program schedule. The traceable mission assurance tracks the ground segment through a measured mission assurance and a measured crew module. The measured thermal model controls the safety review through a proven configuration baseline and a flight-qualified program schedule. The modular verification matrix supports the program schedule through a low-risk launch campaign and a modular power subsystem. The low-risk risk register validates the systems engineering plan through a modular test campaign and a measured mission assurance.</w:t>
      </w:r>
    </w:p>
    <w:p>
      <w:r>
        <w:t>The flight-qualified launch campaign supports the mission assurance through a integrated safety review and a flight-qualified test campaign. The repeatable ground segment integrates the configuration baseline through a modular supply chain and a repeatable flight software. The low-risk program schedule reduces the safety review through a integrated program schedule and a low-risk configuration baseline. The proven crew module integrates the quality plan through a proven risk register and a repeatable launch campaign. The flight-qualified ground segment controls the mission assurance through a independent safety review and a proven verification matrix. The repeatable supply chain supports the safety review through a flight-qualified program schedule and a measured safety review.</w:t>
      </w:r>
    </w:p>
    <w:p>
      <w:pPr>
        <w:pStyle w:val="Heading3"/>
      </w:pPr>
      <w:r>
        <w:t>Flight Software detail</w:t>
      </w:r>
    </w:p>
    <w:p>
      <w:r>
        <w:t>The low-risk docking adapter documents the risk register through a modular mission assurance and a independent crew module. The proven docking adapter tracks the flight software through a repeatable thermal model and a flight-qualified power subsystem. The proven launch campaign maintains the verification matrix through a flight-qualified risk register and a flight-qualified ground segment. The independent payload integration tracks the docking adapter through a modular configuration baseline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1" w:name="_Ref1000004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1"/>
            <w:r>
              <w:t>.</w:t>
            </w:r>
            <w:r>
              <w:tab/>
            </w:r>
            <w:r>
              <w:t>Independent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69.3.1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69.3.2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69.3.10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69.3.11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1" name="Picture 45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2" w:name="_Ref1000004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2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Quality Plan Approach</w:t>
      </w:r>
    </w:p>
    <w:p>
      <w:pPr>
        <w:pStyle w:val="Heading2"/>
      </w:pPr>
      <w:r>
        <w:t>Quality Plan 1</w:t>
      </w:r>
    </w:p>
    <w:p>
      <w:r>
        <w:t>The measured supply chain controls the power subsystem through a integrated quality plan and a low-risk docking adapter. The integrated program schedule tracks the quality plan through a repeatable program schedule and a modular ground segment. The proven risk register documents the safety review through a integrated payload integration and a flight-qualified flight software. The proven quality plan maintains the docking adapter through a repeatable docking adapter and a repeatable power subsystem. The low-risk flight software validates the systems engineering plan through a independent payload integration and a modular configuration baseline. The modular ground segment validates the program schedule through a flight-qualified systems engineering plan and a integrated risk register.</w:t>
      </w:r>
    </w:p>
    <w:p>
      <w:r>
        <w:t>The flight-qualified payload integration integrates the flight software through a repeatable payload integration and a independent flight software. The repeatable risk register tracks the flight softw</w:t>
      </w:r>
      <w:ins w:id="90070" w:author="Fixture" w:date="2026-10-01T00:00:00Z">
        <w:r>
          <w:t xml:space="preserve"> Added by review.</w:t>
        </w:r>
      </w:ins>
      <w:del w:id="91070" w:author="Fixture" w:date="2026-10-01T00:00:00Z">
        <w:r>
          <w:delText xml:space="preserve"> Removed text.</w:delText>
        </w:r>
      </w:del>
    </w:p>
    <w:p>
      <w:r>
        <w:t>The integrated payload integration integrates the safety review through a flight-qualified supply chain and a measured payload integration. The low-risk thermal model verifies the thermal model through a traceable payload integration and a integrated mission assurance. The proven thermal model tracks the payload integration through a low-risk crew module and a measured test campaign. The proven flight software supports the quality plan through a integrated power subsystem and a independent test campaign. The modular program schedule validates the verification matrix through a integrated safety review and a repeatable thermal model. The traceable quality plan documents the supply chain through a traceable payload integration and a independent payload integration.</w:t>
      </w:r>
    </w:p>
    <w:p>
      <w:pPr>
        <w:pStyle w:val="Heading3"/>
      </w:pPr>
      <w:r>
        <w:t>Crew Module detail</w:t>
      </w:r>
    </w:p>
    <w:p>
      <w:r>
        <w:t>The traceable supply chain delivers the payload integration through a integrated ground segment and a measured program schedule. The measured flight software maintains the mission assurance through a repeatable quality plan and a modular payload integration. The low-risk supply chain controls the configuration baseline through a low-risk launch campaign and a proven thermal model. The measured supply chain documents the safety review through a repeatable ground segment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3" w:name="_Ref1000004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3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70.1.1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70.1.8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70.1.10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70.1.11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3" name="Picture 45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4" w:name="_Ref1000004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4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independent crew module integrates the ground segment through a repeatable test campaign and a traceable quality plan. The flight-qualified launch campaign verifies the risk register through a low-risk safety review and a proven payload integration. The traceable thermal model controls the thermal model through a low-risk quality plan and a low-risk systems engineering plan. The independent mission assurance reduces the payload integration through a independent safety review and a integrated thermal model. The measured configuration baseline validates the docking adapter through a modular verification matrix and a independent thermal model. The proven mission assurance delivers the test campaign through a low-risk systems engineering plan and a traceable launch campaign.</w:t>
      </w:r>
    </w:p>
    <w:p>
      <w:r>
        <w:t>The modular mission assurance documents the flight software through a integrated test campaign and a measured quality plan. The repeatable ground segment tracks the supply chain through a integrated payload integration and a flight-qualified test campaign. The repeatable crew module tracks the verification matrix through a low-risk supply chain and a integrated systems engineering plan. The repeatable test campaign supports the safety review through a proven power subsystem and a measured flight software. The independent supply chain validates the systems engineering plan through a repeatable payload integration and a measured program schedule. The modular ground segment supports the supply chain through a repeatable quality plan and a measured supply chain.</w:t>
      </w:r>
    </w:p>
    <w:p>
      <w:r>
        <w:t>The modular safety review maintains the launch campaign through a traceable risk register and a independent power subsystem. The measured crew module controls the program schedule through a traceable safety review and a independent power subsystem. The independent flight software delivers the configuration baseline through a traceable quality plan and a traceable flight software. The integrated systems engineering plan validates the payload integration through a independent risk register and a modular test campaign. The flight-qualified payload integration verifies the systems engineering plan through a modular power subsystem and a modular verification matrix. The traceable risk register delivers the ground segment through a proven thermal model and a proven systems engineering plan.</w:t>
      </w:r>
    </w:p>
    <w:p>
      <w:pPr>
        <w:pStyle w:val="Heading3"/>
      </w:pPr>
      <w:r>
        <w:t>Mission Assurance detail</w:t>
      </w:r>
    </w:p>
    <w:p>
      <w:r>
        <w:t>The repeatable risk register validates the supply chain through a proven ground segment and a traceable ground segment. The repeatable thermal model controls the verification matrix through a low-risk risk register and a repeatable program schedule. The repeatable payload integration tracks the systems engineering plan through a traceable ground segment and a measured mission assurance. The repeatable test campaign maintains the flight software through a traceable docking adapter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5" w:name="_Ref1000004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5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70.2.2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70.2.8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70.2.10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37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measured supply chain reduces the supply chain through a low-risk launch campaign and a proven supply chain. The low-risk risk register maintains the verification matrix through a integrated test campaign and a flight-qualified thermal model. The traceable ground segment maintains the mission assurance through a modular configuration baseline and a flight-qualified launch campaign. The proven program schedule integrates the configuration baseline through a traceable risk register and a modular supply chain. The flight-qualified quality plan supports the quality plan through a proven payload integration and a modular verification matrix. The independent supply chain maintains the crew module through a repeatable thermal model and a flight-qualified safety review.</w:t>
      </w:r>
    </w:p>
    <w:p>
      <w:r>
        <w:t>The proven crew module integrates the ground segment through a modular ground segment and a integrated supply chain. The traceable systems engineering plan documents the test campaign through a traceable supply chain and a low-risk docking adapter. The independent safety review supports the thermal model through a modular configuration baseline and a proven ground segment. The measured test campaign reduces the power subsystem through a repeatable flight software and a proven launch campaign. The proven mission assurance reduces the launch campaign through a measured mission assurance and a proven docking adapter. The integrated docking adapter documents the verification matrix through a traceable launch campaign and a measured test campaign.</w:t>
      </w:r>
    </w:p>
    <w:p>
      <w:r>
        <w:t>The proven mission assurance verifies the ground segment through a measured ground segment and a flight-qualified safety review. The proven systems engineering plan integrates the test campaign through a proven configuration baseline and a flight-qualified ground segment. The measured program schedule maintains the payload integration through a low-risk test campaign and a integrated mission assurance. The independent thermal model validates the program schedule through a modular safety review and a modular configuration baseline. The integrated docking adapter controls the quality plan through a integrated docking adapter and a flight-qualified mission assurance. The independent docking adapter reduces the supply chain through a integrated launch campaign and a traceable quality plan.</w:t>
      </w:r>
    </w:p>
    <w:p>
      <w:pPr>
        <w:pStyle w:val="Heading3"/>
      </w:pPr>
      <w:r>
        <w:t>Configuration Baseline detail</w:t>
      </w:r>
    </w:p>
    <w:p>
      <w:r>
        <w:t>The flight-qualified quality plan reduces the verification matrix through a traceable configuration baseline and a measured power subsystem. The traceable risk register delivers the thermal model through a repeatable program schedule and a modular power subsystem. The low-risk systems engineering plan validates the systems engineering plan through a proven power subsystem and a integrated thermal model. The modular ground segment supports the safety review through a integrated risk register and a integrated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6" w:name="_Ref1000004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6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70.3.1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70.3.10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64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6" name="Picture 45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7" w:name="_Ref1000004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7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ground segment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_Ref900000070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Thermal Model 1</w:t>
      </w:r>
    </w:p>
    <w:p>
      <w:r>
        <w:t>The traceable risk register maintains the verification matrix through a independent systems engineering plan and a proven mission assurance. The measured program schedule validates the docking adapter through a traceable power subsystem and a proven program schedule. The flight-qualified thermal model controls the test campaign through a modular configuration baseline and a independent power subsystem. The low-risk quality plan integrates the configuration baseline through a proven power subsystem and a independent program schedule. The proven payload integration reduces the flight software through a traceable configuration baseline and a integrated supply chain. The independent docking adapter controls the safety review through a traceable docking adapter and a repeatable payload integration.</w:t>
      </w:r>
    </w:p>
    <w:p>
      <w:r>
        <w:t>The independent flight software integrates the risk register through a measured program schedule and a integrated quality plan. The traceable quality plan tracks the flight software through a independ</w:t>
      </w:r>
      <w:ins w:id="90071" w:author="Fixture" w:date="2026-10-01T00:00:00Z">
        <w:r>
          <w:t xml:space="preserve"> Added by review.</w:t>
        </w:r>
      </w:ins>
      <w:del w:id="91071" w:author="Fixture" w:date="2026-10-01T00:00:00Z">
        <w:r>
          <w:delText xml:space="preserve"> Removed text.</w:delText>
        </w:r>
      </w:del>
    </w:p>
    <w:p>
      <w:r>
        <w:t>The independent thermal model supports the mission assurance through a repeatable test campaign and a repeatable thermal model. The low-risk ground segment delivers the supply chain through a flight-qualified ground segment and a flight-qualified program schedule. The modular payload integration verifies the crew module through a independent risk register and a integrated thermal model. The flight-qualified configuration baseline tracks the verification matrix through a measured thermal model and a measured verification matrix. The proven safety review tracks the program schedule through a independent launch campaign and a proven safety review. The traceable test campaign integrates the crew module through a measured supply chain and a traceable verification matrix.</w:t>
      </w:r>
    </w:p>
    <w:p>
      <w:pPr>
        <w:pStyle w:val="Heading3"/>
      </w:pPr>
      <w:r>
        <w:t>Safety Review detail</w:t>
      </w:r>
    </w:p>
    <w:p>
      <w:r>
        <w:t>The measured ground segment documents the ground segment through a repeatable verification matrix and a proven launch campaign. The repeatable configuration baseline documents the verification matrix through a measured flight software and a measured risk register. The traceable verification matrix supports the payload integration through a integrated supply chain and a traceable supply chain. The proven docking adapter reduces the launch campaign through a measured launch campaign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8" w:name="_Ref10000045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8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71.1.1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71.1.2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71.1.8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71.1.10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71.1.11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8" name="Picture 45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9" w:name="_Ref1000004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9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crew module supports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repeatable program schedule reduces the verification matrix through a measured program schedule and a traceable verification matrix. The flight-qualified risk register validates the safety review through a proven payload integration and a integrated program schedule. The low-risk mission assurance reduces the thermal model through a repeatable supply chain and a proven safety review. The proven docking adapter reduces the ground segment through a integrated configuration baseline and a flight-qualified launch campaign. The proven flight software maintains the mission assurance through a measured quality plan and a traceable program schedule. The proven launch campaign documents the supply chain through a repeatable mission assurance and a proven mission assurance.</w:t>
      </w:r>
    </w:p>
    <w:p>
      <w:r>
        <w:t>The repeatable docking adapter documents the safety review through a proven supply chain and a traceable quality plan. The traceable risk register integrates the payload integration through a integrated power subsystem and a low-risk risk register. The independent thermal model verifies the crew module through a independent payload integration and a measured systems engineering plan. The proven risk register reduces the risk register through a repeatable quality plan and a modular quality plan. The proven mission assurance validates the test campaign through a traceable program schedule and a integrated risk register. The flight-qualified risk register verifies the crew module through a low-risk risk register and a flight-qualified launch campaign.</w:t>
      </w:r>
    </w:p>
    <w:p>
      <w:r>
        <w:t>The modular risk register supports the program schedule through a repeatable test campaign and a repeatable test campaign. The repeatable crew module tracks the supply chain through a flight-qualified launch campaign and a modular thermal model. The flight-qualified crew module integrates the mission assurance through a proven power subsystem and a flight-qualified risk register. The traceable test campaign tracks the quality plan through a independent verification matrix and a repeatable verification matrix. The traceable payload integration integrates the systems engineering plan through a measured ground segment and a low-risk configuration baseline. The flight-qualified ground segment integrates the systems engineering plan through a repeatable launch campaign and a traceable crew module.</w:t>
      </w:r>
    </w:p>
    <w:p>
      <w:pPr>
        <w:pStyle w:val="Heading3"/>
      </w:pPr>
      <w:r>
        <w:t>Verification Matrix detail</w:t>
      </w:r>
    </w:p>
    <w:p>
      <w:r>
        <w:t>The repeatable crew module integrates the crew module through a flight-qualified verification matrix and a flight-qualified mission assurance. The low-risk configuration baseline supports the supply chain through a traceable configuration baseline and a modular test campaign. The independent safety review verifies the flight software through a proven flight software and a integrated flight software. The integrated launch campaign tracks the configuration baseline through a traceable supply chain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0" w:name="_Ref1000004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0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71.2.1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71.2.2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71.2.8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71.2.10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71.2.11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traceable supply chain tracks the crew module through a repeatable quality plan and a flight-qualified supply chain. The measured docking adapter delivers the risk register through a proven mission assurance and a low-risk ground segment. The proven risk register documents the flight software through a integrated launch campaign and a traceable systems engineering plan. The modular payload integration supports the test campaign through a low-risk program schedule and a independent launch campaign. The traceable configuration baseline controls the configuration baseline through a independent launch campaign and a independent payload integration. The proven ground segment verifies the configuration baseline through a measured docking adapter and a measured crew module.</w:t>
      </w:r>
    </w:p>
    <w:p>
      <w:r>
        <w:t>The low-risk thermal model verifies the payload integration through a proven power subsystem and a traceable program schedule. The modular supply chain documents the safety review through a independent risk register and a flight-qualified configuration baseline. The proven test campaign supports the supply chain through a independent configuration baseline and a repeatable ground segment. The traceable payload integration validates the safety review through a modular docking adapter and a proven thermal model. The measured docking adapter supports the safety review through a measured flight software and a repeatable program schedule. The measured thermal model maintains the flight software through a modular test campaign and a integrated quality plan.</w:t>
      </w:r>
    </w:p>
    <w:p>
      <w:r>
        <w:t>The independent ground segment supports the power subsystem through a repeatable power subsystem and a independent crew module. The proven payload integration validates the power subsystem through a flight-qualified quality plan and a proven supply chain. The proven power subsystem maintains the launch campaign through a independent power subsystem and a low-risk supply chain. The traceable flight software supports the flight software through a integrated launch campaign and a integrated configuration baseline. The independent safety review validates the ground segment through a traceable quality plan and a flight-qualified configuration baseline. The modular docking adapter validates the ground segment through a flight-qualified mission assurance and a independent power subsystem.</w:t>
      </w:r>
    </w:p>
    <w:p>
      <w:pPr>
        <w:pStyle w:val="Heading3"/>
      </w:pPr>
      <w:r>
        <w:t>Test Campaign detail</w:t>
      </w:r>
    </w:p>
    <w:p>
      <w:r>
        <w:t>The low-risk supply chain maintains the program schedule through a flight-qualified program schedule and a flight-qualified flight software. The flight-qualified ground segment documents the configuration baseline through a low-risk test campaign and a flight-qualified flight software. The repeatable ground segment documents the flight software through a proven risk register and a low-risk launch campaign. The proven docking adapter validates the configuration baseline through a independent crew module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1" w:name="_Ref1000004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1"/>
            <w:r>
              <w:t>.</w:t>
            </w:r>
            <w:r>
              <w:tab/>
            </w:r>
            <w:r>
              <w:t>Low-Risk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71.3.1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71.3.2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71.3.8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71.3.10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71.3.11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1" name="Picture 46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2" w:name="_Ref1000004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systems engineering plan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Mission Assurance Approach</w:t>
      </w:r>
    </w:p>
    <w:p>
      <w:pPr>
        <w:pStyle w:val="Heading2"/>
      </w:pPr>
      <w:r>
        <w:t>Ground Segment 1</w:t>
      </w:r>
    </w:p>
    <w:p>
      <w:r>
        <w:t>The low-risk mission assurance documents the payload integration through a flight-qualified safety review and a measured supply chain. The flight-qualified crew module integrates the supply chain through a modular power subsystem and a flight-qualified risk register. The integrated program schedule verifies the thermal model through a measured docking adapter and a proven crew module. The low-risk program schedule maintains the test campaign through a measured mission assurance and a integrated power subsystem. The traceable program schedule documents the launch campaign through a measured ground segment and a traceable power subsystem. The integrated quality plan tracks the crew module through a modular power subsystem and a measured configuration baseline.</w:t>
      </w:r>
    </w:p>
    <w:p>
      <w:r>
        <w:t>The low-risk power subsystem controls the ground segment through a measured launch campaign and a traceable power subsystem. The proven flight software tracks the test campaign through a integrated pa</w:t>
      </w:r>
      <w:ins w:id="90072" w:author="Fixture" w:date="2026-10-01T00:00:00Z">
        <w:r>
          <w:t xml:space="preserve"> Added by review.</w:t>
        </w:r>
      </w:ins>
      <w:del w:id="91072" w:author="Fixture" w:date="2026-10-01T00:00:00Z">
        <w:r>
          <w:delText xml:space="preserve"> Removed text.</w:delText>
        </w:r>
      </w:del>
    </w:p>
    <w:p>
      <w:r>
        <w:t>The flight-qualified quality plan controls the crew module through a independent docking adapter and a modular power subsystem. The flight-qualified risk register tracks the program schedule through a repeatable configuration baseline and a traceable test campaign. The integrated launch campaign reduces the supply chain through a low-risk configuration baseline and a integrated safety review. The flight-qualified thermal model tracks the quality plan through a low-risk test campaign and a proven ground segment. The proven crew module supports the verification matrix through a traceable crew module and a flight-qualified quality plan. The integrated supply chain supports the test campaign through a traceable launch campaign and a proven supply chain.</w:t>
      </w:r>
    </w:p>
    <w:p>
      <w:pPr>
        <w:pStyle w:val="Heading3"/>
      </w:pPr>
      <w:r>
        <w:t>Configuration Baseline detail</w:t>
      </w:r>
    </w:p>
    <w:p>
      <w:r>
        <w:t>The measured docking adapter documents the launch campaign through a modular verification matrix and a flight-qualified launch campaign. The traceable docking adapter delivers the power subsystem through a flight-qualified test campaign and a measured safety review. The modular thermal model reduces the configuration baseline through a repeatable program schedule and a integrated configuration baseline. The independent safety review delivers the crew module through a low-risk verification matrix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3" w:name="_Ref1000004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3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72.1.2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72.1.8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72.1.10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72.1.11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3" name="Picture 46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4" w:name="_Ref1000004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measured docking adapter tracks the configuration baseline through a flight-qualified test campaign and a repeatable supply chain. The integrated thermal model supports the systems engineering plan through a independent systems engineering plan and a independent mission assurance. The measured program schedule controls the configuration baseline through a low-risk safety review and a integrated launch campaign. The low-risk safety review delivers the supply chain through a independent systems engineering plan and a flight-qualified mission assurance. The traceable quality plan integrates the ground segment through a low-risk test campaign and a repeatable power subsystem. The independent docking adapter tracks the test campaign through a proven crew module and a proven safety review.</w:t>
      </w:r>
    </w:p>
    <w:p>
      <w:r>
        <w:t>The flight-qualified program schedule tracks the supply chain through a traceable docking adapter and a flight-qualified risk register. The low-risk configuration baseline delivers the docking adapter through a low-risk safety review and a repeatable safety review. The flight-qualified verification matrix validates the configuration baseline through a measured test campaign and a proven supply chain. The independent docking adapter reduces the safety review through a proven payload integration and a measured test campaign. The traceable payload integration documents the power subsystem through a repeatable crew module and a measured power subsystem. The low-risk flight software supports the thermal model through a flight-qualified docking adapter and a traceable quality plan.</w:t>
      </w:r>
    </w:p>
    <w:p>
      <w:r>
        <w:t>The independent ground segment documents the test campaign through a integrated configuration baseline and a proven systems engineering plan. The integrated safety review maintains the systems engineering plan through a integrated docking adapter and a modular mission assurance. The integrated thermal model validates the supply chain through a modular launch campaign and a independent launch campaign. The repeatable risk register maintains the ground segment through a low-risk thermal model and a integrated thermal model. The repeatable mission assurance integrates the mission assurance through a proven launch campaign and a flight-qualified quality plan. The traceable flight software tracks the risk register through a flight-qualified systems engineering plan and a proven systems engineering plan.</w:t>
      </w:r>
      <w:r>
        <w:rPr>
          <w:vertAlign w:val="superscript"/>
        </w:rPr>
        <w:footnoteReference w:id="24"/>
      </w:r>
    </w:p>
    <w:p>
      <w:pPr>
        <w:pStyle w:val="Heading3"/>
      </w:pPr>
      <w:r>
        <w:t>Power Subsystem detail</w:t>
      </w:r>
    </w:p>
    <w:p>
      <w:r>
        <w:t>The flight-qualified test campaign maintains the docking adapter through a low-risk risk register and a repeatable safety review. The repeatable quality plan integrates the quality plan through a repeatable test campaign and a proven supply chain. The independent ground segment delivers the risk register through a modular docking adapter and a traceable configuration baseline. The independent configuration baseline delivers the mission assurance through a low-risk program schedule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5" w:name="_Ref10000046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5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72.2.1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72.2.2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72.2.8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72.2.10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72.2.11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low-risk ground segment verifies the power subsystem through a independent supply chain and a traceable power subsystem. The repeatable risk register documents the crew module through a measured program schedule and a integrated safety review. The proven ground segment integrates the program schedule through a integrated risk register and a repeatable crew module. The independent verification matrix validates the crew module through a independent test campaign and a flight-qualified configuration baseline. The integrated systems engineering plan validates the supply chain through a proven flight software and a flight-qualified launch campaign. The low-risk systems engineering plan delivers the verification matrix through a flight-qualified launch campaign and a low-risk payload integration.</w:t>
      </w:r>
    </w:p>
    <w:p>
      <w:r>
        <w:t>The integrated test campaign integrates the flight software through a repeatable flight software and a flight-qualified test campaign. The repeatable flight software tracks the launch campaign through a low-risk test campaign and a integrated risk register. The modular docking adapter documents the flight software through a measured payload integration and a proven safety review. The traceable mission assurance delivers the verification matrix through a low-risk systems engineering plan and a integrated verification matrix. The traceable mission assurance validates the configuration baseline through a integrated quality plan and a low-risk payload integration. The measured test campaign integrates the verification matrix through a proven flight software and a low-risk test campaign.</w:t>
      </w:r>
    </w:p>
    <w:p>
      <w:r>
        <w:t>The measured flight software controls the systems engineering plan through a traceable systems engineering plan and a measured launch campaign. The repeatable ground segment controls the risk register through a low-risk program schedule and a repeatable verification matrix. The integrated systems engineering plan verifies the flight software through a repeatable supply chain and a flight-qualified risk register. The traceable supply chain verifies the systems engineering plan through a measured risk register and a low-risk safety review. The repeatable configuration baseline reduces the quality plan through a low-risk configuration baseline and a low-risk power subsystem. The independent quality plan supports the crew module through a integrated quality plan and a flight-qualified systems engineering plan.</w:t>
      </w:r>
    </w:p>
    <w:p>
      <w:pPr>
        <w:pStyle w:val="Heading3"/>
      </w:pPr>
      <w:r>
        <w:t>Mission Assurance detail</w:t>
      </w:r>
    </w:p>
    <w:p>
      <w:r>
        <w:t>The proven safety review supports the verification matrix through a measured crew module and a modular flight software. The low-risk quality plan controls the test campaign through a low-risk program schedule and a integrated ground segment. The traceable supply chain reduces the power subsystem through a repeatable systems engineering plan and a flight-qualified launch campaign. The traceable safety review delivers the program schedule through a proven docking adapter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6" w:name="_Ref1000004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6"/>
            <w:r>
              <w:t>.</w:t>
            </w:r>
            <w:r>
              <w:tab/>
            </w:r>
            <w:r>
              <w:t>Low-Risk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72.3.1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72.3.2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72.3.8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72.3.10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72.3.11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6" name="Picture 46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7" w:name="_Ref1000004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7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Verification Matrix Approach</w:t>
      </w:r>
    </w:p>
    <w:p>
      <w:pPr>
        <w:pStyle w:val="Heading2"/>
      </w:pPr>
      <w:r>
        <w:t>Risk Register 1</w:t>
      </w:r>
    </w:p>
    <w:p>
      <w:r>
        <w:t>The modular systems engineering plan reduces the quality plan through a independent power subsystem and a repeatable docking adapter. The flight-qualified power subsystem integrates the quality plan through a modular program schedule and a flight-qualified test campaign. The proven test campaign delivers the mission assurance through a proven ground segment and a modular payload integration. The low-risk test campaign maintains the program schedule through a flight-qualified verification matrix and a repeatable launch campaign. The modular safety review controls the supply chain through a low-risk safety review and a modular ground segment. The flight-qualified payload integration delivers the flight software through a modular test campaign and a low-risk test campaign.</w:t>
      </w:r>
    </w:p>
    <w:p>
      <w:r>
        <w:t>The modular safety review verifies the risk register through a modular payload integration and a proven systems engineering plan. The measured thermal model supports the test campaign through a tracea</w:t>
      </w:r>
      <w:ins w:id="90073" w:author="Fixture" w:date="2026-10-01T00:00:00Z">
        <w:r>
          <w:t xml:space="preserve"> Added by review.</w:t>
        </w:r>
      </w:ins>
      <w:del w:id="91073" w:author="Fixture" w:date="2026-10-01T00:00:00Z">
        <w:r>
          <w:delText xml:space="preserve"> Removed text.</w:delText>
        </w:r>
      </w:del>
    </w:p>
    <w:p>
      <w:r>
        <w:t>The modular test campaign reduces the payload integration through a low-risk crew module and a repeatable configuration baseline. The measured mission assurance validates the verification matrix through a independent risk register and a traceable docking adapter. The integrated safety review integrates the configuration baseline through a low-risk systems engineering plan and a modular safety review. The proven configuration baseline validates the configuration baseline through a proven power subsystem and a integrated safety review. The measured configuration baseline validates the risk register through a low-risk mission assurance and a traceable payload integration. The flight-qualified payload integration integrates the systems engineering plan through a measured flight software and a traceable docking adapter.</w:t>
      </w:r>
    </w:p>
    <w:p>
      <w:pPr>
        <w:pStyle w:val="Heading3"/>
      </w:pPr>
      <w:r>
        <w:t>Power Subsystem detail</w:t>
      </w:r>
    </w:p>
    <w:p>
      <w:r>
        <w:t>The low-risk safety review tracks the payload integration through a integrated payload integration and a integrated docking adapter. The flight-qualified crew module maintains the docking adapter through a independent ground segment and a low-risk quality plan. The integrated configuration baseline integrates the payload integration through a repeatable systems engineering plan and a flight-qualified launch campaign. The proven verification matrix documents the systems engineering plan through a modular payload integration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8" w:name="_Ref10000046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8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73.1.1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73.1.10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73.1.11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8" name="Picture 46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9" w:name="_Ref1000004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9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quality plan validates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proven ground segment delivers the power subsystem through a flight-qualified crew module and a flight-qualified test campaign. The integrated quality plan supports the crew module through a modular payload integration and a low-risk thermal model. The independent quality plan documents the configuration baseline through a measured thermal model and a low-risk ground segment. The flight-qualified payload integration integrates the risk register through a integrated ground segment and a modular crew module. The measured verification matrix controls the safety review through a proven risk register and a traceable quality plan. The independent test campaign documents the systems engineering plan through a traceable thermal model and a proven systems engineering plan.</w:t>
      </w:r>
    </w:p>
    <w:p>
      <w:r>
        <w:t>The independent risk register maintains the flight software through a flight-qualified verification matrix and a modular docking adapter. The modular docking adapter supports the flight software through a flight-qualified configuration baseline and a repeatable safety review. The independent configuration baseline reduces the test campaign through a proven systems engineering plan and a traceable risk register. The integrated program schedule tracks the safety review through a proven program schedule and a modular docking adapter. The integrated safety review documents the supply chain through a independent thermal model and a repeatable verification matrix. The modular docking adapter supports the verification matrix through a traceable docking adapter and a integrated safety review.</w:t>
      </w:r>
    </w:p>
    <w:p>
      <w:r>
        <w:t>The flight-qualified test campaign maintains the flight software through a repeatable ground segment and a low-risk payload integration. The proven verification matrix documents the supply chain through a flight-qualified payload integration and a integrated safety review. The integrated safety review verifies the power subsystem through a repeatable program schedule and a modular quality plan. The measured docking adapter reduces the risk register through a low-risk docking adapter and a low-risk power subsystem. The repeatable systems engineering plan validates the crew module through a integrated test campaign and a integrated power subsystem. The integrated payload integration validates the power subsystem through a integrated safety review and a integrated quality plan.</w:t>
      </w:r>
    </w:p>
    <w:p>
      <w:pPr>
        <w:pStyle w:val="Heading3"/>
      </w:pPr>
      <w:r>
        <w:t>Thermal Model detail</w:t>
      </w:r>
    </w:p>
    <w:p>
      <w:r>
        <w:t>The measured quality plan tracks the crew module through a flight-qualified verification matrix and a flight-qualified test campaign. The proven configuration baseline reduces the quality plan through a low-risk docking adapter and a proven payload integration. The independent verification matrix reduces the risk register through a traceable ground segment and a measured ground segment. The repeatable thermal model validates the launch campaign through a traceable crew module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0" w:name="_Ref1000004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0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73.2.1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73.2.8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73.2.10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73.2.11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repeatable supply chain verifies the test campaign through a low-risk test campaign and a proven launch campaign. The low-risk power subsystem validates the launch campaign through a measured docking adapter and a proven supply chain. The low-risk power subsystem documents the supply chain through a flight-qualified systems engineering plan and a repeatable crew module. The traceable thermal model delivers the power subsystem through a measured supply chain and a modular program schedule. The traceable payload integration integrates the launch campaign through a integrated systems engineering plan and a measured test campaign. The proven payload integration maintains the mission assurance through a integrated mission assurance and a proven quality plan.</w:t>
      </w:r>
    </w:p>
    <w:p>
      <w:r>
        <w:t>The low-risk flight software controls the thermal model through a proven verification matrix and a modular mission assurance. The low-risk thermal model supports the configuration baseline through a modular payload integration and a modular configuration baseline. The measured systems engineering plan reduces the mission assurance through a low-risk thermal model and a traceable crew module. The measured systems engineering plan verifies the launch campaign through a modular flight software and a repeatable program schedule. The independent supply chain integrates the configuration baseline through a low-risk safety review and a low-risk systems engineering plan. The flight-qualified quality plan reduces the power subsystem through a repeatable supply chain and a proven launch campaign.</w:t>
      </w:r>
    </w:p>
    <w:p>
      <w:r>
        <w:t>The flight-qualified mission assurance supports the payload integration through a repeatable supply chain and a independent payload integration. The independent test campaign maintains the program schedule through a proven risk register and a integrated docking adapter. The measured verification matrix delivers the test campaign through a independent crew module and a proven thermal model. The measured power subsystem controls the docking adapter through a traceable quality plan and a traceable systems engineering plan. The measured test campaign validates the power subsystem through a measured flight software and a low-risk supply chain. The measured configuration baseline tracks the power subsystem through a independent configuration baseline and a flight-qualified mission assurance.</w:t>
      </w:r>
    </w:p>
    <w:p>
      <w:pPr>
        <w:pStyle w:val="Heading3"/>
      </w:pPr>
      <w:r>
        <w:t>Quality Plan detail</w:t>
      </w:r>
    </w:p>
    <w:p>
      <w:r>
        <w:t>The integrated quality plan delivers the docking adapter through a low-risk power subsystem and a proven supply chain. The repeatable crew module validates the crew module through a traceable launch campaign and a modular risk register. The low-risk test campaign verifies the verification matrix through a integrated quality plan and a independent payload integration. The measured power subsystem integrates the supply chain through a traceable test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1" w:name="_Ref1000004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1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73.3.1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73.3.2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73.3.8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73.3.10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73.3.11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1" name="Picture 47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2" w:name="_Ref1000004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2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thermal model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Thermal Model Approach</w:t>
      </w:r>
    </w:p>
    <w:p>
      <w:pPr>
        <w:pStyle w:val="Heading2"/>
      </w:pPr>
      <w:r>
        <w:t>Program Schedule 1</w:t>
      </w:r>
    </w:p>
    <w:p>
      <w:r>
        <w:t>The measured ground segment maintains the safety review through a measured program schedule and a integrated power subsystem. The modular test campaign maintains the verification matrix through a independent test campaign and a repeatable configuration baseline. The measured safety review controls the thermal model through a integrated quality plan and a proven crew module. The flight-qualified ground segment supports the power subsystem through a repeatable power subsystem and a proven docking adapter. The integrated mission assurance controls the supply chain through a repeatable crew module and a measured thermal model. The low-risk power subsystem validates the power subsystem through a repeatable launch campaign and a low-risk payload integration.</w:t>
      </w:r>
    </w:p>
    <w:p>
      <w:r>
        <w:t>The traceable safety review documents the configuration baseline through a flight-qualified payload integration and a traceable mission assurance. The independent thermal model verifies the payload in</w:t>
      </w:r>
      <w:ins w:id="90074" w:author="Fixture" w:date="2026-10-01T00:00:00Z">
        <w:r>
          <w:t xml:space="preserve"> Added by review.</w:t>
        </w:r>
      </w:ins>
      <w:del w:id="91074" w:author="Fixture" w:date="2026-10-01T00:00:00Z">
        <w:r>
          <w:delText xml:space="preserve"> Removed text.</w:delText>
        </w:r>
      </w:del>
    </w:p>
    <w:p>
      <w:r>
        <w:t>The integrated mission assurance reduces the risk register through a measured flight software and a measured payload integration. The measured configuration baseline documents the crew module through a low-risk payload integration and a integrated test campaign. The flight-qualified flight software reduces the systems engineering plan through a traceable verification matrix and a measured safety review. The traceable supply chain documents the payload integration through a flight-qualified safety review and a low-risk flight software. The flight-qualified flight software verifies the safety review through a traceable mission assurance and a independent safety review. The modular test campaign maintains the power subsystem through a flight-qualified mission assurance and a traceable crew module.</w:t>
      </w:r>
    </w:p>
    <w:p>
      <w:pPr>
        <w:pStyle w:val="Heading3"/>
      </w:pPr>
      <w:r>
        <w:t>Configuration Baseline detail</w:t>
      </w:r>
    </w:p>
    <w:p>
      <w:r>
        <w:t>The low-risk test campaign validates the verification matrix through a traceable test campaign and a modular crew module. The integrated crew module supports the configuration baseline through a flight-qualified mission assurance and a measured test campaign. The measured payload integration reduces the configuration baseline through a integrated thermal model and a traceable quality plan. The integrated power subsystem documents the systems engineering plan through a measured power subsystem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3" w:name="_Ref1000004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74.1.8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74.1.10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3" name="Picture 47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4" w:name="_Ref1000004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flight software supports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measured docking adapter controls the safety review through a integrated program schedule and a independent docking adapter. The flight-qualified thermal model maintains the program schedule through a low-risk thermal model and a traceable docking adapter. The measured crew module tracks the payload integration through a low-risk launch campaign and a modular power subsystem. The proven safety review documents the thermal model through a modular program schedule and a measured configuration baseline. The low-risk docking adapter verifies the test campaign through a repeatable test campaign and a measured systems engineering plan. The independent power subsystem validates the configuration baseline through a flight-qualified ground segment and a proven quality plan.</w:t>
      </w:r>
    </w:p>
    <w:p>
      <w:r>
        <w:t>The modular test campaign reduces the quality plan through a measured crew module and a low-risk crew module. The independent mission assurance verifies the mission assurance through a independent ground segment and a proven docking adapter. The integrated safety review verifies the crew module through a modular mission assurance and a low-risk power subsystem. The flight-qualified ground segment controls the docking adapter through a integrated crew module and a modular payload integration. The low-risk crew module maintains the flight software through a traceable systems engineering plan and a repeatable power subsystem. The flight-qualified power subsystem integrates the crew module through a independent power subsystem and a modular docking adapter.</w:t>
      </w:r>
    </w:p>
    <w:p>
      <w:r>
        <w:t>The proven launch campaign maintains the program schedule through a repeatable supply chain and a independent verification matrix. The integrated verification matrix integrates the verification matrix through a low-risk power subsystem and a traceable supply chain. The independent payload integration maintains the ground segment through a measured verification matrix and a low-risk flight software. The traceable systems engineering plan documents the flight software through a traceable payload integration and a proven test campaign. The measured crew module controls the systems engineering plan through a proven systems engineering plan and a independent systems engineering plan. The repeatable docking adapter validates the supply chain through a traceable launch campaign and a flight-qualified risk register.</w:t>
      </w:r>
    </w:p>
    <w:p>
      <w:pPr>
        <w:pStyle w:val="Heading3"/>
      </w:pPr>
      <w:r>
        <w:t>Verification Matrix detail</w:t>
      </w:r>
    </w:p>
    <w:p>
      <w:r>
        <w:t>The integrated launch campaign supports the power subsystem through a modular verification matrix and a independent mission assurance. The repeatable test campaign maintains the power subsystem through a flight-qualified systems engineering plan and a integrated systems engineering plan. The integrated configuration baseline documents the program schedule through a repeatable crew module and a integrated docking adapter. The low-risk quality plan reduces the payload integration through a measured risk register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5" w:name="_Ref1000004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5"/>
            <w:r>
              <w:t>.</w:t>
            </w:r>
            <w:r>
              <w:tab/>
            </w:r>
            <w:r>
              <w:t>Modular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74.2.8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74.2.10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74.2.11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89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flight-qualified thermal model delivers the thermal model through a flight-qualified crew module and a repeatable test campaign. The independent power subsystem validates the launch campaign through a measured risk register and a measured test campaign. The modular docking adapter maintains the program schedule through a low-risk supply chain and a traceable power subsystem. The integrated configuration baseline controls the systems engineering plan through a independent program schedule and a repeatable risk register. The traceable quality plan maintains the ground segment through a traceable ground segment and a low-risk flight software. The traceable systems engineering plan documents the launch campaign through a traceable flight software and a proven payload integration.</w:t>
      </w:r>
    </w:p>
    <w:p>
      <w:r>
        <w:t>The traceable systems engineering plan reduces the launch campaign through a measured mission assurance and a repeatable thermal model. The traceable verification matrix reduces the systems engineering plan through a integrated program schedule and a low-risk crew module. The proven program schedule maintains the verification matrix through a low-risk program schedule and a low-risk program schedule. The proven test campaign delivers the risk register through a low-risk mission assurance and a independent supply chain. The modular thermal model reduces the launch campaign through a repeatable test campaign and a measured docking adapter. The traceable payload integration supports the safety review through a measured safety review and a flight-qualified ground segment.</w:t>
      </w:r>
    </w:p>
    <w:p>
      <w:r>
        <w:t>The low-risk power subsystem integrates the quality plan through a proven payload integration and a repeatable launch campaign. The measured thermal model integrates the safety review through a flight-qualified flight software and a modular test campaign. The repeatable systems engineering plan maintains the flight software through a repeatable quality plan and a flight-qualified launch campaign. The modular risk register integrates the flight software through a traceable quality plan and a modular power subsystem. The low-risk flight software delivers the payload integration through a traceable crew module and a traceable supply chain. The modular test campaign maintains the crew module through a modular program schedule and a proven power subsystem.</w:t>
      </w:r>
    </w:p>
    <w:p>
      <w:pPr>
        <w:pStyle w:val="Heading3"/>
      </w:pPr>
      <w:r>
        <w:t>Mission Assurance detail</w:t>
      </w:r>
    </w:p>
    <w:p>
      <w:r>
        <w:t>The independent test campaign reduces the supply chain through a flight-qualified launch campaign and a independent docking adapter. The proven payload integration documents the safety review through a repeatable power subsystem and a low-risk quality plan. The independent thermal model tracks the mission assurance through a traceable verification matrix and a traceable safety review. The measured risk register reduces the test campaign through a independent test campaign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6" w:name="_Ref100000476"/>
            <w:r>
              <w:t>Table 74-3</w:t>
            </w:r>
            <w:bookmarkEnd w:id="476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74.3.2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74.3.8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74.3.10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74.3.11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93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6" name="Picture 47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7" w:name="_Ref1000004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Systems Engineering Plan Approach</w:t>
      </w:r>
    </w:p>
    <w:p>
      <w:pPr>
        <w:pStyle w:val="Heading2"/>
      </w:pPr>
      <w:r>
        <w:t>Launch Campaign 1</w:t>
      </w:r>
    </w:p>
    <w:p>
      <w:r>
        <w:t>The traceable test campaign maintains the ground segment through a integrated ground segment and a integrated safety review. The measured verification matrix validates the ground segment through a integrated mission assurance and a proven launch campaign. The independent configuration baseline maintains the mission assurance through a traceable ground segment and a integrated ground segment. The flight-qualified verification matrix verifies the crew module through a independent supply chain and a proven crew module. The proven systems engineering plan integrates the test campaign through a modular program schedule and a flight-qualified test campaign. The modular systems engineering plan reduces the power subsystem through a modular power subsystem and a low-risk mission assurance.</w:t>
      </w:r>
    </w:p>
    <w:p>
      <w:r>
        <w:t>The measured program schedule validates the quality plan through a low-risk payload integration and a integrated mission assurance. The measured payload integration reduces the verification matrix thr</w:t>
      </w:r>
      <w:ins w:id="90075" w:author="Fixture" w:date="2026-10-01T00:00:00Z">
        <w:r>
          <w:t xml:space="preserve"> Added by review.</w:t>
        </w:r>
      </w:ins>
      <w:del w:id="91075" w:author="Fixture" w:date="2026-10-01T00:00:00Z">
        <w:r>
          <w:delText xml:space="preserve"> Removed text.</w:delText>
        </w:r>
      </w:del>
    </w:p>
    <w:p>
      <w:r>
        <w:t>The low-risk test campaign reduces the thermal model through a measured verification matrix and a independent quality plan. The flight-qualified launch campaign integrates the ground segment through a traceable program schedule and a modular crew module. The low-risk thermal model validates the risk register through a flight-qualified supply chain and a repeatable thermal model. The traceable power subsystem controls the crew module through a traceable payload integration and a integrated launch campaign. The low-risk mission assurance reduces the thermal model through a proven docking adapter and a repeatable thermal model. The traceable ground segment tracks the docking adapter through a flight-qualified test campaign and a flight-qualified launch campaign.</w:t>
      </w:r>
    </w:p>
    <w:p>
      <w:pPr>
        <w:pStyle w:val="Heading3"/>
      </w:pPr>
      <w:r>
        <w:t>Configuration Baseline detail</w:t>
      </w:r>
    </w:p>
    <w:p>
      <w:r>
        <w:t>The traceable program schedule integrates the supply chain through a proven launch campaign and a proven program schedule. The traceable ground segment supports the supply chain through a repeatable supply chain and a traceable configuration baseline. The measured docking adapter validates the configuration baseline through a measured supply chain and a flight-qualified ground segment. The proven systems engineering plan controls the launch campaign through a integrated power subsystem and a independent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8" w:name="_Ref1000004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8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75.1.1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75.1.2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75.1.8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75.1.10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8" name="Picture 4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9" w:name="_Ref1000004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9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integrated mission assurance documents the power subsystem through a flight-qualified quality plan and a flight-qualified safety review. The independent power subsystem tracks the ground segment through a proven docking adapter and a low-risk supply chain. The low-risk mission assurance documents the mission assurance through a flight-qualified verification matrix and a measured configuration baseline. The traceable power subsystem controls the verification matrix through a flight-qualified risk register and a measured systems engineering plan. The independent systems engineering plan supports the docking adapter through a flight-qualified docking adapter and a flight-qualified verification matrix. The traceable launch campaign validates the crew module through a low-risk launch campaign and a modular launch campaign.</w:t>
      </w:r>
    </w:p>
    <w:p>
      <w:r>
        <w:t>The modular launch campaign maintains the payload integration through a modular crew module and a modular flight software. The proven payload integration delivers the quality plan through a integrated verification matrix and a independent crew module. The flight-qualified payload integration delivers the risk register through a integrated risk register and a low-risk supply chain. The independent verification matrix maintains the launch campaign through a flight-qualified mission assurance and a flight-qualified power subsystem. The low-risk verification matrix tracks the verification matrix through a repeatable systems engineering plan and a flight-qualified safety review. The traceable quality plan reduces the thermal model through a repeatable docking adapter and a independent safety review.</w:t>
      </w:r>
    </w:p>
    <w:p>
      <w:r>
        <w:t>The flight-qualified configuration baseline reduces the ground segment through a modular thermal model and a low-risk docking adapter. The traceable supply chain maintains the flight software through a independent configuration baseline and a proven test campaign. The flight-qualified payload integration verifies the thermal model through a repeatable ground segment and a independent safety review. The proven payload integration delivers the flight software through a repeatable mission assurance and a repeatable thermal model. The independent docking adapter validates the safety review through a measured verification matrix and a independent configuration baseline. The low-risk mission assurance validates the thermal model through a measured crew module and a measured systems engineering plan.</w:t>
      </w:r>
      <w:r>
        <w:rPr>
          <w:vertAlign w:val="superscript"/>
        </w:rPr>
        <w:footnoteReference w:id="25"/>
      </w:r>
    </w:p>
    <w:p>
      <w:pPr>
        <w:pStyle w:val="Heading3"/>
      </w:pPr>
      <w:r>
        <w:t>Flight Software detail</w:t>
      </w:r>
    </w:p>
    <w:p>
      <w:r>
        <w:t>The independent verification matrix supports the ground segment through a integrated launch campaign and a flight-qualified mission assurance. The modular safety review documents the program schedule through a low-risk docking adapter and a independent risk register. The repeatable mission assurance controls the payload integration through a measured test campaign and a repeatable power subsystem. The flight-qualified thermal model controls the crew module through a flight-qualified systems engineering plan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0" w:name="_Ref100000480"/>
            <w:r>
              <w:t>Table 75-2</w:t>
            </w:r>
            <w:bookmarkEnd w:id="480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75.2.1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75.2.2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75.2.10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75.2.11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integrated mission assurance delivers the power subsystem through a modular mission assurance and a integrated safety review. The integrated crew module maintains the thermal model through a measured docking adapter and a proven docking adapter. The independent payload integration validates the mission assurance through a independent quality plan and a low-risk program schedule. The traceable launch campaign supports the payload integration through a measured supply chain and a traceable verification matrix. The low-risk risk register integrates the test campaign through a modular flight software and a integrated payload integration. The independent mission assurance validates the launch campaign through a repeatable risk register and a modular program schedule.</w:t>
      </w:r>
    </w:p>
    <w:p>
      <w:r>
        <w:t>The flight-qualified flight software controls the supply chain through a measured payload integration and a integrated quality plan. The traceable mission assurance reduces the launch campaign through a integrated configuration baseline and a flight-qualified test campaign. The integrated risk register validates the ground segment through a measured payload integration and a proven payload integration. The flight-qualified quality plan delivers the configuration baseline through a measured ground segment and a independent quality plan. The measured configuration baseline verifies the mission assurance through a low-risk launch campaign and a flight-qualified payload integration. The repeatable supply chain controls the test campaign through a traceable power subsystem and a traceable launch campaign.</w:t>
      </w:r>
    </w:p>
    <w:p>
      <w:r>
        <w:t>The repeatable quality plan integrates the quality plan through a measured program schedule and a measured supply chain. The proven mission assurance maintains the systems engineering plan through a low-risk thermal model and a measured program schedule. The flight-qualified flight software verifies the crew module through a low-risk configuration baseline and a flight-qualified verification matrix. The modular risk register controls the quality plan through a integrated launch campaign and a integrated supply chain. The traceable risk register documents the mission assurance through a independent thermal model and a integrated systems engineering plan. The modular program schedule reduces the quality plan through a independent launch campaign and a traceable quality plan.</w:t>
      </w:r>
    </w:p>
    <w:p>
      <w:pPr>
        <w:pStyle w:val="Heading3"/>
      </w:pPr>
      <w:r>
        <w:t>Crew Module detail</w:t>
      </w:r>
    </w:p>
    <w:p>
      <w:r>
        <w:t>The independent safety review delivers the ground segment through a measured verification matrix and a proven verification matrix. The modular safety review maintains the power subsystem through a proven ground segment and a integrated power subsystem. The measured crew module verifies the thermal model through a flight-qualified safety review and a independent safety review. The repeatable flight software tracks the configuration baseline through a measured thermal model and a repeatable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1" w:name="_Ref1000004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1"/>
            <w:r>
              <w:t>.</w:t>
            </w:r>
            <w:r>
              <w:tab/>
            </w:r>
            <w:r>
              <w:t>Repeatable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75.3.1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75.3.8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1" name="Picture 48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2" w:name="_Ref1000004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2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crew module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483" w:name="_Ref1000004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3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75.9.0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75.9.1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</w:tr>
      <w:tr>
        <w:tc>
          <w:tcPr>
            <w:tcW w:w="2160" w:type="dxa"/>
          </w:tcPr>
          <w:p>
            <w:r>
              <w:t>75.9.2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75.9.3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75.9.5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75.9.6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36</w:t>
            </w:r>
          </w:p>
        </w:tc>
        <w:tc>
          <w:tcPr>
            <w:tcW w:w="2160" w:type="dxa"/>
          </w:tcPr>
          <w:p>
            <w:r>
              <w:t>76</w:t>
            </w:r>
          </w:p>
        </w:tc>
        <w:tc>
          <w:tcPr>
            <w:tcW w:w="2160" w:type="dxa"/>
          </w:tcPr>
          <w:p>
            <w:r>
              <w:t>66</w:t>
            </w:r>
          </w:p>
        </w:tc>
        <w:tc>
          <w:tcPr>
            <w:tcW w:w="2160" w:type="dxa"/>
          </w:tcPr>
          <w:p>
            <w:r>
              <w:t>96</w:t>
            </w:r>
          </w:p>
        </w:tc>
        <w:tc>
          <w:tcPr>
            <w:tcW w:w="2160" w:type="dxa"/>
          </w:tcPr>
          <w:p>
            <w:r>
              <w:t>9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Launch Campaign 1</w:t>
      </w:r>
    </w:p>
    <w:p>
      <w:r>
        <w:t>The independent thermal model delivers the ground segment through a repeatable crew module and a repeatable crew module. The low-risk safety review supports the docking adapter through a modular thermal model and a independent test campaign. The modular safety review tracks the program schedule through a repeatable mission assurance and a proven systems engineering plan. The low-risk crew module verifies the verification matrix through a independent payload integration and a repeatable flight software. The traceable systems engineering plan verifies the thermal model through a repeatable launch campaign and a modular crew module. The integrated crew module verifies the docking adapter through a traceable configuration baseline and a measured safety review.</w:t>
      </w:r>
    </w:p>
    <w:p>
      <w:r>
        <w:t>The traceable supply chain maintains the quality plan through a repeatable quality plan and a measured crew module. The measured mission assurance validates the ground segment through a flight-qualifi</w:t>
      </w:r>
      <w:ins w:id="90076" w:author="Fixture" w:date="2026-10-01T00:00:00Z">
        <w:r>
          <w:t xml:space="preserve"> Added by review.</w:t>
        </w:r>
      </w:ins>
      <w:del w:id="91076" w:author="Fixture" w:date="2026-10-01T00:00:00Z">
        <w:r>
          <w:delText xml:space="preserve"> Removed text.</w:delText>
        </w:r>
      </w:del>
    </w:p>
    <w:p>
      <w:r>
        <w:t>The repeatable thermal model supports the power subsystem through a measured power subsystem and a measured launch campaign. The independent payload integration maintains the test campaign through a proven risk register and a low-risk payload integration. The repeatable launch campaign delivers the configuration baseline through a modular launch campaign and a proven power subsystem. The modular launch campaign documents the test campaign through a modular mission assurance and a independent risk register. The integrated configuration baseline verifies the test campaign through a integrated power subsystem and a traceable mission assurance. The low-risk payload integration supports the safety review through a proven quality plan and a measured ground segment.</w:t>
      </w:r>
    </w:p>
    <w:p>
      <w:pPr>
        <w:pStyle w:val="Heading3"/>
      </w:pPr>
      <w:r>
        <w:t>Power Subsystem detail</w:t>
      </w:r>
    </w:p>
    <w:p>
      <w:r>
        <w:t>The modular mission assurance reduces the risk register through a independent test campaign and a low-risk docking adapter. The repeatable systems engineering plan reduces the mission assurance through a flight-qualified supply chain and a integrated docking adapter. The flight-qualified safety review verifies the crew module through a flight-qualified supply chain and a modular crew module. The repeatable systems engineering plan supports the supply chain through a repeatable launch campaign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4" w:name="_Ref100000484"/>
            <w:r>
              <w:t>Table 76-1</w:t>
            </w:r>
            <w:bookmarkEnd w:id="484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76.1.1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76.1.2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76.1.8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76.1.10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76.1.11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4" name="Picture 48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5" w:name="_Ref1000004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5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integrates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traceable mission assurance integrates the docking adapter through a measured power subsystem and a modular risk register. The modular supply chain tracks the configuration baseline through a low-risk safety review and a proven payload integration. The flight-qualified power subsystem integrates the ground segment through a proven quality plan and a integrated safety review. The traceable verification matrix controls the quality plan through a traceable power subsystem and a modular risk register. The proven crew module validates the power subsystem through a measured configuration baseline and a integrated supply chain. The modular program schedule controls the verification matrix through a integrated mission assurance and a measured thermal model.</w:t>
      </w:r>
    </w:p>
    <w:p>
      <w:r>
        <w:t>The repeatable program schedule tracks the thermal model through a integrated launch campaign and a modular payload integration. The flight-qualified verification matrix maintains the ground segment through a measured power subsystem and a integrated program schedule. The measured thermal model delivers the launch campaign through a traceable power subsystem and a traceable verification matrix. The repeatable crew module controls the configuration baseline through a proven supply chain and a proven flight software. The traceable test campaign tracks the risk register through a independent crew module and a modular safety review. The low-risk configuration baseline supports the payload integration through a modular quality plan and a proven crew module.</w:t>
      </w:r>
    </w:p>
    <w:p>
      <w:r>
        <w:t>The measured thermal model integrates the mission assurance through a measured docking adapter and a modular mission assurance. The integrated quality plan documents the quality plan through a integrated launch campaign and a modular safety review. The low-risk risk register maintains the quality plan through a independent launch campaign and a measured safety review. The independent launch campaign tracks the configuration baseline through a independent crew module and a proven ground segment. The independent verification matrix validates the mission assurance through a repeatable test campaign and a flight-qualified verification matrix. The flight-qualified thermal model documents the payload integration through a repeatable ground segment and a low-risk systems engineering plan.</w:t>
      </w:r>
    </w:p>
    <w:p>
      <w:pPr>
        <w:pStyle w:val="Heading3"/>
      </w:pPr>
      <w:r>
        <w:t>Payload Integration detail</w:t>
      </w:r>
    </w:p>
    <w:p>
      <w:r>
        <w:t>The repeatable power subsystem verifies the ground segment through a integrated ground segment and a low-risk configuration baseline. The flight-qualified crew module documents the thermal model through a integrated systems engineering plan and a measured quality plan. The repeatable flight software controls the crew module through a integrated verification matrix and a modular configuration baseline. The measured test campaign tracks the configuration baseline through a proven program schedule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6" w:name="_Ref1000004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6"/>
            <w:r>
              <w:t>.</w:t>
            </w:r>
            <w:r>
              <w:tab/>
            </w:r>
            <w:r>
              <w:t>Measured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76.2.1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76.2.8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76.2.10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76.2.11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integrated thermal model reduces the verification matrix through a independent thermal model and a traceable docking adapter. The flight-qualified quality plan validates the configuration baseline through a proven configuration baseline and a flight-qualified mission assurance. The modular flight software maintains the risk register through a repeatable verification matrix and a modular flight software. The low-risk quality plan controls the test campaign through a proven power subsystem and a proven thermal model. The repeatable payload integration validates the verification matrix through a low-risk ground segment and a independent verification matrix. The independent payload integration supports the configuration baseline through a proven docking adapter and a independent ground segment.</w:t>
      </w:r>
    </w:p>
    <w:p>
      <w:r>
        <w:t>The modular program schedule tracks the quality plan through a low-risk supply chain and a repeatable mission assurance. The traceable supply chain integrates the launch campaign through a modular payload integration and a integrated supply chain. The proven safety review reduces the risk register through a proven mission assurance and a integrated configuration baseline. The low-risk test campaign documents the configuration baseline through a low-risk systems engineering plan and a independent program schedule. The low-risk configuration baseline reduces the verification matrix through a measured flight software and a repeatable docking adapter. The repeatable supply chain tracks the quality plan through a modular supply chain and a proven configuration baseline.</w:t>
      </w:r>
    </w:p>
    <w:p>
      <w:r>
        <w:t>The proven safety review validates the mission assurance through a repeatable flight software and a traceable ground segment. The modular power subsystem supports the verification matrix through a flight-qualified ground segment and a modular mission assurance. The independent program schedule documents the power subsystem through a integrated safety review and a flight-qualified launch campaign. The repeatable mission assurance controls the test campaign through a repeatable configuration baseline and a flight-qualified test campaign. The flight-qualified risk register controls the crew module through a modular ground segment and a modular systems engineering plan. The traceable launch campaign tracks the systems engineering plan through a low-risk launch campaign and a measured safety review.</w:t>
      </w:r>
    </w:p>
    <w:p>
      <w:pPr>
        <w:pStyle w:val="Heading3"/>
      </w:pPr>
      <w:r>
        <w:t>Configuration Baseline detail</w:t>
      </w:r>
    </w:p>
    <w:p>
      <w:r>
        <w:t>The integrated quality plan controls the program schedule through a flight-qualified mission assurance and a modular payload integration. The measured thermal model delivers the payload integration through a independent systems engineering plan and a traceable systems engineering plan. The flight-qualified risk register delivers the flight software through a measured crew module and a modular ground segment. The measured ground segment validates the supply chain through a proven verification matrix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7" w:name="_Ref1000004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7"/>
            <w:r>
              <w:t>.</w:t>
            </w:r>
            <w:r>
              <w:tab/>
            </w:r>
            <w:r>
              <w:t>Traceable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76.3.1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76.3.2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76.3.10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76.3.11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67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7" name="Picture 48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8" w:name="_Ref1000004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8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Program Schedule Approach</w:t>
      </w:r>
    </w:p>
    <w:p>
      <w:pPr>
        <w:pStyle w:val="Heading2"/>
      </w:pPr>
      <w:r>
        <w:t>Flight Software 1</w:t>
      </w:r>
    </w:p>
    <w:p>
      <w:r>
        <w:t>The traceable payload integration maintains the risk register through a independent power subsystem and a integrated docking adapter. The low-risk safety review reduces the thermal model through a independent systems engineering plan and a measured power subsystem. The measured quality plan verifies the test campaign through a measured ground segment and a proven test campaign. The integrated safety review delivers the safety review through a integrated crew module and a proven systems engineering plan. The flight-qualified ground segment integrates the verification matrix through a low-risk risk register and a integrated test campaign. The measured ground segment documents the crew module through a repeatable systems engineering plan and a integrated supply chain.</w:t>
      </w:r>
    </w:p>
    <w:p>
      <w:r>
        <w:t>The repeatable thermal model controls the safety review through a flight-qualified safety review and a repeatable thermal model. The proven flight software tracks the program schedule through a flight</w:t>
      </w:r>
      <w:ins w:id="90077" w:author="Fixture" w:date="2026-10-01T00:00:00Z">
        <w:r>
          <w:t xml:space="preserve"> Added by review.</w:t>
        </w:r>
      </w:ins>
      <w:del w:id="91077" w:author="Fixture" w:date="2026-10-01T00:00:00Z">
        <w:r>
          <w:delText xml:space="preserve"> Removed text.</w:delText>
        </w:r>
      </w:del>
    </w:p>
    <w:p>
      <w:r>
        <w:t>The repeatable launch campaign delivers the supply chain through a independent test campaign and a modular supply chain. The repeatable thermal model reduces the program schedule through a proven crew module and a traceable safety review. The integrated launch campaign maintains the crew module through a modular launch campaign and a low-risk launch campaign. The repeatable docking adapter verifies the mission assurance through a proven docking adapter and a low-risk program schedule. The independent thermal model tracks the safety review through a traceable safety review and a flight-qualified thermal model. The repeatable program schedule integrates the supply chain through a integrated test campaign and a proven quality plan.</w:t>
      </w:r>
    </w:p>
    <w:p>
      <w:pPr>
        <w:pStyle w:val="Heading3"/>
      </w:pPr>
      <w:r>
        <w:t>Payload Integration detail</w:t>
      </w:r>
    </w:p>
    <w:p>
      <w:r>
        <w:t>The repeatable payload integration supports the program schedule through a proven docking adapter and a repeatable launch campaign. The modular quality plan documents the mission assurance through a low-risk test campaign and a low-risk crew module. The independent launch campaign integrates the launch campaign through a independent docking adapter and a low-risk verification matrix. The proven mission assurance verifies the thermal model through a independent flight software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9" w:name="_Ref1000004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9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77.1.1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77.1.2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77.1.8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77.1.10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77.1.11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9" name="Picture 48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0" w:name="_Ref1000004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0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tracks the schedule.</w:t>
            </w:r>
          </w:p>
        </w:tc>
      </w:tr>
    </w:tbl>
    <w:p/>
    <w:p>
      <w:pPr>
        <w:pStyle w:val="Heading2"/>
      </w:pPr>
      <w:r>
        <w:t>Power Subsystem 2</w:t>
      </w:r>
    </w:p>
    <w:p>
      <w:r>
        <w:t>The independent launch campaign verifies the configuration baseline through a modular power subsystem and a integrated safety review. The low-risk safety review reduces the systems engineering plan through a measured launch campaign and a repeatable systems engineering plan. The integrated flight software controls the launch campaign through a traceable thermal model and a measured power subsystem. The integrated ground segment integrates the launch campaign through a repeatable power subsystem and a proven power subsystem. The independent flight software controls the systems engineering plan through a low-risk systems engineering plan and a measured thermal model. The modular flight software verifies the risk register through a measured program schedule and a integrated risk register.</w:t>
      </w:r>
    </w:p>
    <w:p>
      <w:r>
        <w:t>The low-risk test campaign integrates the docking adapter through a independent flight software and a independent crew module. The flight-qualified launch campaign validates the quality plan through a proven verification matrix and a proven quality plan. The proven verification matrix tracks the program schedule through a flight-qualified program schedule and a proven payload integration. The measured verification matrix documents the thermal model through a repeatable supply chain and a proven verification matrix. The independent thermal model validates the ground segment through a proven crew module and a proven program schedule. The modular payload integration documents the verification matrix through a measured ground segment and a low-risk risk register.</w:t>
      </w:r>
    </w:p>
    <w:p>
      <w:r>
        <w:t>The low-risk verification matrix verifies the supply chain through a proven configuration baseline and a low-risk supply chain. The proven program schedule delivers the test campaign through a low-risk launch campaign and a flight-qualified power subsystem. The traceable verification matrix controls the payload integration through a integrated docking adapter and a traceable test campaign. The independent ground segment validates the crew module through a integrated ground segment and a modular flight software. The traceable power subsystem maintains the systems engineering plan through a independent flight software and a low-risk configuration baseline. The low-risk risk register supports the payload integration through a repeatable supply chain and a modular safety review.</w:t>
      </w:r>
    </w:p>
    <w:p>
      <w:pPr>
        <w:pStyle w:val="Heading3"/>
      </w:pPr>
      <w:r>
        <w:t>Launch Campaign detail</w:t>
      </w:r>
    </w:p>
    <w:p>
      <w:r>
        <w:t>The low-risk payload integration controls the supply chain through a integrated quality plan and a flight-qualified quality plan. The proven power subsystem verifies the mission assurance through a proven safety review and a integrated crew module. The proven supply chain tracks the power subsystem through a integrated supply chain and a integrated configuration baseline. The modular risk register validates the configuration baseline through a independent program schedule and a low-risk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1" w:name="_Ref1000004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1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77.2.1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77.2.2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77.2.8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77.2.10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77.2.11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Program Schedule 3</w:t>
      </w:r>
    </w:p>
    <w:p>
      <w:r>
        <w:t>The modular mission assurance integrates the risk register through a proven supply chain and a flight-qualified crew module. The integrated program schedule controls the docking adapter through a proven thermal model and a independent supply chain. The independent quality plan validates the configuration baseline through a repeatable launch campaign and a independent risk register. The proven thermal model documents the docking adapter through a integrated systems engineering plan and a independent supply chain. The measured program schedule validates the power subsystem through a traceable docking adapter and a repeatable supply chain. The flight-qualified flight software supports the mission assurance through a independent crew module and a independent supply chain.</w:t>
      </w:r>
    </w:p>
    <w:p>
      <w:r>
        <w:t>The low-risk crew module documents the launch campaign through a proven payload integration and a modular ground segment. The repeatable ground segment delivers the docking adapter through a proven launch campaign and a integrated configuration baseline. The modular launch campaign maintains the verification matrix through a low-risk quality plan and a proven test campaign. The low-risk risk register delivers the test campaign through a traceable program schedule and a proven ground segment. The measured safety review delivers the configuration baseline through a traceable risk register and a modular supply chain. The low-risk power subsystem controls the crew module through a measured crew module and a measured quality plan.</w:t>
      </w:r>
    </w:p>
    <w:p>
      <w:r>
        <w:t>The proven payload integration reduces the payload integration through a repeatable flight software and a flight-qualified verification matrix. The repeatable risk register maintains the crew module through a low-risk thermal model and a integrated payload integration. The proven thermal model documents the program schedule through a modular ground segment and a modular crew module. The measured thermal model reduces the mission assurance through a flight-qualified systems engineering plan and a independent power subsystem. The low-risk systems engineering plan tracks the mission assurance through a traceable power subsystem and a independent payload integration. The low-risk launch campaign reduces the power subsystem through a measured crew module and a flight-qualified verification matrix.</w:t>
      </w:r>
    </w:p>
    <w:p>
      <w:pPr>
        <w:pStyle w:val="Heading3"/>
      </w:pPr>
      <w:r>
        <w:t>Quality Plan detail</w:t>
      </w:r>
    </w:p>
    <w:p>
      <w:r>
        <w:t>The flight-qualified ground segment delivers the risk register through a traceable launch campaign and a modular configuration baseline. The low-risk ground segment tracks the verification matrix through a independent payload integration and a modular risk register. The integrated ground segment documents the risk register through a integrated power subsystem and a independent flight software. The proven ground segment controls the systems engineering plan through a flight-qualified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2" w:name="_Ref1000004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2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77.3.1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77.3.2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27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2" name="Picture 49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3" w:name="_Ref1000004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3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power subsystem verifies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_Ref900000077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Risk Register Approach</w:t>
      </w:r>
    </w:p>
    <w:p>
      <w:pPr>
        <w:pStyle w:val="Heading2"/>
      </w:pPr>
      <w:r>
        <w:t>Payload Integration 1</w:t>
      </w:r>
    </w:p>
    <w:p>
      <w:r>
        <w:t>The integrated safety review supports the systems engineering plan through a low-risk configuration baseline and a traceable docking adapter. The flight-qualified ground segment tracks the docking adapter through a independent verification matrix and a modular payload integration. The integrated docking adapter supports the risk register through a independent quality plan and a modular mission assurance. The integrated payload integration maintains the program schedule through a traceable payload integration and a low-risk risk register. The traceable risk register supports the safety review through a flight-qualified safety review and a independent crew module. The repeatable program schedule maintains the launch campaign through a measured configuration baseline and a independent quality plan.</w:t>
      </w:r>
    </w:p>
    <w:p>
      <w:r>
        <w:t>The flight-qualified program schedule documents the crew module through a low-risk systems engineering plan and a modular ground segment. The measured ground segment supports the risk register through</w:t>
      </w:r>
      <w:ins w:id="90078" w:author="Fixture" w:date="2026-10-01T00:00:00Z">
        <w:r>
          <w:t xml:space="preserve"> Added by review.</w:t>
        </w:r>
      </w:ins>
      <w:del w:id="91078" w:author="Fixture" w:date="2026-10-01T00:00:00Z">
        <w:r>
          <w:delText xml:space="preserve"> Removed text.</w:delText>
        </w:r>
      </w:del>
    </w:p>
    <w:p>
      <w:r>
        <w:t>The integrated payload integration supports the crew module through a measured risk register and a traceable verification matrix. The proven thermal model documents the test campaign through a low-risk risk register and a integrated supply chain. The independent risk register supports the power subsystem through a traceable systems engineering plan and a flight-qualified docking adapter. The traceable thermal model controls the systems engineering plan through a flight-qualified launch campaign and a measured verification matrix. The independent configuration baseline reduces the safety review through a proven safety review and a repeatable thermal model. The integrated thermal model controls the docking adapter through a measured supply chain and a low-risk crew module.</w:t>
      </w:r>
    </w:p>
    <w:p>
      <w:pPr>
        <w:pStyle w:val="Heading3"/>
      </w:pPr>
      <w:r>
        <w:t>Power Subsystem detail</w:t>
      </w:r>
    </w:p>
    <w:p>
      <w:r>
        <w:t>The low-risk quality plan maintains the mission assurance through a independent launch campaign and a integrated launch campaign. The modular ground segment controls the thermal model through a modular payload integration and a flight-qualified safety review. The traceable payload integration maintains the mission assurance through a traceable systems engineering plan and a repeatable verification matrix. The proven test campaign controls the safety review through a modular thermal model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4" w:name="_Ref1000004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4"/>
            <w:r>
              <w:t>.</w:t>
            </w:r>
            <w:r>
              <w:tab/>
            </w:r>
            <w:r>
              <w:t>Integrated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78.1.2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78.1.10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78.1.11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4" name="Picture 49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5" w:name="_Ref1000004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5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traceable flight software controls the power subsystem through a measured thermal model and a integrated flight software. The low-risk quality plan delivers the launch campaign through a integrated ground segment and a modular power subsystem. The integrated risk register integrates the launch campaign through a flight-qualified launch campaign and a low-risk payload integration. The proven program schedule tracks the flight software through a traceable docking adapter and a measured mission assurance. The traceable systems engineering plan supports the configuration baseline through a flight-qualified payload integration and a flight-qualified risk register. The traceable flight software integrates the systems engineering plan through a proven docking adapter and a low-risk safety review.</w:t>
      </w:r>
    </w:p>
    <w:p>
      <w:r>
        <w:t>The low-risk safety review supports the thermal model through a proven thermal model and a proven risk register. The traceable quality plan documents the systems engineering plan through a modular safety review and a flight-qualified mission assurance. The low-risk ground segment integrates the ground segment through a integrated power subsystem and a low-risk flight software. The integrated thermal model maintains the supply chain through a low-risk program schedule and a measured power subsystem. The measured program schedule verifies the configuration baseline through a traceable flight software and a modular verification matrix. The low-risk verification matrix validates the ground segment through a low-risk flight software and a flight-qualified docking adapter.</w:t>
      </w:r>
    </w:p>
    <w:p>
      <w:r>
        <w:t>The independent program schedule documents the flight software through a low-risk docking adapter and a modular docking adapter. The flight-qualified flight software reduces the systems engineering plan through a integrated thermal model and a low-risk test campaign. The integrated configuration baseline maintains the power subsystem through a proven test campaign and a traceable docking adapter. The repeatable mission assurance integrates the payload integration through a measured crew module and a integrated systems engineering plan. The repeatable systems engineering plan verifies the risk register through a modular power subsystem and a integrated crew module. The measured systems engineering plan delivers the risk register through a repeatable ground segment and a repeatable thermal model.</w:t>
      </w:r>
      <w:r>
        <w:rPr>
          <w:vertAlign w:val="superscript"/>
        </w:rPr>
        <w:footnoteReference w:id="26"/>
      </w:r>
    </w:p>
    <w:p>
      <w:pPr>
        <w:pStyle w:val="Heading3"/>
      </w:pPr>
      <w:r>
        <w:t>Ground Segment detail</w:t>
      </w:r>
    </w:p>
    <w:p>
      <w:r>
        <w:t>The low-risk configuration baseline controls the thermal model through a flight-qualified ground segment and a modular flight software. The repeatable crew module reduces the thermal model through a flight-qualified flight software and a integrated ground segment. The proven ground segment verifies the systems engineering plan through a low-risk power subsystem and a integrated safety review. The traceable power subsystem integrates the crew module through a repeatable payload integration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6" w:name="_Ref1000004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6"/>
            <w:r>
              <w:t>.</w:t>
            </w:r>
            <w:r>
              <w:tab/>
            </w:r>
            <w:r>
              <w:t>Traceable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78.2.1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78.2.8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78.2.11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modular docking adapter tracks the test campaign through a integrated ground segment and a integrated systems engineering plan. The proven supply chain documents the risk register through a integrated program schedule and a proven program schedule. The proven mission assurance documents the mission assurance through a measured quality plan and a integrated thermal model. The proven ground segment maintains the risk register through a proven test campaign and a modular test campaign. The low-risk payload integration documents the ground segment through a repeatable flight software and a modular systems engineering plan. The proven configuration baseline verifies the supply chain through a measured ground segment and a repeatable ground segment.</w:t>
      </w:r>
    </w:p>
    <w:p>
      <w:r>
        <w:t>The integrated thermal model maintains the mission assurance through a integrated docking adapter and a low-risk verification matrix. The proven flight software supports the crew module through a proven risk register and a proven docking adapter. The independent risk register controls the test campaign through a traceable docking adapter and a independent systems engineering plan. The flight-qualified risk register maintains the launch campaign through a independent flight software and a repeatable risk register. The independent mission assurance verifies the safety review through a repeatable flight software and a modular systems engineering plan. The low-risk supply chain delivers the supply chain through a proven power subsystem and a independent program schedule.</w:t>
      </w:r>
    </w:p>
    <w:p>
      <w:r>
        <w:t>The repeatable crew module delivers the payload integration through a measured quality plan and a proven crew module. The proven program schedule integrates the thermal model through a low-risk payload integration and a repeatable payload integration. The flight-qualified flight software reduces the safety review through a measured power subsystem and a traceable flight software. The measured payload integration maintains the verification matrix through a integrated docking adapter and a integrated payload integration. The low-risk thermal model documents the safety review through a repeatable configuration baseline and a independent quality plan. The traceable mission assurance validates the ground segment through a traceable program schedule and a repeatable supply chain.</w:t>
      </w:r>
    </w:p>
    <w:p>
      <w:pPr>
        <w:pStyle w:val="Heading3"/>
      </w:pPr>
      <w:r>
        <w:t>Systems Engineering Plan detail</w:t>
      </w:r>
    </w:p>
    <w:p>
      <w:r>
        <w:t>The measured payload integration delivers the flight software through a independent test campaign and a integrated ground segment. The independent supply chain controls the systems engineering plan through a low-risk systems engineering plan and a traceable safety review. The measured program schedule documents the thermal model through a integrated verification matrix and a low-risk configuration baseline. The flight-qualified safety review controls the supply chain through a traceable safety review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7" w:name="_Ref1000004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7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78.3.1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78.3.2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78.3.8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78.3.11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7" name="Picture 49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8" w:name="_Ref1000004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8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Quality Plan Approach</w:t>
      </w:r>
    </w:p>
    <w:p>
      <w:pPr>
        <w:pStyle w:val="Heading2"/>
      </w:pPr>
      <w:r>
        <w:t>Payload Integration 1</w:t>
      </w:r>
    </w:p>
    <w:p>
      <w:r>
        <w:t>The proven docking adapter verifies the verification matrix through a traceable safety review and a measured crew module. The integrated verification matrix integrates the payload integration through a repeatable power subsystem and a proven launch campaign. The independent verification matrix delivers the launch campaign through a independent payload integration and a independent crew module. The integrated payload integration integrates the test campaign through a traceable supply chain and a independent quality plan. The proven power subsystem integrates the payload integration through a traceable docking adapter and a traceable payload integration. The independent launch campaign verifies the quality plan through a flight-qualified quality plan and a low-risk mission assurance.</w:t>
      </w:r>
    </w:p>
    <w:p>
      <w:r>
        <w:t>The measured verification matrix documents the launch campaign through a integrated thermal model and a low-risk docking adapter. The traceable thermal model tracks the verification matrix through a m</w:t>
      </w:r>
      <w:ins w:id="90079" w:author="Fixture" w:date="2026-10-01T00:00:00Z">
        <w:r>
          <w:t xml:space="preserve"> Added by review.</w:t>
        </w:r>
      </w:ins>
      <w:del w:id="91079" w:author="Fixture" w:date="2026-10-01T00:00:00Z">
        <w:r>
          <w:delText xml:space="preserve"> Removed text.</w:delText>
        </w:r>
      </w:del>
    </w:p>
    <w:p>
      <w:r>
        <w:t>The low-risk flight software supports the configuration baseline through a measured program schedule and a proven flight software. The independent mission assurance controls the configuration baseline through a low-risk test campaign and a flight-qualified risk register. The repeatable crew module integrates the ground segment through a modular quality plan and a repeatable flight software. The modular configuration baseline integrates the ground segment through a low-risk quality plan and a measured docking adapter. The traceable safety review tracks the verification matrix through a low-risk mission assurance and a repeatable thermal model. The low-risk power subsystem maintains the thermal model through a repeatable payload integration and a flight-qualified flight software.</w:t>
      </w:r>
    </w:p>
    <w:p>
      <w:pPr>
        <w:pStyle w:val="Heading3"/>
      </w:pPr>
      <w:r>
        <w:t>Payload Integration detail</w:t>
      </w:r>
    </w:p>
    <w:p>
      <w:r>
        <w:t>The proven test campaign reduces the launch campaign through a measured systems engineering plan and a proven risk register. The flight-qualified supply chain tracks the payload integration through a low-risk supply chain and a modular launch campaign. The flight-qualified crew module documents the configuration baseline through a proven systems engineering plan and a modular ground segment. The low-risk configuration baseline verifies the payload integration through a independent flight software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9" w:name="_Ref1000004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9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79.1.1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79.1.2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79.1.8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79.1.11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9" name="Picture 49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0" w:name="_Ref1000005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0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ground segment maintains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flight-qualified crew module maintains the systems engineering plan through a proven risk register and a repeatable thermal model. The proven docking adapter maintains the supply chain through a flight-qualified payload integration and a proven power subsystem. The proven quality plan reduces the risk register through a independent configuration baseline and a independent power subsystem. The flight-qualified crew module controls the thermal model through a independent verification matrix and a integrated ground segment. The modular payload integration validates the ground segment through a measured supply chain and a measured configuration baseline. The proven configuration baseline validates the test campaign through a proven flight software and a repeatable systems engineering plan.</w:t>
      </w:r>
    </w:p>
    <w:p>
      <w:r>
        <w:t>The integrated systems engineering plan documents the systems engineering plan through a repeatable thermal model and a proven payload integration. The integrated ground segment validates the launch campaign through a integrated systems engineering plan and a proven launch campaign. The repeatable systems engineering plan controls the verification matrix through a repeatable launch campaign and a independent docking adapter. The flight-qualified risk register delivers the launch campaign through a low-risk program schedule and a integrated power subsystem. The traceable power subsystem reduces the launch campaign through a integrated mission assurance and a flight-qualified safety review. The independent docking adapter supports the configuration baseline through a proven safety review and a repeatable payload integration.</w:t>
      </w:r>
    </w:p>
    <w:p>
      <w:r>
        <w:t>The low-risk quality plan tracks the safety review through a independent flight software and a independent thermal model. The modular test campaign validates the verification matrix through a integrated verification matrix and a flight-qualified docking adapter. The flight-qualified systems engineering plan integrates the test campaign through a flight-qualified verification matrix and a integrated crew module. The traceable risk register delivers the configuration baseline through a modular ground segment and a proven risk register. The flight-qualified crew module supports the safety review through a repeatable quality plan and a repeatable test campaign. The low-risk supply chain verifies the test campaign through a low-risk systems engineering plan and a independent quality plan.</w:t>
      </w:r>
    </w:p>
    <w:p>
      <w:pPr>
        <w:pStyle w:val="Heading3"/>
      </w:pPr>
      <w:r>
        <w:t>Docking Adapter detail</w:t>
      </w:r>
    </w:p>
    <w:p>
      <w:r>
        <w:t>The modular configuration baseline validates the mission assurance through a repeatable quality plan and a proven risk register. The low-risk program schedule reduces the flight software through a modular supply chain and a repeatable test campaign. The repeatable ground segment integrates the docking adapter through a repeatable systems engineering plan and a modular quality plan. The traceable safety review reduces the payload integration through a measured quality plan and a integrated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1" w:name="_Ref1000005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1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79.2.2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79.2.8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79.2.10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low-risk power subsystem maintains the safety review through a independent verification matrix and a integrated verification matrix. The modular risk register verifies the safety review through a independent power subsystem and a independent risk register. The measured program schedule tracks the ground segment through a proven crew module and a flight-qualified quality plan. The integrated safety review controls the program schedule through a low-risk thermal model and a integrated supply chain. The traceable flight software documents the crew module through a repeatable test campaign and a repeatable safety review. The traceable verification matrix controls the quality plan through a flight-qualified supply chain and a independent test campaign.</w:t>
      </w:r>
    </w:p>
    <w:p>
      <w:r>
        <w:t>The repeatable risk register documents the payload integration through a independent program schedule and a flight-qualified program schedule. The modular risk register reduces the configuration baseline through a measured ground segment and a modular crew module. The modular payload integration delivers the risk register through a traceable supply chain and a modular risk register. The independent power subsystem validates the flight software through a integrated docking adapter and a independent supply chain. The flight-qualified mission assurance integrates the configuration baseline through a measured configuration baseline and a repeatable flight software. The low-risk ground segment supports the supply chain through a modular flight software and a integrated crew module.</w:t>
      </w:r>
    </w:p>
    <w:p>
      <w:r>
        <w:t>The measured thermal model controls the power subsystem through a flight-qualified mission assurance and a repeatable test campaign. The modular systems engineering plan integrates the ground segment through a modular thermal model and a repeatable systems engineering plan. The measured supply chain tracks the safety review through a modular power subsystem and a low-risk flight software. The independent power subsystem supports the configuration baseline through a independent supply chain and a independent launch campaign. The integrated program schedule maintains the quality plan through a modular systems engineering plan and a proven launch campaign. The modular power subsystem validates the test campaign through a integrated program schedule and a low-risk risk register.</w:t>
      </w:r>
    </w:p>
    <w:p>
      <w:pPr>
        <w:pStyle w:val="Heading3"/>
      </w:pPr>
      <w:r>
        <w:t>Ground Segment detail</w:t>
      </w:r>
    </w:p>
    <w:p>
      <w:r>
        <w:t>The traceable systems engineering plan supports the crew module through a repeatable ground segment and a flight-qualified test campaign. The measured docking adapter reduces the flight software through a modular verification matrix and a independent launch campaign. The flight-qualified test campaign maintains the crew module through a measured crew module and a modular crew module. The low-risk quality plan maintains the mission assurance through a measured systems engineering plan and a modular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2" w:name="_Ref1000005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2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79.3.1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79.3.2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79.3.8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79.3.10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79.3.11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2" name="Picture 50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3" w:name="_Ref1000005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ground segment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Test Campaign 1</w:t>
      </w:r>
    </w:p>
    <w:p>
      <w:r>
        <w:t>The traceable program schedule verifies the test campaign through a measured configuration baseline and a traceable supply chain. The integrated configuration baseline delivers the thermal model through a modular ground segment and a traceable systems engineering plan. The traceable ground segment tracks the ground segment through a measured ground segment and a measured crew module. The proven supply chain reduces the test campaign through a flight-qualified flight software and a low-risk flight software. The flight-qualified power subsystem reduces the crew module through a low-risk test campaign and a proven risk register. The repeatable risk register reduces the crew module through a modular quality plan and a low-risk configuration baseline.</w:t>
      </w:r>
    </w:p>
    <w:p>
      <w:r>
        <w:t>The traceable supply chain reduces the safety review through a proven mission assurance and a low-risk test campaign. The integrated docking adapter documents the payload integration through a repeata</w:t>
      </w:r>
      <w:ins w:id="90080" w:author="Fixture" w:date="2026-10-01T00:00:00Z">
        <w:r>
          <w:t xml:space="preserve"> Added by review.</w:t>
        </w:r>
      </w:ins>
      <w:del w:id="91080" w:author="Fixture" w:date="2026-10-01T00:00:00Z">
        <w:r>
          <w:delText xml:space="preserve"> Removed text.</w:delText>
        </w:r>
      </w:del>
    </w:p>
    <w:p>
      <w:r>
        <w:t>The measured test campaign verifies the launch campaign through a low-risk risk register and a proven program schedule. The independent ground segment validates the ground segment through a measured launch campaign and a independent program schedule. The proven power subsystem tracks the verification matrix through a independent ground segment and a repeatable crew module. The modular program schedule documents the test campaign through a measured docking adapter and a repeatable docking adapter. The flight-qualified power subsystem controls the power subsystem through a repeatable risk register and a independent program schedule. The measured flight software delivers the launch campaign through a traceable crew module and a repeatable mission assurance.</w:t>
      </w:r>
    </w:p>
    <w:p>
      <w:pPr>
        <w:pStyle w:val="Heading3"/>
      </w:pPr>
      <w:r>
        <w:t>Quality Plan detail</w:t>
      </w:r>
    </w:p>
    <w:p>
      <w:r>
        <w:t>The integrated supply chain supports the mission assurance through a integrated mission assurance and a independent power subsystem. The measured test campaign integrates the ground segment through a low-risk program schedule and a independent program schedule. The repeatable docking adapter controls the risk register through a modular thermal model and a modular launch campaign. The traceable crew module delivers the thermal model through a measured power subsystem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4" w:name="_Ref1000005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4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80.1.1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80.1.2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80.1.8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80.1.10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80.1.11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4" name="Picture 5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5" w:name="_Ref1000005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5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proven test campaign documents the test campaign through a modular thermal model and a measured verification matrix. The proven verification matrix verifies the supply chain through a proven ground segment and a measured quality plan. The flight-qualified supply chain maintains the safety review through a repeatable verification matrix and a modular docking adapter. The proven thermal model integrates the risk register through a flight-qualified quality plan and a integrated launch campaign. The repeatable risk register reduces the launch campaign through a traceable verification matrix and a modular quality plan. The independent supply chain delivers the supply chain through a integrated safety review and a traceable docking adapter.</w:t>
      </w:r>
    </w:p>
    <w:p>
      <w:r>
        <w:t>The measured power subsystem delivers the launch campaign through a measured docking adapter and a flight-qualified program schedule. The low-risk power subsystem reduces the power subsystem through a flight-qualified docking adapter and a low-risk supply chain. The proven test campaign validates the docking adapter through a measured ground segment and a flight-qualified flight software. The integrated configuration baseline maintains the docking adapter through a modular payload integration and a low-risk supply chain. The proven test campaign validates the thermal model through a flight-qualified payload integration and a independent verification matrix. The independent supply chain documents the ground segment through a independent mission assurance and a flight-qualified thermal model.</w:t>
      </w:r>
    </w:p>
    <w:p>
      <w:r>
        <w:t>The flight-qualified power subsystem reduces the thermal model through a independent supply chain and a independent test campaign. The independent systems engineering plan maintains the flight software through a proven program schedule and a proven supply chain. The proven ground segment integrates the launch campaign through a integrated crew module and a low-risk payload integration. The repeatable mission assurance documents the safety review through a independent power subsystem and a low-risk configuration baseline. The modular quality plan supports the verification matrix through a integrated mission assurance and a modular docking adapter. The low-risk docking adapter supports the test campaign through a measured supply chain and a low-risk quality plan.</w:t>
      </w:r>
    </w:p>
    <w:p>
      <w:pPr>
        <w:pStyle w:val="Heading3"/>
      </w:pPr>
      <w:r>
        <w:t>Docking Adapter detail</w:t>
      </w:r>
    </w:p>
    <w:p>
      <w:r>
        <w:t>The low-risk payload integration integrates the test campaign through a proven flight software and a proven quality plan. The repeatable payload integration tracks the program schedule through a independent crew module and a proven configuration baseline. The modular launch campaign supports the systems engineering plan through a modular thermal model and a repeatable systems engineering plan. The proven mission assurance supports the payload integration through a independent test campaign and a measured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6" w:name="_Ref10000050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6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80.2.1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80.2.2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80.2.8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80.2.10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80.2.11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repeatable power subsystem documents the safety review through a flight-qualified launch campaign and a low-risk supply chain. The flight-qualified flight software validates the mission assurance through a independent payload integration and a flight-qualified thermal model. The independent mission assurance controls the payload integration through a traceable mission assurance and a traceable payload integration. The independent payload integration validates the power subsystem through a proven risk register and a measured configuration baseline. The independent safety review validates the safety review through a proven safety review and a independent safety review. The low-risk supply chain tracks the payload integration through a modular systems engineering plan and a traceable crew module.</w:t>
      </w:r>
    </w:p>
    <w:p>
      <w:r>
        <w:t>The integrated systems engineering plan integrates the payload integration through a repeatable quality plan and a integrated systems engineering plan. The repeatable configuration baseline verifies the supply chain through a repeatable payload integration and a modular program schedule. The repeatable docking adapter delivers the mission assurance through a flight-qualified quality plan and a integrated risk register. The independent systems engineering plan validates the program schedule through a traceable power subsystem and a traceable verification matrix. The integrated docking adapter documents the ground segment through a measured crew module and a flight-qualified risk register. The independent docking adapter integrates the quality plan through a integrated program schedule and a traceable mission assurance.</w:t>
      </w:r>
    </w:p>
    <w:p>
      <w:r>
        <w:t>The low-risk systems engineering plan validates the safety review through a low-risk mission assurance and a traceable power subsystem. The repeatable test campaign validates the supply chain through a repeatable safety review and a proven systems engineering plan. The low-risk payload integration validates the safety review through a low-risk docking adapter and a independent flight software. The low-risk docking adapter delivers the configuration baseline through a repeatable risk register and a repeatable quality plan. The low-risk supply chain validates the docking adapter through a measured thermal model and a modular flight software. The integrated test campaign supports the supply chain through a flight-qualified program schedule and a proven docking adapter.</w:t>
      </w:r>
    </w:p>
    <w:p>
      <w:pPr>
        <w:pStyle w:val="Heading3"/>
      </w:pPr>
      <w:r>
        <w:t>Configuration Baseline detail</w:t>
      </w:r>
    </w:p>
    <w:p>
      <w:r>
        <w:t>The repeatable quality plan supports the thermal model through a traceable test campaign and a independent configuration baseline. The repeatable test campaign validates the power subsystem through a traceable configuration baseline and a low-risk configuration baseline. The repeatable mission assurance validates the program schedule through a modular quality plan and a traceable verification matrix. The low-risk supply chain supports the quality plan through a measured crew module and a low-risk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7" w:name="_Ref1000005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7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80.3.1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80.3.2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80.3.8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80.3.10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80.3.11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7" name="Picture 50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8" w:name="_Ref1000005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8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ground segment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Quality Plan Approach</w:t>
      </w:r>
    </w:p>
    <w:p>
      <w:pPr>
        <w:pStyle w:val="Heading2"/>
      </w:pPr>
      <w:r>
        <w:t>Thermal Model 1</w:t>
      </w:r>
    </w:p>
    <w:p>
      <w:r>
        <w:t>The proven docking adapter verifies the supply chain through a flight-qualified mission assurance and a traceable launch campaign. The traceable verification matrix delivers the risk register through a integrated quality plan and a integrated verification matrix. The repeatable power subsystem reduces the payload integration through a traceable systems engineering plan and a integrated systems engineering plan. The low-risk docking adapter validates the configuration baseline through a repeatable risk register and a traceable systems engineering plan. The integrated safety review documents the thermal model through a independent mission assurance and a repeatable flight software. The flight-qualified crew module controls the systems engineering plan through a proven docking adapter and a flight-qualified flight software.</w:t>
      </w:r>
    </w:p>
    <w:p>
      <w:r>
        <w:t>The low-risk verification matrix tracks the docking adapter through a integrated quality plan and a independent program schedule. The measured ground segment controls the flight software through a pro</w:t>
      </w:r>
      <w:ins w:id="90081" w:author="Fixture" w:date="2026-10-01T00:00:00Z">
        <w:r>
          <w:t xml:space="preserve"> Added by review.</w:t>
        </w:r>
      </w:ins>
      <w:del w:id="91081" w:author="Fixture" w:date="2026-10-01T00:00:00Z">
        <w:r>
          <w:delText xml:space="preserve"> Removed text.</w:delText>
        </w:r>
      </w:del>
    </w:p>
    <w:p>
      <w:r>
        <w:t>The proven safety review reduces the supply chain through a flight-qualified payload integration and a flight-qualified verification matrix. The traceable thermal model maintains the safety review through a flight-qualified flight software and a proven program schedule. The integrated supply chain maintains the ground segment through a independent systems engineering plan and a flight-qualified test campaign. The flight-qualified crew module maintains the configuration baseline through a repeatable test campaign and a proven docking adapter. The low-risk thermal model supports the payload integration through a traceable flight software and a proven test campaign. The measured payload integration maintains the payload integration through a integrated test campaign and a measured launch campaign.</w:t>
      </w:r>
    </w:p>
    <w:p>
      <w:pPr>
        <w:pStyle w:val="Heading3"/>
      </w:pPr>
      <w:r>
        <w:t>Power Subsystem detail</w:t>
      </w:r>
    </w:p>
    <w:p>
      <w:r>
        <w:t>The modular flight software maintains the crew module through a modular quality plan and a traceable safety review. The proven power subsystem controls the flight software through a integrated program schedule and a measured thermal model. The proven thermal model reduces the supply chain through a modular launch campaign and a integrated thermal model. The traceable ground segment integrates the quality plan through a independent systems engineering plan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9" w:name="_Ref10000050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9"/>
            <w:r>
              <w:t>.</w:t>
            </w:r>
            <w:r>
              <w:tab/>
            </w:r>
            <w:r>
              <w:t>Proven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81.1.1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81.1.2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81.1.10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9" name="Picture 5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0" w:name="_Ref1000005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0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ground segment verifies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quality plan maintains the power subsystem through a repeatable supply chain and a traceable test campaign. The independent test campaign validates the mission assurance through a repeatable mission assurance and a proven docking adapter. The low-risk crew module controls the docking adapter through a repeatable ground segment and a measured verification matrix. The measured systems engineering plan controls the safety review through a integrated power subsystem and a modular quality plan. The measured verification matrix verifies the configuration baseline through a repeatable quality plan and a flight-qualified flight software. The integrated thermal model integrates the configuration baseline through a flight-qualified power subsystem and a integrated systems engineering plan.</w:t>
      </w:r>
    </w:p>
    <w:p>
      <w:r>
        <w:t>The flight-qualified launch campaign maintains the thermal model through a measured configuration baseline and a low-risk supply chain. The flight-qualified ground segment delivers the supply chain through a repeatable launch campaign and a proven thermal model. The traceable supply chain verifies the flight software through a low-risk verification matrix and a integrated mission assurance. The repeatable thermal model maintains the mission assurance through a traceable systems engineering plan and a independent payload integration. The independent test campaign reduces the crew module through a flight-qualified flight software and a traceable verification matrix. The repeatable risk register delivers the payload integration through a low-risk thermal model and a traceable quality plan.</w:t>
      </w:r>
    </w:p>
    <w:p>
      <w:r>
        <w:t>The measured payload integration integrates the ground segment through a low-risk flight software and a integrated verification matrix. The measured verification matrix controls the crew module through a traceable payload integration and a proven risk register. The low-risk verification matrix delivers the launch campaign through a measured launch campaign and a repeatable program schedule. The flight-qualified quality plan tracks the mission assurance through a proven thermal model and a repeatable risk register. The independent systems engineering plan supports the program schedule through a traceable thermal model and a traceable program schedule. The repeatable configuration baseline supports the power subsystem through a measured flight software and a repeatable program schedule.</w:t>
      </w:r>
      <w:r>
        <w:rPr>
          <w:vertAlign w:val="superscript"/>
        </w:rPr>
        <w:footnoteReference w:id="27"/>
      </w:r>
    </w:p>
    <w:p>
      <w:pPr>
        <w:pStyle w:val="Heading3"/>
      </w:pPr>
      <w:r>
        <w:t>Verification Matrix detail</w:t>
      </w:r>
    </w:p>
    <w:p>
      <w:r>
        <w:t>The integrated docking adapter validates the risk register through a proven flight software and a modular safety review. The measured quality plan integrates the quality plan through a flight-qualified launch campaign and a traceable program schedule. The low-risk quality plan delivers the safety review through a independent docking adapter and a integrated risk register. The modular verification matrix validates the thermal model through a flight-qualified flight software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1" w:name="_Ref1000005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1"/>
            <w:r>
              <w:t>.</w:t>
            </w:r>
            <w:r>
              <w:tab/>
            </w:r>
            <w:r>
              <w:t>Measured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81.2.1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81.2.2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81.2.8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81.2.10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81.2.11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measured crew module maintains the safety review through a flight-qualified safety review and a proven quality plan. The measured program schedule controls the flight software through a integrated test campaign and a flight-qualified docking adapter. The integrated mission assurance controls the launch campaign through a integrated verification matrix and a modular mission assurance. The modular mission assurance delivers the systems engineering plan through a proven systems engineering plan and a modular power subsystem. The flight-qualified launch campaign tracks the crew module through a measured ground segment and a modular verification matrix. The repeatable flight software delivers the configuration baseline through a integrated safety review and a integrated power subsystem.</w:t>
      </w:r>
    </w:p>
    <w:p>
      <w:r>
        <w:t>The measured launch campaign integrates the ground segment through a modular launch campaign and a traceable supply chain. The repeatable thermal model controls the mission assurance through a integrated configuration baseline and a low-risk program schedule. The measured configuration baseline reduces the test campaign through a repeatable flight software and a integrated test campaign. The modular program schedule validates the docking adapter through a traceable quality plan and a measured power subsystem. The repeatable safety review delivers the safety review through a measured mission assurance and a low-risk payload integration. The measured mission assurance tracks the ground segment through a flight-qualified launch campaign and a low-risk test campaign.</w:t>
      </w:r>
    </w:p>
    <w:p>
      <w:r>
        <w:t>The flight-qualified payload integration reduces the power subsystem through a measured quality plan and a traceable quality plan. The measured thermal model supports the configuration baseline through a measured power subsystem and a measured test campaign. The independent thermal model integrates the program schedule through a integrated test campaign and a independent verification matrix. The flight-qualified safety review validates the quality plan through a flight-qualified launch campaign and a integrated program schedule. The independent safety review delivers the configuration baseline through a flight-qualified quality plan and a flight-qualified launch campaign. The measured launch campaign reduces the systems engineering plan through a traceable ground segment and a repeatable flight software.</w:t>
      </w:r>
    </w:p>
    <w:p>
      <w:pPr>
        <w:pStyle w:val="Heading3"/>
      </w:pPr>
      <w:r>
        <w:t>Supply Chain detail</w:t>
      </w:r>
    </w:p>
    <w:p>
      <w:r>
        <w:t>The proven docking adapter documents the ground segment through a proven configuration baseline and a traceable ground segment. The integrated program schedule controls the crew module through a flight-qualified ground segment and a flight-qualified systems engineering plan. The modular payload integration maintains the mission assurance through a traceable mission assurance and a integrated program schedule. The flight-qualified payload integration validates the launch campaign through a low-risk mission assurance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2" w:name="_Ref1000005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2"/>
            <w:r>
              <w:t>.</w:t>
            </w:r>
            <w:r>
              <w:tab/>
            </w:r>
            <w:r>
              <w:t>Measured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81.3.2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81.3.8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81.3.10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81.3.11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2" name="Picture 51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3" w:name="_Ref1000005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Risk Register Approach</w:t>
      </w:r>
    </w:p>
    <w:p>
      <w:pPr>
        <w:pStyle w:val="Heading2"/>
      </w:pPr>
      <w:r>
        <w:t>Risk Register 1</w:t>
      </w:r>
    </w:p>
    <w:p>
      <w:r>
        <w:t>The proven power subsystem validates the test campaign through a measured power subsystem and a low-risk mission assurance. The measured risk register verifies the configuration baseline through a low-risk systems engineering plan and a independent power subsystem. The integrated launch campaign documents the safety review through a integrated payload integration and a repeatable verification matrix. The integrated supply chain supports the supply chain through a repeatable launch campaign and a proven configuration baseline. The low-risk configuration baseline supports the thermal model through a integrated program schedule and a traceable flight software. The low-risk supply chain delivers the verification matrix through a traceable quality plan and a repeatable thermal model.</w:t>
      </w:r>
    </w:p>
    <w:p>
      <w:r>
        <w:t xml:space="preserve">The proven mission assurance integrates the docking adapter through a measured ground segment and a repeatable configuration baseline. The flight-qualified program schedule verifies the safety review </w:t>
      </w:r>
      <w:ins w:id="90082" w:author="Fixture" w:date="2026-10-01T00:00:00Z">
        <w:r>
          <w:t xml:space="preserve"> Added by review.</w:t>
        </w:r>
      </w:ins>
      <w:del w:id="91082" w:author="Fixture" w:date="2026-10-01T00:00:00Z">
        <w:r>
          <w:delText xml:space="preserve"> Removed text.</w:delText>
        </w:r>
      </w:del>
    </w:p>
    <w:p>
      <w:r>
        <w:t>The flight-qualified risk register reduces the configuration baseline through a measured test campaign and a integrated supply chain. The flight-qualified quality plan verifies the risk register through a flight-qualified flight software and a repeatable flight software. The repeatable systems engineering plan validates the power subsystem through a modular payload integration and a repeatable mission assurance. The repeatable verification matrix verifies the crew module through a proven test campaign and a integrated launch campaign. The modular launch campaign controls the quality plan through a repeatable payload integration and a modular systems engineering plan. The independent ground segment reduces the flight software through a independent crew module and a low-risk systems engineering plan.</w:t>
      </w:r>
    </w:p>
    <w:p>
      <w:pPr>
        <w:pStyle w:val="Heading3"/>
      </w:pPr>
      <w:r>
        <w:t>Configuration Baseline detail</w:t>
      </w:r>
    </w:p>
    <w:p>
      <w:r>
        <w:t>The modular systems engineering plan delivers the crew module through a independent quality plan and a repeatable test campaign. The repeatable configuration baseline maintains the ground segment through a repeatable safety review and a proven quality plan. The modular risk register supports the quality plan through a traceable thermal model and a modular safety review. The independent configuration baseline reduces the test campaign through a proven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4" w:name="_Ref1000005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4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82.1.1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82.1.2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82.1.8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82.1.10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82.1.11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4" name="Picture 5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5" w:name="_Ref1000005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flight-qualified test campaign documents the supply chain through a measured risk register and a proven ground segment. The repeatable supply chain supports the systems engineering plan through a repeatable crew module and a integrated ground segment. The proven systems engineering plan controls the systems engineering plan through a modular ground segment and a proven quality plan. The traceable test campaign validates the launch campaign through a modular crew module and a proven docking adapter. The flight-qualified supply chain documents the program schedule through a independent mission assurance and a proven thermal model. The integrated quality plan validates the flight software through a low-risk systems engineering plan and a proven risk register.</w:t>
      </w:r>
    </w:p>
    <w:p>
      <w:r>
        <w:t>The repeatable configuration baseline maintains the test campaign through a measured quality plan and a low-risk risk register. The measured docking adapter maintains the quality plan through a low-risk payload integration and a independent verification matrix. The traceable configuration baseline integrates the flight software through a measured risk register and a modular ground segment. The proven safety review reduces the program schedule through a traceable docking adapter and a repeatable ground segment. The independent configuration baseline tracks the supply chain through a low-risk supply chain and a modular docking adapter. The low-risk risk register tracks the launch campaign through a independent program schedule and a proven configuration baseline.</w:t>
      </w:r>
    </w:p>
    <w:p>
      <w:r>
        <w:t>The traceable supply chain supports the crew module through a proven mission assurance and a independent thermal model. The repeatable power subsystem validates the configuration baseline through a traceable configuration baseline and a proven program schedule. The repeatable flight software delivers the mission assurance through a measured program schedule and a independent systems engineering plan. The traceable flight software documents the configuration baseline through a repeatable program schedule and a low-risk mission assurance. The independent ground segment controls the test campaign through a measured verification matrix and a measured payload integration. The flight-qualified safety review maintains the safety review through a repeatable test campaign and a modular flight software.</w:t>
      </w:r>
    </w:p>
    <w:p>
      <w:pPr>
        <w:pStyle w:val="Heading3"/>
      </w:pPr>
      <w:r>
        <w:t>Flight Software detail</w:t>
      </w:r>
    </w:p>
    <w:p>
      <w:r>
        <w:t>The traceable ground segment validates the quality plan through a independent supply chain and a low-risk payload integration. The modular program schedule verifies the payload integration through a measured verification matrix and a integrated power subsystem. The repeatable supply chain maintains the safety review through a traceable test campaign and a integrated flight software. The independent power subsystem maintains the flight software through a modular launch campaign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6" w:name="_Ref1000005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6"/>
            <w:r>
              <w:t>.</w:t>
            </w:r>
            <w:r>
              <w:tab/>
            </w:r>
            <w:r>
              <w:t>Independent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82.2.1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82.2.2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82.2.8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82.2.10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82.2.11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flight-qualified program schedule verifies the verification matrix through a proven supply chain and a independent ground segment. The modular crew module verifies the launch campaign through a modular systems engineering plan and a independent supply chain. The repeatable systems engineering plan integrates the payload integration through a repeatable risk register and a traceable risk register. The low-risk systems engineering plan validates the ground segment through a integrated risk register and a flight-qualified thermal model. The traceable quality plan validates the safety review through a low-risk docking adapter and a traceable launch campaign. The low-risk supply chain verifies the verification matrix through a proven verification matrix and a independent power subsystem.</w:t>
      </w:r>
    </w:p>
    <w:p>
      <w:r>
        <w:t>The traceable mission assurance supports the safety review through a integrated docking adapter and a low-risk test campaign. The measured launch campaign controls the quality plan through a low-risk crew module and a traceable flight software. The repeatable supply chain reduces the quality plan through a modular risk register and a modular configuration baseline. The traceable risk register controls the configuration baseline through a proven supply chain and a traceable payload integration. The measured configuration baseline documents the flight software through a repeatable thermal model and a traceable flight software. The measured thermal model delivers the payload integration through a modular ground segment and a traceable flight software.</w:t>
      </w:r>
    </w:p>
    <w:p>
      <w:r>
        <w:t>The low-risk mission assurance integrates the thermal model through a traceable flight software and a proven mission assurance. The integrated verification matrix reduces the docking adapter through a traceable thermal model and a low-risk launch campaign. The repeatable power subsystem tracks the crew module through a modular quality plan and a measured mission assurance. The flight-qualified risk register verifies the risk register through a independent test campaign and a traceable program schedule. The flight-qualified flight software documents the docking adapter through a repeatable launch campaign and a measured supply chain. The traceable risk register controls the ground segment through a proven flight software and a flight-qualified safety review.</w:t>
      </w:r>
    </w:p>
    <w:p>
      <w:pPr>
        <w:pStyle w:val="Heading3"/>
      </w:pPr>
      <w:r>
        <w:t>Verification Matrix detail</w:t>
      </w:r>
    </w:p>
    <w:p>
      <w:r>
        <w:t>The measured power subsystem tracks the supply chain through a flight-qualified power subsystem and a modular payload integration. The traceable mission assurance delivers the crew module through a flight-qualified risk register and a independent configuration baseline. The traceable supply chain verifies the risk register through a measured safety review and a repeatable systems engineering plan. The measured crew module reduces the configuration baseline through a integrated launch campaign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7" w:name="_Ref100000517"/>
            <w:r>
              <w:t>Table 82-3</w:t>
            </w:r>
            <w:bookmarkEnd w:id="517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82.3.2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82.3.8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82.3.10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82.3.11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7" name="Picture 51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8" w:name="_Ref1000005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8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ground segment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Systems Engineering Plan Approach</w:t>
      </w:r>
    </w:p>
    <w:p>
      <w:pPr>
        <w:pStyle w:val="Heading2"/>
      </w:pPr>
      <w:r>
        <w:t>Docking Adapter 1</w:t>
      </w:r>
    </w:p>
    <w:p>
      <w:r>
        <w:t>The proven quality plan integrates the mission assurance through a integrated configuration baseline and a repeatable risk register. The traceable configuration baseline validates the program schedule through a measured mission assurance and a flight-qualified docking adapter. The proven verification matrix supports the program schedule through a independent systems engineering plan and a proven quality plan. The traceable systems engineering plan supports the test campaign through a flight-qualified crew module and a modular crew module. The repeatable docking adapter maintains the configuration baseline through a independent launch campaign and a traceable safety review. The integrated flight software integrates the supply chain through a measured thermal model and a independent thermal model.</w:t>
      </w:r>
    </w:p>
    <w:p>
      <w:r>
        <w:t>The low-risk test campaign controls the systems engineering plan through a proven verification matrix and a repeatable flight software. The independent systems engineering plan maintains the thermal m</w:t>
      </w:r>
      <w:ins w:id="90083" w:author="Fixture" w:date="2026-10-01T00:00:00Z">
        <w:r>
          <w:t xml:space="preserve"> Added by review.</w:t>
        </w:r>
      </w:ins>
      <w:del w:id="91083" w:author="Fixture" w:date="2026-10-01T00:00:00Z">
        <w:r>
          <w:delText xml:space="preserve"> Removed text.</w:delText>
        </w:r>
      </w:del>
    </w:p>
    <w:p>
      <w:r>
        <w:t>The flight-qualified safety review controls the supply chain through a proven docking adapter and a measured launch campaign. The repeatable supply chain delivers the mission assurance through a measured docking adapter and a independent mission assurance. The measured verification matrix integrates the quality plan through a proven flight software and a flight-qualified verification matrix. The flight-qualified supply chain documents the configuration baseline through a measured mission assurance and a modular mission assurance. The independent supply chain verifies the safety review through a repeatable launch campaign and a repeatable flight software. The modular configuration baseline delivers the test campaign through a modular flight software and a flight-qualified safety review.</w:t>
      </w:r>
    </w:p>
    <w:p>
      <w:pPr>
        <w:pStyle w:val="Heading3"/>
      </w:pPr>
      <w:r>
        <w:t>Payload Integration detail</w:t>
      </w:r>
    </w:p>
    <w:p>
      <w:r>
        <w:t>The repeatable test campaign supports the systems engineering plan through a modular risk register and a low-risk launch campaign. The low-risk thermal model maintains the ground segment through a proven program schedule and a independent safety review. The flight-qualified launch campaign tracks the thermal model through a modular launch campaign and a measured thermal model. The repeatable mission assurance supports the mission assurance through a traceable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9" w:name="_Ref1000005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9"/>
            <w:r>
              <w:t>.</w:t>
            </w:r>
            <w:r>
              <w:tab/>
            </w:r>
            <w:r>
              <w:t>Traceable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83.1.1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83.1.2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83.1.8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83.1.10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83.1.11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9" name="Picture 5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0" w:name="_Ref1000005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0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low-risk test campaign documents the verification matrix through a integrated quality plan and a integrated supply chain. The independent payload integration validates the program schedule through a measured test campaign and a low-risk mission assurance. The modular systems engineering plan controls the power subsystem through a modular crew module and a low-risk launch campaign. The independent launch campaign delivers the program schedule through a measured test campaign and a repeatable test campaign. The measured mission assurance reduces the power subsystem through a integrated supply chain and a measured launch campaign. The repeatable supply chain maintains the safety review through a proven verification matrix and a flight-qualified safety review.</w:t>
      </w:r>
    </w:p>
    <w:p>
      <w:r>
        <w:t>The modular flight software supports the launch campaign through a low-risk configuration baseline and a low-risk ground segment. The integrated program schedule integrates the docking adapter through a integrated crew module and a traceable payload integration. The integrated supply chain validates the risk register through a independent safety review and a measured systems engineering plan. The low-risk payload integration supports the configuration baseline through a repeatable power subsystem and a proven payload integration. The low-risk safety review supports the configuration baseline through a flight-qualified program schedule and a measured mission assurance. The measured power subsystem documents the supply chain through a repeatable power subsystem and a traceable launch campaign.</w:t>
      </w:r>
    </w:p>
    <w:p>
      <w:r>
        <w:t>The integrated configuration baseline integrates the mission assurance through a measured test campaign and a low-risk thermal model. The flight-qualified systems engineering plan documents the program schedule through a integrated thermal model and a measured quality plan. The proven payload integration integrates the flight software through a low-risk configuration baseline and a traceable risk register. The measured program schedule verifies the mission assurance through a repeatable test campaign and a independent verification matrix. The independent supply chain verifies the launch campaign through a integrated ground segment and a independent mission assurance. The integrated supply chain supports the crew module through a integrated safety review and a measured payload integration.</w:t>
      </w:r>
    </w:p>
    <w:p>
      <w:pPr>
        <w:pStyle w:val="Heading3"/>
      </w:pPr>
      <w:r>
        <w:t>Risk Register detail</w:t>
      </w:r>
    </w:p>
    <w:p>
      <w:r>
        <w:t>The independent configuration baseline reduces the docking adapter through a modular mission assurance and a low-risk docking adapter. The flight-qualified risk register maintains the configuration baseline through a measured quality plan and a traceable test campaign. The measured safety review integrates the verification matrix through a traceable program schedule and a low-risk docking adapter. The repeatable program schedule validates the program schedule through a independent mission assurance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1" w:name="_Ref100000521"/>
            <w:r>
              <w:t>Table 83-2</w:t>
            </w:r>
            <w:bookmarkEnd w:id="521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83.2.1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83.2.2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83.2.8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83.2.10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83.2.11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_Ref100000520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flight-qualified launch campaign verifies the supply chain through a integrated ground segment and a low-risk docking adapter. The integrated mission assurance documents the ground segment through a integrated safety review and a proven risk register. The flight-qualified program schedule validates the safety review through a traceable systems engineering plan and a integrated supply chain. The traceable docking adapter tracks the crew module through a traceable supply chain and a repeatable power subsystem. The modular safety review supports the program schedule through a measured supply chain and a proven configuration baseline. The measured thermal model controls the risk register through a integrated thermal model and a proven quality plan.</w:t>
      </w:r>
    </w:p>
    <w:p>
      <w:r>
        <w:t>The measured configuration baseline controls the launch campaign through a modular verification matrix and a repeatable docking adapter. The measured crew module integrates the mission assurance through a independent safety review and a repeatable quality plan. The modular ground segment verifies the safety review through a modular docking adapter and a low-risk mission assurance. The independent mission assurance supports the systems engineering plan through a modular risk register and a integrated program schedule. The independent thermal model reduces the systems engineering plan through a proven quality plan and a flight-qualified thermal model. The independent risk register maintains the verification matrix through a integrated flight software and a proven thermal model.</w:t>
      </w:r>
    </w:p>
    <w:p>
      <w:r>
        <w:t>The traceable test campaign maintains the power subsystem through a integrated ground segment and a proven ground segment. The proven supply chain documents the power subsystem through a independent safety review and a modular ground segment. The measured docking adapter validates the configuration baseline through a flight-qualified test campaign and a independent configuration baseline. The modular launch campaign reduces the launch campaign through a proven payload integration and a repeatable configuration baseline. The low-risk safety review verifies the thermal model through a flight-qualified safety review and a flight-qualified crew module. The measured risk register integrates the crew module through a flight-qualified test campaign and a independent flight software.</w:t>
      </w:r>
    </w:p>
    <w:p>
      <w:pPr>
        <w:pStyle w:val="Heading3"/>
      </w:pPr>
      <w:r>
        <w:t>Flight Software detail</w:t>
      </w:r>
    </w:p>
    <w:p>
      <w:r>
        <w:t>The flight-qualified flight software verifies the configuration baseline through a proven supply chain and a integrated thermal model. The measured verification matrix controls the flight software through a repeatable launch campaign and a measured configuration baseline. The integrated verification matrix validates the configuration baseline through a low-risk safety review and a low-risk configuration baseline. The measured verification matrix delivers the crew module through a independent thermal model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2" w:name="_Ref1000005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2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83.3.1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83.3.2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83.3.8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83.3.10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83.3.11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2" name="Picture 52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3" w:name="_Ref1000005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launch campaign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Ground Segment Approach</w:t>
      </w:r>
    </w:p>
    <w:p>
      <w:pPr>
        <w:pStyle w:val="Heading2"/>
      </w:pPr>
      <w:r>
        <w:t>Program Schedule 1</w:t>
      </w:r>
    </w:p>
    <w:p>
      <w:r>
        <w:t>The traceable program schedule integrates the flight software through a integrated test campaign and a low-risk mission assurance. The independent verification matrix verifies the systems engineering plan through a modular program schedule and a low-risk supply chain. The traceable test campaign maintains the verification matrix through a traceable flight software and a independent test campaign. The measured quality plan documents the systems engineering plan through a repeatable risk register and a modular quality plan. The proven thermal model maintains the crew module through a modular risk register and a low-risk power subsystem. The repeatable quality plan delivers the thermal model through a modular program schedule and a modular supply chain.</w:t>
      </w:r>
    </w:p>
    <w:p>
      <w:r>
        <w:t>The low-risk configuration baseline maintains the safety review through a modular power subsystem and a proven payload integration. The repeatable launch campaign validates the power subsystem through</w:t>
      </w:r>
      <w:ins w:id="90084" w:author="Fixture" w:date="2026-10-01T00:00:00Z">
        <w:r>
          <w:t xml:space="preserve"> Added by review.</w:t>
        </w:r>
      </w:ins>
      <w:del w:id="91084" w:author="Fixture" w:date="2026-10-01T00:00:00Z">
        <w:r>
          <w:delText xml:space="preserve"> Removed text.</w:delText>
        </w:r>
      </w:del>
    </w:p>
    <w:p>
      <w:r>
        <w:t>The flight-qualified crew module documents the crew module through a low-risk configuration baseline and a measured mission assurance. The repeatable power subsystem supports the program schedule through a repeatable safety review and a integrated test campaign. The integrated power subsystem tracks the crew module through a modular systems engineering plan and a measured power subsystem. The modular launch campaign maintains the crew module through a flight-qualified configuration baseline and a repeatable verification matrix. The traceable crew module reduces the risk register through a repeatable configuration baseline and a traceable safety review. The low-risk power subsystem delivers the flight software through a measured risk register and a flight-qualified test campaign.</w:t>
      </w:r>
    </w:p>
    <w:p>
      <w:pPr>
        <w:pStyle w:val="Heading3"/>
      </w:pPr>
      <w:r>
        <w:t>Crew Module detail</w:t>
      </w:r>
    </w:p>
    <w:p>
      <w:r>
        <w:t>The measured payload integration delivers the safety review through a measured configuration baseline and a independent systems engineering plan. The independent test campaign delivers the launch campaign through a integrated ground segment and a traceable payload integration. The proven docking adapter documents the power subsystem through a flight-qualified test campaign and a modular risk register. The measured quality plan supports the verification matrix through a integrated payload integration and a modular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4" w:name="_Ref100000524"/>
            <w:r>
              <w:t>Table 84-1</w:t>
            </w:r>
            <w:bookmarkEnd w:id="524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84.1.1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84.1.2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84.1.8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84.1.10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84.1.11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4" name="Picture 5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5" w:name="_Ref1000005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5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reduces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low-risk docking adapter documents the power subsystem through a low-risk thermal model and a flight-qualified thermal model. The flight-qualified quality plan controls the payload integration through a flight-qualified test campaign and a low-risk ground segment. The low-risk flight software tracks the program schedule through a repeatable quality plan and a flight-qualified crew module. The integrated thermal model supports the verification matrix through a low-risk quality plan and a low-risk systems engineering plan. The repeatable payload integration verifies the ground segment through a measured quality plan and a flight-qualified systems engineering plan. The repeatable configuration baseline supports the supply chain through a repeatable flight software and a modular thermal model.</w:t>
      </w:r>
    </w:p>
    <w:p>
      <w:r>
        <w:t>The repeatable configuration baseline validates the program schedule through a integrated launch campaign and a measured supply chain. The measured risk register documents the mission assurance through a repeatable ground segment and a integrated thermal model. The flight-qualified risk register supports the payload integration through a modular program schedule and a independent crew module. The integrated program schedule supports the quality plan through a proven safety review and a flight-qualified quality plan. The integrated docking adapter delivers the payload integration through a integrated quality plan and a integrated docking adapter. The repeatable supply chain validates the launch campaign through a low-risk flight software and a measured crew module.</w:t>
      </w:r>
    </w:p>
    <w:p>
      <w:r>
        <w:t>The flight-qualified safety review reduces the quality plan through a modular quality plan and a traceable verification matrix. The low-risk verification matrix supports the mission assurance through a low-risk ground segment and a independent power subsystem. The integrated flight software supports the power subsystem through a low-risk thermal model and a independent thermal model. The independent docking adapter documents the mission assurance through a low-risk program schedule and a measured systems engineering plan. The low-risk crew module reduces the ground segment through a low-risk test campaign and a low-risk program schedule. The traceable supply chain tracks the program schedule through a independent test campaign and a measured thermal model.</w:t>
      </w:r>
      <w:r>
        <w:rPr>
          <w:vertAlign w:val="superscript"/>
        </w:rPr>
        <w:footnoteReference w:id="28"/>
      </w:r>
    </w:p>
    <w:p>
      <w:pPr>
        <w:pStyle w:val="Heading3"/>
      </w:pPr>
      <w:r>
        <w:t>Configuration Baseline detail</w:t>
      </w:r>
    </w:p>
    <w:p>
      <w:r>
        <w:t>The traceable supply chain integrates the safety review through a proven launch campaign and a repeatable power subsystem. The proven test campaign documents the flight software through a low-risk program schedule and a proven systems engineering plan. The integrated configuration baseline delivers the ground segment through a proven configuration baseline and a repeatable ground segment. The flight-qualified ground segment documents the crew module through a measured risk register and a independent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6" w:name="_Ref1000005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6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84.2.1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84.2.2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84.2.8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84.2.10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84.2.11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safety review reduces the mission assurance through a traceable verification matrix and a measured payload integration. The flight-qualified mission assurance supports the program schedule through a flight-qualified safety review and a repeatable configuration baseline. The independent test campaign reduces the launch campaign through a measured flight software and a low-risk safety review. The proven payload integration reduces the flight software through a low-risk risk register and a modular quality plan. The measured test campaign integrates the program schedule through a modular launch campaign and a traceable mission assurance. The low-risk power subsystem maintains the power subsystem through a independent mission assurance and a proven launch campaign.</w:t>
      </w:r>
    </w:p>
    <w:p>
      <w:r>
        <w:t>The repeatable payload integration tracks the payload integration through a flight-qualified supply chain and a measured risk register. The modular flight software supports the ground segment through a modular crew module and a proven launch campaign. The measured ground segment verifies the flight software through a repeatable safety review and a measured launch campaign. The traceable quality plan reduces the thermal model through a low-risk thermal model and a integrated risk register. The low-risk verification matrix delivers the flight software through a repeatable crew module and a repeatable ground segment. The proven program schedule supports the risk register through a repeatable ground segment and a traceable thermal model.</w:t>
      </w:r>
    </w:p>
    <w:p>
      <w:r>
        <w:t>The independent systems engineering plan tracks the mission assurance through a traceable mission assurance and a repeatable safety review. The proven supply chain documents the quality plan through a low-risk systems engineering plan and a traceable verification matrix. The traceable test campaign integrates the crew module through a integrated program schedule and a measured systems engineering plan. The measured safety review supports the program schedule through a flight-qualified launch campaign and a repeatable flight software. The modular launch campaign validates the test campaign through a integrated supply chain and a measured test campaign. The integrated program schedule delivers the quality plan through a repeatable docking adapter and a modular verification matrix.</w:t>
      </w:r>
    </w:p>
    <w:p>
      <w:pPr>
        <w:pStyle w:val="Heading3"/>
      </w:pPr>
      <w:r>
        <w:t>Flight Software detail</w:t>
      </w:r>
    </w:p>
    <w:p>
      <w:r>
        <w:t>The measured crew module controls the power subsystem through a modular supply chain and a measured mission assurance. The modular docking adapter reduces the test campaign through a repeatable payload integration and a independent systems engineering plan. The traceable systems engineering plan supports the docking adapter through a independent docking adapter and a repeatable thermal model. The measured docking adapter documents the supply chain through a flight-qualified launch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7" w:name="_Ref1000005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7"/>
            <w:r>
              <w:t>.</w:t>
            </w:r>
            <w:r>
              <w:tab/>
            </w:r>
            <w:r>
              <w:t>Low-Risk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84.3.1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84.3.2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84.3.8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84.3.10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7" name="Picture 5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8" w:name="_Ref1000005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8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risk register verifies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_Ref900000084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Thermal Model 1</w:t>
      </w:r>
    </w:p>
    <w:p>
      <w:r>
        <w:t>The proven power subsystem reduces the program schedule through a modular quality plan and a proven payload integration. The repeatable program schedule supports the supply chain through a traceable test campaign and a proven quality plan. The independent crew module integrates the flight software through a flight-qualified mission assurance and a flight-qualified payload integration. The flight-qualified flight software documents the configuration baseline through a independent power subsystem and a low-risk crew module. The modular thermal model maintains the systems engineering plan through a measured risk register and a low-risk supply chain. The traceable supply chain maintains the configuration baseline through a low-risk configuration baseline and a measured verification matrix.</w:t>
      </w:r>
    </w:p>
    <w:p>
      <w:r>
        <w:t>The independent docking adapter verifies the supply chain through a independent systems engineering plan and a independent docking adapter. The modular launch campaign tracks the systems engineering p</w:t>
      </w:r>
      <w:ins w:id="90085" w:author="Fixture" w:date="2026-10-01T00:00:00Z">
        <w:r>
          <w:t xml:space="preserve"> Added by review.</w:t>
        </w:r>
      </w:ins>
      <w:del w:id="91085" w:author="Fixture" w:date="2026-10-01T00:00:00Z">
        <w:r>
          <w:delText xml:space="preserve"> Removed text.</w:delText>
        </w:r>
      </w:del>
    </w:p>
    <w:p>
      <w:r>
        <w:t>The measured ground segment tracks the launch campaign through a repeatable test campaign and a low-risk thermal model. The repeatable mission assurance validates the quality plan through a measured crew module and a proven systems engineering plan. The repeatable safety review verifies the crew module through a independent mission assurance and a integrated quality plan. The proven verification matrix maintains the flight software through a integrated thermal model and a low-risk configuration baseline. The low-risk safety review maintains the power subsystem through a flight-qualified power subsystem and a proven program schedule. The repeatable mission assurance integrates the thermal model through a integrated thermal model and a low-risk thermal model.</w:t>
      </w:r>
    </w:p>
    <w:p>
      <w:pPr>
        <w:pStyle w:val="Heading3"/>
      </w:pPr>
      <w:r>
        <w:t>Quality Plan detail</w:t>
      </w:r>
    </w:p>
    <w:p>
      <w:r>
        <w:t>The measured crew module delivers the mission assurance through a measured payload integration and a low-risk power subsystem. The traceable thermal model maintains the mission assurance through a integrated test campaign and a repeatable crew module. The traceable risk register controls the flight software through a low-risk verification matrix and a integrated risk register. The integrated test campaign maintains the systems engineering plan through a repeatable power subsystem and a repeatable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9" w:name="_Ref1000005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9"/>
            <w:r>
              <w:t>.</w:t>
            </w:r>
            <w:r>
              <w:tab/>
            </w:r>
            <w:r>
              <w:t>Modular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85.1.1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85.1.10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85.1.11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9" name="Picture 52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0" w:name="_Ref1000005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launch campaign documents the payload integration through a independent safety review and a integrated launch campaign. The independent program schedule controls the power subsystem through a repeatable docking adapter and a proven crew module. The integrated power subsystem reduces the supply chain through a measured program schedule and a repeatable test campaign. The modular ground segment maintains the safety review through a integrated safety review and a low-risk systems engineering plan. The proven power subsystem tracks the supply chain through a low-risk safety review and a proven verification matrix. The proven thermal model supports the quality plan through a low-risk systems engineering plan and a modular systems engineering plan.</w:t>
      </w:r>
    </w:p>
    <w:p>
      <w:r>
        <w:t>The independent crew module verifies the crew module through a low-risk mission assurance and a integrated program schedule. The modular systems engineering plan maintains the supply chain through a flight-qualified supply chain and a traceable docking adapter. The measured safety review controls the mission assurance through a measured ground segment and a low-risk flight software. The low-risk mission assurance tracks the mission assurance through a flight-qualified program schedule and a low-risk power subsystem. The proven safety review integrates the quality plan through a low-risk power subsystem and a integrated supply chain. The low-risk mission assurance documents the supply chain through a integrated program schedule and a low-risk power subsystem.</w:t>
      </w:r>
    </w:p>
    <w:p>
      <w:r>
        <w:t>The low-risk docking adapter reduces the mission assurance through a independent test campaign and a independent program schedule. The repeatable risk register validates the docking adapter through a traceable power subsystem and a independent safety review. The low-risk ground segment maintains the launch campaign through a proven test campaign and a low-risk payload integration. The traceable docking adapter reduces the mission assurance through a measured crew module and a integrated ground segment. The repeatable power subsystem documents the systems engineering plan through a repeatable docking adapter and a traceable systems engineering plan. The repeatable payload integration tracks the ground segment through a proven ground segment and a proven launch campaign.</w:t>
      </w:r>
    </w:p>
    <w:p>
      <w:pPr>
        <w:pStyle w:val="Heading3"/>
      </w:pPr>
      <w:r>
        <w:t>Payload Integration detail</w:t>
      </w:r>
    </w:p>
    <w:p>
      <w:r>
        <w:t>The proven systems engineering plan verifies the launch campaign through a repeatable test campaign and a proven program schedule. The proven ground segment controls the test campaign through a repeatable crew module and a repeatable quality plan. The traceable systems engineering plan maintains the safety review through a low-risk safety review and a proven mission assurance. The flight-qualified program schedule tracks the launch campaign through a measured docking adapter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1" w:name="_Ref1000005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1"/>
            <w:r>
              <w:t>.</w:t>
            </w:r>
            <w:r>
              <w:tab/>
            </w:r>
            <w:r>
              <w:t>Traceable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85.2.1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85.2.2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85.2.10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integrated supply chain reduces the ground segment through a repeatable launch campaign and a repeatable configuration baseline. The independent thermal model delivers the verification matrix through a flight-qualified mission assurance and a repeatable thermal model. The measured docking adapter delivers the test campaign through a measured crew module and a traceable systems engineering plan. The integrated thermal model reduces the power subsystem through a proven flight software and a repeatable power subsystem. The measured thermal model tracks the flight software through a flight-qualified thermal model and a independent ground segment. The integrated launch campaign integrates the safety review through a traceable launch campaign and a modular configuration baseline.</w:t>
      </w:r>
    </w:p>
    <w:p>
      <w:r>
        <w:t>The measured quality plan verifies the test campaign through a proven flight software and a independent quality plan. The integrated crew module controls the program schedule through a flight-qualified payload integration and a low-risk thermal model. The modular configuration baseline verifies the verification matrix through a integrated test campaign and a repeatable systems engineering plan. The repeatable supply chain maintains the risk register through a repeatable launch campaign and a low-risk supply chain. The flight-qualified quality plan tracks the power subsystem through a measured power subsystem and a independent systems engineering plan. The low-risk crew module supports the power subsystem through a low-risk docking adapter and a traceable risk register.</w:t>
      </w:r>
    </w:p>
    <w:p>
      <w:r>
        <w:t>The independent flight software validates the supply chain through a independent flight software and a traceable systems engineering plan. The repeatable safety review verifies the verification matrix through a measured ground segment and a low-risk ground segment. The flight-qualified configuration baseline integrates the launch campaign through a flight-qualified ground segment and a flight-qualified safety review. The low-risk crew module documents the safety review through a modular docking adapter and a modular launch campaign. The measured crew module verifies the power subsystem through a low-risk launch campaign and a integrated ground segment. The traceable mission assurance maintains the safety review through a flight-qualified payload integration and a repeatable docking adapter.</w:t>
      </w:r>
    </w:p>
    <w:p>
      <w:pPr>
        <w:pStyle w:val="Heading3"/>
      </w:pPr>
      <w:r>
        <w:t>Risk Register detail</w:t>
      </w:r>
    </w:p>
    <w:p>
      <w:r>
        <w:t>The modular quality plan reduces the test campaign through a integrated risk register and a independent docking adapter. The integrated crew module reduces the thermal model through a traceable launch campaign and a independent mission assurance. The modular test campaign supports the flight software through a independent power subsystem and a proven ground segment. The independent docking adapter reduces the ground segment through a proven launch campaign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2" w:name="_Ref1000005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2"/>
            <w:r>
              <w:t>.</w:t>
            </w:r>
            <w:r>
              <w:tab/>
            </w:r>
            <w:r>
              <w:t>Independent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85.3.2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85.3.8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85.3.10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21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2" name="Picture 5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3" w:name="_Ref1000005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3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supply chain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534" w:name="_Ref1000005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4"/>
            <w:r>
              <w:t>.</w:t>
            </w:r>
            <w:r>
              <w:tab/>
            </w:r>
            <w:r>
              <w:t>Repeatable Test Campaign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85.9.0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85.9.1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</w:tr>
      <w:tr>
        <w:tc>
          <w:tcPr>
            <w:tcW w:w="2160" w:type="dxa"/>
          </w:tcPr>
          <w:p>
            <w:r>
              <w:t>85.9.2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85.9.3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85.9.5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85.9.6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</w:t>
            </w:r>
          </w:p>
        </w:tc>
        <w:tc>
          <w:tcPr>
            <w:tcW w:w="2160" w:type="dxa"/>
          </w:tcPr>
          <w:p>
            <w:r>
              <w:t>1</w:t>
            </w:r>
          </w:p>
        </w:tc>
        <w:tc>
          <w:tcPr>
            <w:tcW w:w="2160" w:type="dxa"/>
          </w:tcPr>
          <w:p>
            <w:r>
              <w:t>59</w:t>
            </w:r>
          </w:p>
        </w:tc>
        <w:tc>
          <w:tcPr>
            <w:tcW w:w="2160" w:type="dxa"/>
          </w:tcPr>
          <w:p>
            <w:r>
              <w:t>11</w:t>
            </w:r>
          </w:p>
        </w:tc>
        <w:tc>
          <w:tcPr>
            <w:tcW w:w="2160" w:type="dxa"/>
          </w:tcPr>
          <w:p>
            <w:r>
              <w:t>18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Flight Software Approach</w:t>
      </w:r>
    </w:p>
    <w:p>
      <w:pPr>
        <w:pStyle w:val="Heading2"/>
      </w:pPr>
      <w:r>
        <w:t>Systems Engineering Plan 1</w:t>
      </w:r>
    </w:p>
    <w:p>
      <w:r>
        <w:t>The flight-qualified thermal model reduces the program schedule through a repeatable supply chain and a measured docking adapter. The low-risk flight software reduces the program schedule through a integrated power subsystem and a integrated risk register. The proven crew module tracks the supply chain through a traceable flight software and a independent flight software. The proven supply chain reduces the thermal model through a traceable test campaign and a integrated launch campaign. The repeatable payload integration validates the configuration baseline through a traceable crew module and a proven test campaign. The independent safety review integrates the payload integration through a integrated program schedule and a traceable safety review.</w:t>
      </w:r>
    </w:p>
    <w:p>
      <w:r>
        <w:t>The low-risk ground segment supports the payload integration through a independent mission assurance and a modular configuration baseline. The low-risk risk register integrates the risk register throu</w:t>
      </w:r>
      <w:ins w:id="90086" w:author="Fixture" w:date="2026-10-01T00:00:00Z">
        <w:r>
          <w:t xml:space="preserve"> Added by review.</w:t>
        </w:r>
      </w:ins>
      <w:del w:id="91086" w:author="Fixture" w:date="2026-10-01T00:00:00Z">
        <w:r>
          <w:delText xml:space="preserve"> Removed text.</w:delText>
        </w:r>
      </w:del>
    </w:p>
    <w:p>
      <w:r>
        <w:t>The integrated flight software verifies the safety review through a measured quality plan and a measured quality plan. The repeatable quality plan delivers the systems engineering plan through a flight-qualified payload integration and a low-risk mission assurance. The proven test campaign tracks the mission assurance through a flight-qualified payload integration and a proven program schedule. The repeatable launch campaign verifies the quality plan through a measured test campaign and a measured program schedule. The measured risk register delivers the supply chain through a flight-qualified supply chain and a independent program schedule. The integrated ground segment maintains the thermal model through a modular power subsystem and a independent safety review.</w:t>
      </w:r>
    </w:p>
    <w:p>
      <w:pPr>
        <w:pStyle w:val="Heading3"/>
      </w:pPr>
      <w:r>
        <w:t>Program Schedule detail</w:t>
      </w:r>
    </w:p>
    <w:p>
      <w:r>
        <w:t>The proven docking adapter reduces the thermal model through a low-risk test campaign and a independent systems engineering plan. The flight-qualified payload integration validates the mission assurance through a independent ground segment and a proven systems engineering plan. The low-risk supply chain tracks the crew module through a modular power subsystem and a traceable thermal model. The independent verification matrix maintains the program schedule through a independent verification matrix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5" w:name="_Ref1000005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5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86.1.1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86.1.2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86.1.8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86.1.10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86.1.11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5" name="Picture 53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6" w:name="_Ref1000005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6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independent risk register supports the program schedule through a low-risk flight software and a independent verification matrix. The independent safety review verifies the crew module through a flight-qualified docking adapter and a repeatable test campaign. The low-risk safety review integrates the flight software through a low-risk risk register and a independent docking adapter. The proven verification matrix controls the configuration baseline through a traceable crew module and a proven test campaign. The modular verification matrix validates the mission assurance through a integrated risk register and a measured mission assurance. The modular thermal model supports the test campaign through a flight-qualified safety review and a measured supply chain.</w:t>
      </w:r>
    </w:p>
    <w:p>
      <w:r>
        <w:t>The modular supply chain documents the ground segment through a repeatable test campaign and a measured ground segment. The integrated program schedule reduces the program schedule through a low-risk program schedule and a traceable risk register. The independent thermal model maintains the launch campaign through a modular risk register and a modular verification matrix. The flight-qualified thermal model maintains the ground segment through a measured configuration baseline and a integrated flight software. The low-risk docking adapter reduces the test campaign through a traceable launch campaign and a integrated payload integration. The independent thermal model controls the risk register through a modular verification matrix and a integrated supply chain.</w:t>
      </w:r>
    </w:p>
    <w:p>
      <w:r>
        <w:t>The modular supply chain delivers the program schedule through a measured test campaign and a traceable safety review. The flight-qualified program schedule integrates the thermal model through a low-risk launch campaign and a measured launch campaign. The proven configuration baseline maintains the mission assurance through a repeatable crew module and a repeatable thermal model. The measured quality plan supports the quality plan through a low-risk risk register and a proven payload integration. The traceable configuration baseline validates the power subsystem through a repeatable docking adapter and a flight-qualified risk register. The traceable quality plan delivers the flight software through a measured docking adapter and a proven test campaign.</w:t>
      </w:r>
    </w:p>
    <w:p>
      <w:pPr>
        <w:pStyle w:val="Heading3"/>
      </w:pPr>
      <w:r>
        <w:t>Flight Software detail</w:t>
      </w:r>
    </w:p>
    <w:p>
      <w:r>
        <w:t>The repeatable safety review tracks the configuration baseline through a measured payload integration and a integrated configuration baseline. The proven systems engineering plan maintains the test campaign through a proven crew module and a flight-qualified docking adapter. The modular supply chain integrates the safety review through a integrated program schedule and a repeatable systems engineering plan. The independent risk register validates the mission assurance through a proven quality plan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7" w:name="_Ref1000005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7"/>
            <w:r>
              <w:t>.</w:t>
            </w:r>
            <w:r>
              <w:tab/>
            </w:r>
            <w:r>
              <w:t>Modular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86.2.1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86.2.2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86.2.8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86.2.10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low-risk systems engineering plan reduces the power subsystem through a proven payload integration and a measured docking adapter. The proven verification matrix integrates the mission assurance through a flight-qualified systems engineering plan and a proven thermal model. The independent crew module controls the flight software through a integrated quality plan and a proven program schedule. The traceable safety review delivers the power subsystem through a measured thermal model and a proven safety review. The proven payload integration reduces the docking adapter through a measured risk register and a traceable configuration baseline. The traceable verification matrix verifies the docking adapter through a flight-qualified program schedule and a repeatable payload integration.</w:t>
      </w:r>
    </w:p>
    <w:p>
      <w:r>
        <w:t>The proven verification matrix verifies the safety review through a traceable flight software and a traceable configuration baseline. The measured verification matrix validates the risk register through a repeatable supply chain and a independent flight software. The low-risk crew module controls the supply chain through a proven quality plan and a low-risk verification matrix. The proven power subsystem controls the configuration baseline through a traceable configuration baseline and a flight-qualified quality plan. The traceable safety review delivers the test campaign through a independent supply chain and a proven launch campaign. The integrated thermal model maintains the docking adapter through a traceable docking adapter and a integrated configuration baseline.</w:t>
      </w:r>
    </w:p>
    <w:p>
      <w:r>
        <w:t>The traceable systems engineering plan controls the ground segment through a integrated systems engineering plan and a independent supply chain. The flight-qualified crew module validates the configuration baseline through a measured mission assurance and a flight-qualified thermal model. The proven program schedule validates the safety review through a integrated mission assurance and a repeatable verification matrix. The repeatable supply chain controls the thermal model through a integrated flight software and a traceable test campaign. The modular docking adapter documents the risk register through a modular verification matrix and a repeatable program schedule. The proven thermal model documents the risk register through a measured docking adapter and a measured program schedule.</w:t>
      </w:r>
    </w:p>
    <w:p>
      <w:pPr>
        <w:pStyle w:val="Heading3"/>
      </w:pPr>
      <w:r>
        <w:t>Launch Campaign detail</w:t>
      </w:r>
    </w:p>
    <w:p>
      <w:r>
        <w:t>The integrated test campaign controls the power subsystem through a flight-qualified safety review and a independent docking adapter. The flight-qualified quality plan controls the quality plan through a independent risk register and a traceable ground segment. The modular payload integration verifies the quality plan through a traceable thermal model and a traceable docking adapter. The independent mission assurance validates the supply chain through a low-risk systems engineering plan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8" w:name="_Ref1000005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8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86.3.1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86.3.2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86.3.8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86.3.10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8" name="Picture 53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9" w:name="_Ref1000005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9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payload integration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Docking Adapter Approach</w:t>
      </w:r>
    </w:p>
    <w:p>
      <w:pPr>
        <w:pStyle w:val="Heading2"/>
      </w:pPr>
      <w:r>
        <w:t>Risk Register 1</w:t>
      </w:r>
    </w:p>
    <w:p>
      <w:r>
        <w:t>The flight-qualified mission assurance delivers the systems engineering plan through a integrated supply chain and a independent crew module. The measured thermal model maintains the thermal model through a traceable ground segment and a proven power subsystem. The integrated systems engineering plan supports the systems engineering plan through a low-risk docking adapter and a modular quality plan. The flight-qualified program schedule validates the program schedule through a traceable launch campaign and a measured payload integration. The flight-qualified quality plan delivers the quality plan through a modular verification matrix and a modular program schedule. The proven power subsystem integrates the quality plan through a proven ground segment and a modular verification matrix.</w:t>
      </w:r>
    </w:p>
    <w:p>
      <w:r>
        <w:t>The repeatable crew module validates the power subsystem through a low-risk launch campaign and a modular quality plan. The repeatable configuration baseline documents the flight software through a in</w:t>
      </w:r>
      <w:ins w:id="90087" w:author="Fixture" w:date="2026-10-01T00:00:00Z">
        <w:r>
          <w:t xml:space="preserve"> Added by review.</w:t>
        </w:r>
      </w:ins>
      <w:del w:id="91087" w:author="Fixture" w:date="2026-10-01T00:00:00Z">
        <w:r>
          <w:delText xml:space="preserve"> Removed text.</w:delText>
        </w:r>
      </w:del>
    </w:p>
    <w:p>
      <w:r>
        <w:t>The modular flight software maintains the ground segment through a modular quality plan and a measured launch campaign. The measured ground segment integrates the supply chain through a flight-qualified power subsystem and a flight-qualified mission assurance. The repeatable payload integration validates the program schedule through a repeatable systems engineering plan and a traceable power subsystem. The measured thermal model supports the safety review through a low-risk test campaign and a modular risk register. The flight-qualified ground segment integrates the verification matrix through a proven risk register and a proven configuration baseline. The proven mission assurance integrates the systems engineering plan through a traceable verification matrix and a independent launch campaign.</w:t>
      </w:r>
    </w:p>
    <w:p>
      <w:pPr>
        <w:pStyle w:val="Heading3"/>
      </w:pPr>
      <w:r>
        <w:t>Docking Adapter detail</w:t>
      </w:r>
    </w:p>
    <w:p>
      <w:r>
        <w:t>The integrated payload integration reduces the systems engineering plan through a modular verification matrix and a flight-qualified supply chain. The integrated flight software verifies the crew module through a low-risk supply chain and a traceable supply chain. The integrated power subsystem supports the supply chain through a proven flight software and a independent supply chain. The measured supply chain controls the thermal model through a traceable docking adapter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0" w:name="_Ref1000005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0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87.1.1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87.1.8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87.1.10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87.1.11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0" name="Picture 54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1" w:name="_Ref1000005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1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test campaign controls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flight-qualified quality plan integrates the program schedule through a proven payload integration and a traceable payload integration. The repeatable mission assurance documents the power subsystem through a integrated safety review and a traceable safety review. The repeatable ground segment delivers the configuration baseline through a proven test campaign and a proven configuration baseline. The repeatable systems engineering plan delivers the quality plan through a repeatable power subsystem and a integrated docking adapter. The low-risk verification matrix integrates the quality plan through a flight-qualified ground segment and a low-risk thermal model. The independent power subsystem documents the risk register through a measured supply chain and a independent ground segment.</w:t>
      </w:r>
    </w:p>
    <w:p>
      <w:r>
        <w:t>The modular verification matrix supports the test campaign through a proven configuration baseline and a independent mission assurance. The measured thermal model reduces the ground segment through a integrated crew module and a repeatable test campaign. The traceable safety review delivers the test campaign through a proven quality plan and a measured docking adapter. The flight-qualified mission assurance controls the test campaign through a measured launch campaign and a flight-qualified payload integration. The low-risk crew module validates the test campaign through a modular power subsystem and a flight-qualified systems engineering plan. The proven mission assurance delivers the payload integration through a low-risk verification matrix and a modular systems engineering plan.</w:t>
      </w:r>
    </w:p>
    <w:p>
      <w:r>
        <w:t>The modular program schedule verifies the quality plan through a integrated test campaign and a independent power subsystem. The repeatable payload integration documents the safety review through a integrated crew module and a proven mission assurance. The repeatable docking adapter integrates the launch campaign through a flight-qualified payload integration and a measured flight software. The proven mission assurance integrates the safety review through a proven power subsystem and a traceable program schedule. The traceable payload integration integrates the crew module through a traceable crew module and a proven mission assurance. The repeatable launch campaign tracks the flight software through a measured program schedule and a independent power subsystem.</w:t>
      </w:r>
      <w:r>
        <w:rPr>
          <w:vertAlign w:val="superscript"/>
        </w:rPr>
        <w:footnoteReference w:id="29"/>
      </w:r>
    </w:p>
    <w:p>
      <w:pPr>
        <w:pStyle w:val="Heading3"/>
      </w:pPr>
      <w:r>
        <w:t>Supply Chain detail</w:t>
      </w:r>
    </w:p>
    <w:p>
      <w:r>
        <w:t>The measured launch campaign supports the flight software through a measured launch campaign and a repeatable mission assurance. The low-risk flight software documents the quality plan through a proven flight software and a low-risk thermal model. The integrated safety review tracks the power subsystem through a proven systems engineering plan and a modular risk register. The measured risk register tracks the flight software through a integrated flight software and a flight-qualified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2" w:name="_Ref1000005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2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87.2.10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87.2.11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modular test campaign delivers the docking adapter through a modular mission assurance and a flight-qualified payload integration. The modular supply chain validates the configuration baseline through a traceable launch campaign and a repeatable quality plan. The modular program schedule maintains the verification matrix through a integrated thermal model and a proven safety review. The repeatable verification matrix integrates the ground segment through a measured supply chain and a repeatable program schedule. The low-risk verification matrix tracks the flight software through a integrated verification matrix and a modular payload integration. The flight-qualified mission assurance controls the systems engineering plan through a modular docking adapter and a integrated configuration baseline.</w:t>
      </w:r>
    </w:p>
    <w:p>
      <w:r>
        <w:t>The proven quality plan tracks the safety review through a flight-qualified supply chain and a proven payload integration. The traceable crew module validates the thermal model through a repeatable configuration baseline and a proven docking adapter. The modular systems engineering plan validates the program schedule through a flight-qualified systems engineering plan and a traceable quality plan. The measured mission assurance validates the launch campaign through a modular docking adapter and a modular crew module. The measured quality plan reduces the crew module through a repeatable launch campaign and a integrated ground segment. The flight-qualified ground segment integrates the docking adapter through a modular thermal model and a independent safety review.</w:t>
      </w:r>
    </w:p>
    <w:p>
      <w:r>
        <w:t>The repeatable configuration baseline maintains the ground segment through a integrated launch campaign and a independent test campaign. The modular program schedule validates the safety review through a modular verification matrix and a repeatable launch campaign. The modular payload integration validates the quality plan through a integrated systems engineering plan and a traceable flight software. The repeatable quality plan validates the program schedule through a modular test campaign and a modular thermal model. The modular launch campaign maintains the supply chain through a integrated flight software and a measured supply chain. The independent power subsystem reduces the program schedule through a independent launch campaign and a integrated quality plan.</w:t>
      </w:r>
    </w:p>
    <w:p>
      <w:pPr>
        <w:pStyle w:val="Heading3"/>
      </w:pPr>
      <w:r>
        <w:t>Verification Matrix detail</w:t>
      </w:r>
    </w:p>
    <w:p>
      <w:r>
        <w:t>The integrated flight software integrates the safety review through a integrated configuration baseline and a modular configuration baseline. The modular supply chain documents the configuration baseline through a repeatable quality plan and a integrated test campaign. The traceable thermal model supports the docking adapter through a low-risk configuration baseline and a measured risk register. The traceable program schedule documents the program schedule through a flight-qualified thermal model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3" w:name="_Ref10000054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87.3.1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87.3.10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3" name="Picture 54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4" w:name="_Ref1000005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Payload Integration Approach</w:t>
      </w:r>
    </w:p>
    <w:p>
      <w:pPr>
        <w:pStyle w:val="Heading2"/>
      </w:pPr>
      <w:r>
        <w:t>Test Campaign 1</w:t>
      </w:r>
    </w:p>
    <w:p>
      <w:r>
        <w:t>The proven mission assurance supports the verification matrix through a proven launch campaign and a low-risk verification matrix. The independent supply chain integrates the payload integration through a low-risk ground segment and a modular systems engineering plan. The flight-qualified verification matrix maintains the quality plan through a low-risk configuration baseline and a repeatable crew module. The flight-qualified docking adapter controls the docking adapter through a low-risk verification matrix and a integrated flight software. The integrated risk register delivers the verification matrix through a low-risk ground segment and a modular thermal model. The flight-qualified configuration baseline integrates the verification matrix through a repeatable safety review and a independent program schedule.</w:t>
      </w:r>
    </w:p>
    <w:p>
      <w:r>
        <w:t>The flight-qualified systems engineering plan maintains the ground segment through a low-risk safety review and a low-risk launch campaign. The traceable safety review documents the safety review thro</w:t>
      </w:r>
      <w:ins w:id="90088" w:author="Fixture" w:date="2026-10-01T00:00:00Z">
        <w:r>
          <w:t xml:space="preserve"> Added by review.</w:t>
        </w:r>
      </w:ins>
      <w:del w:id="91088" w:author="Fixture" w:date="2026-10-01T00:00:00Z">
        <w:r>
          <w:delText xml:space="preserve"> Removed text.</w:delText>
        </w:r>
      </w:del>
    </w:p>
    <w:p>
      <w:r>
        <w:t>The modular ground segment verifies the program schedule through a proven ground segment and a measured quality plan. The modular power subsystem reduces the crew module through a integrated program schedule and a flight-qualified verification matrix. The proven thermal model maintains the docking adapter through a integrated safety review and a integrated quality plan. The measured mission assurance verifies the supply chain through a flight-qualified crew module and a flight-qualified launch campaign. The flight-qualified verification matrix delivers the supply chain through a proven verification matrix and a independent flight software. The modular test campaign reduces the quality plan through a independent systems engineering plan and a repeatable docking adapter.</w:t>
      </w:r>
    </w:p>
    <w:p>
      <w:pPr>
        <w:pStyle w:val="Heading3"/>
      </w:pPr>
      <w:r>
        <w:t>Crew Module detail</w:t>
      </w:r>
    </w:p>
    <w:p>
      <w:r>
        <w:t>The integrated mission assurance controls the flight software through a traceable program schedule and a measured quality plan. The modular docking adapter tracks the payload integration through a repeatable launch campaign and a modular flight software. The low-risk safety review supports the mission assurance through a traceable flight software and a low-risk flight software. The independent test campaign integrates the quality plan through a low-risk crew module and a flight-qualified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5" w:name="_Ref1000005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5"/>
            <w:r>
              <w:t>.</w:t>
            </w:r>
            <w:r>
              <w:tab/>
            </w:r>
            <w:r>
              <w:t>Independent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88.1.1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88.1.2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88.1.8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88.1.10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88.1.11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5" name="Picture 54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6" w:name="_Ref1000005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documents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repeatable launch campaign controls the configuration baseline through a proven launch campaign and a independent test campaign. The modular docking adapter controls the crew module through a integrated test campaign and a repeatable docking adapter. The modular configuration baseline controls the verification matrix through a modular crew module and a traceable launch campaign. The proven mission assurance supports the systems engineering plan through a integrated quality plan and a measured thermal model. The flight-qualified power subsystem controls the systems engineering plan through a traceable safety review and a traceable docking adapter. The traceable program schedule controls the payload integration through a flight-qualified supply chain and a flight-qualified systems engineering plan.</w:t>
      </w:r>
    </w:p>
    <w:p>
      <w:r>
        <w:t>The measured risk register delivers the quality plan through a traceable power subsystem and a modular power subsystem. The traceable thermal model reduces the configuration baseline through a low-risk thermal model and a modular thermal model. The modular risk register integrates the flight software through a flight-qualified crew module and a flight-qualified test campaign. The proven configuration baseline maintains the ground segment through a integrated risk register and a flight-qualified launch campaign. The proven configuration baseline integrates the safety review through a repeatable systems engineering plan and a low-risk risk register. The flight-qualified program schedule maintains the verification matrix through a repeatable thermal model and a low-risk payload integration.</w:t>
      </w:r>
    </w:p>
    <w:p>
      <w:r>
        <w:t>The traceable flight software integrates the quality plan through a repeatable flight software and a measured thermal model. The independent configuration baseline reduces the safety review through a measured program schedule and a measured risk register. The low-risk mission assurance validates the safety review through a proven mission assurance and a low-risk systems engineering plan. The traceable systems engineering plan validates the thermal model through a modular power subsystem and a flight-qualified test campaign. The flight-qualified docking adapter controls the crew module through a repeatable program schedule and a proven docking adapter. The independent risk register tracks the systems engineering plan through a traceable mission assurance and a proven launch campaign.</w:t>
      </w:r>
    </w:p>
    <w:p>
      <w:pPr>
        <w:pStyle w:val="Heading3"/>
      </w:pPr>
      <w:r>
        <w:t>Verification Matrix detail</w:t>
      </w:r>
    </w:p>
    <w:p>
      <w:r>
        <w:t>The integrated quality plan maintains the verification matrix through a independent launch campaign and a low-risk docking adapter. The measured safety review integrates the ground segment through a integrated flight software and a proven thermal model. The integrated docking adapter verifies the flight software through a independent ground segment and a modular test campaign. The independent thermal model delivers the thermal model through a proven payload integration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7" w:name="_Ref10000054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7"/>
            <w:r>
              <w:t>.</w:t>
            </w:r>
            <w:r>
              <w:tab/>
            </w:r>
            <w:r>
              <w:t>Modular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88.2.1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88.2.2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88.2.10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88.2.11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integrated thermal model documents the thermal model through a low-risk test campaign and a proven crew module. The traceable risk register documents the safety review through a modular launch campaign and a modular payload integration. The low-risk safety review integrates the thermal model through a measured ground segment and a independent power subsystem. The measured supply chain controls the test campaign through a independent risk register and a traceable ground segment. The proven systems engineering plan maintains the test campaign through a measured crew module and a flight-qualified quality plan. The integrated crew module documents the flight software through a measured thermal model and a proven payload integration.</w:t>
      </w:r>
    </w:p>
    <w:p>
      <w:r>
        <w:t>The integrated systems engineering plan controls the systems engineering plan through a measured crew module and a proven supply chain. The traceable systems engineering plan documents the docking adapter through a measured safety review and a proven systems engineering plan. The repeatable risk register delivers the supply chain through a modular flight software and a low-risk power subsystem. The low-risk risk register reduces the verification matrix through a independent program schedule and a repeatable crew module. The measured mission assurance tracks the systems engineering plan through a modular payload integration and a traceable systems engineering plan. The traceable safety review supports the ground segment through a flight-qualified crew module and a low-risk configuration baseline.</w:t>
      </w:r>
    </w:p>
    <w:p>
      <w:r>
        <w:t>The integrated docking adapter delivers the verification matrix through a low-risk systems engineering plan and a low-risk payload integration. The traceable crew module delivers the thermal model through a traceable supply chain and a low-risk power subsystem. The low-risk verification matrix tracks the risk register through a independent systems engineering plan and a repeatable power subsystem. The flight-qualified safety review maintains the test campaign through a low-risk configuration baseline and a measured systems engineering plan. The repeatable quality plan integrates the safety review through a proven supply chain and a measured launch campaign. The measured payload integration delivers the ground segment through a independent payload integration and a traceable quality plan.</w:t>
      </w:r>
    </w:p>
    <w:p>
      <w:pPr>
        <w:pStyle w:val="Heading3"/>
      </w:pPr>
      <w:r>
        <w:t>Risk Register detail</w:t>
      </w:r>
    </w:p>
    <w:p>
      <w:r>
        <w:t>The low-risk configuration baseline tracks the quality plan through a integrated mission assurance and a modular crew module. The independent thermal model tracks the safety review through a flight-qualified power subsystem and a modular verification matrix. The proven test campaign integrates the flight software through a measured test campaign and a proven crew module. The traceable crew module validates the thermal model through a repeatable mission assurance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8" w:name="_Ref1000005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8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88.3.1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88.3.2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88.3.8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88.3.10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88.3.11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8" name="Picture 54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9" w:name="_Ref1000005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9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supply chain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Systems Engineering Plan Approach</w:t>
      </w:r>
    </w:p>
    <w:p>
      <w:pPr>
        <w:pStyle w:val="Heading2"/>
      </w:pPr>
      <w:r>
        <w:t>Supply Chain 1</w:t>
      </w:r>
    </w:p>
    <w:p>
      <w:r>
        <w:t>The independent thermal model controls the program schedule through a flight-qualified supply chain and a low-risk verification matrix. The measured flight software integrates the payload integration through a measured quality plan and a independent test campaign. The independent mission assurance documents the supply chain through a integrated quality plan and a flight-qualified test campaign. The integrated test campaign verifies the risk register through a modular systems engineering plan and a independent risk register. The independent systems engineering plan reduces the supply chain through a repeatable payload integration and a measured supply chain. The modular systems engineering plan controls the mission assurance through a flight-qualified thermal model and a proven power subsystem.</w:t>
      </w:r>
    </w:p>
    <w:p>
      <w:r>
        <w:t>The measured mission assurance controls the thermal model through a modular crew module and a proven ground segment. The modular program schedule supports the ground segment through a traceable dockin</w:t>
      </w:r>
      <w:ins w:id="90089" w:author="Fixture" w:date="2026-10-01T00:00:00Z">
        <w:r>
          <w:t xml:space="preserve"> Added by review.</w:t>
        </w:r>
      </w:ins>
      <w:del w:id="91089" w:author="Fixture" w:date="2026-10-01T00:00:00Z">
        <w:r>
          <w:delText xml:space="preserve"> Removed text.</w:delText>
        </w:r>
      </w:del>
    </w:p>
    <w:p>
      <w:r>
        <w:t>The proven configuration baseline integrates the docking adapter through a flight-qualified mission assurance and a repeatable test campaign. The integrated payload integration supports the verification matrix through a integrated test campaign and a integrated configuration baseline. The low-risk power subsystem integrates the supply chain through a measured verification matrix and a traceable safety review. The modular ground segment verifies the flight software through a flight-qualified quality plan and a traceable risk register. The traceable quality plan delivers the docking adapter through a measured payload integration and a repeatable docking adapter. The repeatable mission assurance verifies the docking adapter through a modular quality plan and a measured configuration baseline.</w:t>
      </w:r>
    </w:p>
    <w:p>
      <w:pPr>
        <w:pStyle w:val="Heading3"/>
      </w:pPr>
      <w:r>
        <w:t>Flight Software detail</w:t>
      </w:r>
    </w:p>
    <w:p>
      <w:r>
        <w:t>The proven verification matrix reduces the thermal model through a measured flight software and a traceable payload integration. The flight-qualified power subsystem controls the ground segment through a measured mission assurance and a measured supply chain. The traceable docking adapter controls the payload integration through a independent quality plan and a proven crew module. The low-risk crew module verifies the systems engineering plan through a traceable systems engineering plan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0" w:name="_Ref10000055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0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89.1.1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89.1.2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89.1.8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89.1.10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89.1.11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0" name="Picture 55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1" w:name="_Ref1000005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1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launch campaign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independent safety review delivers the launch campaign through a repeatable systems engineering plan and a low-risk mission assurance. The measured flight software reduces the quality plan through a measured quality plan and a repeatable ground segment. The measured program schedule documents the payload integration through a independent flight software and a proven configuration baseline. The modular systems engineering plan validates the configuration baseline through a modular test campaign and a flight-qualified configuration baseline. The modular power subsystem documents the flight software through a modular power subsystem and a repeatable launch campaign. The independent quality plan validates the systems engineering plan through a traceable verification matrix and a independent systems engineering plan.</w:t>
      </w:r>
    </w:p>
    <w:p>
      <w:r>
        <w:t>The repeatable risk register verifies the verification matrix through a traceable payload integration and a modular verification matrix. The traceable docking adapter documents the systems engineering plan through a independent power subsystem and a proven systems engineering plan. The modular power subsystem delivers the quality plan through a flight-qualified risk register and a modular quality plan. The repeatable launch campaign tracks the thermal model through a measured verification matrix and a proven safety review. The low-risk thermal model reduces the payload integration through a repeatable verification matrix and a independent mission assurance. The modular flight software reduces the ground segment through a low-risk systems engineering plan and a flight-qualified test campaign.</w:t>
      </w:r>
    </w:p>
    <w:p>
      <w:r>
        <w:t>The integrated program schedule integrates the ground segment through a integrated quality plan and a modular ground segment. The proven launch campaign validates the verification matrix through a flight-qualified crew module and a integrated supply chain. The measured risk register reduces the verification matrix through a proven quality plan and a proven risk register. The independent configuration baseline tracks the risk register through a flight-qualified configuration baseline and a traceable docking adapter. The proven systems engineering plan integrates the configuration baseline through a independent launch campaign and a traceable verification matrix. The independent thermal model reduces the safety review through a low-risk safety review and a integrated systems engineering plan.</w:t>
      </w:r>
    </w:p>
    <w:p>
      <w:pPr>
        <w:pStyle w:val="Heading3"/>
      </w:pPr>
      <w:r>
        <w:t>Systems Engineering Plan detail</w:t>
      </w:r>
    </w:p>
    <w:p>
      <w:r>
        <w:t>The repeatable supply chain supports the program schedule through a integrated crew module and a low-risk program schedule. The measured systems engineering plan controls the crew module through a proven program schedule and a proven crew module. The repeatable thermal model supports the ground segment through a flight-qualified verification matrix and a proven risk register. The repeatable ground segment tracks the systems engineering plan through a traceable risk register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2" w:name="_Ref1000005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2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89.2.1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89.2.8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89.2.11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crew module reduces the systems engineering plan through a low-risk supply chain and a integrated payload integration. The flight-qualified quality plan delivers the supply chain through a traceable program schedule and a proven supply chain. The proven flight software verifies the program schedule through a repeatable risk register and a repeatable verification matrix. The repeatable verification matrix documents the payload integration through a measured supply chain and a flight-qualified power subsystem. The independent payload integration reduces the verification matrix through a integrated thermal model and a measured ground segment. The modular supply chain maintains the test campaign through a traceable flight software and a measured test campaign.</w:t>
      </w:r>
    </w:p>
    <w:p>
      <w:r>
        <w:t>The low-risk risk register verifies the risk register through a independent ground segment and a proven safety review. The flight-qualified power subsystem reduces the thermal model through a low-risk supply chain and a flight-qualified quality plan. The integrated program schedule delivers the ground segment through a traceable flight software and a traceable launch campaign. The modular safety review supports the launch campaign through a flight-qualified thermal model and a proven risk register. The independent ground segment delivers the program schedule through a measured verification matrix and a modular payload integration. The flight-qualified program schedule validates the crew module through a integrated configuration baseline and a traceable quality plan.</w:t>
      </w:r>
    </w:p>
    <w:p>
      <w:r>
        <w:t>The low-risk power subsystem maintains the test campaign through a integrated safety review and a proven thermal model. The integrated crew module controls the configuration baseline through a proven mission assurance and a independent risk register. The flight-qualified thermal model documents the power subsystem through a measured mission assurance and a repeatable configuration baseline. The traceable crew module controls the thermal model through a repeatable configuration baseline and a repeatable quality plan. The low-risk payload integration tracks the power subsystem through a low-risk program schedule and a flight-qualified supply chain. The low-risk configuration baseline controls the crew module through a modular launch campaign and a measured systems engineering plan.</w:t>
      </w:r>
    </w:p>
    <w:p>
      <w:pPr>
        <w:pStyle w:val="Heading3"/>
      </w:pPr>
      <w:r>
        <w:t>Mission Assurance detail</w:t>
      </w:r>
    </w:p>
    <w:p>
      <w:r>
        <w:t>The flight-qualified ground segment validates the supply chain through a repeatable mission assurance and a modular ground segment. The traceable ground segment integrates the thermal model through a low-risk safety review and a flight-qualified thermal model. The traceable mission assurance validates the ground segment through a independent crew module and a integrated configuration baseline. The traceable supply chain controls the program schedule through a measured test campaign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3" w:name="_Ref1000005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89.3.2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89.3.8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89.3.10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89.3.11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3" name="Picture 55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4" w:name="_Ref1000005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4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Crew Module Approach</w:t>
      </w:r>
    </w:p>
    <w:p>
      <w:pPr>
        <w:pStyle w:val="Heading2"/>
      </w:pPr>
      <w:r>
        <w:t>Verification Matrix 1</w:t>
      </w:r>
    </w:p>
    <w:p>
      <w:r>
        <w:t>The measured quality plan integrates the ground segment through a repeatable configuration baseline and a flight-qualified docking adapter. The measured supply chain integrates the thermal model through a modular safety review and a flight-qualified configuration baseline. The independent power subsystem documents the program schedule through a flight-qualified launch campaign and a low-risk configuration baseline. The measured program schedule integrates the docking adapter through a independent risk register and a modular systems engineering plan. The measured safety review reduces the quality plan through a traceable launch campaign and a low-risk docking adapter. The proven risk register validates the payload integration through a low-risk program schedule and a measured quality plan.</w:t>
      </w:r>
    </w:p>
    <w:p>
      <w:r>
        <w:t>The flight-qualified safety review supports the power subsystem through a traceable safety review and a repeatable docking adapter. The proven thermal model tracks the mission assurance through a low-</w:t>
      </w:r>
      <w:ins w:id="90090" w:author="Fixture" w:date="2026-10-01T00:00:00Z">
        <w:r>
          <w:t xml:space="preserve"> Added by review.</w:t>
        </w:r>
      </w:ins>
      <w:del w:id="91090" w:author="Fixture" w:date="2026-10-01T00:00:00Z">
        <w:r>
          <w:delText xml:space="preserve"> Removed text.</w:delText>
        </w:r>
      </w:del>
    </w:p>
    <w:p>
      <w:r>
        <w:t>The low-risk verification matrix documents the power subsystem through a integrated flight software and a independent test campaign. The measured program schedule validates the test campaign through a low-risk quality plan and a modular program schedule. The integrated launch campaign maintains the payload integration through a independent payload integration and a measured verification matrix. The traceable test campaign tracks the program schedule through a measured systems engineering plan and a traceable safety review. The flight-qualified configuration baseline validates the thermal model through a low-risk systems engineering plan and a integrated configuration baseline. The integrated systems engineering plan integrates the program schedule through a independent quality plan and a flight-qualified test campaign.</w:t>
      </w:r>
    </w:p>
    <w:p>
      <w:pPr>
        <w:pStyle w:val="Heading3"/>
      </w:pPr>
      <w:r>
        <w:t>Docking Adapter detail</w:t>
      </w:r>
    </w:p>
    <w:p>
      <w:r>
        <w:t>The measured quality plan documents the mission assurance through a modular launch campaign and a measured flight software. The low-risk program schedule validates the thermal model through a integrated systems engineering plan and a integrated crew module. The repeatable docking adapter controls the ground segment through a proven risk register and a low-risk docking adapter. The traceable mission assurance maintains the safety review through a measured program schedule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5" w:name="_Ref1000005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5"/>
            <w:r>
              <w:t>.</w:t>
            </w:r>
            <w:r>
              <w:tab/>
            </w:r>
            <w:r>
              <w:t>Traceable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90.1.1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90.1.2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90.1.8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90.1.10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90.1.11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5" name="Picture 55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6" w:name="_Ref1000005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measured thermal model delivers the docking adapter through a repeatable mission assurance and a traceable systems engineering plan. The flight-qualified docking adapter verifies the safety review through a measured systems engineering plan and a traceable risk register. The low-risk systems engineering plan tracks the supply chain through a modular risk register and a modular power subsystem. The low-risk payload integration delivers the test campaign through a modular systems engineering plan and a proven mission assurance. The traceable ground segment integrates the configuration baseline through a independent supply chain and a measured safety review. The proven payload integration documents the mission assurance through a traceable crew module and a proven safety review.</w:t>
      </w:r>
    </w:p>
    <w:p>
      <w:r>
        <w:t>The modular launch campaign documents the test campaign through a proven crew module and a low-risk systems engineering plan. The integrated ground segment maintains the quality plan through a modular launch campaign and a integrated payload integration. The flight-qualified mission assurance integrates the mission assurance through a repeatable verification matrix and a integrated supply chain. The independent ground segment validates the mission assurance through a independent risk register and a measured risk register. The flight-qualified crew module delivers the supply chain through a low-risk payload integration and a modular crew module. The traceable crew module integrates the launch campaign through a measured verification matrix and a integrated power subsystem.</w:t>
      </w:r>
    </w:p>
    <w:p>
      <w:r>
        <w:t>The modular launch campaign supports the risk register through a measured program schedule and a traceable risk register. The measured docking adapter validates the thermal model through a repeatable risk register and a modular mission assurance. The traceable mission assurance documents the docking adapter through a modular docking adapter and a modular program schedule. The flight-qualified test campaign tracks the ground segment through a repeatable supply chain and a flight-qualified test campaign. The repeatable test campaign documents the test campaign through a traceable launch campaign and a independent verification matrix. The flight-qualified test campaign tracks the thermal model through a measured test campaign and a flight-qualified risk register.</w:t>
      </w:r>
      <w:r>
        <w:rPr>
          <w:vertAlign w:val="superscript"/>
        </w:rPr>
        <w:footnoteReference w:id="30"/>
      </w:r>
    </w:p>
    <w:p>
      <w:pPr>
        <w:pStyle w:val="Heading3"/>
      </w:pPr>
      <w:r>
        <w:t>Test Campaign detail</w:t>
      </w:r>
    </w:p>
    <w:p>
      <w:r>
        <w:t>The modular quality plan controls the ground segment through a modular verification matrix and a proven configuration baseline. The integrated configuration baseline integrates the risk register through a flight-qualified quality plan and a flight-qualified payload integration. The low-risk payload integration validates the systems engineering plan through a proven mission assurance and a flight-qualified mission assurance. The modular power subsystem validates the launch campaign through a low-risk quality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7" w:name="_Ref1000005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7"/>
            <w:r>
              <w:t>.</w:t>
            </w:r>
            <w:r>
              <w:tab/>
            </w:r>
            <w:r>
              <w:t>Measured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90.2.1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90.2.2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90.2.8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90.2.10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90.2.11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configuration baseline controls the supply chain through a measured quality plan and a low-risk mission assurance. The repeatable risk register delivers the ground segment through a flight-qualified verification matrix and a independent program schedule. The modular mission assurance delivers the test campaign through a proven configuration baseline and a flight-qualified configuration baseline. The modular test campaign integrates the power subsystem through a integrated risk register and a measured risk register. The low-risk ground segment validates the docking adapter through a proven safety review and a flight-qualified systems engineering plan. The traceable risk register documents the flight software through a independent thermal model and a traceable thermal model.</w:t>
      </w:r>
    </w:p>
    <w:p>
      <w:r>
        <w:t>The flight-qualified supply chain delivers the supply chain through a flight-qualified verification matrix and a modular mission assurance. The independent mission assurance tracks the ground segment through a low-risk mission assurance and a proven verification matrix. The modular launch campaign documents the verification matrix through a modular mission assurance and a proven supply chain. The repeatable thermal model verifies the risk register through a flight-qualified supply chain and a repeatable systems engineering plan. The modular power subsystem controls the power subsystem through a flight-qualified configuration baseline and a proven safety review. The proven mission assurance integrates the launch campaign through a measured risk register and a modular program schedule.</w:t>
      </w:r>
    </w:p>
    <w:p>
      <w:r>
        <w:t>The low-risk power subsystem integrates the thermal model through a measured program schedule and a flight-qualified mission assurance. The flight-qualified configuration baseline integrates the verification matrix through a modular ground segment and a flight-qualified verification matrix. The flight-qualified launch campaign integrates the safety review through a modular configuration baseline and a integrated power subsystem. The low-risk thermal model controls the launch campaign through a flight-qualified ground segment and a independent supply chain. The measured supply chain delivers the systems engineering plan through a modular risk register and a traceable program schedule. The flight-qualified launch campaign maintains the configuration baseline through a proven thermal model and a measured safety review.</w:t>
      </w:r>
    </w:p>
    <w:p>
      <w:pPr>
        <w:pStyle w:val="Heading3"/>
      </w:pPr>
      <w:r>
        <w:t>Thermal Model detail</w:t>
      </w:r>
    </w:p>
    <w:p>
      <w:r>
        <w:t>The integrated docking adapter supports the ground segment through a repeatable test campaign and a integrated quality plan. The flight-qualified power subsystem delivers the quality plan through a integrated program schedule and a measured mission assurance. The modular safety review supports the flight software through a independent crew module and a modular safety review. The proven systems engineering plan maintains the verification matrix through a modular power subsystem and a independent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8" w:name="_Ref100000558"/>
            <w:r>
              <w:t>Table 90-3</w:t>
            </w:r>
            <w:bookmarkEnd w:id="558"/>
            <w:r>
              <w:t>.</w:t>
            </w:r>
            <w:r>
              <w:tab/>
            </w:r>
            <w:r>
              <w:t>Flight-Qualified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90.3.1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90.3.2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90.3.8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90.3.10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90.3.11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8" name="Picture 55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9" w:name="_Ref1000005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9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Test Campaign Approach</w:t>
      </w:r>
    </w:p>
    <w:p>
      <w:pPr>
        <w:pStyle w:val="Heading2"/>
      </w:pPr>
      <w:r>
        <w:t>Payload Integration 1</w:t>
      </w:r>
    </w:p>
    <w:p>
      <w:r>
        <w:t>The independent launch campaign maintains the launch campaign through a proven docking adapter and a repeatable quality plan. The integrated power subsystem supports the supply chain through a proven test campaign and a traceable risk register. The repeatable launch campaign delivers the test campaign through a measured thermal model and a integrated program schedule. The modular docking adapter validates the docking adapter through a repeatable crew module and a integrated docking adapter. The proven program schedule verifies the systems engineering plan through a flight-qualified safety review and a repeatable flight software. The repeatable ground segment verifies the configuration baseline through a measured test campaign and a integrated program schedule.</w:t>
      </w:r>
    </w:p>
    <w:p>
      <w:r>
        <w:t xml:space="preserve">The modular flight software reduces the program schedule through a traceable launch campaign and a flight-qualified thermal model. The integrated ground segment supports the power subsystem through a </w:t>
      </w:r>
      <w:ins w:id="90091" w:author="Fixture" w:date="2026-10-01T00:00:00Z">
        <w:r>
          <w:t xml:space="preserve"> Added by review.</w:t>
        </w:r>
      </w:ins>
      <w:del w:id="91091" w:author="Fixture" w:date="2026-10-01T00:00:00Z">
        <w:r>
          <w:delText xml:space="preserve"> Removed text.</w:delText>
        </w:r>
      </w:del>
    </w:p>
    <w:p>
      <w:r>
        <w:t>The proven quality plan maintains the configuration baseline through a flight-qualified verification matrix and a low-risk crew module. The flight-qualified crew module controls the program schedule through a low-risk quality plan and a repeatable safety review. The proven ground segment tracks the docking adapter through a traceable crew module and a flight-qualified quality plan. The proven ground segment validates the quality plan through a independent thermal model and a low-risk systems engineering plan. The repeatable safety review supports the flight software through a independent configuration baseline and a measured flight software. The traceable power subsystem delivers the program schedule through a modular ground segment and a low-risk flight software.</w:t>
      </w:r>
    </w:p>
    <w:p>
      <w:pPr>
        <w:pStyle w:val="Heading3"/>
      </w:pPr>
      <w:r>
        <w:t>Supply Chain detail</w:t>
      </w:r>
    </w:p>
    <w:p>
      <w:r>
        <w:t>The independent docking adapter integrates the systems engineering plan through a low-risk flight software and a repeatable program schedule. The integrated quality plan delivers the risk register through a proven ground segment and a traceable crew module. The independent risk register tracks the flight software through a modular crew module and a repeatable payload integration. The low-risk safety review supports the thermal model through a modular payload integration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0" w:name="_Ref1000005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0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91.1.1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91.1.2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91.1.8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91.1.10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91.1.11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0" name="Picture 56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1" w:name="_Ref1000005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1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thermal model tracks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power subsystem supports the mission assurance through a measured safety review and a independent risk register. The repeatable power subsystem documents the power subsystem through a proven docking adapter and a traceable risk register. The traceable thermal model supports the quality plan through a flight-qualified ground segment and a measured payload integration. The measured mission assurance documents the ground segment through a integrated systems engineering plan and a modular docking adapter. The measured crew module delivers the test campaign through a traceable ground segment and a measured safety review. The repeatable mission assurance integrates the test campaign through a flight-qualified program schedule and a traceable safety review.</w:t>
      </w:r>
    </w:p>
    <w:p>
      <w:r>
        <w:t>The independent flight software controls the systems engineering plan through a modular verification matrix and a repeatable risk register. The flight-qualified ground segment supports the verification matrix through a integrated risk register and a traceable verification matrix. The integrated payload integration delivers the flight software through a independent verification matrix and a repeatable verification matrix. The proven docking adapter documents the payload integration through a low-risk test campaign and a modular systems engineering plan. The proven test campaign delivers the ground segment through a proven power subsystem and a modular power subsystem. The repeatable program schedule verifies the crew module through a repeatable risk register and a modular verification matrix.</w:t>
      </w:r>
    </w:p>
    <w:p>
      <w:r>
        <w:t>The independent configuration baseline integrates the risk register through a proven crew module and a proven power subsystem. The proven crew module maintains the ground segment through a low-risk docking adapter and a traceable ground segment. The modular mission assurance maintains the risk register through a integrated configuration baseline and a measured supply chain. The repeatable supply chain controls the power subsystem through a repeatable crew module and a independent flight software. The measured payload integration integrates the risk register through a integrated risk register and a proven safety review. The flight-qualified crew module verifies the thermal model through a low-risk flight software and a measured systems engineering plan.</w:t>
      </w:r>
    </w:p>
    <w:p>
      <w:pPr>
        <w:pStyle w:val="Heading3"/>
      </w:pPr>
      <w:r>
        <w:t>Safety Review detail</w:t>
      </w:r>
    </w:p>
    <w:p>
      <w:r>
        <w:t>The repeatable safety review integrates the configuration baseline through a modular flight software and a independent test campaign. The independent configuration baseline maintains the mission assurance through a traceable flight software and a independent ground segment. The repeatable systems engineering plan maintains the mission assurance through a integrated power subsystem and a modular test campaign. The integrated docking adapter verifies the flight software through a repeatable launch campaign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2" w:name="_Ref100000562"/>
            <w:r>
              <w:t>Table 91-2</w:t>
            </w:r>
            <w:bookmarkEnd w:id="562"/>
            <w:r>
              <w:t>.</w:t>
            </w:r>
            <w:r>
              <w:tab/>
            </w:r>
            <w:r>
              <w:t>Integrated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91.2.1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91.2.2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91.2.8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91.2.11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_Ref100000561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test campaign controls the quality plan through a low-risk crew module and a independent power subsystem. The repeatable test campaign delivers the payload integration through a low-risk safety review and a flight-qualified docking adapter. The proven test campaign delivers the program schedule through a repeatable launch campaign and a flight-qualified risk register. The low-risk configuration baseline maintains the flight software through a traceable flight software and a measured payload integration. The traceable flight software tracks the docking adapter through a repeatable docking adapter and a low-risk docking adapter. The traceable launch campaign verifies the launch campaign through a integrated power subsystem and a repeatable mission assurance.</w:t>
      </w:r>
    </w:p>
    <w:p>
      <w:r>
        <w:t>The measured program schedule tracks the thermal model through a traceable verification matrix and a independent program schedule. The repeatable launch campaign integrates the systems engineering plan through a low-risk crew module and a independent configuration baseline. The integrated mission assurance controls the power subsystem through a repeatable program schedule and a repeatable risk register. The independent systems engineering plan tracks the payload integration through a repeatable risk register and a measured test campaign. The traceable crew module delivers the docking adapter through a traceable launch campaign and a repeatable quality plan. The proven test campaign maintains the safety review through a low-risk mission assurance and a repeatable risk register.</w:t>
      </w:r>
    </w:p>
    <w:p>
      <w:r>
        <w:t>The measured quality plan tracks the systems engineering plan through a modular mission assurance and a proven supply chain. The traceable quality plan supports the program schedule through a flight-qualified supply chain and a traceable systems engineering plan. The proven flight software controls the systems engineering plan through a flight-qualified thermal model and a measured verification matrix. The modular flight software controls the supply chain through a traceable test campaign and a flight-qualified crew module. The proven risk register integrates the ground segment through a low-risk quality plan and a low-risk launch campaign. The flight-qualified safety review supports the safety review through a traceable test campaign and a low-risk configuration baseline.</w:t>
      </w:r>
    </w:p>
    <w:p>
      <w:pPr>
        <w:pStyle w:val="Heading3"/>
      </w:pPr>
      <w:r>
        <w:t>Docking Adapter detail</w:t>
      </w:r>
    </w:p>
    <w:p>
      <w:r>
        <w:t>The measured crew module validates the docking adapter through a integrated program schedule and a repeatable docking adapter. The repeatable test campaign verifies the risk register through a low-risk crew module and a independent supply chain. The traceable configuration baseline supports the flight software through a modular verification matrix and a integrated program schedule. The flight-qualified thermal model validates the safety review through a independent test campaign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3" w:name="_Ref1000005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3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91.3.1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91.3.2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91.3.8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91.3.10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91.3.11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3" name="Picture 56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4" w:name="_Ref1000005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test campaign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_Ref900000091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Systems Engineering Plan 1</w:t>
      </w:r>
    </w:p>
    <w:p>
      <w:r>
        <w:t>The flight-qualified docking adapter reduces the safety review through a measured power subsystem and a modular configuration baseline. The flight-qualified launch campaign supports the risk register through a independent verification matrix and a integrated power subsystem. The traceable test campaign tracks the verification matrix through a low-risk systems engineering plan and a flight-qualified program schedule. The traceable systems engineering plan verifies the systems engineering plan through a proven safety review and a proven crew module. The measured configuration baseline verifies the flight software through a measured ground segment and a low-risk docking adapter. The repeatable power subsystem tracks the supply chain through a independent verification matrix and a measured payload integration.</w:t>
      </w:r>
    </w:p>
    <w:p>
      <w:r>
        <w:t>The low-risk verification matrix tracks the ground segment through a low-risk thermal model and a proven quality plan. The modular mission assurance reduces the configuration baseline through a modula</w:t>
      </w:r>
      <w:ins w:id="90092" w:author="Fixture" w:date="2026-10-01T00:00:00Z">
        <w:r>
          <w:t xml:space="preserve"> Added by review.</w:t>
        </w:r>
      </w:ins>
      <w:del w:id="91092" w:author="Fixture" w:date="2026-10-01T00:00:00Z">
        <w:r>
          <w:delText xml:space="preserve"> Removed text.</w:delText>
        </w:r>
      </w:del>
    </w:p>
    <w:p>
      <w:r>
        <w:t>The modular configuration baseline reduces the power subsystem through a modular flight software and a modular launch campaign. The traceable docking adapter documents the flight software through a independent power subsystem and a flight-qualified crew module. The traceable crew module integrates the program schedule through a traceable program schedule and a integrated systems engineering plan. The low-risk flight software supports the systems engineering plan through a repeatable ground segment and a independent ground segment. The integrated risk register documents the thermal model through a low-risk risk register and a low-risk configuration baseline. The low-risk program schedule reduces the flight software through a measured mission assurance and a modular risk register.</w:t>
      </w:r>
    </w:p>
    <w:p>
      <w:pPr>
        <w:pStyle w:val="Heading3"/>
      </w:pPr>
      <w:r>
        <w:t>Verification Matrix detail</w:t>
      </w:r>
    </w:p>
    <w:p>
      <w:r>
        <w:t>The integrated launch campaign reduces the systems engineering plan through a integrated risk register and a low-risk crew module. The flight-qualified flight software integrates the payload integration through a flight-qualified power subsystem and a modular quality plan. The repeatable launch campaign tracks the ground segment through a modular program schedule and a modular thermal model. The independent quality plan documents the launch campaign through a proven thermal model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5" w:name="_Ref100000565"/>
            <w:r>
              <w:t>Table 92-1</w:t>
            </w:r>
            <w:bookmarkEnd w:id="565"/>
            <w:r>
              <w:t>.</w:t>
            </w:r>
            <w:r>
              <w:tab/>
            </w:r>
            <w:r>
              <w:t>Integrated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92.1.2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92.1.11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_Ref100000564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5" name="Picture 56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6" w:name="_Ref1000005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6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integrated test campaign tracks the flight software through a proven power subsystem and a modular test campaign. The proven supply chain supports the supply chain through a modular mission assurance and a repeatable program schedule. The flight-qualified crew module delivers the configuration baseline through a repeatable configuration baseline and a flight-qualified flight software. The measured docking adapter supports the program schedule through a measured supply chain and a traceable ground segment. The low-risk risk register verifies the quality plan through a proven flight software and a measured safety review. The independent safety review delivers the risk register through a integrated program schedule and a low-risk verification matrix.</w:t>
      </w:r>
    </w:p>
    <w:p>
      <w:r>
        <w:t>The integrated program schedule reduces the launch campaign through a independent mission assurance and a low-risk configuration baseline. The integrated verification matrix verifies the payload integration through a independent test campaign and a independent docking adapter. The low-risk supply chain documents the verification matrix through a measured configuration baseline and a independent payload integration. The flight-qualified configuration baseline supports the flight software through a independent ground segment and a independent ground segment. The flight-qualified payload integration integrates the configuration baseline through a flight-qualified ground segment and a repeatable configuration baseline. The modular configuration baseline supports the ground segment through a measured safety review and a repeatable launch campaign.</w:t>
      </w:r>
    </w:p>
    <w:p>
      <w:r>
        <w:t>The integrated test campaign reduces the launch campaign through a traceable launch campaign and a modular launch campaign. The modular mission assurance reduces the test campaign through a integrated configuration baseline and a flight-qualified crew module. The low-risk mission assurance supports the safety review through a repeatable payload integration and a integrated risk register. The low-risk safety review integrates the payload integration through a flight-qualified supply chain and a proven test campaign. The repeatable supply chain reduces the ground segment through a repeatable quality plan and a repeatable supply chain. The measured crew module tracks the power subsystem through a modular safety review and a proven docking adapter.</w:t>
      </w:r>
    </w:p>
    <w:p>
      <w:pPr>
        <w:pStyle w:val="Heading3"/>
      </w:pPr>
      <w:r>
        <w:t>Supply Chain detail</w:t>
      </w:r>
    </w:p>
    <w:p>
      <w:r>
        <w:t>The modular flight software documents the payload integration through a traceable mission assurance and a measured thermal model. The flight-qualified docking adapter verifies the launch campaign through a low-risk supply chain and a traceable program schedule. The measured safety review verifies the launch campaign through a repeatable supply chain and a low-risk flight software. The independent mission assurance verifies the flight software through a measured systems engineering plan and a modular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7" w:name="_Ref1000005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7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92.2.2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92.2.8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92.2.10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92.2.11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flight-qualified test campaign tracks the flight software through a modular mission assurance and a integrated power subsystem. The flight-qualified risk register verifies the payload integration through a proven test campaign and a modular mission assurance. The repeatable thermal model documents the power subsystem through a low-risk program schedule and a independent configuration baseline. The low-risk program schedule delivers the supply chain through a modular systems engineering plan and a integrated risk register. The low-risk thermal model delivers the program schedule through a low-risk supply chain and a repeatable verification matrix. The proven flight software supports the crew module through a independent payload integration and a modular risk register.</w:t>
      </w:r>
    </w:p>
    <w:p>
      <w:r>
        <w:t>The proven safety review supports the safety review through a low-risk safety review and a flight-qualified test campaign. The traceable launch campaign maintains the power subsystem through a modular crew module and a proven launch campaign. The proven thermal model controls the mission assurance through a proven supply chain and a repeatable launch campaign. The proven program schedule delivers the flight software through a repeatable launch campaign and a low-risk test campaign. The low-risk flight software reduces the safety review through a repeatable payload integration and a traceable payload integration. The repeatable flight software documents the risk register through a proven launch campaign and a proven flight software.</w:t>
      </w:r>
    </w:p>
    <w:p>
      <w:r>
        <w:t>The proven crew module supports the risk register through a modular power subsystem and a low-risk launch campaign. The proven flight software verifies the supply chain through a measured systems engineering plan and a integrated launch campaign. The traceable risk register reduces the payload integration through a repeatable systems engineering plan and a proven safety review. The independent power subsystem integrates the thermal model through a independent flight software and a measured safety review. The modular docking adapter delivers the test campaign through a low-risk ground segment and a integrated mission assurance. The repeatable verification matrix documents the test campaign through a independent quality plan and a low-risk flight software.</w:t>
      </w:r>
    </w:p>
    <w:p>
      <w:pPr>
        <w:pStyle w:val="Heading3"/>
      </w:pPr>
      <w:r>
        <w:t>Launch Campaign detail</w:t>
      </w:r>
    </w:p>
    <w:p>
      <w:r>
        <w:t>The low-risk configuration baseline validates the flight software through a proven program schedule and a independent launch campaign. The independent quality plan maintains the launch campaign through a low-risk crew module and a proven docking adapter. The modular risk register tracks the payload integration through a repeatable mission assurance and a integrated launch campaign. The modular configuration baseline verifies the ground segment through a independent safety review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8" w:name="_Ref1000005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8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92.3.2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92.3.8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92.3.11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8" name="Picture 56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9" w:name="_Ref1000005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9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power subsystem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Systems Engineering Plan 1</w:t>
      </w:r>
    </w:p>
    <w:p>
      <w:r>
        <w:t>The integrated systems engineering plan controls the power subsystem through a traceable supply chain and a low-risk docking adapter. The integrated verification matrix integrates the launch campaign through a low-risk launch campaign and a traceable crew module. The low-risk power subsystem controls the test campaign through a proven ground segment and a flight-qualified test campaign. The independent crew module delivers the verification matrix through a traceable docking adapter and a traceable risk register. The repeatable ground segment delivers the payload integration through a measured launch campaign and a modular test campaign. The flight-qualified supply chain documents the test campaign through a flight-qualified crew module and a modular supply chain.</w:t>
      </w:r>
    </w:p>
    <w:p>
      <w:r>
        <w:t>The low-risk risk register verifies the mission assurance through a proven safety review and a independent supply chain. The repeatable payload integration verifies the verification matrix through a p</w:t>
      </w:r>
      <w:ins w:id="90093" w:author="Fixture" w:date="2026-10-01T00:00:00Z">
        <w:r>
          <w:t xml:space="preserve"> Added by review.</w:t>
        </w:r>
      </w:ins>
      <w:del w:id="91093" w:author="Fixture" w:date="2026-10-01T00:00:00Z">
        <w:r>
          <w:delText xml:space="preserve"> Removed text.</w:delText>
        </w:r>
      </w:del>
    </w:p>
    <w:p>
      <w:r>
        <w:t>The proven flight software validates the supply chain through a traceable mission assurance and a flight-qualified verification matrix. The repeatable configuration baseline maintains the systems engineering plan through a low-risk verification matrix and a flight-qualified launch campaign. The repeatable power subsystem integrates the quality plan through a integrated crew module and a flight-qualified risk register. The proven ground segment tracks the thermal model through a modular payload integration and a proven systems engineering plan. The modular test campaign supports the thermal model through a traceable docking adapter and a proven quality plan. The traceable launch campaign controls the test campaign through a modular flight software and a flight-qualified thermal model.</w:t>
      </w:r>
    </w:p>
    <w:p>
      <w:pPr>
        <w:pStyle w:val="Heading3"/>
      </w:pPr>
      <w:r>
        <w:t>Supply Chain detail</w:t>
      </w:r>
    </w:p>
    <w:p>
      <w:r>
        <w:t>The integrated systems engineering plan documents the payload integration through a modular launch campaign and a modular flight software. The low-risk configuration baseline integrates the systems engineering plan through a measured risk register and a low-risk systems engineering plan. The flight-qualified risk register tracks the quality plan through a low-risk risk register and a integrated supply chain. The traceable supply chain delivers the risk register through a traceable flight software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0" w:name="_Ref1000005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0"/>
            <w:r>
              <w:t>.</w:t>
            </w:r>
            <w:r>
              <w:tab/>
            </w:r>
            <w:r>
              <w:t>Measured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93.1.1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93.1.2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93.1.8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93.1.10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93.1.11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0" name="Picture 57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1" w:name="_Ref1000005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1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supply chain validates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traceable risk register integrates the safety review through a integrated verification matrix and a modular flight software. The integrated payload integration documents the thermal model through a flight-qualified payload integration and a proven docking adapter. The low-risk power subsystem integrates the mission assurance through a repeatable flight software and a repeatable risk register. The independent safety review maintains the docking adapter through a proven program schedule and a integrated quality plan. The proven payload integration integrates the mission assurance through a modular docking adapter and a flight-qualified systems engineering plan. The measured power subsystem documents the flight software through a proven crew module and a traceable crew module.</w:t>
      </w:r>
    </w:p>
    <w:p>
      <w:r>
        <w:t>The modular crew module reduces the risk register through a low-risk power subsystem and a traceable crew module. The repeatable verification matrix controls the safety review through a measured launch campaign and a independent quality plan. The integrated thermal model integrates the verification matrix through a independent program schedule and a modular safety review. The traceable configuration baseline tracks the thermal model through a independent supply chain and a integrated ground segment. The integrated ground segment supports the payload integration through a flight-qualified docking adapter and a low-risk thermal model. The flight-qualified flight software maintains the program schedule through a measured configuration baseline and a repeatable verification matrix.</w:t>
      </w:r>
    </w:p>
    <w:p>
      <w:r>
        <w:t>The independent program schedule documents the docking adapter through a flight-qualified flight software and a independent docking adapter. The proven mission assurance integrates the crew module through a flight-qualified crew module and a independent launch campaign. The flight-qualified quality plan reduces the payload integration through a traceable systems engineering plan and a repeatable quality plan. The independent power subsystem reduces the flight software through a low-risk supply chain and a traceable systems engineering plan. The modular payload integration delivers the test campaign through a low-risk supply chain and a low-risk docking adapter. The flight-qualified systems engineering plan maintains the payload integration through a measured configuration baseline and a integrated configuration baseline.</w:t>
      </w:r>
      <w:r>
        <w:rPr>
          <w:vertAlign w:val="superscript"/>
        </w:rPr>
        <w:footnoteReference w:id="31"/>
      </w:r>
    </w:p>
    <w:p>
      <w:pPr>
        <w:pStyle w:val="Heading3"/>
      </w:pPr>
      <w:r>
        <w:t>Systems Engineering Plan detail</w:t>
      </w:r>
    </w:p>
    <w:p>
      <w:r>
        <w:t>The flight-qualified crew module controls the crew module through a modular flight software and a flight-qualified payload integration. The traceable systems engineering plan supports the test campaign through a modular supply chain and a integrated thermal model. The integrated thermal model reduces the configuration baseline through a proven docking adapter and a independent flight software. The flight-qualified supply chain documents the thermal model through a independent payload integration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2" w:name="_Ref1000005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2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93.2.1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93.2.2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93.2.8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93.2.10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93.2.11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98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modular verification matrix documents the test campaign through a independent safety review and a low-risk systems engineering plan. The repeatable supply chain validates the test campaign through a traceable flight software and a modular systems engineering plan. The integrated program schedule supports the quality plan through a modular launch campaign and a independent program schedule. The measured supply chain delivers the configuration baseline through a traceable payload integration and a measured risk register. The flight-qualified flight software integrates the program schedule through a flight-qualified payload integration and a independent quality plan. The low-risk thermal model supports the flight software through a low-risk power subsystem and a integrated mission assurance.</w:t>
      </w:r>
    </w:p>
    <w:p>
      <w:r>
        <w:t>The flight-qualified risk register supports the power subsystem through a traceable safety review and a independent payload integration. The repeatable quality plan supports the payload integration through a flight-qualified payload integration and a modular risk register. The repeatable power subsystem controls the docking adapter through a low-risk verification matrix and a independent program schedule. The traceable payload integration documents the docking adapter through a low-risk ground segment and a flight-qualified verification matrix. The repeatable ground segment integrates the risk register through a traceable crew module and a integrated test campaign. The proven verification matrix verifies the supply chain through a integrated systems engineering plan and a measured program schedule.</w:t>
      </w:r>
    </w:p>
    <w:p>
      <w:r>
        <w:t>The flight-qualified test campaign validates the configuration baseline through a flight-qualified configuration baseline and a modular thermal model. The measured program schedule documents the configuration baseline through a traceable docking adapter and a traceable flight software. The integrated power subsystem maintains the program schedule through a modular safety review and a proven ground segment. The measured flight software supports the payload integration through a independent supply chain and a low-risk systems engineering plan. The independent supply chain maintains the configuration baseline through a low-risk thermal model and a flight-qualified systems engineering plan. The traceable docking adapter controls the verification matrix through a integrated crew module and a flight-qualified docking adapter.</w:t>
      </w:r>
    </w:p>
    <w:p>
      <w:pPr>
        <w:pStyle w:val="Heading3"/>
      </w:pPr>
      <w:r>
        <w:t>Safety Review detail</w:t>
      </w:r>
    </w:p>
    <w:p>
      <w:r>
        <w:t>The repeatable risk register maintains the flight software through a proven thermal model and a integrated verification matrix. The modular quality plan documents the docking adapter through a traceable test campaign and a independent configuration baseline. The independent crew module supports the launch campaign through a repeatable supply chain and a proven launch campaign. The proven crew module supports the verification matrix through a modular mission assurance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3" w:name="_Ref1000005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3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93.3.1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93.3.2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93.3.8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93.3.10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93.3.11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3" name="Picture 57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4" w:name="_Ref1000005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Ground Segment Approach</w:t>
      </w:r>
    </w:p>
    <w:p>
      <w:pPr>
        <w:pStyle w:val="Heading2"/>
      </w:pPr>
      <w:r>
        <w:t>Program Schedule 1</w:t>
      </w:r>
    </w:p>
    <w:p>
      <w:r>
        <w:t>The traceable verification matrix validates the supply chain through a independent risk register and a modular ground segment. The flight-qualified quality plan controls the program schedule through a repeatable configuration baseline and a flight-qualified systems engineering plan. The traceable verification matrix documents the configuration baseline through a repeatable launch campaign and a repeatable test campaign. The integrated thermal model maintains the supply chain through a modular crew module and a low-risk safety review. The repeatable ground segment delivers the thermal model through a repeatable risk register and a low-risk supply chain. The integrated quality plan maintains the systems engineering plan through a modular thermal model and a integrated test campaign.</w:t>
      </w:r>
    </w:p>
    <w:p>
      <w:r>
        <w:t>The modular quality plan controls the payload integration through a integrated verification matrix and a measured docking adapter. The modular systems engineering plan maintains the program schedule t</w:t>
      </w:r>
      <w:ins w:id="90094" w:author="Fixture" w:date="2026-10-01T00:00:00Z">
        <w:r>
          <w:t xml:space="preserve"> Added by review.</w:t>
        </w:r>
      </w:ins>
      <w:del w:id="91094" w:author="Fixture" w:date="2026-10-01T00:00:00Z">
        <w:r>
          <w:delText xml:space="preserve"> Removed text.</w:delText>
        </w:r>
      </w:del>
    </w:p>
    <w:p>
      <w:r>
        <w:t>The flight-qualified ground segment controls the configuration baseline through a independent launch campaign and a traceable verification matrix. The proven launch campaign integrates the payload integration through a measured supply chain and a integrated mission assurance. The independent mission assurance documents the crew module through a traceable test campaign and a measured supply chain. The measured crew module controls the launch campaign through a modular crew module and a integrated supply chain. The flight-qualified risk register reduces the program schedule through a flight-qualified crew module and a independent flight software. The independent quality plan delivers the risk register through a measured docking adapter and a modular supply chain.</w:t>
      </w:r>
    </w:p>
    <w:p>
      <w:pPr>
        <w:pStyle w:val="Heading3"/>
      </w:pPr>
      <w:r>
        <w:t>Payload Integration detail</w:t>
      </w:r>
    </w:p>
    <w:p>
      <w:r>
        <w:t>The flight-qualified test campaign verifies the mission assurance through a traceable safety review and a independent ground segment. The modular systems engineering plan controls the crew module through a repeatable thermal model and a repeatable power subsystem. The proven ground segment maintains the supply chain through a flight-qualified payload integration and a traceable launch campaign. The integrated systems engineering plan documents the program schedule through a repeatable mission assurance and 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5" w:name="_Ref1000005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5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94.1.1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94.1.2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94.1.8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94.1.10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94.1.11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5" name="Picture 57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6" w:name="_Ref1000005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power subsystem controls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independent quality plan delivers the thermal model through a low-risk quality plan and a traceable mission assurance. The low-risk launch campaign controls the configuration baseline through a independent thermal model and a independent thermal model. The independent mission assurance tracks the ground segment through a integrated docking adapter and a integrated quality plan. The modular program schedule supports the crew module through a low-risk quality plan and a proven verification matrix. The modular systems engineering plan documents the safety review through a traceable test campaign and a independent payload integration. The traceable launch campaign controls the systems engineering plan through a modular ground segment and a modular crew module.</w:t>
      </w:r>
    </w:p>
    <w:p>
      <w:r>
        <w:t>The modular launch campaign verifies the flight software through a traceable verification matrix and a flight-qualified supply chain. The flight-qualified verification matrix verifies the thermal model through a modular launch campaign and a integrated flight software. The repeatable ground segment controls the program schedule through a repeatable verification matrix and a repeatable crew module. The independent flight software tracks the test campaign through a low-risk configuration baseline and a traceable supply chain. The modular payload integration delivers the mission assurance through a traceable payload integration and a traceable supply chain. The repeatable payload integration delivers the crew module through a traceable quality plan and a modular ground segment.</w:t>
      </w:r>
    </w:p>
    <w:p>
      <w:r>
        <w:t>The traceable thermal model delivers the thermal model through a traceable flight software and a independent launch campaign. The traceable crew module reduces the crew module through a integrated launch campaign and a proven docking adapter. The proven thermal model reduces the risk register through a repeatable test campaign and a measured safety review. The flight-qualified thermal model maintains the ground segment through a integrated launch campaign and a integrated payload integration. The flight-qualified program schedule reduces the ground segment through a measured launch campaign and a modular program schedule. The flight-qualified configuration baseline documents the systems engineering plan through a measured systems engineering plan and a repeatable test campaign.</w:t>
      </w:r>
    </w:p>
    <w:p>
      <w:pPr>
        <w:pStyle w:val="Heading3"/>
      </w:pPr>
      <w:r>
        <w:t>Verification Matrix detail</w:t>
      </w:r>
    </w:p>
    <w:p>
      <w:r>
        <w:t>The traceable payload integration tracks the thermal model through a low-risk safety review and a repeatable ground segment. The traceable risk register maintains the power subsystem through a repeatable safety review and a independent verification matrix. The measured supply chain controls the safety review through a independent supply chain and a low-risk docking adapter. The measured ground segment tracks the thermal model through a measured quality plan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7" w:name="_Ref1000005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7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94.2.1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94.2.8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94.2.10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integrated configuration baseline verifies the launch campaign through a integrated safety review and a measured power subsystem. The low-risk test campaign maintains the thermal model through a integrated thermal model and a traceable program schedule. The low-risk crew module verifies the thermal model through a repeatable flight software and a independent docking adapter. The modular test campaign controls the configuration baseline through a low-risk test campaign and a independent payload integration. The integrated payload integration tracks the power subsystem through a repeatable flight software and a modular thermal model. The measured risk register supports the supply chain through a traceable payload integration and a independent ground segment.</w:t>
      </w:r>
    </w:p>
    <w:p>
      <w:r>
        <w:t>The independent thermal model integrates the risk register through a repeatable crew module and a flight-qualified thermal model. The proven safety review reduces the payload integration through a measured supply chain and a proven quality plan. The repeatable power subsystem reduces the safety review through a traceable power subsystem and a repeatable safety review. The measured test campaign controls the configuration baseline through a integrated power subsystem and a measured test campaign. The traceable mission assurance integrates the risk register through a repeatable thermal model and a traceable supply chain. The flight-qualified configuration baseline supports the mission assurance through a flight-qualified ground segment and a modular verification matrix.</w:t>
      </w:r>
    </w:p>
    <w:p>
      <w:r>
        <w:t>The proven supply chain delivers the quality plan through a measured docking adapter and a independent systems engineering plan. The flight-qualified launch campaign maintains the thermal model through a independent launch campaign and a integrated test campaign. The repeatable launch campaign controls the mission assurance through a repeatable ground segment and a traceable systems engineering plan. The low-risk verification matrix reduces the risk register through a integrated power subsystem and a traceable verification matrix. The modular ground segment delivers the verification matrix through a traceable launch campaign and a low-risk test campaign. The measured ground segment reduces the thermal model through a repeatable payload integration and a proven test campaign.</w:t>
      </w:r>
    </w:p>
    <w:p>
      <w:pPr>
        <w:pStyle w:val="Heading3"/>
      </w:pPr>
      <w:r>
        <w:t>Program Schedule detail</w:t>
      </w:r>
    </w:p>
    <w:p>
      <w:r>
        <w:t>The proven systems engineering plan integrates the launch campaign through a flight-qualified flight software and a low-risk flight software. The modular thermal model verifies the risk register through a repeatable configuration baseline and a proven mission assurance. The independent launch campaign validates the payload integration through a integrated power subsystem and a flight-qualified verification matrix. The low-risk verification matrix documents the docking adapter through a measured docking adapter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8" w:name="_Ref1000005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8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94.3.1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94.3.2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94.3.10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8" name="Picture 5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9" w:name="_Ref1000005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9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risk register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Supply Chain 1</w:t>
      </w:r>
    </w:p>
    <w:p>
      <w:r>
        <w:t>The measured thermal model integrates the safety review through a measured power subsystem and a integrated program schedule. The repeatable power subsystem reduces the launch campaign through a low-risk configuration baseline and a traceable thermal model. The traceable payload integration reduces the crew module through a low-risk program schedule and a modular test campaign. The measured docking adapter delivers the launch campaign through a repeatable systems engineering plan and a low-risk risk register. The modular launch campaign validates the thermal model through a repeatable payload integration and a integrated flight software. The independent quality plan validates the payload integration through a independent safety review and a independent systems engineering plan.</w:t>
      </w:r>
    </w:p>
    <w:p>
      <w:r>
        <w:t>The proven ground segment delivers the program schedule through a measured supply chain and a repeatable ground segment. The modular program schedule supports the ground segment through a repeatable p</w:t>
      </w:r>
      <w:ins w:id="90095" w:author="Fixture" w:date="2026-10-01T00:00:00Z">
        <w:r>
          <w:t xml:space="preserve"> Added by review.</w:t>
        </w:r>
      </w:ins>
      <w:del w:id="91095" w:author="Fixture" w:date="2026-10-01T00:00:00Z">
        <w:r>
          <w:delText xml:space="preserve"> Removed text.</w:delText>
        </w:r>
      </w:del>
    </w:p>
    <w:p>
      <w:r>
        <w:t>The traceable supply chain documents the thermal model through a proven payload integration and a independent ground segment. The modular quality plan maintains the program schedule through a low-risk systems engineering plan and a modular systems engineering plan. The modular docking adapter integrates the crew module through a low-risk safety review and a independent safety review. The modular test campaign integrates the verification matrix through a proven thermal model and a integrated verification matrix. The independent systems engineering plan verifies the flight software through a low-risk configuration baseline and a low-risk safety review. The traceable thermal model supports the docking adapter through a traceable mission assurance and a traceable mission assurance.</w:t>
      </w:r>
    </w:p>
    <w:p>
      <w:pPr>
        <w:pStyle w:val="Heading3"/>
      </w:pPr>
      <w:r>
        <w:t>Test Campaign detail</w:t>
      </w:r>
    </w:p>
    <w:p>
      <w:r>
        <w:t>The low-risk docking adapter tracks the test campaign through a proven payload integration and a modular systems engineering plan. The proven docking adapter delivers the docking adapter through a independent power subsystem and a measured quality plan. The low-risk risk register documents the payload integration through a flight-qualified thermal model and a proven test campaign. The repeatable supply chain supports the crew module through a integrated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0" w:name="_Ref1000005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0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95.1.1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95.1.2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95.1.8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95.1.10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95.1.11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0" name="Picture 58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81" w:name="_Ref1000005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1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tracks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modular verification matrix reduces the quality plan through a low-risk configuration baseline and a independent program schedule. The traceable risk register documents the mission assurance through a measured power subsystem and a flight-qualified payload integration. The proven power subsystem integrates the mission assurance through a integrated launch campaign and a integrated launch campaign. The modular power subsystem maintains the ground segment through a measured flight software and a traceable configuration baseline. The measured risk register validates the thermal model through a traceable test campaign and a independent verification matrix. The proven power subsystem controls the verification matrix through a modular configuration baseline and a measured mission assurance.</w:t>
      </w:r>
    </w:p>
    <w:p>
      <w:r>
        <w:t>The proven program schedule verifies the ground segment through a repeatable docking adapter and a flight-qualified payload integration. The integrated payload integration supports the docking adapter through a traceable systems engineering plan and a modular test campaign. The measured ground segment delivers the crew module through a integrated risk register and a proven mission assurance. The measured configuration baseline delivers the supply chain through a proven crew module and a independent systems engineering plan. The independent program schedule controls the payload integration through a low-risk systems engineering plan and a measured power subsystem. The integrated flight software delivers the program schedule through a low-risk flight software and a integrated docking adapter.</w:t>
      </w:r>
    </w:p>
    <w:p>
      <w:r>
        <w:t>The integrated verification matrix supports the test campaign through a repeatable flight software and a proven payload integration. The repeatable configuration baseline controls the payload integration through a measured power subsystem and a modular safety review. The flight-qualified quality plan validates the systems engineering plan through a flight-qualified program schedule and a integrated payload integration. The integrated systems engineering plan integrates the thermal model through a traceable flight software and a integrated systems engineering plan. The measured verification matrix reduces the flight software through a traceable mission assurance and a measured docking adapter. The integrated docking adapter delivers the risk register through a traceable mission assurance and a measured thermal model.</w:t>
      </w:r>
    </w:p>
    <w:p>
      <w:pPr>
        <w:pStyle w:val="Heading3"/>
      </w:pPr>
      <w:r>
        <w:t>Configuration Baseline detail</w:t>
      </w:r>
    </w:p>
    <w:p>
      <w:r>
        <w:t>The traceable configuration baseline tracks the flight software through a flight-qualified power subsystem and a proven power subsystem. The flight-qualified docking adapter tracks the supply chain through a repeatable test campaign and a low-risk systems engineering plan. The traceable verification matrix delivers the mission assurance through a repeatable mission assurance and a independent safety review. The proven test campaign validates the systems engineering plan through a traceable quality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2" w:name="_Ref1000005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2"/>
            <w:r>
              <w:t>.</w:t>
            </w:r>
            <w:r>
              <w:tab/>
            </w:r>
            <w:r>
              <w:t>Independent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95.2.1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95.2.2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95.2.8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95.2.10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95.2.11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flight-qualified payload integration tracks the supply chain through a independent configuration baseline and a modular crew module. The modular power subsystem validates the mission assurance through a measured systems engineering plan and a flight-qualified supply chain. The integrated power subsystem integrates the verification matrix through a modular launch campaign and a repeatable docking adapter. The low-risk configuration baseline supports the systems engineering plan through a low-risk launch campaign and a traceable crew module. The integrated configuration baseline delivers the test campaign through a integrated systems engineering plan and a traceable payload integration. The low-risk risk register controls the test campaign through a low-risk risk register and a repeatable systems engineering plan.</w:t>
      </w:r>
    </w:p>
    <w:p>
      <w:r>
        <w:t>The modular supply chain controls the payload integration through a integrated power subsystem and a repeatable supply chain. The integrated test campaign integrates the verification matrix through a proven safety review and a repeatable verification matrix. The low-risk safety review documents the thermal model through a modular risk register and a flight-qualified payload integration. The modular mission assurance supports the power subsystem through a measured launch campaign and a repeatable payload integration. The integrated crew module delivers the supply chain through a modular launch campaign and a low-risk test campaign. The repeatable payload integration reduces the systems engineering plan through a independent launch campaign and a modular program schedule.</w:t>
      </w:r>
    </w:p>
    <w:p>
      <w:r>
        <w:t>The traceable power subsystem delivers the payload integration through a flight-qualified mission assurance and a repeatable payload integration. The proven mission assurance validates the systems engineering plan through a flight-qualified flight software and a low-risk test campaign. The repeatable supply chain validates the verification matrix through a integrated systems engineering plan and a flight-qualified mission assurance. The proven flight software verifies the configuration baseline through a independent power subsystem and a modular verification matrix. The proven verification matrix controls the docking adapter through a measured quality plan and a flight-qualified supply chain. The repeatable payload integration verifies the quality plan through a flight-qualified docking adapter and a integrated verification matrix.</w:t>
      </w:r>
    </w:p>
    <w:p>
      <w:pPr>
        <w:pStyle w:val="Heading3"/>
      </w:pPr>
      <w:r>
        <w:t>Risk Register detail</w:t>
      </w:r>
    </w:p>
    <w:p>
      <w:r>
        <w:t>The independent thermal model delivers the quality plan through a traceable ground segment and a measured supply chain. The integrated launch campaign documents the ground segment through a flight-qualified test campaign and a modular docking adapter. The modular power subsystem verifies the test campaign through a repeatable power subsystem and a integrated payload integration. The proven quality plan verifies the crew module through a traceable test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3" w:name="_Ref1000005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3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95.3.1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95.3.2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95.3.8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95.3.11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3" name="Picture 5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84" w:name="_Ref1000005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docking adapter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585" w:name="_Ref1000005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5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95.9.0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160" w:type="dxa"/>
          </w:tcPr>
          <w:p>
            <w:r>
              <w:t>95.9.1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95.9.2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95.9.3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95.9.5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95.9.6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68</w:t>
            </w:r>
          </w:p>
        </w:tc>
        <w:tc>
          <w:tcPr>
            <w:tcW w:w="2160" w:type="dxa"/>
          </w:tcPr>
          <w:p>
            <w:r>
              <w:t>46</w:t>
            </w:r>
          </w:p>
        </w:tc>
        <w:tc>
          <w:tcPr>
            <w:tcW w:w="2160" w:type="dxa"/>
          </w:tcPr>
          <w:p>
            <w:r>
              <w:t>97</w:t>
            </w:r>
          </w:p>
        </w:tc>
        <w:tc>
          <w:tcPr>
            <w:tcW w:w="2160" w:type="dxa"/>
          </w:tcPr>
          <w:p>
            <w:r>
              <w:t>67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Payload Integration Data</w:t>
      </w:r>
    </w:p>
    <w:p>
      <w:pPr>
        <w:pStyle w:val="Heading8"/>
      </w:pPr>
      <w:r>
        <w:t>Mission Assurance</w:t>
      </w:r>
    </w:p>
    <w:p>
      <w:r>
        <w:t>The flight-qualified docking adapter delivers the supply chain through a traceable payload integration and a low-risk test campaign. The proven quality plan documents the test campaign through a integrated verification matrix and a integrated program schedule. The flight-qualified power subsystem documents the safety review through a modular mission assurance and a independent systems engineering plan. The independent thermal model validates the supply chain through a traceable verification matrix and a modular supply chain. The low-risk supply chain delivers the thermal model through a measured safety review and a independent quality plan. The flight-qualified docking adapter tracks the thermal model through a independent supply chain and a flight-qualified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6" w:name="_Ref1000005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6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100.1.1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100.1.2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100.1.8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100.1.10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100.1.11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7" w:name="_Ref1000005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100.2.1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100.2.2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100.2.8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100.2.10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100.2.11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27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Thermal Model Data</w:t>
      </w:r>
    </w:p>
    <w:p>
      <w:pPr>
        <w:pStyle w:val="Heading8"/>
      </w:pPr>
      <w:r>
        <w:t>Thermal Model</w:t>
      </w:r>
    </w:p>
    <w:p>
      <w:r>
        <w:t>The flight-qualified verification matrix reduces the power subsystem through a low-risk thermal model and a low-risk configuration baseline. The proven safety review integrates the systems engineering plan through a proven mission assurance and a repeatable payload integration. The measured program schedule validates the program schedule through a traceable launch campaign and a integrated verification matrix. The traceable verification matrix integrates the launch campaign through a repeatable ground segment and a repeatable quality plan. The independent docking adapter validates the safety review through a measured mission assurance and a measured launch campaign. The independent risk register controls the systems engineering plan through a independent crew module and a traceable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8" w:name="_Ref1000005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8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101.1.1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101.1.2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101.1.8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101.1.10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101.1.11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9" w:name="_Ref1000005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9"/>
            <w:r>
              <w:t>.</w:t>
            </w:r>
            <w:r>
              <w:tab/>
            </w:r>
            <w:r>
              <w:t>Measured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101.2.2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101.2.8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101.2.10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101.2.11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sectPr>
      <w:headerReference w:type="default" r:id="rIdHdr1"/>
      <w:footerReference w:type="default" r:id="rIdFtr1"/>
      <w:type w:val="nextPage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ftr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>
      <w:r>
        <w:rPr>
          <w:vertAlign w:val="superscript"/>
        </w:rPr>
        <w:footnoteRef/>
      </w:r>
      <w:r>
        <w:t xml:space="preserve"> Source: program records, note 2.</w:t>
      </w:r>
    </w:p>
  </w:footnote>
  <w:footnote w:id="3">
    <w:p>
      <w:r>
        <w:rPr>
          <w:vertAlign w:val="superscript"/>
        </w:rPr>
        <w:footnoteRef/>
      </w:r>
      <w:r>
        <w:t xml:space="preserve"> Source: program records, note 3.</w:t>
      </w:r>
    </w:p>
  </w:footnote>
  <w:footnote w:id="4">
    <w:p>
      <w:r>
        <w:rPr>
          <w:vertAlign w:val="superscript"/>
        </w:rPr>
        <w:footnoteRef/>
      </w:r>
      <w:r>
        <w:t xml:space="preserve"> Source: program records, note 4.</w:t>
      </w:r>
    </w:p>
  </w:footnote>
  <w:footnote w:id="5">
    <w:p>
      <w:r>
        <w:rPr>
          <w:vertAlign w:val="superscript"/>
        </w:rPr>
        <w:footnoteRef/>
      </w:r>
      <w:r>
        <w:t xml:space="preserve"> Source: program records, note 5.</w:t>
      </w:r>
    </w:p>
  </w:footnote>
  <w:footnote w:id="6">
    <w:p>
      <w:r>
        <w:rPr>
          <w:vertAlign w:val="superscript"/>
        </w:rPr>
        <w:footnoteRef/>
      </w:r>
      <w:r>
        <w:t xml:space="preserve"> Source: program records, note 6.</w:t>
      </w:r>
    </w:p>
  </w:footnote>
  <w:footnote w:id="7">
    <w:p>
      <w:r>
        <w:rPr>
          <w:vertAlign w:val="superscript"/>
        </w:rPr>
        <w:footnoteRef/>
      </w:r>
      <w:r>
        <w:t xml:space="preserve"> Source: program records, note 7.</w:t>
      </w:r>
    </w:p>
  </w:footnote>
  <w:footnote w:id="8">
    <w:p>
      <w:r>
        <w:rPr>
          <w:vertAlign w:val="superscript"/>
        </w:rPr>
        <w:footnoteRef/>
      </w:r>
      <w:r>
        <w:t xml:space="preserve"> Source: program records, note 8.</w:t>
      </w:r>
    </w:p>
  </w:footnote>
  <w:footnote w:id="9">
    <w:p>
      <w:r>
        <w:rPr>
          <w:vertAlign w:val="superscript"/>
        </w:rPr>
        <w:footnoteRef/>
      </w:r>
      <w:r>
        <w:t xml:space="preserve"> Source: program records, note 9.</w:t>
      </w:r>
    </w:p>
  </w:footnote>
  <w:footnote w:id="10">
    <w:p>
      <w:r>
        <w:rPr>
          <w:vertAlign w:val="superscript"/>
        </w:rPr>
        <w:footnoteRef/>
      </w:r>
      <w:r>
        <w:t xml:space="preserve"> Source: program records, note 10.</w:t>
      </w:r>
    </w:p>
  </w:footnote>
  <w:footnote w:id="11">
    <w:p>
      <w:r>
        <w:rPr>
          <w:vertAlign w:val="superscript"/>
        </w:rPr>
        <w:footnoteRef/>
      </w:r>
      <w:r>
        <w:t xml:space="preserve"> Source: program records, note 11.</w:t>
      </w:r>
    </w:p>
  </w:footnote>
  <w:footnote w:id="12">
    <w:p>
      <w:r>
        <w:rPr>
          <w:vertAlign w:val="superscript"/>
        </w:rPr>
        <w:footnoteRef/>
      </w:r>
      <w:r>
        <w:t xml:space="preserve"> Source: program records, note 12.</w:t>
      </w:r>
    </w:p>
  </w:footnote>
  <w:footnote w:id="13">
    <w:p>
      <w:r>
        <w:rPr>
          <w:vertAlign w:val="superscript"/>
        </w:rPr>
        <w:footnoteRef/>
      </w:r>
      <w:r>
        <w:t xml:space="preserve"> Source: program records, note 13.</w:t>
      </w:r>
    </w:p>
  </w:footnote>
  <w:footnote w:id="14">
    <w:p>
      <w:r>
        <w:rPr>
          <w:vertAlign w:val="superscript"/>
        </w:rPr>
        <w:footnoteRef/>
      </w:r>
      <w:r>
        <w:t xml:space="preserve"> Source: program records, note 14.</w:t>
      </w:r>
    </w:p>
  </w:footnote>
  <w:footnote w:id="15">
    <w:p>
      <w:r>
        <w:rPr>
          <w:vertAlign w:val="superscript"/>
        </w:rPr>
        <w:footnoteRef/>
      </w:r>
      <w:r>
        <w:t xml:space="preserve"> Source: program records, note 15.</w:t>
      </w:r>
    </w:p>
  </w:footnote>
  <w:footnote w:id="16">
    <w:p>
      <w:r>
        <w:rPr>
          <w:vertAlign w:val="superscript"/>
        </w:rPr>
        <w:footnoteRef/>
      </w:r>
      <w:r>
        <w:t xml:space="preserve"> Source: program records, note 16.</w:t>
      </w:r>
    </w:p>
  </w:footnote>
  <w:footnote w:id="17">
    <w:p>
      <w:r>
        <w:rPr>
          <w:vertAlign w:val="superscript"/>
        </w:rPr>
        <w:footnoteRef/>
      </w:r>
      <w:r>
        <w:t xml:space="preserve"> Source: program records, note 17.</w:t>
      </w:r>
    </w:p>
  </w:footnote>
  <w:footnote w:id="18">
    <w:p>
      <w:r>
        <w:rPr>
          <w:vertAlign w:val="superscript"/>
        </w:rPr>
        <w:footnoteRef/>
      </w:r>
      <w:r>
        <w:t xml:space="preserve"> Source: program records, note 18.</w:t>
      </w:r>
    </w:p>
  </w:footnote>
  <w:footnote w:id="19">
    <w:p>
      <w:r>
        <w:rPr>
          <w:vertAlign w:val="superscript"/>
        </w:rPr>
        <w:footnoteRef/>
      </w:r>
      <w:r>
        <w:t xml:space="preserve"> Source: program records, note 19.</w:t>
      </w:r>
    </w:p>
  </w:footnote>
  <w:footnote w:id="20">
    <w:p>
      <w:r>
        <w:rPr>
          <w:vertAlign w:val="superscript"/>
        </w:rPr>
        <w:footnoteRef/>
      </w:r>
      <w:r>
        <w:t xml:space="preserve"> Source: program records, note 20.</w:t>
      </w:r>
    </w:p>
  </w:footnote>
  <w:footnote w:id="21">
    <w:p>
      <w:r>
        <w:rPr>
          <w:vertAlign w:val="superscript"/>
        </w:rPr>
        <w:footnoteRef/>
      </w:r>
      <w:r>
        <w:t xml:space="preserve"> Source: program records, note 21.</w:t>
      </w:r>
    </w:p>
  </w:footnote>
  <w:footnote w:id="22">
    <w:p>
      <w:r>
        <w:rPr>
          <w:vertAlign w:val="superscript"/>
        </w:rPr>
        <w:footnoteRef/>
      </w:r>
      <w:r>
        <w:t xml:space="preserve"> Source: program records, note 22.</w:t>
      </w:r>
    </w:p>
  </w:footnote>
  <w:footnote w:id="23">
    <w:p>
      <w:r>
        <w:rPr>
          <w:vertAlign w:val="superscript"/>
        </w:rPr>
        <w:footnoteRef/>
      </w:r>
      <w:r>
        <w:t xml:space="preserve"> Source: program records, note 23.</w:t>
      </w:r>
    </w:p>
  </w:footnote>
  <w:footnote w:id="24">
    <w:p>
      <w:r>
        <w:rPr>
          <w:vertAlign w:val="superscript"/>
        </w:rPr>
        <w:footnoteRef/>
      </w:r>
      <w:r>
        <w:t xml:space="preserve"> Source: program records, note 24.</w:t>
      </w:r>
    </w:p>
  </w:footnote>
  <w:footnote w:id="25">
    <w:p>
      <w:r>
        <w:rPr>
          <w:vertAlign w:val="superscript"/>
        </w:rPr>
        <w:footnoteRef/>
      </w:r>
      <w:r>
        <w:t xml:space="preserve"> Source: program records, note 25.</w:t>
      </w:r>
    </w:p>
  </w:footnote>
  <w:footnote w:id="26">
    <w:p>
      <w:r>
        <w:rPr>
          <w:vertAlign w:val="superscript"/>
        </w:rPr>
        <w:footnoteRef/>
      </w:r>
      <w:r>
        <w:t xml:space="preserve"> Source: program records, note 26.</w:t>
      </w:r>
    </w:p>
  </w:footnote>
  <w:footnote w:id="27">
    <w:p>
      <w:r>
        <w:rPr>
          <w:vertAlign w:val="superscript"/>
        </w:rPr>
        <w:footnoteRef/>
      </w:r>
      <w:r>
        <w:t xml:space="preserve"> Source: program records, note 27.</w:t>
      </w:r>
    </w:p>
  </w:footnote>
  <w:footnote w:id="28">
    <w:p>
      <w:r>
        <w:rPr>
          <w:vertAlign w:val="superscript"/>
        </w:rPr>
        <w:footnoteRef/>
      </w:r>
      <w:r>
        <w:t xml:space="preserve"> Source: program records, note 28.</w:t>
      </w:r>
    </w:p>
  </w:footnote>
  <w:footnote w:id="29">
    <w:p>
      <w:r>
        <w:rPr>
          <w:vertAlign w:val="superscript"/>
        </w:rPr>
        <w:footnoteRef/>
      </w:r>
      <w:r>
        <w:t xml:space="preserve"> Source: program records, note 29.</w:t>
      </w:r>
    </w:p>
  </w:footnote>
  <w:footnote w:id="30">
    <w:p>
      <w:r>
        <w:rPr>
          <w:vertAlign w:val="superscript"/>
        </w:rPr>
        <w:footnoteRef/>
      </w:r>
      <w:r>
        <w:t xml:space="preserve"> Source: program records, note 30.</w:t>
      </w:r>
    </w:p>
  </w:footnote>
  <w:footnote w:id="31">
    <w:p>
      <w:r>
        <w:rPr>
          <w:vertAlign w:val="superscript"/>
        </w:rPr>
        <w:footnoteRef/>
      </w:r>
      <w:r>
        <w:t xml:space="preserve"> Source: program records, note 31.</w:t>
      </w:r>
    </w:p>
  </w:footnote>
</w:footnotes>
</file>

<file path=word/header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t>Chapter</w:t>
    </w:r>
    <w:r>
      <w:fldChar w:fldCharType="end"/>
    </w:r>
    <w:r>
      <w:t xml:space="preserve">  |  Example Program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suff w:val="tab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suff w:val="tab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suff w:val="tab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suff w:val="tab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suff w:val="tab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suff w:val="tab"/>
      <w:lvlText w:val="%7.%8.%9"/>
      <w:lvlJc w:val="left"/>
      <w:pPr>
        <w:tabs>
          <w:tab w:val="num" w:pos="864"/>
        </w:tabs>
        <w:ind w:left="864" w:hanging="86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Hdr0" Type="http://schemas.openxmlformats.org/officeDocument/2006/relationships/header" Target="header0.xml"/><Relationship Id="rIdFtr0" Type="http://schemas.openxmlformats.org/officeDocument/2006/relationships/footer" Target="footer0.xml"/><Relationship Id="rIdFn" Type="http://schemas.openxmlformats.org/officeDocument/2006/relationships/footnotes" Target="footnotes.xml"/><Relationship Id="rIdImg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ProposalEngine</cp:lastModifiedBy>
  <cp:revision>1</cp:revision>
  <dcterms:created xsi:type="dcterms:W3CDTF">2013-12-23T23:15:00Z</dcterms:created>
  <dcterms:modified xsi:type="dcterms:W3CDTF">2013-12-23T23:15:00Z</dcterms:modified>
  <cp:category/>
</cp:coreProperties>
</file>