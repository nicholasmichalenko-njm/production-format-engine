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0.xml" ContentType="application/vnd.openxmlformats-officedocument.wordprocessingml.header+xml"/>
  <Override PartName="/word/footer0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  <w:sz w:val="52"/>
        </w:rPr>
        <w:t>Example Program Technical Volume</w:t>
      </w:r>
    </w:p>
    <w:p>
      <w:r>
        <w:t>Submitted to Example Agency, Solicitation EX-26-R-0001</w:t>
      </w:r>
    </w:p>
    <w:p>
      <w:pPr>
        <w:sectPr>
          <w:headerReference w:type="default" r:id="rIdHdr0"/>
          <w:footerReference w:type="default" r:id="rIdFtr0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TOCHeading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Right-click to update the table of contents.</w:t>
      </w:r>
      <w:r>
        <w:fldChar w:fldCharType="end"/>
      </w:r>
    </w:p>
    <w:p>
      <w:pPr>
        <w:pStyle w:val="TOCHeading"/>
      </w:pPr>
      <w:r>
        <w:t>List of Tables</w:t>
      </w:r>
    </w:p>
    <w:p>
      <w:r>
        <w:fldChar w:fldCharType="begin"/>
      </w:r>
      <w:r>
        <w:instrText xml:space="preserve"> TOC \h \z \c "Table" </w:instrText>
      </w:r>
      <w:r>
        <w:fldChar w:fldCharType="separate"/>
      </w:r>
      <w:r>
        <w:t>No table of figures entries found.</w:t>
      </w:r>
      <w:r>
        <w:fldChar w:fldCharType="end"/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Measured Ground Segment Approach</w:t>
      </w:r>
    </w:p>
    <w:p>
      <w:pPr>
        <w:pStyle w:val="Heading2"/>
      </w:pPr>
      <w:r>
        <w:t>Risk Register 1</w:t>
      </w:r>
    </w:p>
    <w:p>
      <w:r>
        <w:t>The proven program schedule supports the thermal model through a modular mission assurance and a independent configuration baseline. The low-risk ground segment maintains the mission assurance through a low-risk verification matrix and a repeatable crew module. The low-risk risk register validates the payload integration through a low-risk ground segment and a integrated risk register. The independent ground segment supports the crew module through a traceable thermal model and a traceable docking adapter. The traceable configuration baseline validates the launch campaign through a low-risk systems engineering plan and a repeatable power subsystem. The modular crew module integrates the configuration baseline through a flight-qualified flight software and a flight-qualified program schedule.</w:t>
      </w:r>
    </w:p>
    <w:p>
      <w:r>
        <w:t>The repeatable flight software verifies the program schedule through a measured quality plan and a modular thermal model. The proven mission assurance tracks the launch campaign through a measured cre</w:t>
      </w:r>
      <w:ins w:id="90001" w:author="Fixture" w:date="2026-10-01T00:00:00Z">
        <w:r>
          <w:t xml:space="preserve"> Added by review.</w:t>
        </w:r>
      </w:ins>
      <w:del w:id="91001" w:author="Fixture" w:date="2026-10-01T00:00:00Z">
        <w:r>
          <w:delText xml:space="preserve"> Removed text.</w:delText>
        </w:r>
      </w:del>
    </w:p>
    <w:p>
      <w:r>
        <w:t>The modular thermal model supports the docking adapter through a low-risk risk register and a integrated configuration baseline. The flight-qualified flight software supports the safety review through a proven docking adapter and a integrated systems engineering plan. The traceable risk register verifies the test campaign through a independent risk register and a proven quality plan. The measured mission assurance verifies the flight software through a modular thermal model and a independent verification matrix. The modular safety review reduces the configuration baseline through a integrated launch campaign and a measured supply chain. The measured verification matrix validates the risk register through a proven launch campaign and a proven crew module.</w:t>
      </w:r>
    </w:p>
    <w:p>
      <w:pPr>
        <w:pStyle w:val="Heading3"/>
      </w:pPr>
      <w:r>
        <w:t>Program Schedule detail</w:t>
      </w:r>
    </w:p>
    <w:p>
      <w:r>
        <w:t>The independent launch campaign validates the launch campaign through a independent supply chain and a proven program schedule. The measured mission assurance integrates the quality plan through a proven supply chain and a repeatable crew module. The independent mission assurance controls the verification matrix through a measured supply chain and a modular program schedule. The integrated program schedule verifies the systems engineering plan through a integrated risk register and a integrated thermal model.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1" w:name="_Ref100000101"/>
            <w:r>
              <w:t xml:space="preserve">Table </w:t>
            </w:r>
            <w:r>
              <w:fldChar w:fldCharType="begin"/>
            </w:r>
            <w:r>
              <w:instrText xml:space="preserve"> STYLEREF 1 \s \* MERGEFORMAT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1"/>
            <w:r>
              <w:t>.</w:t>
            </w:r>
            <w:r>
              <w:tab/>
            </w:r>
            <w:r>
              <w:t>Integrated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1.1.2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1.1.5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1.1.8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1.1.10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1.1.11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01" name="Picture 10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02" w:name="_Ref10000010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2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launch campaign supports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proven power subsystem tracks the test campaign through a modular configuration baseline and a traceable verification matrix. The measured mission assurance documents the thermal model through a traceable docking adapter and a modular docking adapter. The proven systems engineering plan maintains the supply chain through a low-risk mission assurance and a flight-qualified flight software. The measured power subsystem supports the ground segment through a independent configuration baseline and a modular systems engineering plan. The modular verification matrix verifies the verification matrix through a measured risk register and a flight-qualified mission assurance. The modular systems engineering plan verifies the docking adapter through a modular mission assurance and a modular configuration baseline.</w:t>
      </w:r>
    </w:p>
    <w:p>
      <w:r>
        <w:t>The modular power subsystem verifies the supply chain through a low-risk launch campaign and a independent safety review. The integrated power subsystem maintains the program schedule through a traceable payload integration and a proven power subsystem. The repeatable systems engineering plan integrates the program schedule through a measured thermal model and a measured thermal model. The low-risk test campaign documents the systems engineering plan through a low-risk program schedule and a traceable thermal model. The repeatable crew module delivers the thermal model through a integrated systems engineering plan and a traceable program schedule. The independent crew module documents the power subsystem through a flight-qualified power subsystem and a traceable flight software.</w:t>
      </w:r>
    </w:p>
    <w:p>
      <w:r>
        <w:t>The proven ground segment maintains the thermal model through a traceable risk register and a independent supply chain. The proven mission assurance integrates the risk register through a traceable program schedule and a low-risk risk register. The independent crew module supports the flight software through a integrated verification matrix and a flight-qualified program schedule. The measured power subsystem controls the thermal model through a repeatable test campaign and a repeatable flight software. The independent test campaign verifies the quality plan through a repeatable mission assurance and a traceable quality plan. The repeatable configuration baseline validates the launch campaign through a modular quality plan and a repeatable safety review.</w:t>
      </w:r>
    </w:p>
    <w:p>
      <w:pPr>
        <w:pStyle w:val="Heading3"/>
      </w:pPr>
      <w:r>
        <w:t>Configuration Baseline detail</w:t>
      </w:r>
    </w:p>
    <w:p>
      <w:r>
        <w:t>The repeatable safety review documents the supply chain through a traceable configuration baseline and a measured power subsystem. The flight-qualified ground segment delivers the power subsystem through a modular docking adapter and a modular program schedule. The independent ground segment documents the payload integration through a proven program schedule and a proven launch campaign. The repeatable test campaign supports the program schedule through a modular flight software and a repeatable quality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3" w:name="_Ref10000010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3"/>
            <w:r>
              <w:t>.</w:t>
            </w:r>
            <w:r>
              <w:tab/>
            </w:r>
            <w:r>
              <w:t>Measured Mission Assurance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1.2.1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1.2.2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1.2.5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1.2.8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1.2.10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1.2.11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22</w:t>
            </w:r>
          </w:p>
        </w:tc>
        <w:tc>
          <w:tcPr>
            <w:tcW w:w="2340" w:type="dxa"/>
          </w:tcPr>
          <w:p>
            <w:r>
              <w:t>42</w:t>
            </w:r>
          </w:p>
        </w:tc>
        <w:tc>
          <w:tcPr>
            <w:tcW w:w="2340" w:type="dxa"/>
          </w:tcPr>
          <w:p>
            <w:r>
              <w:t>69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Ground Segment 3</w:t>
      </w:r>
    </w:p>
    <w:p>
      <w:r>
        <w:t>The low-risk verification matrix delivers the quality plan through a measured safety review and a flight-qualified mission assurance. The modular test campaign integrates the verification matrix through a integrated systems engineering plan and a traceable ground segment. The low-risk flight software delivers the program schedule through a proven mission assurance and a flight-qualified launch campaign. The proven payload integration maintains the systems engineering plan through a flight-qualified launch campaign and a independent launch campaign. The proven quality plan delivers the crew module through a repeatable quality plan and a traceable quality plan. The independent flight software integrates the payload integration through a measured supply chain and a integrated thermal model.</w:t>
      </w:r>
    </w:p>
    <w:p>
      <w:r>
        <w:t>The independent supply chain delivers the program schedule through a integrated supply chain and a measured configuration baseline. The modular ground segment integrates the safety review through a integrated program schedule and a repeatable power subsystem. The measured ground segment integrates the crew module through a traceable verification matrix and a flight-qualified flight software. The low-risk docking adapter controls the verification matrix through a flight-qualified safety review and a measured mission assurance. The traceable quality plan verifies the configuration baseline through a integrated mission assurance and a repeatable systems engineering plan. The traceable risk register maintains the configuration baseline through a flight-qualified configuration baseline and a traceable flight software.</w:t>
      </w:r>
    </w:p>
    <w:p>
      <w:r>
        <w:t>The repeatable docking adapter controls the test campaign through a traceable systems engineering plan and a traceable payload integration. The flight-qualified quality plan maintains the docking adapter through a integrated launch campaign and a repeatable mission assurance. The proven verification matrix delivers the launch campaign through a repeatable program schedule and a integrated verification matrix. The measured thermal model controls the crew module through a repeatable thermal model and a integrated systems engineering plan. The independent payload integration controls the test campaign through a traceable payload integration and a integrated supply chain. The low-risk docking adapter validates the verification matrix through a repeatable program schedule and a low-risk power subsystem.</w:t>
      </w:r>
    </w:p>
    <w:p>
      <w:pPr>
        <w:pStyle w:val="Heading3"/>
      </w:pPr>
      <w:r>
        <w:t>Verification Matrix detail</w:t>
      </w:r>
    </w:p>
    <w:p>
      <w:r>
        <w:t>The integrated payload integration tracks the supply chain through a integrated thermal model and a integrated power subsystem. The repeatable flight software validates the ground segment through a repeatable quality plan and a measured docking adapter. The proven launch campaign delivers the safety review through a integrated quality plan and a modular test campaign. The proven launch campaign integrates the crew module through a modular docking adapter and a repeatable program schedule.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4" w:name="_Ref10000010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4"/>
            <w:r>
              <w:t>.</w:t>
            </w:r>
            <w:r>
              <w:tab/>
            </w:r>
            <w:r>
              <w:t>Independent Payload Integration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1.3.1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1.3.2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1.3.5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1.3.11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</w:t>
            </w:r>
          </w:p>
        </w:tc>
        <w:tc>
          <w:tcPr>
            <w:tcW w:w="2340" w:type="dxa"/>
          </w:tcPr>
          <w:p>
            <w:r>
              <w:t>56</w:t>
            </w:r>
          </w:p>
        </w:tc>
        <w:tc>
          <w:tcPr>
            <w:tcW w:w="2340" w:type="dxa"/>
          </w:tcPr>
          <w:p>
            <w:r>
              <w:t>42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04" name="Picture 10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05" w:name="_Ref10000010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5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launch campaign maintains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Launch Campaign Approach</w:t>
      </w:r>
    </w:p>
    <w:p>
      <w:pPr>
        <w:pStyle w:val="Heading2"/>
      </w:pPr>
      <w:r>
        <w:t>Supply Chain 1</w:t>
      </w:r>
    </w:p>
    <w:p>
      <w:r>
        <w:t>The measured power subsystem reduces the crew module through a flight-qualified power subsystem and a low-risk thermal model. The proven risk register supports the thermal model through a modular flight software and a proven verification matrix. The flight-qualified launch campaign controls the crew module through a traceable risk register and a measured quality plan. The independent launch campaign validates the launch campaign through a modular verification matrix and a modular supply chain. The traceable launch campaign delivers the supply chain through a integrated configuration baseline and a flight-qualified program schedule. The low-risk systems engineering plan reduces the ground segment through a proven systems engineering plan and a modular payload integration.</w:t>
      </w:r>
    </w:p>
    <w:p>
      <w:r>
        <w:t>The measured verification matrix delivers the crew module through a modular power subsystem and a independent safety review. The proven flight software tracks the crew module through a flight-qualifie</w:t>
      </w:r>
      <w:ins w:id="90002" w:author="Fixture" w:date="2026-10-01T00:00:00Z">
        <w:r>
          <w:t xml:space="preserve"> Added by review.</w:t>
        </w:r>
      </w:ins>
      <w:del w:id="91002" w:author="Fixture" w:date="2026-10-01T00:00:00Z">
        <w:r>
          <w:delText xml:space="preserve"> Removed text.</w:delText>
        </w:r>
      </w:del>
    </w:p>
    <w:p>
      <w:r>
        <w:t>The independent program schedule reduces the flight software through a measured docking adapter and a measured power subsystem. The low-risk docking adapter tracks the configuration baseline through a measured risk register and a repeatable docking adapter. The flight-qualified flight software documents the docking adapter through a flight-qualified flight software and a low-risk ground segment. The modular ground segment controls the systems engineering plan through a repeatable systems engineering plan and a low-risk ground segment. The flight-qualified docking adapter controls the crew module through a modular flight software and a proven risk register. The modular safety review validates the docking adapter through a integrated verification matrix and a proven docking adapter.</w:t>
      </w:r>
    </w:p>
    <w:p>
      <w:pPr>
        <w:pStyle w:val="Heading3"/>
      </w:pPr>
      <w:r>
        <w:t>Docking Adapter detail</w:t>
      </w:r>
    </w:p>
    <w:p>
      <w:r>
        <w:t>The proven ground segment delivers the systems engineering plan through a proven mission assurance and a low-risk verification matrix. The proven thermal model tracks the safety review through a traceable program schedule and a independent thermal model. The traceable thermal model documents the configuration baseline through a integrated systems engineering plan and a independent ground segment. The repeatable power subsystem maintains the mission assurance through a repeatable configuration baseline and a modular test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6" w:name="_Ref10000010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Tbl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6"/>
            <w:r>
              <w:t>.</w:t>
            </w:r>
            <w:r>
              <w:tab/>
            </w:r>
            <w:r>
              <w:t>Measured Ground Segment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2.1.1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2.1.2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2.1.5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2.1.8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2.1.10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2.1.11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16</w:t>
            </w:r>
          </w:p>
        </w:tc>
        <w:tc>
          <w:tcPr>
            <w:tcW w:w="2340" w:type="dxa"/>
          </w:tcPr>
          <w:p>
            <w:r>
              <w:t>40</w:t>
            </w:r>
          </w:p>
        </w:tc>
        <w:tc>
          <w:tcPr>
            <w:tcW w:w="2340" w:type="dxa"/>
          </w:tcPr>
          <w:p>
            <w:r>
              <w:t>75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_Ref100000106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_Ref100000106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06" name="Picture 10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07" w:name="_Ref10000010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7"/>
            <w:r>
              <w:t>.</w:t>
            </w:r>
            <w:r>
              <w:tab/>
            </w:r>
            <w:r>
              <w:t>Systems Engineering Plan Flow</w:t>
            </w:r>
          </w:p>
          <w:p>
            <w:pPr>
              <w:pStyle w:val="Quote"/>
            </w:pPr>
            <w:r>
              <w:t xml:space="preserve"> The mission assurance verifies the schedule.</w:t>
            </w:r>
          </w:p>
        </w:tc>
      </w:tr>
    </w:tbl>
    <w:p/>
    <w:p>
      <w:pPr>
        <w:pStyle w:val="Heading2"/>
      </w:pPr>
      <w:r>
        <w:t>Flight Software 2</w:t>
      </w:r>
    </w:p>
    <w:p>
      <w:r>
        <w:t>The measured quality plan verifies the supply chain through a repeatable safety review and a measured systems engineering plan. The flight-qualified safety review reduces the risk register through a low-risk flight software and a proven flight software. The proven thermal model delivers the payload integration through a low-risk ground segment and a repeatable power subsystem. The integrated risk register reduces the program schedule through a measured mission assurance and a measured supply chain. The independent flight software integrates the program schedule through a flight-qualified test campaign and a flight-qualified docking adapter. The flight-qualified mission assurance controls the flight software through a measured thermal model and a measured program schedule.</w:t>
      </w:r>
    </w:p>
    <w:p>
      <w:r>
        <w:t>The low-risk docking adapter documents the risk register through a low-risk ground segment and a integrated crew module. The independent program schedule reduces the test campaign through a integrated crew module and a modular power subsystem. The proven power subsystem integrates the risk register through a independent systems engineering plan and a modular configuration baseline. The low-risk launch campaign documents the power subsystem through a integrated program schedule and a integrated verification matrix. The flight-qualified crew module documents the program schedule through a repeatable quality plan and a measured quality plan. The traceable crew module integrates the flight software through a low-risk thermal model and a flight-qualified mission assurance.</w:t>
      </w:r>
    </w:p>
    <w:p>
      <w:r>
        <w:t>The low-risk supply chain controls the thermal model through a independent payload integration and a flight-qualified test campaign. The modular docking adapter integrates the crew module through a integrated configuration baseline and a low-risk flight software. The modular crew module maintains the supply chain through a integrated flight software and a integrated launch campaign. The low-risk ground segment validates the test campaign through a independent safety review and a low-risk test campaign. The low-risk program schedule delivers the power subsystem through a modular thermal model and a measured verification matrix. The integrated configuration baseline reduces the safety review through a integrated safety review and a proven power subsystem.</w:t>
      </w:r>
    </w:p>
    <w:p>
      <w:pPr>
        <w:pStyle w:val="Heading3"/>
      </w:pPr>
      <w:r>
        <w:t>Mission Assurance detail</w:t>
      </w:r>
    </w:p>
    <w:p>
      <w:r>
        <w:t>The flight-qualified configuration baseline documents the thermal model through a flight-qualified safety review and a low-risk configuration baseline. The traceable docking adapter verifies the ground segment through a traceable supply chain and a flight-qualified docking adapter. The integrated program schedule integrates the thermal model through a traceable verification matrix and a low-risk power subsystem. The repeatable test campaign validates the payload integration through a flight-qualified configuration baseline and a modular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8" w:name="_Ref10000010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08"/>
            <w:r>
              <w:t>.</w:t>
            </w:r>
            <w:r>
              <w:tab/>
            </w:r>
            <w:r>
              <w:t>Proven Quality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2.2.1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2.2.2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2.2.5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2.2.8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2.2.10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2.2.11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78</w:t>
            </w:r>
          </w:p>
        </w:tc>
        <w:tc>
          <w:tcPr>
            <w:tcW w:w="2340" w:type="dxa"/>
          </w:tcPr>
          <w:p>
            <w:r>
              <w:t>90</w:t>
            </w:r>
          </w:p>
        </w:tc>
        <w:tc>
          <w:tcPr>
            <w:tcW w:w="2340" w:type="dxa"/>
          </w:tcPr>
          <w:p>
            <w:r>
              <w:t>11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Configuration Baseline 3</w:t>
      </w:r>
    </w:p>
    <w:p>
      <w:r>
        <w:t>The repeatable supply chain reduces the crew module through a modular systems engineering plan and a integrated power subsystem. The traceable docking adapter verifies the flight software through a integrated quality plan and a flight-qualified ground segment. The low-risk supply chain reduces the payload integration through a flight-qualified supply chain and a proven payload integration. The traceable quality plan validates the thermal model through a low-risk test campaign and a modular payload integration. The proven ground segment delivers the systems engineering plan through a independent flight software and a repeatable flight software. The independent power subsystem verifies the power subsystem through a flight-qualified payload integration and a flight-qualified quality plan.</w:t>
      </w:r>
    </w:p>
    <w:p>
      <w:r>
        <w:t>The low-risk power subsystem delivers the crew module through a flight-qualified program schedule and a traceable crew module. The integrated thermal model delivers the ground segment through a traceable program schedule and a repeatable verification matrix. The integrated verification matrix verifies the docking adapter through a measured docking adapter and a proven systems engineering plan. The low-risk risk register tracks the configuration baseline through a independent flight software and a modular safety review. The repeatable payload integration supports the program schedule through a low-risk risk register and a measured systems engineering plan. The traceable payload integration verifies the configuration baseline through a repeatable ground segment and a flight-qualified risk register.</w:t>
      </w:r>
    </w:p>
    <w:p>
      <w:r>
        <w:t>The independent mission assurance validates the ground segment through a independent flight software and a flight-qualified test campaign. The measured program schedule verifies the risk register through a independent crew module and a proven power subsystem. The modular payload integration documents the test campaign through a repeatable docking adapter and a proven ground segment. The proven launch campaign reduces the systems engineering plan through a measured payload integration and a independent payload integration. The low-risk quality plan tracks the launch campaign through a measured supply chain and a traceable flight software. The independent crew module verifies the program schedule through a flight-qualified crew module and a proven configuration baseline.</w:t>
      </w:r>
    </w:p>
    <w:p>
      <w:pPr>
        <w:pStyle w:val="Heading3"/>
      </w:pPr>
      <w:r>
        <w:t>Power Subsystem detail</w:t>
      </w:r>
    </w:p>
    <w:p>
      <w:r>
        <w:t>The traceable program schedule supports the test campaign through a low-risk quality plan and a proven ground segment. The repeatable power subsystem validates the supply chain through a measured ground segment and a independent supply chain. The low-risk docking adapter reduces the verification matrix through a independent configuration baseline and a flight-qualified risk register. The low-risk test campaign integrates the thermal model through a repeatable launch campaign and a low-risk supply chain.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09" w:name="_Ref100000109"/>
            <w:r>
              <w:t>Table 2-3</w:t>
            </w:r>
            <w:bookmarkEnd w:id="109"/>
            <w:r>
              <w:t>.</w:t>
            </w:r>
            <w:r>
              <w:tab/>
            </w:r>
            <w:r>
              <w:t>Proven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</w:tcPr>
          <w:p>
            <w:r>
              <w:t>2.3.1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2.3.2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2.3.5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2.3.6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2.3.8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2.3.9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2.3.10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2.3.11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75</w:t>
            </w:r>
          </w:p>
        </w:tc>
        <w:tc>
          <w:tcPr>
            <w:tcW w:w="2340" w:type="dxa"/>
          </w:tcPr>
          <w:p>
            <w:r>
              <w:t>13</w:t>
            </w:r>
          </w:p>
        </w:tc>
        <w:tc>
          <w:tcPr>
            <w:tcW w:w="2340" w:type="dxa"/>
          </w:tcPr>
          <w:p>
            <w:r>
              <w:t>72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_Ref100000108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_Ref100000108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09" name="Picture 10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10" w:name="_Ref10000011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0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docking adapter documents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Integrated Safety Review Approach</w:t>
      </w:r>
    </w:p>
    <w:p>
      <w:pPr>
        <w:pStyle w:val="Heading2"/>
      </w:pPr>
      <w:r>
        <w:t>Systems Engineering Plan 1</w:t>
      </w:r>
    </w:p>
    <w:p>
      <w:r>
        <w:t>The measured mission assurance maintains the payload integration through a proven risk register and a traceable risk register. The integrated program schedule documents the quality plan through a traceable payload integration and a flight-qualified verification matrix. The flight-qualified verification matrix tracks the quality plan through a modular test campaign and a traceable supply chain. The modular systems engineering plan delivers the program schedule through a proven launch campaign and a traceable systems engineering plan. The repeatable program schedule supports the test campaign through a low-risk thermal model and a flight-qualified supply chain. The low-risk launch campaign tracks the safety review through a traceable power subsystem and a flight-qualified verification matrix.</w:t>
      </w:r>
    </w:p>
    <w:p>
      <w:r>
        <w:t>The flight-qualified thermal model maintains the safety review through a low-risk payload integration and a measured test campaign. The modular configuration baseline controls the quality plan through</w:t>
      </w:r>
      <w:ins w:id="90003" w:author="Fixture" w:date="2026-10-01T00:00:00Z">
        <w:r>
          <w:t xml:space="preserve"> Added by review.</w:t>
        </w:r>
      </w:ins>
      <w:del w:id="91003" w:author="Fixture" w:date="2026-10-01T00:00:00Z">
        <w:r>
          <w:delText xml:space="preserve"> Removed text.</w:delText>
        </w:r>
      </w:del>
    </w:p>
    <w:p>
      <w:r>
        <w:t>The flight-qualified flight software tracks the flight software through a independent launch campaign and a independent power subsystem. The flight-qualified payload integration tracks the crew module through a integrated crew module and a repeatable safety review. The measured crew module validates the verification matrix through a measured verification matrix and a modular mission assurance. The independent test campaign reduces the docking adapter through a independent launch campaign and a integrated flight software. The independent program schedule maintains the risk register through a independent payload integration and a measured program schedule. The repeatable power subsystem verifies the crew module through a repeatable test campaign and a proven program schedule.</w:t>
      </w:r>
    </w:p>
    <w:p>
      <w:pPr>
        <w:pStyle w:val="Heading3"/>
      </w:pPr>
      <w:r>
        <w:t>Risk Register detail</w:t>
      </w:r>
    </w:p>
    <w:p>
      <w:r>
        <w:t>The repeatable docking adapter controls the configuration baseline through a integrated launch campaign and a flight-qualified risk register. The modular configuration baseline reduces the power subsystem through a proven launch campaign and a flight-qualified power subsystem. The proven systems engineering plan documents the verification matrix through a traceable quality plan and a independent crew module. The integrated supply chain delivers the power subsystem through a low-risk docking adapter and a measured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1" w:name="_Ref10000011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1"/>
            <w:r>
              <w:t>.</w:t>
            </w:r>
            <w:r>
              <w:tab/>
            </w:r>
            <w:r>
              <w:t>Traceable Systems Engineering Plan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3.1.1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3.1.5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3.1.8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2340" w:type="dxa"/>
          </w:tcPr>
          <w:p>
            <w:r>
              <w:t>3.1.10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3.1.11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33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75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11" name="Picture 11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12" w:name="_Ref10000011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2"/>
            <w:r>
              <w:t>.</w:t>
            </w:r>
            <w:r>
              <w:tab/>
            </w:r>
            <w:r>
              <w:t>Thermal Model Flow</w:t>
            </w:r>
          </w:p>
          <w:p>
            <w:pPr>
              <w:pStyle w:val="Quote"/>
            </w:pPr>
            <w:r>
              <w:t xml:space="preserve"> The risk register integrates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repeatable flight software supports the ground segment through a traceable verification matrix and a integrated systems engineering plan. The proven docking adapter maintains the verification matrix through a integrated ground segment and a repeatable docking adapter. The low-risk systems engineering plan maintains the mission assurance through a modular program schedule and a measured verification matrix. The integrated configuration baseline validates the verification matrix through a independent power subsystem and a traceable launch campaign. The flight-qualified risk register integrates the quality plan through a independent systems engineering plan and a low-risk mission assurance. The modular quality plan maintains the launch campaign through a traceable flight software and a measured power subsystem.</w:t>
      </w:r>
    </w:p>
    <w:p>
      <w:r>
        <w:t>The proven power subsystem verifies the power subsystem through a integrated docking adapter and a repeatable test campaign. The low-risk thermal model controls the supply chain through a flight-qualified quality plan and a traceable program schedule. The low-risk payload integration integrates the safety review through a repeatable thermal model and a low-risk safety review. The measured safety review documents the risk register through a measured supply chain and a modular power subsystem. The low-risk payload integration tracks the safety review through a low-risk program schedule and a integrated docking adapter. The measured configuration baseline delivers the power subsystem through a traceable supply chain and a repeatable thermal model.</w:t>
      </w:r>
    </w:p>
    <w:p>
      <w:r>
        <w:t>The repeatable verification matrix reduces the payload integration through a modular program schedule and a traceable configuration baseline. The measured quality plan verifies the test campaign through a repeatable crew module and a flight-qualified crew module. The integrated thermal model maintains the docking adapter through a flight-qualified mission assurance and a low-risk safety review. The low-risk supply chain verifies the thermal model through a repeatable supply chain and a flight-qualified systems engineering plan. The measured quality plan verifies the risk register through a low-risk power subsystem and a repeatable quality plan. The low-risk configuration baseline documents the ground segment through a proven payload integration and a low-risk risk register.</w:t>
      </w:r>
      <w:r>
        <w:rPr>
          <w:vertAlign w:val="superscript"/>
        </w:rPr>
        <w:footnoteReference w:id="1"/>
      </w:r>
    </w:p>
    <w:p>
      <w:pPr>
        <w:pStyle w:val="Heading3"/>
      </w:pPr>
      <w:r>
        <w:t>Crew Module detail</w:t>
      </w:r>
    </w:p>
    <w:p>
      <w:r>
        <w:t>The integrated program schedule validates the verification matrix through a independent risk register and a repeatable risk register. The repeatable mission assurance documents the configuration baseline through a traceable flight software and a proven systems engineering plan. The integrated thermal model integrates the test campaign through a measured payload integration and a traceable flight software. The integrated payload integration verifies the crew module through a independent risk register and a integrated power subsystem.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3" w:name="_Ref100000113"/>
            <w:r>
              <w:t>Table 3-2</w:t>
            </w:r>
            <w:bookmarkEnd w:id="113"/>
            <w:r>
              <w:t>.</w:t>
            </w:r>
            <w:r>
              <w:tab/>
            </w:r>
            <w:r>
              <w:t>Measured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3.2.1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3.2.2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3.2.5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3.2.8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3.2.10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3.2.11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71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_Ref100000112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_Ref100000112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Systems Engineering Plan 3</w:t>
      </w:r>
    </w:p>
    <w:p>
      <w:r>
        <w:t>The integrated test campaign documents the launch campaign through a traceable thermal model and a modular launch campaign. The independent ground segment integrates the systems engineering plan through a traceable payload integration and a proven thermal model. The proven flight software validates the systems engineering plan through a low-risk docking adapter and a independent test campaign. The low-risk launch campaign controls the docking adapter through a traceable configuration baseline and a modular ground segment. The independent launch campaign documents the thermal model through a modular mission assurance and a proven flight software. The modular supply chain verifies the systems engineering plan through a independent verification matrix and a modular launch campaign.</w:t>
      </w:r>
    </w:p>
    <w:p>
      <w:r>
        <w:t>The proven crew module maintains the risk register through a integrated crew module and a proven risk register. The modular supply chain validates the quality plan through a traceable program schedule and a low-risk supply chain. The integrated thermal model tracks the risk register through a traceable test campaign and a low-risk supply chain. The modular ground segment integrates the configuration baseline through a repeatable flight software and a integrated thermal model. The traceable flight software tracks the quality plan through a measured safety review and a low-risk safety review. The integrated ground segment controls the configuration baseline through a flight-qualified power subsystem and a traceable mission assurance.</w:t>
      </w:r>
    </w:p>
    <w:p>
      <w:r>
        <w:t>The measured test campaign reduces the systems engineering plan through a low-risk safety review and a measured test campaign. The integrated launch campaign controls the power subsystem through a integrated ground segment and a independent safety review. The integrated verification matrix maintains the safety review through a modular systems engineering plan and a traceable risk register. The low-risk configuration baseline controls the thermal model through a measured verification matrix and a traceable crew module. The modular launch campaign reduces the thermal model through a independent ground segment and a modular quality plan. The measured safety review tracks the test campaign through a low-risk program schedule and a flight-qualified crew module.</w:t>
      </w:r>
    </w:p>
    <w:p>
      <w:pPr>
        <w:pStyle w:val="Heading3"/>
      </w:pPr>
      <w:r>
        <w:t>Test Campaign detail</w:t>
      </w:r>
    </w:p>
    <w:p>
      <w:r>
        <w:t>The low-risk ground segment controls the test campaign through a traceable safety review and a traceable launch campaign. The proven test campaign verifies the verification matrix through a proven payload integration and a measured safety review. The modular launch campaign integrates the crew module through a repeatable payload integration and a low-risk systems engineering plan. The traceable flight software validates the verification matrix through a proven crew module and a modular flight software.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4" w:name="_Ref10000011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4"/>
            <w:r>
              <w:t>.</w:t>
            </w:r>
            <w:r>
              <w:tab/>
            </w:r>
            <w:r>
              <w:t>Traceable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3.3.1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3.3.2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3.3.5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3.3.6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3.3.8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3.3.9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3.3.10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3.3.11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50</w:t>
            </w:r>
          </w:p>
        </w:tc>
        <w:tc>
          <w:tcPr>
            <w:tcW w:w="2340" w:type="dxa"/>
          </w:tcPr>
          <w:p>
            <w:r>
              <w:t>70</w:t>
            </w:r>
          </w:p>
        </w:tc>
        <w:tc>
          <w:tcPr>
            <w:tcW w:w="2340" w:type="dxa"/>
          </w:tcPr>
          <w:p>
            <w:r>
              <w:t>70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14" name="Picture 11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15" w:name="_Ref10000011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5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configuration baseline delivers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Docking Adapter Approach</w:t>
      </w:r>
    </w:p>
    <w:p>
      <w:pPr>
        <w:pStyle w:val="Heading2"/>
      </w:pPr>
      <w:r>
        <w:t>Power Subsystem 1</w:t>
      </w:r>
    </w:p>
    <w:p>
      <w:r>
        <w:t>The flight-qualified safety review controls the launch campaign through a modular supply chain and a low-risk quality plan. The modular configuration baseline delivers the thermal model through a traceable payload integration and a integrated crew module. The independent safety review controls the payload integration through a independent crew module and a modular quality plan. The low-risk mission assurance tracks the payload integration through a modular safety review and a proven launch campaign. The modular power subsystem maintains the test campaign through a low-risk risk register and a flight-qualified systems engineering plan. The measured launch campaign supports the launch campaign through a measured docking adapter and a proven flight software.</w:t>
      </w:r>
    </w:p>
    <w:p>
      <w:r>
        <w:t>The traceable test campaign integrates the systems engineering plan through a modular program schedule and a low-risk payload integration. The flight-qualified safety review tracks the mission assuran</w:t>
      </w:r>
      <w:ins w:id="90004" w:author="Fixture" w:date="2026-10-01T00:00:00Z">
        <w:r>
          <w:t xml:space="preserve"> Added by review.</w:t>
        </w:r>
      </w:ins>
      <w:del w:id="91004" w:author="Fixture" w:date="2026-10-01T00:00:00Z">
        <w:r>
          <w:delText xml:space="preserve"> Removed text.</w:delText>
        </w:r>
      </w:del>
    </w:p>
    <w:p>
      <w:r>
        <w:t>The proven docking adapter validates the crew module through a independent launch campaign and a integrated launch campaign. The independent systems engineering plan controls the launch campaign through a repeatable test campaign and a flight-qualified thermal model. The integrated crew module documents the flight software through a low-risk flight software and a low-risk crew module. The integrated quality plan controls the flight software through a flight-qualified mission assurance and a repeatable configuration baseline. The independent flight software verifies the verification matrix through a measured ground segment and a traceable power subsystem. The integrated test campaign integrates the thermal model through a traceable mission assurance and a integrated flight software.</w:t>
      </w:r>
    </w:p>
    <w:p>
      <w:pPr>
        <w:pStyle w:val="Heading3"/>
      </w:pPr>
      <w:r>
        <w:t>Safety Review detail</w:t>
      </w:r>
    </w:p>
    <w:p>
      <w:r>
        <w:t>The modular configuration baseline reduces the mission assurance through a flight-qualified docking adapter and a traceable launch campaign. The independent ground segment delivers the safety review through a measured configuration baseline and a flight-qualified power subsystem. The modular safety review verifies the program schedule through a repeatable thermal model and a independent configuration baseline. The integrated program schedule verifies the payload integration through a integrated verification matrix and a independent payload integration.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6" w:name="_Ref100000116"/>
            <w:r>
              <w:t>Table 4-1</w:t>
            </w:r>
            <w:bookmarkEnd w:id="116"/>
            <w:r>
              <w:t>.</w:t>
            </w:r>
            <w:r>
              <w:tab/>
            </w:r>
            <w:r>
              <w:t>Flight-Qualified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</w:tcPr>
          <w:p>
            <w:r>
              <w:t>4.1.1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t>4.1.2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4.1.5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4.1.8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2340" w:type="dxa"/>
          </w:tcPr>
          <w:p>
            <w:r>
              <w:t>4.1.10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4.1.11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85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66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_Ref100000115 \h </w:instrText>
      </w:r>
      <w:r>
        <w:fldChar w:fldCharType="separate"/>
      </w:r>
      <w:r>
        <w:t>Figure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_Ref100000115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16" name="Picture 116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17" w:name="_Ref100000117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7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supply chain validates the schedule.</w:t>
            </w:r>
          </w:p>
        </w:tc>
      </w:tr>
    </w:tbl>
    <w:p/>
    <w:p>
      <w:pPr>
        <w:pStyle w:val="Heading2"/>
      </w:pPr>
      <w:r>
        <w:t>Systems Engineering Plan 2</w:t>
      </w:r>
    </w:p>
    <w:p>
      <w:r>
        <w:t>The measured systems engineering plan verifies the quality plan through a low-risk configuration baseline and a proven safety review. The proven docking adapter tracks the mission assurance through a measured power subsystem and a traceable thermal model. The measured crew module documents the ground segment through a integrated test campaign and a independent test campaign. The modular ground segment validates the power subsystem through a integrated test campaign and a proven flight software. The flight-qualified payload integration validates the mission assurance through a independent verification matrix and a traceable payload integration. The traceable risk register delivers the payload integration through a integrated test campaign and a measured mission assurance.</w:t>
      </w:r>
    </w:p>
    <w:p>
      <w:r>
        <w:t>The integrated power subsystem verifies the thermal model through a modular program schedule and a modular test campaign. The modular flight software supports the launch campaign through a integrated power subsystem and a flight-qualified verification matrix. The independent systems engineering plan documents the quality plan through a low-risk supply chain and a flight-qualified flight software. The modular risk register integrates the supply chain through a repeatable systems engineering plan and a integrated safety review. The measured launch campaign tracks the program schedule through a independent program schedule and a independent program schedule. The flight-qualified risk register verifies the risk register through a measured power subsystem and a repeatable verification matrix.</w:t>
      </w:r>
    </w:p>
    <w:p>
      <w:r>
        <w:t>The traceable launch campaign verifies the configuration baseline through a repeatable quality plan and a measured crew module. The modular payload integration supports the quality plan through a traceable quality plan and a integrated systems engineering plan. The flight-qualified risk register controls the power subsystem through a proven mission assurance and a integrated supply chain. The measured mission assurance reduces the risk register through a measured supply chain and a proven configuration baseline. The integrated verification matrix tracks the safety review through a modular power subsystem and a independent risk register. The flight-qualified launch campaign maintains the power subsystem through a integrated flight software and a low-risk configuration baseline.</w:t>
      </w:r>
    </w:p>
    <w:p>
      <w:pPr>
        <w:pStyle w:val="Heading3"/>
      </w:pPr>
      <w:r>
        <w:t>Ground Segment detail</w:t>
      </w:r>
    </w:p>
    <w:p>
      <w:r>
        <w:t>The repeatable ground segment controls the payload integration through a independent systems engineering plan and a low-risk power subsystem. The independent docking adapter documents the verification matrix through a flight-qualified ground segment and a low-risk verification matrix. The traceable configuration baseline tracks the ground segment through a flight-qualified crew module and a measured quality plan. The integrated mission assurance validates the supply chain through a repeatable risk register and a traceable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8" w:name="_Ref100000118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8"/>
            <w:r>
              <w:t>.</w:t>
            </w:r>
            <w:r>
              <w:tab/>
            </w:r>
            <w:r>
              <w:t>Independent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4.2.1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4.2.2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4.2.5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4.2.8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4.2.10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4.2.11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52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80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_Ref100000118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_Ref100000118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Verification Matrix 3</w:t>
      </w:r>
    </w:p>
    <w:p>
      <w:r>
        <w:t>The low-risk quality plan verifies the program schedule through a proven ground segment and a repeatable risk register. The measured thermal model documents the payload integration through a measured crew module and a repeatable verification matrix. The flight-qualified thermal model documents the mission assurance through a low-risk configuration baseline and a low-risk supply chain. The integrated power subsystem integrates the safety review through a modular verification matrix and a traceable ground segment. The repeatable ground segment delivers the configuration baseline through a modular power subsystem and a integrated launch campaign. The independent systems engineering plan integrates the safety review through a repeatable docking adapter and a measured verification matrix.</w:t>
      </w:r>
    </w:p>
    <w:p>
      <w:r>
        <w:t>The repeatable crew module validates the risk register through a low-risk flight software and a proven configuration baseline. The independent risk register tracks the launch campaign through a proven safety review and a low-risk thermal model. The proven docking adapter delivers the thermal model through a independent thermal model and a proven mission assurance. The proven crew module controls the quality plan through a proven power subsystem and a flight-qualified quality plan. The integrated mission assurance tracks the risk register through a independent configuration baseline and a traceable thermal model. The low-risk program schedule controls the program schedule through a flight-qualified crew module and a integrated launch campaign.</w:t>
      </w:r>
    </w:p>
    <w:p>
      <w:r>
        <w:t>The low-risk verification matrix supports the docking adapter through a proven configuration baseline and a traceable quality plan. The traceable quality plan delivers the crew module through a integrated docking adapter and a traceable program schedule. The independent test campaign controls the thermal model through a independent payload integration and a repeatable docking adapter. The traceable verification matrix controls the verification matrix through a repeatable quality plan and a integrated verification matrix. The measured power subsystem reduces the program schedule through a proven safety review and a measured payload integration. The flight-qualified payload integration controls the ground segment through a flight-qualified verification matrix and a independent launch campaign.</w:t>
      </w:r>
    </w:p>
    <w:p>
      <w:pPr>
        <w:pStyle w:val="Heading3"/>
      </w:pPr>
      <w:r>
        <w:t>Payload Integration detail</w:t>
      </w:r>
    </w:p>
    <w:p>
      <w:r>
        <w:t>The traceable test campaign reduces the quality plan through a traceable payload integration and a flight-qualified crew module. The traceable thermal model documents the verification matrix through a proven systems engineering plan and a independent mission assurance. The flight-qualified verification matrix controls the power subsystem through a traceable ground segment and a repeatable risk register. The low-risk verification matrix integrates the quality plan through a proven launch campaign and a independent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19" w:name="_Ref10000011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9"/>
            <w:r>
              <w:t>.</w:t>
            </w:r>
            <w:r>
              <w:tab/>
            </w:r>
            <w:r>
              <w:t>Measured Verification Matrix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</w:tr>
      <w:tr>
        <w:tc>
          <w:tcPr>
            <w:tcW w:w="2340" w:type="dxa"/>
          </w:tcPr>
          <w:p>
            <w:r>
              <w:t>4.3.1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4.3.2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4.3.5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4.3.6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4.3.8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4.3.9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4.3.10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4.3.11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28</w:t>
            </w:r>
          </w:p>
        </w:tc>
        <w:tc>
          <w:tcPr>
            <w:tcW w:w="2340" w:type="dxa"/>
          </w:tcPr>
          <w:p>
            <w:r>
              <w:t>29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_Ref100000119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_Ref100000119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19" name="Picture 119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20" w:name="_Ref100000120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0"/>
            <w:r>
              <w:t>.</w:t>
            </w:r>
            <w:r>
              <w:tab/>
            </w:r>
            <w:r>
              <w:t>Safety Review Flow</w:t>
            </w:r>
          </w:p>
          <w:p>
            <w:pPr>
              <w:pStyle w:val="Quote"/>
            </w:pPr>
            <w:r>
              <w:t xml:space="preserve"> The supply chain maintains the schedule.</w:t>
            </w:r>
          </w:p>
        </w:tc>
      </w:tr>
    </w:tbl>
    <w:p/>
    <w:p>
      <w:r>
        <w:t xml:space="preserve">See </w:t>
      </w:r>
      <w:r>
        <w:fldChar w:fldCharType="begin"/>
      </w:r>
      <w:r>
        <w:instrText xml:space="preserve"> REF _Ref900000004 \h </w:instrText>
      </w:r>
      <w:r>
        <w:fldChar w:fldCharType="separate"/>
      </w:r>
      <w:r>
        <w:t>Table 9-9</w:t>
      </w:r>
      <w:r>
        <w:fldChar w:fldCharType="end"/>
      </w:r>
      <w:r>
        <w:t xml:space="preserve"> for the earlier result.</w:t>
      </w:r>
    </w:p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Proven Launch Campaign Approach</w:t>
      </w:r>
    </w:p>
    <w:p>
      <w:pPr>
        <w:pStyle w:val="Heading2"/>
      </w:pPr>
      <w:r>
        <w:t>Test Campaign 1</w:t>
      </w:r>
    </w:p>
    <w:p>
      <w:r>
        <w:t>The independent program schedule controls the ground segment through a independent quality plan and a measured flight software. The flight-qualified launch campaign supports the systems engineering plan through a measured mission assurance and a repeatable flight software. The independent safety review delivers the verification matrix through a integrated verification matrix and a integrated crew module. The repeatable quality plan maintains the mission assurance through a proven crew module and a modular configuration baseline. The independent docking adapter supports the docking adapter through a independent supply chain and a low-risk quality plan. The flight-qualified ground segment tracks the crew module through a repeatable test campaign and a low-risk ground segment.</w:t>
      </w:r>
    </w:p>
    <w:p>
      <w:r>
        <w:t>The integrated mission assurance validates the verification matrix through a modular systems engineering plan and a integrated flight software. The measured quality plan verifies the power subsystem t</w:t>
      </w:r>
      <w:ins w:id="90005" w:author="Fixture" w:date="2026-10-01T00:00:00Z">
        <w:r>
          <w:t xml:space="preserve"> Added by review.</w:t>
        </w:r>
      </w:ins>
      <w:del w:id="91005" w:author="Fixture" w:date="2026-10-01T00:00:00Z">
        <w:r>
          <w:delText xml:space="preserve"> Removed text.</w:delText>
        </w:r>
      </w:del>
    </w:p>
    <w:p>
      <w:r>
        <w:t>The independent thermal model delivers the supply chain through a proven crew module and a flight-qualified payload integration. The traceable supply chain reduces the safety review through a proven flight software and a flight-qualified safety review. The flight-qualified thermal model tracks the systems engineering plan through a measured thermal model and a traceable docking adapter. The modular docking adapter validates the configuration baseline through a flight-qualified ground segment and a proven ground segment. The integrated payload integration integrates the flight software through a modular thermal model and a modular verification matrix. The proven systems engineering plan tracks the payload integration through a independent risk register and a traceable power subsystem.</w:t>
      </w:r>
    </w:p>
    <w:p>
      <w:pPr>
        <w:pStyle w:val="Heading3"/>
      </w:pPr>
      <w:r>
        <w:t>Configuration Baseline detail</w:t>
      </w:r>
    </w:p>
    <w:p>
      <w:r>
        <w:t>The proven flight software tracks the crew module through a repeatable payload integration and a traceable ground segment. The low-risk docking adapter delivers the docking adapter through a measured launch campaign and a repeatable mission assurance. The modular quality plan supports the launch campaign through a integrated thermal model and a integrated program schedule. The proven flight software verifies the supply chain through a flight-qualified configuration baseline and a measured verification matrix.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1" w:name="_Ref100000121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1"/>
            <w:r>
              <w:t>.</w:t>
            </w:r>
            <w:r>
              <w:tab/>
            </w:r>
            <w:r>
              <w:t>Independent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5.1.1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5.1.2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5.1.8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5.1.10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5.1.11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36</w:t>
            </w:r>
          </w:p>
        </w:tc>
        <w:tc>
          <w:tcPr>
            <w:tcW w:w="2340" w:type="dxa"/>
          </w:tcPr>
          <w:p>
            <w:r>
              <w:t>54</w:t>
            </w:r>
          </w:p>
        </w:tc>
        <w:tc>
          <w:tcPr>
            <w:tcW w:w="2340" w:type="dxa"/>
          </w:tcPr>
          <w:p>
            <w:r>
              <w:t>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_Ref100000121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_Ref100000121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21" name="Picture 121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22" w:name="_Ref100000122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2"/>
            <w:r>
              <w:t>.</w:t>
            </w:r>
            <w:r>
              <w:tab/>
            </w:r>
            <w:r>
              <w:t>Crew Module Flow</w:t>
            </w:r>
          </w:p>
          <w:p>
            <w:pPr>
              <w:pStyle w:val="Quote"/>
            </w:pPr>
            <w:r>
              <w:t xml:space="preserve"> The test campaign delivers the schedule.</w:t>
            </w:r>
          </w:p>
        </w:tc>
      </w:tr>
    </w:tbl>
    <w:p/>
    <w:p>
      <w:pPr>
        <w:pStyle w:val="Heading2"/>
      </w:pPr>
      <w:r>
        <w:t>Configuration Baseline 2</w:t>
      </w:r>
    </w:p>
    <w:p>
      <w:r>
        <w:t>The low-risk mission assurance controls the risk register through a traceable flight software and a measured docking adapter. The traceable safety review documents the thermal model through a flight-qualified risk register and a flight-qualified mission assurance. The modular crew module supports the crew module through a proven thermal model and a modular program schedule. The flight-qualified mission assurance controls the safety review through a proven supply chain and a repeatable ground segment. The measured mission assurance supports the payload integration through a integrated ground segment and a proven crew module. The independent quality plan supports the launch campaign through a low-risk program schedule and a independent quality plan.</w:t>
      </w:r>
    </w:p>
    <w:p>
      <w:r>
        <w:t>The low-risk launch campaign validates the docking adapter through a modular verification matrix and a modular systems engineering plan. The traceable mission assurance controls the quality plan through a measured program schedule and a independent launch campaign. The integrated safety review validates the payload integration through a flight-qualified mission assurance and a traceable systems engineering plan. The low-risk verification matrix delivers the power subsystem through a traceable ground segment and a modular safety review. The proven crew module reduces the mission assurance through a repeatable systems engineering plan and a independent mission assurance. The repeatable docking adapter maintains the program schedule through a independent configuration baseline and a independent mission assurance.</w:t>
      </w:r>
    </w:p>
    <w:p>
      <w:r>
        <w:t>The measured flight software integrates the configuration baseline through a modular payload integration and a measured thermal model. The integrated supply chain controls the thermal model through a independent flight software and a low-risk configuration baseline. The flight-qualified ground segment integrates the risk register through a traceable docking adapter and a repeatable power subsystem. The traceable launch campaign maintains the launch campaign through a independent systems engineering plan and a low-risk crew module. The traceable docking adapter maintains the ground segment through a flight-qualified power subsystem and a traceable flight software. The modular quality plan supports the thermal model through a low-risk supply chain and a low-risk ground segment.</w:t>
      </w:r>
    </w:p>
    <w:p>
      <w:pPr>
        <w:pStyle w:val="Heading3"/>
      </w:pPr>
      <w:r>
        <w:t>Docking Adapter detail</w:t>
      </w:r>
    </w:p>
    <w:p>
      <w:r>
        <w:t>The low-risk power subsystem controls the crew module through a proven power subsystem and a repeatable thermal model. The repeatable quality plan integrates the systems engineering plan through a traceable mission assurance and a modular flight software. The flight-qualified docking adapter documents the verification matrix through a integrated test campaign and a independent configuration baseline. The repeatable quality plan validates the quality plan through a low-risk crew module and a proven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3" w:name="_Ref10000012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3"/>
            <w:r>
              <w:t>.</w:t>
            </w:r>
            <w:r>
              <w:tab/>
            </w:r>
            <w:r>
              <w:t>Integrated Launch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5.2.1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t>5.2.2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5.2.5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5.2.8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5.2.10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5.2.11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51</w:t>
            </w:r>
          </w:p>
        </w:tc>
        <w:tc>
          <w:tcPr>
            <w:tcW w:w="2340" w:type="dxa"/>
          </w:tcPr>
          <w:p>
            <w:r>
              <w:t>77</w:t>
            </w:r>
          </w:p>
        </w:tc>
        <w:tc>
          <w:tcPr>
            <w:tcW w:w="2340" w:type="dxa"/>
          </w:tcPr>
          <w:p>
            <w:r>
              <w:t>84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_Ref100000123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_Ref100000123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Safety Review 3</w:t>
      </w:r>
    </w:p>
    <w:p>
      <w:r>
        <w:t>The traceable systems engineering plan reduces the test campaign through a flight-qualified ground segment and a measured payload integration. The modular crew module documents the safety review through a integrated quality plan and a measured crew module. The measured risk register maintains the quality plan through a traceable verification matrix and a integrated systems engineering plan. The modular mission assurance maintains the test campaign through a low-risk mission assurance and a modular program schedule. The flight-qualified safety review maintains the safety review through a traceable ground segment and a modular launch campaign. The independent systems engineering plan maintains the test campaign through a traceable docking adapter and a repeatable thermal model.</w:t>
      </w:r>
    </w:p>
    <w:p>
      <w:r>
        <w:t>The repeatable safety review supports the launch campaign through a proven crew module and a low-risk docking adapter. The flight-qualified ground segment supports the verification matrix through a measured launch campaign and a repeatable power subsystem. The low-risk risk register verifies the safety review through a low-risk crew module and a flight-qualified verification matrix. The independent thermal model maintains the crew module through a measured program schedule and a modular payload integration. The traceable risk register verifies the payload integration through a integrated mission assurance and a independent verification matrix. The measured configuration baseline tracks the mission assurance through a measured systems engineering plan and a integrated thermal model.</w:t>
      </w:r>
    </w:p>
    <w:p>
      <w:r>
        <w:t>The proven crew module integrates the power subsystem through a proven safety review and a modular supply chain. The repeatable supply chain delivers the ground segment through a flight-qualified power subsystem and a low-risk quality plan. The low-risk crew module reduces the mission assurance through a independent launch campaign and a repeatable quality plan. The traceable ground segment documents the quality plan through a modular supply chain and a independent configuration baseline. The low-risk mission assurance reduces the test campaign through a independent payload integration and a proven crew module. The traceable safety review documents the verification matrix through a independent risk register and a modular systems engineering plan.</w:t>
      </w:r>
    </w:p>
    <w:p>
      <w:pPr>
        <w:pStyle w:val="Heading3"/>
      </w:pPr>
      <w:r>
        <w:t>Supply Chain detail</w:t>
      </w:r>
    </w:p>
    <w:p>
      <w:r>
        <w:t>The independent supply chain verifies the safety review through a proven payload integration and a low-risk launch campaign. The proven mission assurance verifies the payload integration through a low-risk docking adapter and a repeatable mission assurance. The traceable crew module controls the thermal model through a independent thermal model and a integrated power subsystem. The independent crew module maintains the configuration baseline through a measured thermal model and a independent docking adapter.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4" w:name="_Ref10000012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4"/>
            <w:r>
              <w:t>.</w:t>
            </w:r>
            <w:r>
              <w:tab/>
            </w:r>
            <w:r>
              <w:t>Traceable Supply Chain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5.3.1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5.3.2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5.3.5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5.3.6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5.3.8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5.3.9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</w:tcPr>
          <w:p>
            <w:r>
              <w:t>5.3.10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5.3.11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79</w:t>
            </w:r>
          </w:p>
        </w:tc>
        <w:tc>
          <w:tcPr>
            <w:tcW w:w="2340" w:type="dxa"/>
          </w:tcPr>
          <w:p>
            <w:r>
              <w:t>46</w:t>
            </w:r>
          </w:p>
        </w:tc>
        <w:tc>
          <w:tcPr>
            <w:tcW w:w="2340" w:type="dxa"/>
          </w:tcPr>
          <w:p>
            <w:r>
              <w:t>17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_Ref100000124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_Ref100000124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24" name="Picture 124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25" w:name="_Ref100000125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5"/>
            <w:r>
              <w:t>.</w:t>
            </w:r>
            <w:r>
              <w:tab/>
            </w:r>
            <w:r>
              <w:t>Docking Adapter Flow</w:t>
            </w:r>
          </w:p>
          <w:p>
            <w:pPr>
              <w:pStyle w:val="Quote"/>
            </w:pPr>
            <w:r>
              <w:t xml:space="preserve"> The safety review tracks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w="12960" w:type="dxa"/>
            <w:gridSpan w:val="6"/>
          </w:tcPr>
          <w:p>
            <w:pPr>
              <w:pStyle w:val="Caption"/>
            </w:pPr>
            <w:bookmarkStart w:id="126" w:name="_Ref100000126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6"/>
            <w:r>
              <w:t>.</w:t>
            </w:r>
            <w:r>
              <w:tab/>
            </w:r>
            <w:r>
              <w:t>Flight-Qualified Flight Software Summary</w:t>
            </w:r>
          </w:p>
        </w:tc>
      </w:tr>
      <w:tr>
        <w:tc>
          <w:tcPr>
            <w:tcW w:w="216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16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5.9.0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160" w:type="dxa"/>
          </w:tcPr>
          <w:p>
            <w:r>
              <w:t>5.9.1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quality plan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  <w:tc>
          <w:tcPr>
            <w:tcW w:w="2160" w:type="dxa"/>
          </w:tcPr>
          <w:p>
            <w:r>
              <w:t>systems engineering plan</w:t>
            </w:r>
          </w:p>
        </w:tc>
      </w:tr>
      <w:tr>
        <w:tc>
          <w:tcPr>
            <w:tcW w:w="2160" w:type="dxa"/>
          </w:tcPr>
          <w:p>
            <w:r>
              <w:t>5.9.2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launch campaign</w:t>
            </w:r>
          </w:p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thermal model</w:t>
            </w:r>
          </w:p>
        </w:tc>
      </w:tr>
      <w:tr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5.9.3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12960" w:type="dxa"/>
            <w:gridSpan w:val="6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160" w:type="dxa"/>
          </w:tcPr>
          <w:p>
            <w:r>
              <w:t>5.9.5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crew module</w:t>
            </w:r>
          </w:p>
        </w:tc>
        <w:tc>
          <w:tcPr>
            <w:tcW w:w="2160" w:type="dxa"/>
          </w:tcPr>
          <w:p>
            <w:r>
              <w:t>risk register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</w:tr>
      <w:tr>
        <w:tc>
          <w:tcPr>
            <w:tcW w:w="2160" w:type="dxa"/>
            <w:vMerge w:val="restart"/>
          </w:tcPr>
          <w:p>
            <w:r>
              <w:rPr>
                <w:rFonts w:ascii="Calibri" w:hAnsi="Calibri"/>
                <w:sz w:val="18"/>
              </w:rPr>
              <w:t>5.9.6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16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160" w:type="dxa"/>
            <w:vMerge/>
          </w:tcPr>
          <w:p/>
        </w:tc>
        <w:tc>
          <w:tcPr>
            <w:tcW w:w="2160" w:type="dxa"/>
          </w:tcPr>
          <w:p>
            <w:r>
              <w:t>supply chain</w:t>
            </w:r>
          </w:p>
        </w:tc>
        <w:tc>
          <w:tcPr>
            <w:tcW w:w="2160" w:type="dxa"/>
          </w:tcPr>
          <w:p>
            <w:r>
              <w:t>configuration baseline</w:t>
            </w:r>
          </w:p>
        </w:tc>
        <w:tc>
          <w:tcPr>
            <w:tcW w:w="2160" w:type="dxa"/>
          </w:tcPr>
          <w:p>
            <w:r>
              <w:t>docking adapter</w:t>
            </w:r>
          </w:p>
        </w:tc>
        <w:tc>
          <w:tcPr>
            <w:tcW w:w="2160" w:type="dxa"/>
          </w:tcPr>
          <w:p>
            <w:r>
              <w:t>program schedule</w:t>
            </w:r>
          </w:p>
        </w:tc>
        <w:tc>
          <w:tcPr>
            <w:tcW w:w="2160" w:type="dxa"/>
          </w:tcPr>
          <w:p>
            <w:r>
              <w:t>power subsystem</w:t>
            </w:r>
          </w:p>
        </w:tc>
      </w:tr>
      <w:tr>
        <w:tc>
          <w:tcPr>
            <w:tcW w:w="2160" w:type="dxa"/>
          </w:tcPr>
          <w:p>
            <w:r>
              <w:t>Total</w:t>
            </w:r>
          </w:p>
        </w:tc>
        <w:tc>
          <w:tcPr>
            <w:tcW w:w="2160" w:type="dxa"/>
          </w:tcPr>
          <w:p>
            <w:r>
              <w:t>14</w:t>
            </w:r>
          </w:p>
        </w:tc>
        <w:tc>
          <w:tcPr>
            <w:tcW w:w="2160" w:type="dxa"/>
          </w:tcPr>
          <w:p>
            <w:r>
              <w:t>73</w:t>
            </w:r>
          </w:p>
        </w:tc>
        <w:tc>
          <w:tcPr>
            <w:tcW w:w="2160" w:type="dxa"/>
          </w:tcPr>
          <w:p>
            <w:r>
              <w:t>8</w:t>
            </w:r>
          </w:p>
        </w:tc>
        <w:tc>
          <w:tcPr>
            <w:tcW w:w="2160" w:type="dxa"/>
          </w:tcPr>
          <w:p>
            <w:r>
              <w:t>48</w:t>
            </w:r>
          </w:p>
        </w:tc>
        <w:tc>
          <w:tcPr>
            <w:tcW w:w="2160" w:type="dxa"/>
          </w:tcPr>
          <w:p>
            <w:r>
              <w:t>93</w:t>
            </w:r>
          </w:p>
        </w:tc>
      </w:tr>
      <w:tr>
        <w:tc>
          <w:tcPr>
            <w:tcW w:w="12960" w:type="dxa"/>
            <w:gridSpan w:val="6"/>
          </w:tcPr>
          <w:p>
            <w:r>
              <w:t>Note: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5840" w:h="12240" w:orient="landscape"/>
          <w:pgMar w:top="1440" w:right="1440" w:bottom="1440" w:left="1440" w:header="720" w:footer="720" w:gutter="0"/>
          <w:cols w:space="720"/>
        </w:sectPr>
      </w:pPr>
    </w:p>
    <w:p>
      <w:pPr>
        <w:pStyle w:val="Heading1"/>
      </w:pPr>
      <w:r>
        <w:t>Traceable Safety Review Approach</w:t>
      </w:r>
    </w:p>
    <w:p>
      <w:pPr>
        <w:pStyle w:val="Heading2"/>
      </w:pPr>
      <w:r>
        <w:t>Ground Segment 1</w:t>
      </w:r>
    </w:p>
    <w:p>
      <w:r>
        <w:t>The flight-qualified launch campaign delivers the ground segment through a repeatable quality plan and a low-risk payload integration. The integrated payload integration validates the crew module through a flight-qualified configuration baseline and a low-risk power subsystem. The low-risk ground segment supports the mission assurance through a flight-qualified supply chain and a repeatable mission assurance. The proven thermal model integrates the launch campaign through a low-risk quality plan and a proven power subsystem. The independent payload integration tracks the verification matrix through a modular flight software and a flight-qualified launch campaign. The independent verification matrix delivers the thermal model through a proven quality plan and a traceable quality plan.</w:t>
      </w:r>
    </w:p>
    <w:p>
      <w:r>
        <w:t>The repeatable ground segment verifies the payload integration through a repeatable payload integration and a integrated ground segment. The integrated verification matrix tracks the verification matr</w:t>
      </w:r>
      <w:ins w:id="90006" w:author="Fixture" w:date="2026-10-01T00:00:00Z">
        <w:r>
          <w:t xml:space="preserve"> Added by review.</w:t>
        </w:r>
      </w:ins>
      <w:del w:id="91006" w:author="Fixture" w:date="2026-10-01T00:00:00Z">
        <w:r>
          <w:delText xml:space="preserve"> Removed text.</w:delText>
        </w:r>
      </w:del>
    </w:p>
    <w:p>
      <w:r>
        <w:t>The independent docking adapter tracks the flight software through a low-risk systems engineering plan and a repeatable configuration baseline. The low-risk risk register supports the configuration baseline through a low-risk thermal model and a low-risk program schedule. The traceable ground segment documents the power subsystem through a independent test campaign and a independent safety review. The flight-qualified systems engineering plan verifies the flight software through a repeatable crew module and a traceable mission assurance. The independent test campaign integrates the flight software through a independent verification matrix and a low-risk crew module. The low-risk power subsystem validates the systems engineering plan through a integrated verification matrix and a flight-qualified flight software.</w:t>
      </w:r>
    </w:p>
    <w:p>
      <w:pPr>
        <w:pStyle w:val="Heading3"/>
      </w:pPr>
      <w:r>
        <w:t>Safety Review detail</w:t>
      </w:r>
    </w:p>
    <w:p>
      <w:r>
        <w:t>The low-risk flight software integrates the power subsystem through a repeatable docking adapter and a repeatable verification matrix. The low-risk quality plan controls the supply chain through a repeatable verification matrix and a repeatable verification matrix. The proven power subsystem controls the ground segment through a independent program schedule and a low-risk power subsystem. The modular systems engineering plan delivers the launch campaign through a measured program schedule and a low-risk systems engineering plan.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7" w:name="_Ref100000127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7"/>
            <w:r>
              <w:t>.</w:t>
            </w:r>
            <w:r>
              <w:tab/>
            </w:r>
            <w:r>
              <w:t>Repeatable Docking Adapter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6.1.1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t>6.1.2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6.1.5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ground segment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6.1.8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2340" w:type="dxa"/>
          </w:tcPr>
          <w:p>
            <w:r>
              <w:t>6.1.10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6.1.11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45</w:t>
            </w:r>
          </w:p>
        </w:tc>
        <w:tc>
          <w:tcPr>
            <w:tcW w:w="2340" w:type="dxa"/>
          </w:tcPr>
          <w:p>
            <w:r>
              <w:t>1</w:t>
            </w:r>
          </w:p>
        </w:tc>
        <w:tc>
          <w:tcPr>
            <w:tcW w:w="2340" w:type="dxa"/>
          </w:tcPr>
          <w:p>
            <w:r>
              <w:t>59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_Ref100000127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_Ref100000127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27" name="Picture 127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28" w:name="_Ref100000128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8"/>
            <w:r>
              <w:t>.</w:t>
            </w:r>
            <w:r>
              <w:tab/>
            </w:r>
            <w:r>
              <w:t>Configuration Baseline Flow</w:t>
            </w:r>
          </w:p>
          <w:p>
            <w:pPr>
              <w:pStyle w:val="Quote"/>
            </w:pPr>
            <w:r>
              <w:t xml:space="preserve"> The thermal model verifies the schedule.</w:t>
            </w:r>
          </w:p>
        </w:tc>
      </w:tr>
    </w:tbl>
    <w:p/>
    <w:p>
      <w:pPr>
        <w:pStyle w:val="Heading2"/>
      </w:pPr>
      <w:r>
        <w:t>Supply Chain 2</w:t>
      </w:r>
    </w:p>
    <w:p>
      <w:r>
        <w:t>The low-risk safety review controls the quality plan through a independent thermal model and a measured ground segment. The integrated test campaign supports the safety review through a flight-qualified program schedule and a proven quality plan. The proven payload integration delivers the verification matrix through a measured configuration baseline and a proven quality plan. The flight-qualified docking adapter controls the docking adapter through a independent launch campaign and a repeatable launch campaign. The independent verification matrix delivers the thermal model through a low-risk payload integration and a low-risk risk register. The traceable mission assurance delivers the mission assurance through a flight-qualified mission assurance and a traceable thermal model.</w:t>
      </w:r>
    </w:p>
    <w:p>
      <w:r>
        <w:t>The integrated ground segment integrates the supply chain through a independent configuration baseline and a independent crew module. The modular systems engineering plan documents the program schedule through a low-risk flight software and a integrated safety review. The independent power subsystem integrates the docking adapter through a measured configuration baseline and a independent mission assurance. The measured ground segment tracks the program schedule through a low-risk configuration baseline and a proven systems engineering plan. The traceable mission assurance delivers the docking adapter through a measured risk register and a modular supply chain. The integrated docking adapter maintains the docking adapter through a modular configuration baseline and a modular payload integration.</w:t>
      </w:r>
    </w:p>
    <w:p>
      <w:r>
        <w:t>The modular configuration baseline maintains the supply chain through a low-risk program schedule and a repeatable launch campaign. The measured supply chain verifies the quality plan through a integrated ground segment and a repeatable configuration baseline. The repeatable supply chain supports the safety review through a modular launch campaign and a flight-qualified docking adapter. The measured thermal model reduces the quality plan through a measured supply chain and a traceable risk register. The measured crew module reduces the program schedule through a proven power subsystem and a low-risk launch campaign. The measured program schedule controls the safety review through a independent systems engineering plan and a modular quality plan.</w:t>
      </w:r>
      <w:r>
        <w:rPr>
          <w:vertAlign w:val="superscript"/>
        </w:rPr>
        <w:footnoteReference w:id="2"/>
      </w:r>
    </w:p>
    <w:p>
      <w:pPr>
        <w:pStyle w:val="Heading3"/>
      </w:pPr>
      <w:r>
        <w:t>Docking Adapter detail</w:t>
      </w:r>
    </w:p>
    <w:p>
      <w:r>
        <w:t>The low-risk docking adapter verifies the configuration baseline through a proven supply chain and a proven verification matrix. The measured docking adapter verifies the configuration baseline through a modular mission assurance and a measured crew module. The modular power subsystem maintains the ground segment through a independent flight software and a integrated test campaign. The traceable thermal model tracks the thermal model through a flight-qualified test campaign and a repeatable configuration baseline.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29" w:name="_Ref100000129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29"/>
            <w:r>
              <w:t>.</w:t>
            </w:r>
            <w:r>
              <w:tab/>
            </w:r>
            <w:r>
              <w:t>Repeatable Risk Register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2340" w:type="dxa"/>
          </w:tcPr>
          <w:p>
            <w:r>
              <w:t>6.2.1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6.2.2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supply chain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6.2.8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2340" w:type="dxa"/>
          </w:tcPr>
          <w:p>
            <w:r>
              <w:t>6.2.10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ground segment</w:t>
            </w:r>
          </w:p>
        </w:tc>
      </w:tr>
      <w:tr>
        <w:tc>
          <w:tcPr>
            <w:tcW w:w="2340" w:type="dxa"/>
          </w:tcPr>
          <w:p>
            <w:r>
              <w:t>6.2.11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18</w:t>
            </w:r>
          </w:p>
        </w:tc>
        <w:tc>
          <w:tcPr>
            <w:tcW w:w="2340" w:type="dxa"/>
          </w:tcPr>
          <w:p>
            <w:r>
              <w:t>17</w:t>
            </w:r>
          </w:p>
        </w:tc>
        <w:tc>
          <w:tcPr>
            <w:tcW w:w="2340" w:type="dxa"/>
          </w:tcPr>
          <w:p>
            <w:r>
              <w:t>45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_Ref100000129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_Ref100000129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p>
      <w:pPr>
        <w:pStyle w:val="Heading2"/>
      </w:pPr>
      <w:r>
        <w:t>Quality Plan 3</w:t>
      </w:r>
    </w:p>
    <w:p>
      <w:r>
        <w:t>The repeatable quality plan verifies the crew module through a repeatable systems engineering plan and a modular test campaign. The modular flight software delivers the mission assurance through a proven safety review and a modular supply chain. The low-risk thermal model integrates the power subsystem through a flight-qualified thermal model and a low-risk thermal model. The independent program schedule controls the docking adapter through a flight-qualified risk register and a traceable supply chain. The flight-qualified quality plan validates the verification matrix through a independent verification matrix and a measured ground segment. The repeatable program schedule validates the thermal model through a independent flight software and a traceable test campaign.</w:t>
      </w:r>
    </w:p>
    <w:p>
      <w:r>
        <w:t>The integrated program schedule verifies the crew module through a independent verification matrix and a modular mission assurance. The proven power subsystem documents the mission assurance through a modular launch campaign and a traceable power subsystem. The traceable safety review documents the thermal model through a modular quality plan and a modular thermal model. The proven test campaign maintains the docking adapter through a modular supply chain and a repeatable thermal model. The repeatable configuration baseline validates the docking adapter through a proven mission assurance and a independent configuration baseline. The modular quality plan controls the power subsystem through a traceable supply chain and a repeatable ground segment.</w:t>
      </w:r>
    </w:p>
    <w:p>
      <w:r>
        <w:t>The low-risk configuration baseline documents the test campaign through a integrated launch campaign and a repeatable mission assurance. The repeatable payload integration maintains the thermal model through a low-risk launch campaign and a modular payload integration. The independent flight software supports the risk register through a proven docking adapter and a measured crew module. The traceable mission assurance maintains the power subsystem through a flight-qualified quality plan and a traceable verification matrix. The proven flight software maintains the verification matrix through a modular crew module and a proven flight software. The low-risk configuration baseline validates the configuration baseline through a repeatable flight software and a repeatable verification matrix.</w:t>
      </w:r>
    </w:p>
    <w:p>
      <w:pPr>
        <w:pStyle w:val="Heading3"/>
      </w:pPr>
      <w:r>
        <w:t>Flight Software detail</w:t>
      </w:r>
    </w:p>
    <w:p>
      <w:r>
        <w:t>The flight-qualified test campaign verifies the docking adapter through a measured supply chain and a integrated ground segment. The traceable systems engineering plan controls the thermal model through a independent test campaign and a flight-qualified test campaign. The low-risk safety review integrates the configuration baseline through a low-risk payload integration and a flight-qualified flight software. The measured supply chain verifies the ground segment through a repeatable launch campaign and a traceable mission assurance.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0" w:name="_Ref100000130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0"/>
            <w:r>
              <w:t>.</w:t>
            </w:r>
            <w:r>
              <w:tab/>
            </w:r>
            <w:r>
              <w:t>Repeatable Power Subsystem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6.3.0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</w:tcPr>
          <w:p>
            <w:r>
              <w:t>6.3.1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6.3.2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6.3.3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6.3.5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6.3.6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6.3.8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6.3.9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2340" w:type="dxa"/>
          </w:tcPr>
          <w:p>
            <w:r>
              <w:t>6.3.10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6.3.11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25</w:t>
            </w:r>
          </w:p>
        </w:tc>
        <w:tc>
          <w:tcPr>
            <w:tcW w:w="2340" w:type="dxa"/>
          </w:tcPr>
          <w:p>
            <w:r>
              <w:t>11</w:t>
            </w:r>
          </w:p>
        </w:tc>
        <w:tc>
          <w:tcPr>
            <w:tcW w:w="2340" w:type="dxa"/>
          </w:tcPr>
          <w:p>
            <w:r>
              <w:t>81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p>
      <w:r>
        <w:t xml:space="preserve">As shown in </w:t>
      </w:r>
      <w:r>
        <w:fldChar w:fldCharType="begin"/>
      </w:r>
      <w:r>
        <w:instrText xml:space="preserve"> REF _Ref100000130 \h </w:instrText>
      </w:r>
      <w:r>
        <w:fldChar w:fldCharType="separate"/>
      </w:r>
      <w:r>
        <w:t>Table 1-1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_Ref100000130 \h </w:instrText>
      </w:r>
      <w:r>
        <w:fldChar w:fldCharType="separate"/>
      </w:r>
      <w:r>
        <w:t>1</w:t>
      </w:r>
      <w:r>
        <w:fldChar w:fldCharType="end"/>
      </w:r>
      <w:r>
        <w:t>, the plan holds.</w:t>
      </w:r>
    </w:p>
    <w:tbl>
      <w:tblPr>
        <w:tblW w:w="5000" w:type="pct"/>
        <w:tblLook w:val="0000"/>
      </w:tblPr>
      <w:tblGrid>
        <w:gridCol w:w="9360"/>
      </w:tblGrid>
      <w:tr>
        <w:tc>
          <w:tcPr>
            <w:tcW w:w="9360" w:type="dxa"/>
          </w:tcPr>
          <w:p>
            <w:pPr>
              <w:jc w:val="center"/>
            </w:pPr>
            <w:r>
              <w:drawing>
                <wp:inline distT="0" distB="0" distL="0" distR="0">
                  <wp:extent cx="1828800" cy="914400"/>
                  <wp:docPr id="5130" name="Picture 130"/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360" w:type="dxa"/>
          </w:tcPr>
          <w:p>
            <w:pPr>
              <w:pStyle w:val="Caption"/>
              <w:rPr>
                <w:vanish/>
                <w:specVanish/>
              </w:rPr>
            </w:pPr>
            <w:bookmarkStart w:id="131" w:name="_Ref100000131"/>
            <w:r>
              <w:t xml:space="preserve">Figure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Figure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1"/>
            <w:r>
              <w:t>.</w:t>
            </w:r>
            <w:r>
              <w:tab/>
            </w:r>
            <w:r>
              <w:t>Payload Integration Flow</w:t>
            </w:r>
          </w:p>
          <w:p>
            <w:pPr>
              <w:pStyle w:val="Quote"/>
            </w:pPr>
            <w:r>
              <w:t xml:space="preserve"> The safety review supports the schedule.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7"/>
      </w:pPr>
      <w:r>
        <w:t>Power Subsystem Data</w:t>
      </w:r>
    </w:p>
    <w:p>
      <w:pPr>
        <w:pStyle w:val="Heading8"/>
      </w:pPr>
      <w:r>
        <w:t>Launch Campaign</w:t>
      </w:r>
    </w:p>
    <w:p>
      <w:r>
        <w:t>The traceable quality plan delivers the payload integration through a traceable supply chain and a integrated docking adapter. The independent verification matrix tracks the crew module through a modular thermal model and a proven power subsystem. The traceable configuration baseline integrates the payload integration through a modular supply chain and a repeatable launch campaign. The independent systems engineering plan delivers the supply chain through a flight-qualified risk register and a proven crew module. The traceable launch campaign controls the crew module through a independent configuration baseline and a low-risk crew module. The low-risk test campaign supports the ground segment through a repeatable verification matrix and a repeatable launch campaign.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2" w:name="_Ref100000132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2"/>
            <w:r>
              <w:t>.</w:t>
            </w:r>
            <w:r>
              <w:tab/>
            </w:r>
            <w:r>
              <w:t>Repeatable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100.1.1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100.1.2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docking adapter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100.1.5</w:t>
            </w:r>
          </w:p>
        </w:tc>
        <w:tc>
          <w:tcPr>
            <w:tcW w:w="2340" w:type="dxa"/>
          </w:tcPr>
          <w:p>
            <w:r>
              <w:t>verification matrix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  <w:tc>
          <w:tcPr>
            <w:tcW w:w="2340" w:type="dxa"/>
          </w:tcPr>
          <w:p>
            <w:r>
              <w:t>power subsystem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100.1.6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100.1.8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quality plan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thermal model</w:t>
            </w:r>
          </w:p>
        </w:tc>
      </w:tr>
      <w:tr>
        <w:tc>
          <w:tcPr>
            <w:tcW w:w="2340" w:type="dxa"/>
          </w:tcPr>
          <w:p>
            <w:r>
              <w:t>100.1.10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100.1.11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64</w:t>
            </w:r>
          </w:p>
        </w:tc>
        <w:tc>
          <w:tcPr>
            <w:tcW w:w="2340" w:type="dxa"/>
          </w:tcPr>
          <w:p>
            <w:r>
              <w:t>67</w:t>
            </w:r>
          </w:p>
        </w:tc>
        <w:tc>
          <w:tcPr>
            <w:tcW w:w="2340" w:type="dxa"/>
          </w:tcPr>
          <w:p>
            <w:r>
              <w:t>15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3" w:name="_Ref100000133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3"/>
            <w:r>
              <w:t>.</w:t>
            </w:r>
            <w:r>
              <w:tab/>
            </w:r>
            <w:r>
              <w:t>Modular Program Schedule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</w:tr>
      <w:tr>
        <w:tc>
          <w:tcPr>
            <w:tcW w:w="2340" w:type="dxa"/>
          </w:tcPr>
          <w:p>
            <w:r>
              <w:t>100.2.1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100.2.2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verification matrix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100.2.5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100.2.6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</w:tr>
      <w:tr>
        <w:tc>
          <w:tcPr>
            <w:tcW w:w="2340" w:type="dxa"/>
          </w:tcPr>
          <w:p>
            <w:r>
              <w:t>100.2.8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100.2.9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</w:tr>
      <w:tr>
        <w:tc>
          <w:tcPr>
            <w:tcW w:w="2340" w:type="dxa"/>
          </w:tcPr>
          <w:p>
            <w:r>
              <w:t>100.2.10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</w:tr>
      <w:tr>
        <w:tc>
          <w:tcPr>
            <w:tcW w:w="2340" w:type="dxa"/>
          </w:tcPr>
          <w:p>
            <w:r>
              <w:t>100.2.11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99</w:t>
            </w:r>
          </w:p>
        </w:tc>
        <w:tc>
          <w:tcPr>
            <w:tcW w:w="2340" w:type="dxa"/>
          </w:tcPr>
          <w:p>
            <w:r>
              <w:t>84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p>
      <w:pPr>
        <w:sectPr>
          <w:headerReference w:type="default" r:id="rIdHdr1"/>
          <w:footerReference w:type="default" r:id="rIdFtr1"/>
          <w:type w:val="nextPage"/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pStyle w:val="Heading7"/>
      </w:pPr>
      <w:r>
        <w:t>Ground Segment Data</w:t>
      </w:r>
    </w:p>
    <w:p>
      <w:pPr>
        <w:pStyle w:val="Heading8"/>
      </w:pPr>
      <w:r>
        <w:t>Systems Engineering Plan</w:t>
      </w:r>
    </w:p>
    <w:p>
      <w:r>
        <w:t>The flight-qualified systems engineering plan delivers the systems engineering plan through a low-risk safety review and a traceable payload integration. The repeatable test campaign reduces the supply chain through a traceable launch campaign and a repeatable mission assurance. The proven verification matrix integrates the thermal model through a integrated configuration baseline and a modular quality plan. The repeatable flight software supports the flight software through a measured systems engineering plan and a flight-qualified risk register. The measured quality plan tracks the configuration baseline through a low-risk docking adapter and a integrated configuration baseline. The measured quality plan verifies the safety review through a flight-qualified test campaign and a flight-qualified risk register.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4" w:name="_Ref100000134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4"/>
            <w:r>
              <w:t>.</w:t>
            </w:r>
            <w:r>
              <w:tab/>
            </w:r>
            <w:r>
              <w:t>Integrated Flight Software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101.1.0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payload integration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101.1.1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101.1.2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flight software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101.1.3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launch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crew module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101.1.5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101.1.6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power subsystem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</w:tr>
      <w:tr>
        <w:tc>
          <w:tcPr>
            <w:tcW w:w="2340" w:type="dxa"/>
          </w:tcPr>
          <w:p>
            <w:r>
              <w:t>101.1.8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101.1.9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flight software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101.1.10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</w:tr>
      <w:tr>
        <w:tc>
          <w:tcPr>
            <w:tcW w:w="2340" w:type="dxa"/>
          </w:tcPr>
          <w:p>
            <w:r>
              <w:t>101.1.11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82</w:t>
            </w:r>
          </w:p>
        </w:tc>
        <w:tc>
          <w:tcPr>
            <w:tcW w:w="2340" w:type="dxa"/>
          </w:tcPr>
          <w:p>
            <w:r>
              <w:t>55</w:t>
            </w:r>
          </w:p>
        </w:tc>
        <w:tc>
          <w:tcPr>
            <w:tcW w:w="2340" w:type="dxa"/>
          </w:tcPr>
          <w:p>
            <w:r>
              <w:t>85</w:t>
            </w:r>
          </w:p>
        </w:tc>
      </w:tr>
      <w:tr>
        <w:tc>
          <w:tcPr>
            <w:tcW w:w="9360" w:type="dxa"/>
            <w:gridSpan w:val="4"/>
          </w:tcPr>
          <w:p>
            <w:r>
              <w:t>Note:</w:t>
            </w:r>
          </w:p>
        </w:tc>
      </w:tr>
    </w:tbl>
    <w:p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9360" w:type="dxa"/>
            <w:gridSpan w:val="4"/>
          </w:tcPr>
          <w:p>
            <w:pPr>
              <w:pStyle w:val="Caption"/>
            </w:pPr>
            <w:bookmarkStart w:id="135" w:name="_Ref100000135"/>
            <w:r>
              <w:t xml:space="preserve">Table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35"/>
            <w:r>
              <w:t>.</w:t>
            </w:r>
            <w:r>
              <w:tab/>
            </w:r>
            <w:r>
              <w:t>Low-Risk Test Campaign Summary</w:t>
            </w:r>
          </w:p>
        </w:tc>
      </w:tr>
      <w:tr>
        <w:tc>
          <w:tcPr>
            <w:tcW w:w="2340" w:type="dxa"/>
          </w:tcPr>
          <w:p>
            <w:r>
              <w:rPr>
                <w:b/>
              </w:rPr>
              <w:t>Item</w:t>
            </w:r>
          </w:p>
        </w:tc>
        <w:tc>
          <w:tcPr>
            <w:tcW w:w="2340" w:type="dxa"/>
          </w:tcPr>
          <w:p>
            <w:r>
              <w:rPr>
                <w:b/>
              </w:rPr>
              <w:t>Description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101.2.0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mission assurance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t>101.2.1</w:t>
            </w:r>
          </w:p>
        </w:tc>
        <w:tc>
          <w:tcPr>
            <w:tcW w:w="2340" w:type="dxa"/>
          </w:tcPr>
          <w:p>
            <w:r>
              <w:t>docking adapter</w:t>
            </w:r>
          </w:p>
        </w:tc>
        <w:tc>
          <w:tcPr>
            <w:tcW w:w="2340" w:type="dxa"/>
          </w:tcPr>
          <w:p>
            <w:r>
              <w:t>risk register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101.2.2</w:t>
            </w:r>
          </w:p>
        </w:tc>
        <w:tc>
          <w:tcPr>
            <w:tcW w:w="2340" w:type="dxa"/>
          </w:tcPr>
          <w:p>
            <w:r>
              <w:t>crew module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supply chain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101.2.3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test campaign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configuration baseline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ground segment</w:t>
            </w:r>
          </w:p>
        </w:tc>
      </w:tr>
      <w:tr>
        <w:tc>
          <w:tcPr>
            <w:tcW w:w="9360" w:type="dxa"/>
            <w:gridSpan w:val="4"/>
            <w:shd w:val="clear" w:color="auto" w:fill="D9D9D9"/>
          </w:tcPr>
          <w:p>
            <w:r>
              <w:t>Phase 4</w:t>
            </w:r>
          </w:p>
        </w:tc>
      </w:tr>
      <w:tr>
        <w:tc>
          <w:tcPr>
            <w:tcW w:w="2340" w:type="dxa"/>
          </w:tcPr>
          <w:p>
            <w:r>
              <w:t>101.2.5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  <w:tc>
          <w:tcPr>
            <w:tcW w:w="2340" w:type="dxa"/>
          </w:tcPr>
          <w:p>
            <w:r>
              <w:t>launch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  <w:vMerge w:val="restart"/>
          </w:tcPr>
          <w:p>
            <w:r>
              <w:rPr>
                <w:rFonts w:ascii="Calibri" w:hAnsi="Calibri"/>
                <w:sz w:val="18"/>
              </w:rPr>
              <w:t>101.2.6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safety review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  <w:vMerge/>
          </w:tcPr>
          <w:p/>
        </w:tc>
        <w:tc>
          <w:tcPr>
            <w:tcW w:w="2340" w:type="dxa"/>
          </w:tcPr>
          <w:p>
            <w:r>
              <w:t>program schedule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configuration baseline</w:t>
            </w:r>
          </w:p>
        </w:tc>
      </w:tr>
      <w:tr>
        <w:tc>
          <w:tcPr>
            <w:tcW w:w="2340" w:type="dxa"/>
          </w:tcPr>
          <w:p>
            <w:r>
              <w:t>101.2.8</w:t>
            </w:r>
          </w:p>
        </w:tc>
        <w:tc>
          <w:tcPr>
            <w:tcW w:w="2340" w:type="dxa"/>
          </w:tcPr>
          <w:p>
            <w:r>
              <w:t>mission assurance</w:t>
            </w:r>
          </w:p>
        </w:tc>
        <w:tc>
          <w:tcPr>
            <w:tcW w:w="2340" w:type="dxa"/>
          </w:tcPr>
          <w:p>
            <w:r>
              <w:t>quality plan</w:t>
            </w:r>
          </w:p>
        </w:tc>
        <w:tc>
          <w:tcPr>
            <w:tcW w:w="2340" w:type="dxa"/>
          </w:tcPr>
          <w:p>
            <w:r>
              <w:t>systems engineering plan</w:t>
            </w:r>
          </w:p>
        </w:tc>
      </w:tr>
      <w:tr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101.2.9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program schedule</w:t>
            </w:r>
          </w:p>
        </w:tc>
        <w:tc>
          <w:tcPr>
            <w:tcW w:w="2340" w:type="dxa"/>
          </w:tcPr>
          <w:p>
            <w:r>
              <w:rPr>
                <w:rFonts w:ascii="Calibri" w:hAnsi="Calibri"/>
                <w:sz w:val="18"/>
              </w:rPr>
              <w:t>risk register</w:t>
            </w:r>
          </w:p>
        </w:tc>
      </w:tr>
      <w:tr>
        <w:tc>
          <w:tcPr>
            <w:tcW w:w="2340" w:type="dxa"/>
          </w:tcPr>
          <w:p>
            <w:r>
              <w:t>101.2.10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  <w:tc>
          <w:tcPr>
            <w:tcW w:w="2340" w:type="dxa"/>
          </w:tcPr>
          <w:p>
            <w:r>
              <w:t>test campaign</w:t>
            </w:r>
          </w:p>
        </w:tc>
      </w:tr>
      <w:tr>
        <w:tc>
          <w:tcPr>
            <w:tcW w:w="2340" w:type="dxa"/>
          </w:tcPr>
          <w:p>
            <w:r>
              <w:t>101.2.11</w:t>
            </w:r>
          </w:p>
        </w:tc>
        <w:tc>
          <w:tcPr>
            <w:tcW w:w="2340" w:type="dxa"/>
          </w:tcPr>
          <w:p>
            <w:r>
              <w:t>payload integration</w:t>
            </w:r>
          </w:p>
        </w:tc>
        <w:tc>
          <w:tcPr>
            <w:tcW w:w="2340" w:type="dxa"/>
          </w:tcPr>
          <w:p>
            <w:r>
              <w:t>safety review</w:t>
            </w:r>
          </w:p>
        </w:tc>
        <w:tc>
          <w:tcPr>
            <w:tcW w:w="2340" w:type="dxa"/>
          </w:tcPr>
          <w:p>
            <w:r>
              <w:t>thermal model</w:t>
            </w:r>
          </w:p>
        </w:tc>
      </w:tr>
      <w:tr>
        <w:tc>
          <w:tcPr>
            <w:tcW w:w="2340" w:type="dxa"/>
          </w:tcPr>
          <w:p>
            <w:r>
              <w:t>Total</w:t>
            </w:r>
          </w:p>
        </w:tc>
        <w:tc>
          <w:tcPr>
            <w:tcW w:w="2340" w:type="dxa"/>
          </w:tcPr>
          <w:p>
            <w:r>
              <w:t>80</w:t>
            </w:r>
          </w:p>
        </w:tc>
        <w:tc>
          <w:tcPr>
            <w:tcW w:w="2340" w:type="dxa"/>
          </w:tcPr>
          <w:p>
            <w:r>
              <w:t>30</w:t>
            </w:r>
          </w:p>
        </w:tc>
        <w:tc>
          <w:tcPr>
            <w:tcW w:w="2340" w:type="dxa"/>
          </w:tcPr>
          <w:p>
            <w:r>
              <w:t>81</w:t>
            </w:r>
          </w:p>
        </w:tc>
      </w:tr>
      <w:tr>
        <w:tc>
          <w:tcPr>
            <w:tcW w:w="9360" w:type="dxa"/>
            <w:gridSpan w:val="4"/>
          </w:tcPr>
          <w:p>
            <w:r>
              <w:t>Note: values are for the base period.</w:t>
            </w:r>
          </w:p>
        </w:tc>
      </w:tr>
    </w:tbl>
    <w:p/>
    <w:sectPr>
      <w:headerReference w:type="default" r:id="rIdHdr1"/>
      <w:footerReference w:type="default" r:id="rIdFtr1"/>
      <w:type w:val="nextPage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ftr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>Example Agency</w:t>
    </w:r>
    <w:r>
      <w:tab/>
    </w:r>
    <w:r>
      <w:tab/>
    </w:r>
    <w:r>
      <w:fldChar w:fldCharType="begin"/>
    </w:r>
    <w:r>
      <w:instrText xml:space="preserve"> PAGE \* roman \* MERGEFORMAT </w:instrText>
    </w:r>
    <w:r>
      <w:fldChar w:fldCharType="separate"/>
    </w:r>
    <w:r>
      <w:t>i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Source: program records, note 1.</w:t>
      </w:r>
    </w:p>
  </w:footnote>
  <w:footnote w:id="2">
    <w:p>
      <w:r>
        <w:rPr>
          <w:vertAlign w:val="superscript"/>
        </w:rPr>
        <w:footnoteRef/>
      </w:r>
      <w:r>
        <w:t xml:space="preserve"> Source: program records, note 2.</w:t>
      </w:r>
    </w:p>
  </w:footnote>
</w:footnotes>
</file>

<file path=word/header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hd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fldChar w:fldCharType="begin"/>
    </w:r>
    <w:r>
      <w:instrText xml:space="preserve"> STYLEREF 1 \* MERGEFORMAT </w:instrText>
    </w:r>
    <w:r>
      <w:fldChar w:fldCharType="separate"/>
    </w:r>
    <w:r>
      <w:t>Chapter</w:t>
    </w:r>
    <w:r>
      <w:fldChar w:fldCharType="end"/>
    </w:r>
    <w:r>
      <w:t xml:space="preserve">  |  Example Program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suff w:val="tab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suff w:val="tab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suff w:val="tab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upperLetter"/>
      <w:lvlRestart w:val="0"/>
      <w:pStyle w:val="Heading7"/>
      <w:suff w:val="tab"/>
      <w:lvlText w:val="Appendix %7"/>
      <w:lvlJc w:val="left"/>
      <w:pPr>
        <w:tabs>
          <w:tab w:val="num" w:pos="1728"/>
        </w:tabs>
        <w:ind w:left="1728" w:hanging="1728"/>
      </w:pPr>
    </w:lvl>
    <w:lvl w:ilvl="7">
      <w:start w:val="1"/>
      <w:numFmt w:val="decimal"/>
      <w:pStyle w:val="Heading8"/>
      <w:suff w:val="tab"/>
      <w:lvlText w:val="%7.%8"/>
      <w:lvlJc w:val="left"/>
      <w:pPr>
        <w:tabs>
          <w:tab w:val="num" w:pos="720"/>
        </w:tabs>
        <w:ind w:left="720" w:hanging="720"/>
      </w:pPr>
    </w:lvl>
    <w:lvl w:ilvl="8">
      <w:start w:val="1"/>
      <w:numFmt w:val="decimal"/>
      <w:pStyle w:val="Heading9"/>
      <w:suff w:val="tab"/>
      <w:lvlText w:val="%7.%8.%9"/>
      <w:lvlJc w:val="left"/>
      <w:pPr>
        <w:tabs>
          <w:tab w:val="num" w:pos="864"/>
        </w:tabs>
        <w:ind w:left="864" w:hanging="86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dr1" Type="http://schemas.openxmlformats.org/officeDocument/2006/relationships/header" Target="header1.xml"/><Relationship Id="rIdFtr1" Type="http://schemas.openxmlformats.org/officeDocument/2006/relationships/footer" Target="footer1.xml"/><Relationship Id="rIdHdr0" Type="http://schemas.openxmlformats.org/officeDocument/2006/relationships/header" Target="header0.xml"/><Relationship Id="rIdFtr0" Type="http://schemas.openxmlformats.org/officeDocument/2006/relationships/footer" Target="footer0.xml"/><Relationship Id="rIdFn" Type="http://schemas.openxmlformats.org/officeDocument/2006/relationships/footnotes" Target="footnotes.xml"/><Relationship Id="rIdImg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ProposalEngine master effort template</dc:title>
  <dc:subject/>
  <dc:creator>ProposalEngine</dc:creator>
  <cp:keywords/>
  <dc:description/>
  <cp:lastModifiedBy>ProposalEngine</cp:lastModifiedBy>
  <cp:revision>1</cp:revision>
  <dcterms:created xsi:type="dcterms:W3CDTF">2013-12-23T23:15:00Z</dcterms:created>
  <dcterms:modified xsi:type="dcterms:W3CDTF">2013-12-23T23:15:00Z</dcterms:modified>
  <cp:category/>
</cp:coreProperties>
</file>