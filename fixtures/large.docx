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footer67.xml" ContentType="application/vnd.openxmlformats-officedocument.wordprocessingml.footer+xml"/>
  <Override PartName="/word/header68.xml" ContentType="application/vnd.openxmlformats-officedocument.wordprocessingml.head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footer71.xml" ContentType="application/vnd.openxmlformats-officedocument.wordprocessingml.footer+xml"/>
  <Override PartName="/word/header72.xml" ContentType="application/vnd.openxmlformats-officedocument.wordprocessingml.head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footer73.xml" ContentType="application/vnd.openxmlformats-officedocument.wordprocessingml.footer+xml"/>
  <Override PartName="/word/header74.xml" ContentType="application/vnd.openxmlformats-officedocument.wordprocessingml.header+xml"/>
  <Override PartName="/word/footer74.xml" ContentType="application/vnd.openxmlformats-officedocument.wordprocessingml.footer+xml"/>
  <Override PartName="/word/header75.xml" ContentType="application/vnd.openxmlformats-officedocument.wordprocessingml.header+xml"/>
  <Override PartName="/word/footer75.xml" ContentType="application/vnd.openxmlformats-officedocument.wordprocessingml.footer+xml"/>
  <Override PartName="/word/header76.xml" ContentType="application/vnd.openxmlformats-officedocument.wordprocessingml.header+xml"/>
  <Override PartName="/word/footer76.xml" ContentType="application/vnd.openxmlformats-officedocument.wordprocessingml.footer+xml"/>
  <Override PartName="/word/header77.xml" ContentType="application/vnd.openxmlformats-officedocument.wordprocessingml.header+xml"/>
  <Override PartName="/word/footer77.xml" ContentType="application/vnd.openxmlformats-officedocument.wordprocessingml.footer+xml"/>
  <Override PartName="/word/header78.xml" ContentType="application/vnd.openxmlformats-officedocument.wordprocessingml.header+xml"/>
  <Override PartName="/word/footer78.xml" ContentType="application/vnd.openxmlformats-officedocument.wordprocessingml.footer+xml"/>
  <Override PartName="/word/header79.xml" ContentType="application/vnd.openxmlformats-officedocument.wordprocessingml.header+xml"/>
  <Override PartName="/word/footer79.xml" ContentType="application/vnd.openxmlformats-officedocument.wordprocessingml.footer+xml"/>
  <Override PartName="/word/header80.xml" ContentType="application/vnd.openxmlformats-officedocument.wordprocessingml.header+xml"/>
  <Override PartName="/word/footer80.xml" ContentType="application/vnd.openxmlformats-officedocument.wordprocessingml.footer+xml"/>
  <Override PartName="/word/header81.xml" ContentType="application/vnd.openxmlformats-officedocument.wordprocessingml.header+xml"/>
  <Override PartName="/word/footer81.xml" ContentType="application/vnd.openxmlformats-officedocument.wordprocessingml.footer+xml"/>
  <Override PartName="/word/header82.xml" ContentType="application/vnd.openxmlformats-officedocument.wordprocessingml.header+xml"/>
  <Override PartName="/word/footer82.xml" ContentType="application/vnd.openxmlformats-officedocument.wordprocessingml.footer+xml"/>
  <Override PartName="/word/header83.xml" ContentType="application/vnd.openxmlformats-officedocument.wordprocessingml.header+xml"/>
  <Override PartName="/word/footer83.xml" ContentType="application/vnd.openxmlformats-officedocument.wordprocessingml.footer+xml"/>
  <Override PartName="/word/header84.xml" ContentType="application/vnd.openxmlformats-officedocument.wordprocessingml.header+xml"/>
  <Override PartName="/word/footer84.xml" ContentType="application/vnd.openxmlformats-officedocument.wordprocessingml.footer+xml"/>
  <Override PartName="/word/header85.xml" ContentType="application/vnd.openxmlformats-officedocument.wordprocessingml.header+xml"/>
  <Override PartName="/word/footer85.xml" ContentType="application/vnd.openxmlformats-officedocument.wordprocessingml.footer+xml"/>
  <Override PartName="/word/header86.xml" ContentType="application/vnd.openxmlformats-officedocument.wordprocessingml.header+xml"/>
  <Override PartName="/word/footer86.xml" ContentType="application/vnd.openxmlformats-officedocument.wordprocessingml.footer+xml"/>
  <Override PartName="/word/header87.xml" ContentType="application/vnd.openxmlformats-officedocument.wordprocessingml.header+xml"/>
  <Override PartName="/word/footer87.xml" ContentType="application/vnd.openxmlformats-officedocument.wordprocessingml.footer+xml"/>
  <Override PartName="/word/header88.xml" ContentType="application/vnd.openxmlformats-officedocument.wordprocessingml.header+xml"/>
  <Override PartName="/word/footer88.xml" ContentType="application/vnd.openxmlformats-officedocument.wordprocessingml.footer+xml"/>
  <Override PartName="/word/header89.xml" ContentType="application/vnd.openxmlformats-officedocument.wordprocessingml.header+xml"/>
  <Override PartName="/word/footer89.xml" ContentType="application/vnd.openxmlformats-officedocument.wordprocessingml.footer+xml"/>
  <Override PartName="/word/header90.xml" ContentType="application/vnd.openxmlformats-officedocument.wordprocessingml.header+xml"/>
  <Override PartName="/word/footer90.xml" ContentType="application/vnd.openxmlformats-officedocument.wordprocessingml.footer+xml"/>
  <Override PartName="/word/header91.xml" ContentType="application/vnd.openxmlformats-officedocument.wordprocessingml.header+xml"/>
  <Override PartName="/word/footer91.xml" ContentType="application/vnd.openxmlformats-officedocument.wordprocessingml.footer+xml"/>
  <Override PartName="/word/header92.xml" ContentType="application/vnd.openxmlformats-officedocument.wordprocessingml.header+xml"/>
  <Override PartName="/word/footer92.xml" ContentType="application/vnd.openxmlformats-officedocument.wordprocessingml.footer+xml"/>
  <Override PartName="/word/header93.xml" ContentType="application/vnd.openxmlformats-officedocument.wordprocessingml.header+xml"/>
  <Override PartName="/word/footer93.xml" ContentType="application/vnd.openxmlformats-officedocument.wordprocessingml.footer+xml"/>
  <Override PartName="/word/header94.xml" ContentType="application/vnd.openxmlformats-officedocument.wordprocessingml.header+xml"/>
  <Override PartName="/word/footer94.xml" ContentType="application/vnd.openxmlformats-officedocument.wordprocessingml.footer+xml"/>
  <Override PartName="/word/header95.xml" ContentType="application/vnd.openxmlformats-officedocument.wordprocessingml.header+xml"/>
  <Override PartName="/word/footer95.xml" ContentType="application/vnd.openxmlformats-officedocument.wordprocessingml.footer+xml"/>
  <Override PartName="/word/header96.xml" ContentType="application/vnd.openxmlformats-officedocument.wordprocessingml.header+xml"/>
  <Override PartName="/word/footer96.xml" ContentType="application/vnd.openxmlformats-officedocument.wordprocessingml.footer+xml"/>
  <Override PartName="/word/header97.xml" ContentType="application/vnd.openxmlformats-officedocument.wordprocessingml.header+xml"/>
  <Override PartName="/word/footer97.xml" ContentType="application/vnd.openxmlformats-officedocument.wordprocessingml.footer+xml"/>
  <Override PartName="/word/header98.xml" ContentType="application/vnd.openxmlformats-officedocument.wordprocessingml.header+xml"/>
  <Override PartName="/word/footer98.xml" ContentType="application/vnd.openxmlformats-officedocument.wordprocessingml.footer+xml"/>
  <Override PartName="/word/header99.xml" ContentType="application/vnd.openxmlformats-officedocument.wordprocessingml.header+xml"/>
  <Override PartName="/word/footer99.xml" ContentType="application/vnd.openxmlformats-officedocument.wordprocessingml.footer+xml"/>
  <Override PartName="/word/header100.xml" ContentType="application/vnd.openxmlformats-officedocument.wordprocessingml.header+xml"/>
  <Override PartName="/word/footer100.xml" ContentType="application/vnd.openxmlformats-officedocument.wordprocessingml.footer+xml"/>
  <Override PartName="/word/header101.xml" ContentType="application/vnd.openxmlformats-officedocument.wordprocessingml.header+xml"/>
  <Override PartName="/word/footer101.xml" ContentType="application/vnd.openxmlformats-officedocument.wordprocessingml.footer+xml"/>
  <Override PartName="/word/header102.xml" ContentType="application/vnd.openxmlformats-officedocument.wordprocessingml.header+xml"/>
  <Override PartName="/word/footer102.xml" ContentType="application/vnd.openxmlformats-officedocument.wordprocessingml.footer+xml"/>
  <Override PartName="/word/header103.xml" ContentType="application/vnd.openxmlformats-officedocument.wordprocessingml.header+xml"/>
  <Override PartName="/word/footer103.xml" ContentType="application/vnd.openxmlformats-officedocument.wordprocessingml.footer+xml"/>
  <Override PartName="/word/header104.xml" ContentType="application/vnd.openxmlformats-officedocument.wordprocessingml.header+xml"/>
  <Override PartName="/word/footer104.xml" ContentType="application/vnd.openxmlformats-officedocument.wordprocessingml.footer+xml"/>
  <Override PartName="/word/header105.xml" ContentType="application/vnd.openxmlformats-officedocument.wordprocessingml.header+xml"/>
  <Override PartName="/word/footer105.xml" ContentType="application/vnd.openxmlformats-officedocument.wordprocessingml.footer+xml"/>
  <Override PartName="/word/header106.xml" ContentType="application/vnd.openxmlformats-officedocument.wordprocessingml.header+xml"/>
  <Override PartName="/word/footer106.xml" ContentType="application/vnd.openxmlformats-officedocument.wordprocessingml.footer+xml"/>
  <Override PartName="/word/header107.xml" ContentType="application/vnd.openxmlformats-officedocument.wordprocessingml.header+xml"/>
  <Override PartName="/word/footer107.xml" ContentType="application/vnd.openxmlformats-officedocument.wordprocessingml.footer+xml"/>
  <Override PartName="/word/header108.xml" ContentType="application/vnd.openxmlformats-officedocument.wordprocessingml.header+xml"/>
  <Override PartName="/word/footer108.xml" ContentType="application/vnd.openxmlformats-officedocument.wordprocessingml.footer+xml"/>
  <Override PartName="/word/header109.xml" ContentType="application/vnd.openxmlformats-officedocument.wordprocessingml.header+xml"/>
  <Override PartName="/word/footer10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3E10" w:rsidRDefault="00A96F14">
      <w:pPr>
        <w:pStyle w:val="Title"/>
      </w:pPr>
      <w:r>
        <w:rPr>
          <w:b/>
        </w:rPr>
        <w:t>Example Program Technical Volume</w:t>
      </w:r>
    </w:p>
    <w:p w:rsidR="00913E10" w:rsidRDefault="00A96F14">
      <w:r>
        <w:t>Submitted to Example Agency, Solicitation EX-26-R-0001</w:t>
      </w:r>
    </w:p>
    <w:p w:rsidR="00913E10" w:rsidRDefault="00913E10">
      <w:pPr>
        <w:sectPr w:rsidR="00913E10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TOCHeading"/>
      </w:pPr>
      <w:r>
        <w:lastRenderedPageBreak/>
        <w:t>Table of Contents</w:t>
      </w:r>
    </w:p>
    <w:p w:rsidR="00A96F14" w:rsidRDefault="00A96F14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4101143" w:history="1">
        <w:r w:rsidRPr="00A44471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Measured Ground Segment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44" w:history="1">
        <w:r w:rsidRPr="00A44471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45" w:history="1">
        <w:r w:rsidRPr="00A44471">
          <w:rPr>
            <w:rStyle w:val="Hyperlink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46" w:history="1">
        <w:r w:rsidRPr="00A44471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47" w:history="1">
        <w:r w:rsidRPr="00A44471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48" w:history="1">
        <w:r w:rsidRPr="00A44471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49" w:history="1">
        <w:r w:rsidRPr="00A44471">
          <w:rPr>
            <w:rStyle w:val="Hyperlink"/>
            <w:noProof/>
          </w:rPr>
          <w:t>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50" w:history="1">
        <w:r w:rsidRPr="00A44471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Integrated Launch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51" w:history="1">
        <w:r w:rsidRPr="00A44471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52" w:history="1">
        <w:r w:rsidRPr="00A44471">
          <w:rPr>
            <w:rStyle w:val="Hyperlink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53" w:history="1">
        <w:r w:rsidRPr="00A44471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54" w:history="1">
        <w:r w:rsidRPr="00A44471">
          <w:rPr>
            <w:rStyle w:val="Hyperlink"/>
            <w:noProof/>
          </w:rPr>
          <w:t>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55" w:history="1">
        <w:r w:rsidRPr="00A44471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56" w:history="1">
        <w:r w:rsidRPr="00A44471">
          <w:rPr>
            <w:rStyle w:val="Hyperlink"/>
            <w:noProof/>
          </w:rPr>
          <w:t>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57" w:history="1">
        <w:r w:rsidRPr="00A44471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Integrated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58" w:history="1">
        <w:r w:rsidRPr="00A44471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59" w:history="1">
        <w:r w:rsidRPr="00A44471">
          <w:rPr>
            <w:rStyle w:val="Hyperlink"/>
            <w:noProof/>
          </w:rPr>
          <w:t>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60" w:history="1">
        <w:r w:rsidRPr="00A44471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61" w:history="1">
        <w:r w:rsidRPr="00A44471">
          <w:rPr>
            <w:rStyle w:val="Hyperlink"/>
            <w:noProof/>
          </w:rPr>
          <w:t>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62" w:history="1">
        <w:r w:rsidRPr="00A44471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63" w:history="1">
        <w:r w:rsidRPr="00A44471">
          <w:rPr>
            <w:rStyle w:val="Hyperlink"/>
            <w:noProof/>
          </w:rPr>
          <w:t>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64" w:history="1">
        <w:r w:rsidRPr="00A44471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Proven Docking Adapter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65" w:history="1">
        <w:r w:rsidRPr="00A44471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66" w:history="1">
        <w:r w:rsidRPr="00A44471">
          <w:rPr>
            <w:rStyle w:val="Hyperlink"/>
            <w:noProof/>
          </w:rPr>
          <w:t>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67" w:history="1">
        <w:r w:rsidRPr="00A44471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68" w:history="1">
        <w:r w:rsidRPr="00A44471">
          <w:rPr>
            <w:rStyle w:val="Hyperlink"/>
            <w:noProof/>
          </w:rPr>
          <w:t>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69" w:history="1">
        <w:r w:rsidRPr="00A44471">
          <w:rPr>
            <w:rStyle w:val="Hyperlink"/>
            <w:noProof/>
          </w:rPr>
          <w:t>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70" w:history="1">
        <w:r w:rsidRPr="00A44471">
          <w:rPr>
            <w:rStyle w:val="Hyperlink"/>
            <w:noProof/>
          </w:rPr>
          <w:t>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71" w:history="1">
        <w:r w:rsidRPr="00A44471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Proven Launch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72" w:history="1">
        <w:r w:rsidRPr="00A44471">
          <w:rPr>
            <w:rStyle w:val="Hyperlink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73" w:history="1">
        <w:r w:rsidRPr="00A44471">
          <w:rPr>
            <w:rStyle w:val="Hyperlink"/>
            <w:noProof/>
          </w:rPr>
          <w:t>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74" w:history="1">
        <w:r w:rsidRPr="00A44471">
          <w:rPr>
            <w:rStyle w:val="Hyperlink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75" w:history="1">
        <w:r w:rsidRPr="00A44471">
          <w:rPr>
            <w:rStyle w:val="Hyperlink"/>
            <w:noProof/>
          </w:rPr>
          <w:t>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76" w:history="1">
        <w:r w:rsidRPr="00A44471">
          <w:rPr>
            <w:rStyle w:val="Hyperlink"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77" w:history="1">
        <w:r w:rsidRPr="00A44471">
          <w:rPr>
            <w:rStyle w:val="Hyperlink"/>
            <w:noProof/>
          </w:rPr>
          <w:t>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78" w:history="1">
        <w:r w:rsidRPr="00A44471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Traceable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79" w:history="1">
        <w:r w:rsidRPr="00A44471">
          <w:rPr>
            <w:rStyle w:val="Hyperlink"/>
            <w:noProof/>
          </w:rPr>
          <w:t>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80" w:history="1">
        <w:r w:rsidRPr="00A44471">
          <w:rPr>
            <w:rStyle w:val="Hyperlink"/>
            <w:noProof/>
          </w:rPr>
          <w:t>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81" w:history="1">
        <w:r w:rsidRPr="00A44471">
          <w:rPr>
            <w:rStyle w:val="Hyperlink"/>
            <w:noProof/>
          </w:rPr>
          <w:t>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82" w:history="1">
        <w:r w:rsidRPr="00A44471">
          <w:rPr>
            <w:rStyle w:val="Hyperlink"/>
            <w:noProof/>
          </w:rPr>
          <w:t>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83" w:history="1">
        <w:r w:rsidRPr="00A44471">
          <w:rPr>
            <w:rStyle w:val="Hyperlink"/>
            <w:noProof/>
          </w:rPr>
          <w:t>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84" w:history="1">
        <w:r w:rsidRPr="00A44471">
          <w:rPr>
            <w:rStyle w:val="Hyperlink"/>
            <w:noProof/>
          </w:rPr>
          <w:t>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85" w:history="1">
        <w:r w:rsidRPr="00A44471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Repeatable Launch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86" w:history="1">
        <w:r w:rsidRPr="00A44471">
          <w:rPr>
            <w:rStyle w:val="Hyperlink"/>
            <w:noProof/>
          </w:rPr>
          <w:t>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87" w:history="1">
        <w:r w:rsidRPr="00A44471">
          <w:rPr>
            <w:rStyle w:val="Hyperlink"/>
            <w:noProof/>
          </w:rPr>
          <w:t>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88" w:history="1">
        <w:r w:rsidRPr="00A44471">
          <w:rPr>
            <w:rStyle w:val="Hyperlink"/>
            <w:noProof/>
          </w:rPr>
          <w:t>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89" w:history="1">
        <w:r w:rsidRPr="00A44471">
          <w:rPr>
            <w:rStyle w:val="Hyperlink"/>
            <w:noProof/>
          </w:rPr>
          <w:t>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90" w:history="1">
        <w:r w:rsidRPr="00A44471">
          <w:rPr>
            <w:rStyle w:val="Hyperlink"/>
            <w:noProof/>
          </w:rPr>
          <w:t>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91" w:history="1">
        <w:r w:rsidRPr="00A44471">
          <w:rPr>
            <w:rStyle w:val="Hyperlink"/>
            <w:noProof/>
          </w:rPr>
          <w:t>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92" w:history="1">
        <w:r w:rsidRPr="00A44471">
          <w:rPr>
            <w:rStyle w:val="Hyperlink"/>
            <w:noProof/>
          </w:rPr>
          <w:t>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Low-Risk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93" w:history="1">
        <w:r w:rsidRPr="00A44471">
          <w:rPr>
            <w:rStyle w:val="Hyperlink"/>
            <w:noProof/>
          </w:rPr>
          <w:t>10.1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94" w:history="1">
        <w:r w:rsidRPr="00A44471">
          <w:rPr>
            <w:rStyle w:val="Hyperlink"/>
            <w:noProof/>
          </w:rPr>
          <w:t>10.1.1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95" w:history="1">
        <w:r w:rsidRPr="00A44471">
          <w:rPr>
            <w:rStyle w:val="Hyperlink"/>
            <w:noProof/>
          </w:rPr>
          <w:t>10.2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96" w:history="1">
        <w:r w:rsidRPr="00A44471">
          <w:rPr>
            <w:rStyle w:val="Hyperlink"/>
            <w:noProof/>
          </w:rPr>
          <w:t>10.2.1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97" w:history="1">
        <w:r w:rsidRPr="00A44471">
          <w:rPr>
            <w:rStyle w:val="Hyperlink"/>
            <w:noProof/>
          </w:rPr>
          <w:t>10.3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98" w:history="1">
        <w:r w:rsidRPr="00A44471">
          <w:rPr>
            <w:rStyle w:val="Hyperlink"/>
            <w:noProof/>
          </w:rPr>
          <w:t>10.3.1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199" w:history="1">
        <w:r w:rsidRPr="00A44471">
          <w:rPr>
            <w:rStyle w:val="Hyperlink"/>
            <w:noProof/>
          </w:rPr>
          <w:t>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Modular Mission Assurance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00" w:history="1">
        <w:r w:rsidRPr="00A44471">
          <w:rPr>
            <w:rStyle w:val="Hyperlink"/>
            <w:noProof/>
          </w:rPr>
          <w:t>11.1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01" w:history="1">
        <w:r w:rsidRPr="00A44471">
          <w:rPr>
            <w:rStyle w:val="Hyperlink"/>
            <w:noProof/>
          </w:rPr>
          <w:t>11.1.1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02" w:history="1">
        <w:r w:rsidRPr="00A44471">
          <w:rPr>
            <w:rStyle w:val="Hyperlink"/>
            <w:noProof/>
          </w:rPr>
          <w:t>11.2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03" w:history="1">
        <w:r w:rsidRPr="00A44471">
          <w:rPr>
            <w:rStyle w:val="Hyperlink"/>
            <w:noProof/>
          </w:rPr>
          <w:t>11.2.1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04" w:history="1">
        <w:r w:rsidRPr="00A44471">
          <w:rPr>
            <w:rStyle w:val="Hyperlink"/>
            <w:noProof/>
          </w:rPr>
          <w:t>11.3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05" w:history="1">
        <w:r w:rsidRPr="00A44471">
          <w:rPr>
            <w:rStyle w:val="Hyperlink"/>
            <w:noProof/>
          </w:rPr>
          <w:t>11.3.1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06" w:history="1">
        <w:r w:rsidRPr="00A44471">
          <w:rPr>
            <w:rStyle w:val="Hyperlink"/>
            <w:noProof/>
          </w:rPr>
          <w:t>12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Integrated Risk Register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07" w:history="1">
        <w:r w:rsidRPr="00A44471">
          <w:rPr>
            <w:rStyle w:val="Hyperlink"/>
            <w:noProof/>
          </w:rPr>
          <w:t>12.1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08" w:history="1">
        <w:r w:rsidRPr="00A44471">
          <w:rPr>
            <w:rStyle w:val="Hyperlink"/>
            <w:noProof/>
          </w:rPr>
          <w:t>12.1.1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09" w:history="1">
        <w:r w:rsidRPr="00A44471">
          <w:rPr>
            <w:rStyle w:val="Hyperlink"/>
            <w:noProof/>
          </w:rPr>
          <w:t>12.2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10" w:history="1">
        <w:r w:rsidRPr="00A44471">
          <w:rPr>
            <w:rStyle w:val="Hyperlink"/>
            <w:noProof/>
          </w:rPr>
          <w:t>12.2.1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11" w:history="1">
        <w:r w:rsidRPr="00A44471">
          <w:rPr>
            <w:rStyle w:val="Hyperlink"/>
            <w:noProof/>
          </w:rPr>
          <w:t>12.3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12" w:history="1">
        <w:r w:rsidRPr="00A44471">
          <w:rPr>
            <w:rStyle w:val="Hyperlink"/>
            <w:noProof/>
          </w:rPr>
          <w:t>12.3.1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13" w:history="1">
        <w:r w:rsidRPr="00A44471">
          <w:rPr>
            <w:rStyle w:val="Hyperlink"/>
            <w:noProof/>
          </w:rPr>
          <w:t>13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Traceable Configuration Baseline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14" w:history="1">
        <w:r w:rsidRPr="00A44471">
          <w:rPr>
            <w:rStyle w:val="Hyperlink"/>
            <w:noProof/>
          </w:rPr>
          <w:t>13.1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15" w:history="1">
        <w:r w:rsidRPr="00A44471">
          <w:rPr>
            <w:rStyle w:val="Hyperlink"/>
            <w:noProof/>
          </w:rPr>
          <w:t>13.1.1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16" w:history="1">
        <w:r w:rsidRPr="00A44471">
          <w:rPr>
            <w:rStyle w:val="Hyperlink"/>
            <w:noProof/>
          </w:rPr>
          <w:t>13.2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17" w:history="1">
        <w:r w:rsidRPr="00A44471">
          <w:rPr>
            <w:rStyle w:val="Hyperlink"/>
            <w:noProof/>
          </w:rPr>
          <w:t>13.2.1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18" w:history="1">
        <w:r w:rsidRPr="00A44471">
          <w:rPr>
            <w:rStyle w:val="Hyperlink"/>
            <w:noProof/>
          </w:rPr>
          <w:t>13.3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19" w:history="1">
        <w:r w:rsidRPr="00A44471">
          <w:rPr>
            <w:rStyle w:val="Hyperlink"/>
            <w:noProof/>
          </w:rPr>
          <w:t>13.3.1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20" w:history="1">
        <w:r w:rsidRPr="00A44471">
          <w:rPr>
            <w:rStyle w:val="Hyperlink"/>
            <w:noProof/>
          </w:rPr>
          <w:t>14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Independent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21" w:history="1">
        <w:r w:rsidRPr="00A44471">
          <w:rPr>
            <w:rStyle w:val="Hyperlink"/>
            <w:noProof/>
          </w:rPr>
          <w:t>14.1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22" w:history="1">
        <w:r w:rsidRPr="00A44471">
          <w:rPr>
            <w:rStyle w:val="Hyperlink"/>
            <w:noProof/>
          </w:rPr>
          <w:t>14.1.1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23" w:history="1">
        <w:r w:rsidRPr="00A44471">
          <w:rPr>
            <w:rStyle w:val="Hyperlink"/>
            <w:noProof/>
          </w:rPr>
          <w:t>14.2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24" w:history="1">
        <w:r w:rsidRPr="00A44471">
          <w:rPr>
            <w:rStyle w:val="Hyperlink"/>
            <w:noProof/>
          </w:rPr>
          <w:t>14.2.1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25" w:history="1">
        <w:r w:rsidRPr="00A44471">
          <w:rPr>
            <w:rStyle w:val="Hyperlink"/>
            <w:noProof/>
          </w:rPr>
          <w:t>14.3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26" w:history="1">
        <w:r w:rsidRPr="00A44471">
          <w:rPr>
            <w:rStyle w:val="Hyperlink"/>
            <w:noProof/>
          </w:rPr>
          <w:t>14.3.1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27" w:history="1">
        <w:r w:rsidRPr="00A44471">
          <w:rPr>
            <w:rStyle w:val="Hyperlink"/>
            <w:noProof/>
          </w:rPr>
          <w:t>15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Integrated Docking Adapter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28" w:history="1">
        <w:r w:rsidRPr="00A44471">
          <w:rPr>
            <w:rStyle w:val="Hyperlink"/>
            <w:noProof/>
          </w:rPr>
          <w:t>15.1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29" w:history="1">
        <w:r w:rsidRPr="00A44471">
          <w:rPr>
            <w:rStyle w:val="Hyperlink"/>
            <w:noProof/>
          </w:rPr>
          <w:t>15.1.1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30" w:history="1">
        <w:r w:rsidRPr="00A44471">
          <w:rPr>
            <w:rStyle w:val="Hyperlink"/>
            <w:noProof/>
          </w:rPr>
          <w:t>15.2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31" w:history="1">
        <w:r w:rsidRPr="00A44471">
          <w:rPr>
            <w:rStyle w:val="Hyperlink"/>
            <w:noProof/>
          </w:rPr>
          <w:t>15.2.1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32" w:history="1">
        <w:r w:rsidRPr="00A44471">
          <w:rPr>
            <w:rStyle w:val="Hyperlink"/>
            <w:noProof/>
          </w:rPr>
          <w:t>15.3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33" w:history="1">
        <w:r w:rsidRPr="00A44471">
          <w:rPr>
            <w:rStyle w:val="Hyperlink"/>
            <w:noProof/>
          </w:rPr>
          <w:t>15.3.1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34" w:history="1">
        <w:r w:rsidRPr="00A44471">
          <w:rPr>
            <w:rStyle w:val="Hyperlink"/>
            <w:noProof/>
          </w:rPr>
          <w:t>16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Flight-Qualified Configuration Baseline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35" w:history="1">
        <w:r w:rsidRPr="00A44471">
          <w:rPr>
            <w:rStyle w:val="Hyperlink"/>
            <w:noProof/>
          </w:rPr>
          <w:t>16.1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36" w:history="1">
        <w:r w:rsidRPr="00A44471">
          <w:rPr>
            <w:rStyle w:val="Hyperlink"/>
            <w:noProof/>
          </w:rPr>
          <w:t>16.1.1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37" w:history="1">
        <w:r w:rsidRPr="00A44471">
          <w:rPr>
            <w:rStyle w:val="Hyperlink"/>
            <w:noProof/>
          </w:rPr>
          <w:t>16.2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38" w:history="1">
        <w:r w:rsidRPr="00A44471">
          <w:rPr>
            <w:rStyle w:val="Hyperlink"/>
            <w:noProof/>
          </w:rPr>
          <w:t>16.2.1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39" w:history="1">
        <w:r w:rsidRPr="00A44471">
          <w:rPr>
            <w:rStyle w:val="Hyperlink"/>
            <w:noProof/>
          </w:rPr>
          <w:t>16.3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40" w:history="1">
        <w:r w:rsidRPr="00A44471">
          <w:rPr>
            <w:rStyle w:val="Hyperlink"/>
            <w:noProof/>
          </w:rPr>
          <w:t>16.3.1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41" w:history="1">
        <w:r w:rsidRPr="00A44471">
          <w:rPr>
            <w:rStyle w:val="Hyperlink"/>
            <w:noProof/>
          </w:rPr>
          <w:t>17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Proven Docking Adapter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42" w:history="1">
        <w:r w:rsidRPr="00A44471">
          <w:rPr>
            <w:rStyle w:val="Hyperlink"/>
            <w:noProof/>
          </w:rPr>
          <w:t>17.1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43" w:history="1">
        <w:r w:rsidRPr="00A44471">
          <w:rPr>
            <w:rStyle w:val="Hyperlink"/>
            <w:noProof/>
          </w:rPr>
          <w:t>17.1.1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44" w:history="1">
        <w:r w:rsidRPr="00A44471">
          <w:rPr>
            <w:rStyle w:val="Hyperlink"/>
            <w:noProof/>
          </w:rPr>
          <w:t>17.2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45" w:history="1">
        <w:r w:rsidRPr="00A44471">
          <w:rPr>
            <w:rStyle w:val="Hyperlink"/>
            <w:noProof/>
          </w:rPr>
          <w:t>17.2.1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46" w:history="1">
        <w:r w:rsidRPr="00A44471">
          <w:rPr>
            <w:rStyle w:val="Hyperlink"/>
            <w:noProof/>
          </w:rPr>
          <w:t>17.3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47" w:history="1">
        <w:r w:rsidRPr="00A44471">
          <w:rPr>
            <w:rStyle w:val="Hyperlink"/>
            <w:noProof/>
          </w:rPr>
          <w:t>17.3.1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48" w:history="1">
        <w:r w:rsidRPr="00A44471">
          <w:rPr>
            <w:rStyle w:val="Hyperlink"/>
            <w:noProof/>
          </w:rPr>
          <w:t>18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Repeatable Crew Module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49" w:history="1">
        <w:r w:rsidRPr="00A44471">
          <w:rPr>
            <w:rStyle w:val="Hyperlink"/>
            <w:noProof/>
          </w:rPr>
          <w:t>18.1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50" w:history="1">
        <w:r w:rsidRPr="00A44471">
          <w:rPr>
            <w:rStyle w:val="Hyperlink"/>
            <w:noProof/>
          </w:rPr>
          <w:t>18.1.1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51" w:history="1">
        <w:r w:rsidRPr="00A44471">
          <w:rPr>
            <w:rStyle w:val="Hyperlink"/>
            <w:noProof/>
          </w:rPr>
          <w:t>18.2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52" w:history="1">
        <w:r w:rsidRPr="00A44471">
          <w:rPr>
            <w:rStyle w:val="Hyperlink"/>
            <w:noProof/>
          </w:rPr>
          <w:t>18.2.1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53" w:history="1">
        <w:r w:rsidRPr="00A44471">
          <w:rPr>
            <w:rStyle w:val="Hyperlink"/>
            <w:noProof/>
          </w:rPr>
          <w:t>18.3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54" w:history="1">
        <w:r w:rsidRPr="00A44471">
          <w:rPr>
            <w:rStyle w:val="Hyperlink"/>
            <w:noProof/>
          </w:rPr>
          <w:t>18.3.1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55" w:history="1">
        <w:r w:rsidRPr="00A44471">
          <w:rPr>
            <w:rStyle w:val="Hyperlink"/>
            <w:noProof/>
          </w:rPr>
          <w:t>19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Repeatable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56" w:history="1">
        <w:r w:rsidRPr="00A44471">
          <w:rPr>
            <w:rStyle w:val="Hyperlink"/>
            <w:noProof/>
          </w:rPr>
          <w:t>19.1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57" w:history="1">
        <w:r w:rsidRPr="00A44471">
          <w:rPr>
            <w:rStyle w:val="Hyperlink"/>
            <w:noProof/>
          </w:rPr>
          <w:t>19.1.1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58" w:history="1">
        <w:r w:rsidRPr="00A44471">
          <w:rPr>
            <w:rStyle w:val="Hyperlink"/>
            <w:noProof/>
          </w:rPr>
          <w:t>19.2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59" w:history="1">
        <w:r w:rsidRPr="00A44471">
          <w:rPr>
            <w:rStyle w:val="Hyperlink"/>
            <w:noProof/>
          </w:rPr>
          <w:t>19.2.1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60" w:history="1">
        <w:r w:rsidRPr="00A44471">
          <w:rPr>
            <w:rStyle w:val="Hyperlink"/>
            <w:noProof/>
          </w:rPr>
          <w:t>19.3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61" w:history="1">
        <w:r w:rsidRPr="00A44471">
          <w:rPr>
            <w:rStyle w:val="Hyperlink"/>
            <w:noProof/>
          </w:rPr>
          <w:t>19.3.1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62" w:history="1">
        <w:r w:rsidRPr="00A44471">
          <w:rPr>
            <w:rStyle w:val="Hyperlink"/>
            <w:noProof/>
          </w:rPr>
          <w:t>20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Measured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63" w:history="1">
        <w:r w:rsidRPr="00A44471">
          <w:rPr>
            <w:rStyle w:val="Hyperlink"/>
            <w:noProof/>
          </w:rPr>
          <w:t>20.1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64" w:history="1">
        <w:r w:rsidRPr="00A44471">
          <w:rPr>
            <w:rStyle w:val="Hyperlink"/>
            <w:noProof/>
          </w:rPr>
          <w:t>20.1.1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65" w:history="1">
        <w:r w:rsidRPr="00A44471">
          <w:rPr>
            <w:rStyle w:val="Hyperlink"/>
            <w:noProof/>
          </w:rPr>
          <w:t>20.2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66" w:history="1">
        <w:r w:rsidRPr="00A44471">
          <w:rPr>
            <w:rStyle w:val="Hyperlink"/>
            <w:noProof/>
          </w:rPr>
          <w:t>20.2.1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67" w:history="1">
        <w:r w:rsidRPr="00A44471">
          <w:rPr>
            <w:rStyle w:val="Hyperlink"/>
            <w:noProof/>
          </w:rPr>
          <w:t>20.3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68" w:history="1">
        <w:r w:rsidRPr="00A44471">
          <w:rPr>
            <w:rStyle w:val="Hyperlink"/>
            <w:noProof/>
          </w:rPr>
          <w:t>20.3.1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69" w:history="1">
        <w:r w:rsidRPr="00A44471">
          <w:rPr>
            <w:rStyle w:val="Hyperlink"/>
            <w:noProof/>
          </w:rPr>
          <w:t>21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Traceable Launch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70" w:history="1">
        <w:r w:rsidRPr="00A44471">
          <w:rPr>
            <w:rStyle w:val="Hyperlink"/>
            <w:noProof/>
          </w:rPr>
          <w:t>21.1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71" w:history="1">
        <w:r w:rsidRPr="00A44471">
          <w:rPr>
            <w:rStyle w:val="Hyperlink"/>
            <w:noProof/>
          </w:rPr>
          <w:t>21.1.1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72" w:history="1">
        <w:r w:rsidRPr="00A44471">
          <w:rPr>
            <w:rStyle w:val="Hyperlink"/>
            <w:noProof/>
          </w:rPr>
          <w:t>21.2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73" w:history="1">
        <w:r w:rsidRPr="00A44471">
          <w:rPr>
            <w:rStyle w:val="Hyperlink"/>
            <w:noProof/>
          </w:rPr>
          <w:t>21.2.1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74" w:history="1">
        <w:r w:rsidRPr="00A44471">
          <w:rPr>
            <w:rStyle w:val="Hyperlink"/>
            <w:noProof/>
          </w:rPr>
          <w:t>21.3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75" w:history="1">
        <w:r w:rsidRPr="00A44471">
          <w:rPr>
            <w:rStyle w:val="Hyperlink"/>
            <w:noProof/>
          </w:rPr>
          <w:t>21.3.1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76" w:history="1">
        <w:r w:rsidRPr="00A44471">
          <w:rPr>
            <w:rStyle w:val="Hyperlink"/>
            <w:noProof/>
          </w:rPr>
          <w:t>22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Independent Supply Chain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77" w:history="1">
        <w:r w:rsidRPr="00A44471">
          <w:rPr>
            <w:rStyle w:val="Hyperlink"/>
            <w:noProof/>
          </w:rPr>
          <w:t>22.1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78" w:history="1">
        <w:r w:rsidRPr="00A44471">
          <w:rPr>
            <w:rStyle w:val="Hyperlink"/>
            <w:noProof/>
          </w:rPr>
          <w:t>22.1.1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79" w:history="1">
        <w:r w:rsidRPr="00A44471">
          <w:rPr>
            <w:rStyle w:val="Hyperlink"/>
            <w:noProof/>
          </w:rPr>
          <w:t>22.2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80" w:history="1">
        <w:r w:rsidRPr="00A44471">
          <w:rPr>
            <w:rStyle w:val="Hyperlink"/>
            <w:noProof/>
          </w:rPr>
          <w:t>22.2.1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81" w:history="1">
        <w:r w:rsidRPr="00A44471">
          <w:rPr>
            <w:rStyle w:val="Hyperlink"/>
            <w:noProof/>
          </w:rPr>
          <w:t>22.3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82" w:history="1">
        <w:r w:rsidRPr="00A44471">
          <w:rPr>
            <w:rStyle w:val="Hyperlink"/>
            <w:noProof/>
          </w:rPr>
          <w:t>22.3.1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83" w:history="1">
        <w:r w:rsidRPr="00A44471">
          <w:rPr>
            <w:rStyle w:val="Hyperlink"/>
            <w:noProof/>
          </w:rPr>
          <w:t>23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Independent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84" w:history="1">
        <w:r w:rsidRPr="00A44471">
          <w:rPr>
            <w:rStyle w:val="Hyperlink"/>
            <w:noProof/>
          </w:rPr>
          <w:t>23.1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85" w:history="1">
        <w:r w:rsidRPr="00A44471">
          <w:rPr>
            <w:rStyle w:val="Hyperlink"/>
            <w:noProof/>
          </w:rPr>
          <w:t>23.1.1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86" w:history="1">
        <w:r w:rsidRPr="00A44471">
          <w:rPr>
            <w:rStyle w:val="Hyperlink"/>
            <w:noProof/>
          </w:rPr>
          <w:t>23.2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87" w:history="1">
        <w:r w:rsidRPr="00A44471">
          <w:rPr>
            <w:rStyle w:val="Hyperlink"/>
            <w:noProof/>
          </w:rPr>
          <w:t>23.2.1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88" w:history="1">
        <w:r w:rsidRPr="00A44471">
          <w:rPr>
            <w:rStyle w:val="Hyperlink"/>
            <w:noProof/>
          </w:rPr>
          <w:t>23.3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89" w:history="1">
        <w:r w:rsidRPr="00A44471">
          <w:rPr>
            <w:rStyle w:val="Hyperlink"/>
            <w:noProof/>
          </w:rPr>
          <w:t>23.3.1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90" w:history="1">
        <w:r w:rsidRPr="00A44471">
          <w:rPr>
            <w:rStyle w:val="Hyperlink"/>
            <w:noProof/>
          </w:rPr>
          <w:t>24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Integrated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91" w:history="1">
        <w:r w:rsidRPr="00A44471">
          <w:rPr>
            <w:rStyle w:val="Hyperlink"/>
            <w:noProof/>
          </w:rPr>
          <w:t>24.1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92" w:history="1">
        <w:r w:rsidRPr="00A44471">
          <w:rPr>
            <w:rStyle w:val="Hyperlink"/>
            <w:noProof/>
          </w:rPr>
          <w:t>24.1.1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93" w:history="1">
        <w:r w:rsidRPr="00A44471">
          <w:rPr>
            <w:rStyle w:val="Hyperlink"/>
            <w:noProof/>
          </w:rPr>
          <w:t>24.2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94" w:history="1">
        <w:r w:rsidRPr="00A44471">
          <w:rPr>
            <w:rStyle w:val="Hyperlink"/>
            <w:noProof/>
          </w:rPr>
          <w:t>24.2.1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95" w:history="1">
        <w:r w:rsidRPr="00A44471">
          <w:rPr>
            <w:rStyle w:val="Hyperlink"/>
            <w:noProof/>
          </w:rPr>
          <w:t>24.3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96" w:history="1">
        <w:r w:rsidRPr="00A44471">
          <w:rPr>
            <w:rStyle w:val="Hyperlink"/>
            <w:noProof/>
          </w:rPr>
          <w:t>24.3.1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97" w:history="1">
        <w:r w:rsidRPr="00A44471">
          <w:rPr>
            <w:rStyle w:val="Hyperlink"/>
            <w:noProof/>
          </w:rPr>
          <w:t>25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Low-Risk Verification Matrix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98" w:history="1">
        <w:r w:rsidRPr="00A44471">
          <w:rPr>
            <w:rStyle w:val="Hyperlink"/>
            <w:noProof/>
          </w:rPr>
          <w:t>25.1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299" w:history="1">
        <w:r w:rsidRPr="00A44471">
          <w:rPr>
            <w:rStyle w:val="Hyperlink"/>
            <w:noProof/>
          </w:rPr>
          <w:t>25.1.1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00" w:history="1">
        <w:r w:rsidRPr="00A44471">
          <w:rPr>
            <w:rStyle w:val="Hyperlink"/>
            <w:noProof/>
          </w:rPr>
          <w:t>25.2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01" w:history="1">
        <w:r w:rsidRPr="00A44471">
          <w:rPr>
            <w:rStyle w:val="Hyperlink"/>
            <w:noProof/>
          </w:rPr>
          <w:t>25.2.1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02" w:history="1">
        <w:r w:rsidRPr="00A44471">
          <w:rPr>
            <w:rStyle w:val="Hyperlink"/>
            <w:noProof/>
          </w:rPr>
          <w:t>25.3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03" w:history="1">
        <w:r w:rsidRPr="00A44471">
          <w:rPr>
            <w:rStyle w:val="Hyperlink"/>
            <w:noProof/>
          </w:rPr>
          <w:t>25.3.1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04" w:history="1">
        <w:r w:rsidRPr="00A44471">
          <w:rPr>
            <w:rStyle w:val="Hyperlink"/>
            <w:noProof/>
          </w:rPr>
          <w:t>26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Repeatable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05" w:history="1">
        <w:r w:rsidRPr="00A44471">
          <w:rPr>
            <w:rStyle w:val="Hyperlink"/>
            <w:noProof/>
          </w:rPr>
          <w:t>26.1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06" w:history="1">
        <w:r w:rsidRPr="00A44471">
          <w:rPr>
            <w:rStyle w:val="Hyperlink"/>
            <w:noProof/>
          </w:rPr>
          <w:t>26.1.1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07" w:history="1">
        <w:r w:rsidRPr="00A44471">
          <w:rPr>
            <w:rStyle w:val="Hyperlink"/>
            <w:noProof/>
          </w:rPr>
          <w:t>26.2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08" w:history="1">
        <w:r w:rsidRPr="00A44471">
          <w:rPr>
            <w:rStyle w:val="Hyperlink"/>
            <w:noProof/>
          </w:rPr>
          <w:t>26.2.1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09" w:history="1">
        <w:r w:rsidRPr="00A44471">
          <w:rPr>
            <w:rStyle w:val="Hyperlink"/>
            <w:noProof/>
          </w:rPr>
          <w:t>26.3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10" w:history="1">
        <w:r w:rsidRPr="00A44471">
          <w:rPr>
            <w:rStyle w:val="Hyperlink"/>
            <w:noProof/>
          </w:rPr>
          <w:t>26.3.1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11" w:history="1">
        <w:r w:rsidRPr="00A44471">
          <w:rPr>
            <w:rStyle w:val="Hyperlink"/>
            <w:noProof/>
          </w:rPr>
          <w:t>27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Low-Risk Risk Register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12" w:history="1">
        <w:r w:rsidRPr="00A44471">
          <w:rPr>
            <w:rStyle w:val="Hyperlink"/>
            <w:noProof/>
          </w:rPr>
          <w:t>27.1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13" w:history="1">
        <w:r w:rsidRPr="00A44471">
          <w:rPr>
            <w:rStyle w:val="Hyperlink"/>
            <w:noProof/>
          </w:rPr>
          <w:t>27.1.1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14" w:history="1">
        <w:r w:rsidRPr="00A44471">
          <w:rPr>
            <w:rStyle w:val="Hyperlink"/>
            <w:noProof/>
          </w:rPr>
          <w:t>27.2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15" w:history="1">
        <w:r w:rsidRPr="00A44471">
          <w:rPr>
            <w:rStyle w:val="Hyperlink"/>
            <w:noProof/>
          </w:rPr>
          <w:t>27.2.1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16" w:history="1">
        <w:r w:rsidRPr="00A44471">
          <w:rPr>
            <w:rStyle w:val="Hyperlink"/>
            <w:noProof/>
          </w:rPr>
          <w:t>27.3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17" w:history="1">
        <w:r w:rsidRPr="00A44471">
          <w:rPr>
            <w:rStyle w:val="Hyperlink"/>
            <w:noProof/>
          </w:rPr>
          <w:t>27.3.1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18" w:history="1">
        <w:r w:rsidRPr="00A44471">
          <w:rPr>
            <w:rStyle w:val="Hyperlink"/>
            <w:noProof/>
          </w:rPr>
          <w:t>28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Flight-Qualified Ground Segment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19" w:history="1">
        <w:r w:rsidRPr="00A44471">
          <w:rPr>
            <w:rStyle w:val="Hyperlink"/>
            <w:noProof/>
          </w:rPr>
          <w:t>28.1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20" w:history="1">
        <w:r w:rsidRPr="00A44471">
          <w:rPr>
            <w:rStyle w:val="Hyperlink"/>
            <w:noProof/>
          </w:rPr>
          <w:t>28.1.1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21" w:history="1">
        <w:r w:rsidRPr="00A44471">
          <w:rPr>
            <w:rStyle w:val="Hyperlink"/>
            <w:noProof/>
          </w:rPr>
          <w:t>28.2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22" w:history="1">
        <w:r w:rsidRPr="00A44471">
          <w:rPr>
            <w:rStyle w:val="Hyperlink"/>
            <w:noProof/>
          </w:rPr>
          <w:t>28.2.1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23" w:history="1">
        <w:r w:rsidRPr="00A44471">
          <w:rPr>
            <w:rStyle w:val="Hyperlink"/>
            <w:noProof/>
          </w:rPr>
          <w:t>28.3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24" w:history="1">
        <w:r w:rsidRPr="00A44471">
          <w:rPr>
            <w:rStyle w:val="Hyperlink"/>
            <w:noProof/>
          </w:rPr>
          <w:t>28.3.1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25" w:history="1">
        <w:r w:rsidRPr="00A44471">
          <w:rPr>
            <w:rStyle w:val="Hyperlink"/>
            <w:noProof/>
          </w:rPr>
          <w:t>29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Modular Systems Engineering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26" w:history="1">
        <w:r w:rsidRPr="00A44471">
          <w:rPr>
            <w:rStyle w:val="Hyperlink"/>
            <w:noProof/>
          </w:rPr>
          <w:t>29.1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27" w:history="1">
        <w:r w:rsidRPr="00A44471">
          <w:rPr>
            <w:rStyle w:val="Hyperlink"/>
            <w:noProof/>
          </w:rPr>
          <w:t>29.1.1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28" w:history="1">
        <w:r w:rsidRPr="00A44471">
          <w:rPr>
            <w:rStyle w:val="Hyperlink"/>
            <w:noProof/>
          </w:rPr>
          <w:t>29.2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29" w:history="1">
        <w:r w:rsidRPr="00A44471">
          <w:rPr>
            <w:rStyle w:val="Hyperlink"/>
            <w:noProof/>
          </w:rPr>
          <w:t>29.2.1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30" w:history="1">
        <w:r w:rsidRPr="00A44471">
          <w:rPr>
            <w:rStyle w:val="Hyperlink"/>
            <w:noProof/>
          </w:rPr>
          <w:t>29.3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31" w:history="1">
        <w:r w:rsidRPr="00A44471">
          <w:rPr>
            <w:rStyle w:val="Hyperlink"/>
            <w:noProof/>
          </w:rPr>
          <w:t>29.3.1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32" w:history="1">
        <w:r w:rsidRPr="00A44471">
          <w:rPr>
            <w:rStyle w:val="Hyperlink"/>
            <w:noProof/>
          </w:rPr>
          <w:t>30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Independent Program Schedule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33" w:history="1">
        <w:r w:rsidRPr="00A44471">
          <w:rPr>
            <w:rStyle w:val="Hyperlink"/>
            <w:noProof/>
          </w:rPr>
          <w:t>30.1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34" w:history="1">
        <w:r w:rsidRPr="00A44471">
          <w:rPr>
            <w:rStyle w:val="Hyperlink"/>
            <w:noProof/>
          </w:rPr>
          <w:t>30.1.1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35" w:history="1">
        <w:r w:rsidRPr="00A44471">
          <w:rPr>
            <w:rStyle w:val="Hyperlink"/>
            <w:noProof/>
          </w:rPr>
          <w:t>30.2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36" w:history="1">
        <w:r w:rsidRPr="00A44471">
          <w:rPr>
            <w:rStyle w:val="Hyperlink"/>
            <w:noProof/>
          </w:rPr>
          <w:t>30.2.1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37" w:history="1">
        <w:r w:rsidRPr="00A44471">
          <w:rPr>
            <w:rStyle w:val="Hyperlink"/>
            <w:noProof/>
          </w:rPr>
          <w:t>30.3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38" w:history="1">
        <w:r w:rsidRPr="00A44471">
          <w:rPr>
            <w:rStyle w:val="Hyperlink"/>
            <w:noProof/>
          </w:rPr>
          <w:t>30.3.1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39" w:history="1">
        <w:r w:rsidRPr="00A44471">
          <w:rPr>
            <w:rStyle w:val="Hyperlink"/>
            <w:noProof/>
          </w:rPr>
          <w:t>31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Modular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40" w:history="1">
        <w:r w:rsidRPr="00A44471">
          <w:rPr>
            <w:rStyle w:val="Hyperlink"/>
            <w:noProof/>
          </w:rPr>
          <w:t>31.1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41" w:history="1">
        <w:r w:rsidRPr="00A44471">
          <w:rPr>
            <w:rStyle w:val="Hyperlink"/>
            <w:noProof/>
          </w:rPr>
          <w:t>31.1.1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42" w:history="1">
        <w:r w:rsidRPr="00A44471">
          <w:rPr>
            <w:rStyle w:val="Hyperlink"/>
            <w:noProof/>
          </w:rPr>
          <w:t>31.2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43" w:history="1">
        <w:r w:rsidRPr="00A44471">
          <w:rPr>
            <w:rStyle w:val="Hyperlink"/>
            <w:noProof/>
          </w:rPr>
          <w:t>31.2.1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44" w:history="1">
        <w:r w:rsidRPr="00A44471">
          <w:rPr>
            <w:rStyle w:val="Hyperlink"/>
            <w:noProof/>
          </w:rPr>
          <w:t>31.3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45" w:history="1">
        <w:r w:rsidRPr="00A44471">
          <w:rPr>
            <w:rStyle w:val="Hyperlink"/>
            <w:noProof/>
          </w:rPr>
          <w:t>31.3.1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46" w:history="1">
        <w:r w:rsidRPr="00A44471">
          <w:rPr>
            <w:rStyle w:val="Hyperlink"/>
            <w:noProof/>
          </w:rPr>
          <w:t>32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Traceable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47" w:history="1">
        <w:r w:rsidRPr="00A44471">
          <w:rPr>
            <w:rStyle w:val="Hyperlink"/>
            <w:noProof/>
          </w:rPr>
          <w:t>32.1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48" w:history="1">
        <w:r w:rsidRPr="00A44471">
          <w:rPr>
            <w:rStyle w:val="Hyperlink"/>
            <w:noProof/>
          </w:rPr>
          <w:t>32.1.1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49" w:history="1">
        <w:r w:rsidRPr="00A44471">
          <w:rPr>
            <w:rStyle w:val="Hyperlink"/>
            <w:noProof/>
          </w:rPr>
          <w:t>32.2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50" w:history="1">
        <w:r w:rsidRPr="00A44471">
          <w:rPr>
            <w:rStyle w:val="Hyperlink"/>
            <w:noProof/>
          </w:rPr>
          <w:t>32.2.1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51" w:history="1">
        <w:r w:rsidRPr="00A44471">
          <w:rPr>
            <w:rStyle w:val="Hyperlink"/>
            <w:noProof/>
          </w:rPr>
          <w:t>32.3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52" w:history="1">
        <w:r w:rsidRPr="00A44471">
          <w:rPr>
            <w:rStyle w:val="Hyperlink"/>
            <w:noProof/>
          </w:rPr>
          <w:t>32.3.1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53" w:history="1">
        <w:r w:rsidRPr="00A44471">
          <w:rPr>
            <w:rStyle w:val="Hyperlink"/>
            <w:noProof/>
          </w:rPr>
          <w:t>33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Independent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54" w:history="1">
        <w:r w:rsidRPr="00A44471">
          <w:rPr>
            <w:rStyle w:val="Hyperlink"/>
            <w:noProof/>
          </w:rPr>
          <w:t>33.1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55" w:history="1">
        <w:r w:rsidRPr="00A44471">
          <w:rPr>
            <w:rStyle w:val="Hyperlink"/>
            <w:noProof/>
          </w:rPr>
          <w:t>33.1.1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56" w:history="1">
        <w:r w:rsidRPr="00A44471">
          <w:rPr>
            <w:rStyle w:val="Hyperlink"/>
            <w:noProof/>
          </w:rPr>
          <w:t>33.2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57" w:history="1">
        <w:r w:rsidRPr="00A44471">
          <w:rPr>
            <w:rStyle w:val="Hyperlink"/>
            <w:noProof/>
          </w:rPr>
          <w:t>33.2.1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58" w:history="1">
        <w:r w:rsidRPr="00A44471">
          <w:rPr>
            <w:rStyle w:val="Hyperlink"/>
            <w:noProof/>
          </w:rPr>
          <w:t>33.3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59" w:history="1">
        <w:r w:rsidRPr="00A44471">
          <w:rPr>
            <w:rStyle w:val="Hyperlink"/>
            <w:noProof/>
          </w:rPr>
          <w:t>33.3.1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60" w:history="1">
        <w:r w:rsidRPr="00A44471">
          <w:rPr>
            <w:rStyle w:val="Hyperlink"/>
            <w:noProof/>
          </w:rPr>
          <w:t>34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Proven Crew Module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61" w:history="1">
        <w:r w:rsidRPr="00A44471">
          <w:rPr>
            <w:rStyle w:val="Hyperlink"/>
            <w:noProof/>
          </w:rPr>
          <w:t>34.1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62" w:history="1">
        <w:r w:rsidRPr="00A44471">
          <w:rPr>
            <w:rStyle w:val="Hyperlink"/>
            <w:noProof/>
          </w:rPr>
          <w:t>34.1.1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63" w:history="1">
        <w:r w:rsidRPr="00A44471">
          <w:rPr>
            <w:rStyle w:val="Hyperlink"/>
            <w:noProof/>
          </w:rPr>
          <w:t>34.2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64" w:history="1">
        <w:r w:rsidRPr="00A44471">
          <w:rPr>
            <w:rStyle w:val="Hyperlink"/>
            <w:noProof/>
          </w:rPr>
          <w:t>34.2.1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65" w:history="1">
        <w:r w:rsidRPr="00A44471">
          <w:rPr>
            <w:rStyle w:val="Hyperlink"/>
            <w:noProof/>
          </w:rPr>
          <w:t>34.3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66" w:history="1">
        <w:r w:rsidRPr="00A44471">
          <w:rPr>
            <w:rStyle w:val="Hyperlink"/>
            <w:noProof/>
          </w:rPr>
          <w:t>34.3.1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67" w:history="1">
        <w:r w:rsidRPr="00A44471">
          <w:rPr>
            <w:rStyle w:val="Hyperlink"/>
            <w:noProof/>
          </w:rPr>
          <w:t>35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Integrated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68" w:history="1">
        <w:r w:rsidRPr="00A44471">
          <w:rPr>
            <w:rStyle w:val="Hyperlink"/>
            <w:noProof/>
          </w:rPr>
          <w:t>35.1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69" w:history="1">
        <w:r w:rsidRPr="00A44471">
          <w:rPr>
            <w:rStyle w:val="Hyperlink"/>
            <w:noProof/>
          </w:rPr>
          <w:t>35.1.1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70" w:history="1">
        <w:r w:rsidRPr="00A44471">
          <w:rPr>
            <w:rStyle w:val="Hyperlink"/>
            <w:noProof/>
          </w:rPr>
          <w:t>35.2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71" w:history="1">
        <w:r w:rsidRPr="00A44471">
          <w:rPr>
            <w:rStyle w:val="Hyperlink"/>
            <w:noProof/>
          </w:rPr>
          <w:t>35.2.1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72" w:history="1">
        <w:r w:rsidRPr="00A44471">
          <w:rPr>
            <w:rStyle w:val="Hyperlink"/>
            <w:noProof/>
          </w:rPr>
          <w:t>35.3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73" w:history="1">
        <w:r w:rsidRPr="00A44471">
          <w:rPr>
            <w:rStyle w:val="Hyperlink"/>
            <w:noProof/>
          </w:rPr>
          <w:t>35.3.1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74" w:history="1">
        <w:r w:rsidRPr="00A44471">
          <w:rPr>
            <w:rStyle w:val="Hyperlink"/>
            <w:noProof/>
          </w:rPr>
          <w:t>36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Repeatable Risk Register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75" w:history="1">
        <w:r w:rsidRPr="00A44471">
          <w:rPr>
            <w:rStyle w:val="Hyperlink"/>
            <w:noProof/>
          </w:rPr>
          <w:t>36.1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76" w:history="1">
        <w:r w:rsidRPr="00A44471">
          <w:rPr>
            <w:rStyle w:val="Hyperlink"/>
            <w:noProof/>
          </w:rPr>
          <w:t>36.1.1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77" w:history="1">
        <w:r w:rsidRPr="00A44471">
          <w:rPr>
            <w:rStyle w:val="Hyperlink"/>
            <w:noProof/>
          </w:rPr>
          <w:t>36.2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78" w:history="1">
        <w:r w:rsidRPr="00A44471">
          <w:rPr>
            <w:rStyle w:val="Hyperlink"/>
            <w:noProof/>
          </w:rPr>
          <w:t>36.2.1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79" w:history="1">
        <w:r w:rsidRPr="00A44471">
          <w:rPr>
            <w:rStyle w:val="Hyperlink"/>
            <w:noProof/>
          </w:rPr>
          <w:t>36.3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80" w:history="1">
        <w:r w:rsidRPr="00A44471">
          <w:rPr>
            <w:rStyle w:val="Hyperlink"/>
            <w:noProof/>
          </w:rPr>
          <w:t>36.3.1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81" w:history="1">
        <w:r w:rsidRPr="00A44471">
          <w:rPr>
            <w:rStyle w:val="Hyperlink"/>
            <w:noProof/>
          </w:rPr>
          <w:t>37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Proven Program Schedule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82" w:history="1">
        <w:r w:rsidRPr="00A44471">
          <w:rPr>
            <w:rStyle w:val="Hyperlink"/>
            <w:noProof/>
          </w:rPr>
          <w:t>37.1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83" w:history="1">
        <w:r w:rsidRPr="00A44471">
          <w:rPr>
            <w:rStyle w:val="Hyperlink"/>
            <w:noProof/>
          </w:rPr>
          <w:t>37.1.1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84" w:history="1">
        <w:r w:rsidRPr="00A44471">
          <w:rPr>
            <w:rStyle w:val="Hyperlink"/>
            <w:noProof/>
          </w:rPr>
          <w:t>37.2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85" w:history="1">
        <w:r w:rsidRPr="00A44471">
          <w:rPr>
            <w:rStyle w:val="Hyperlink"/>
            <w:noProof/>
          </w:rPr>
          <w:t>37.2.1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86" w:history="1">
        <w:r w:rsidRPr="00A44471">
          <w:rPr>
            <w:rStyle w:val="Hyperlink"/>
            <w:noProof/>
          </w:rPr>
          <w:t>37.3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87" w:history="1">
        <w:r w:rsidRPr="00A44471">
          <w:rPr>
            <w:rStyle w:val="Hyperlink"/>
            <w:noProof/>
          </w:rPr>
          <w:t>37.3.1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88" w:history="1">
        <w:r w:rsidRPr="00A44471">
          <w:rPr>
            <w:rStyle w:val="Hyperlink"/>
            <w:noProof/>
          </w:rPr>
          <w:t>38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Repeatable Verification Matrix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89" w:history="1">
        <w:r w:rsidRPr="00A44471">
          <w:rPr>
            <w:rStyle w:val="Hyperlink"/>
            <w:noProof/>
          </w:rPr>
          <w:t>38.1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90" w:history="1">
        <w:r w:rsidRPr="00A44471">
          <w:rPr>
            <w:rStyle w:val="Hyperlink"/>
            <w:noProof/>
          </w:rPr>
          <w:t>38.1.1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91" w:history="1">
        <w:r w:rsidRPr="00A44471">
          <w:rPr>
            <w:rStyle w:val="Hyperlink"/>
            <w:noProof/>
          </w:rPr>
          <w:t>38.2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92" w:history="1">
        <w:r w:rsidRPr="00A44471">
          <w:rPr>
            <w:rStyle w:val="Hyperlink"/>
            <w:noProof/>
          </w:rPr>
          <w:t>38.2.1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93" w:history="1">
        <w:r w:rsidRPr="00A44471">
          <w:rPr>
            <w:rStyle w:val="Hyperlink"/>
            <w:noProof/>
          </w:rPr>
          <w:t>38.3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94" w:history="1">
        <w:r w:rsidRPr="00A44471">
          <w:rPr>
            <w:rStyle w:val="Hyperlink"/>
            <w:noProof/>
          </w:rPr>
          <w:t>38.3.1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95" w:history="1">
        <w:r w:rsidRPr="00A44471">
          <w:rPr>
            <w:rStyle w:val="Hyperlink"/>
            <w:noProof/>
          </w:rPr>
          <w:t>39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Traceable Configuration Baseline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96" w:history="1">
        <w:r w:rsidRPr="00A44471">
          <w:rPr>
            <w:rStyle w:val="Hyperlink"/>
            <w:noProof/>
          </w:rPr>
          <w:t>39.1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97" w:history="1">
        <w:r w:rsidRPr="00A44471">
          <w:rPr>
            <w:rStyle w:val="Hyperlink"/>
            <w:noProof/>
          </w:rPr>
          <w:t>39.1.1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98" w:history="1">
        <w:r w:rsidRPr="00A44471">
          <w:rPr>
            <w:rStyle w:val="Hyperlink"/>
            <w:noProof/>
          </w:rPr>
          <w:t>39.2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399" w:history="1">
        <w:r w:rsidRPr="00A44471">
          <w:rPr>
            <w:rStyle w:val="Hyperlink"/>
            <w:noProof/>
          </w:rPr>
          <w:t>39.2.1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00" w:history="1">
        <w:r w:rsidRPr="00A44471">
          <w:rPr>
            <w:rStyle w:val="Hyperlink"/>
            <w:noProof/>
          </w:rPr>
          <w:t>39.3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01" w:history="1">
        <w:r w:rsidRPr="00A44471">
          <w:rPr>
            <w:rStyle w:val="Hyperlink"/>
            <w:noProof/>
          </w:rPr>
          <w:t>39.3.1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02" w:history="1">
        <w:r w:rsidRPr="00A44471">
          <w:rPr>
            <w:rStyle w:val="Hyperlink"/>
            <w:noProof/>
          </w:rPr>
          <w:t>40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Integrated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03" w:history="1">
        <w:r w:rsidRPr="00A44471">
          <w:rPr>
            <w:rStyle w:val="Hyperlink"/>
            <w:noProof/>
          </w:rPr>
          <w:t>40.1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04" w:history="1">
        <w:r w:rsidRPr="00A44471">
          <w:rPr>
            <w:rStyle w:val="Hyperlink"/>
            <w:noProof/>
          </w:rPr>
          <w:t>40.1.1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05" w:history="1">
        <w:r w:rsidRPr="00A44471">
          <w:rPr>
            <w:rStyle w:val="Hyperlink"/>
            <w:noProof/>
          </w:rPr>
          <w:t>40.2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06" w:history="1">
        <w:r w:rsidRPr="00A44471">
          <w:rPr>
            <w:rStyle w:val="Hyperlink"/>
            <w:noProof/>
          </w:rPr>
          <w:t>40.2.1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07" w:history="1">
        <w:r w:rsidRPr="00A44471">
          <w:rPr>
            <w:rStyle w:val="Hyperlink"/>
            <w:noProof/>
          </w:rPr>
          <w:t>40.3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08" w:history="1">
        <w:r w:rsidRPr="00A44471">
          <w:rPr>
            <w:rStyle w:val="Hyperlink"/>
            <w:noProof/>
          </w:rPr>
          <w:t>40.3.1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09" w:history="1">
        <w:r w:rsidRPr="00A44471">
          <w:rPr>
            <w:rStyle w:val="Hyperlink"/>
            <w:noProof/>
          </w:rPr>
          <w:t>41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Integrated Configuration Baseline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10" w:history="1">
        <w:r w:rsidRPr="00A44471">
          <w:rPr>
            <w:rStyle w:val="Hyperlink"/>
            <w:noProof/>
          </w:rPr>
          <w:t>41.1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11" w:history="1">
        <w:r w:rsidRPr="00A44471">
          <w:rPr>
            <w:rStyle w:val="Hyperlink"/>
            <w:noProof/>
          </w:rPr>
          <w:t>41.1.1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12" w:history="1">
        <w:r w:rsidRPr="00A44471">
          <w:rPr>
            <w:rStyle w:val="Hyperlink"/>
            <w:noProof/>
          </w:rPr>
          <w:t>41.2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13" w:history="1">
        <w:r w:rsidRPr="00A44471">
          <w:rPr>
            <w:rStyle w:val="Hyperlink"/>
            <w:noProof/>
          </w:rPr>
          <w:t>41.2.1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14" w:history="1">
        <w:r w:rsidRPr="00A44471">
          <w:rPr>
            <w:rStyle w:val="Hyperlink"/>
            <w:noProof/>
          </w:rPr>
          <w:t>41.3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15" w:history="1">
        <w:r w:rsidRPr="00A44471">
          <w:rPr>
            <w:rStyle w:val="Hyperlink"/>
            <w:noProof/>
          </w:rPr>
          <w:t>41.3.1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16" w:history="1">
        <w:r w:rsidRPr="00A44471">
          <w:rPr>
            <w:rStyle w:val="Hyperlink"/>
            <w:noProof/>
          </w:rPr>
          <w:t>42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Flight-Qualified Crew Module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17" w:history="1">
        <w:r w:rsidRPr="00A44471">
          <w:rPr>
            <w:rStyle w:val="Hyperlink"/>
            <w:noProof/>
          </w:rPr>
          <w:t>42.1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18" w:history="1">
        <w:r w:rsidRPr="00A44471">
          <w:rPr>
            <w:rStyle w:val="Hyperlink"/>
            <w:noProof/>
          </w:rPr>
          <w:t>42.1.1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19" w:history="1">
        <w:r w:rsidRPr="00A44471">
          <w:rPr>
            <w:rStyle w:val="Hyperlink"/>
            <w:noProof/>
          </w:rPr>
          <w:t>42.2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20" w:history="1">
        <w:r w:rsidRPr="00A44471">
          <w:rPr>
            <w:rStyle w:val="Hyperlink"/>
            <w:noProof/>
          </w:rPr>
          <w:t>42.2.1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21" w:history="1">
        <w:r w:rsidRPr="00A44471">
          <w:rPr>
            <w:rStyle w:val="Hyperlink"/>
            <w:noProof/>
          </w:rPr>
          <w:t>42.3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22" w:history="1">
        <w:r w:rsidRPr="00A44471">
          <w:rPr>
            <w:rStyle w:val="Hyperlink"/>
            <w:noProof/>
          </w:rPr>
          <w:t>42.3.1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23" w:history="1">
        <w:r w:rsidRPr="00A44471">
          <w:rPr>
            <w:rStyle w:val="Hyperlink"/>
            <w:noProof/>
          </w:rPr>
          <w:t>43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Measured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24" w:history="1">
        <w:r w:rsidRPr="00A44471">
          <w:rPr>
            <w:rStyle w:val="Hyperlink"/>
            <w:noProof/>
          </w:rPr>
          <w:t>43.1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25" w:history="1">
        <w:r w:rsidRPr="00A44471">
          <w:rPr>
            <w:rStyle w:val="Hyperlink"/>
            <w:noProof/>
          </w:rPr>
          <w:t>43.1.1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26" w:history="1">
        <w:r w:rsidRPr="00A44471">
          <w:rPr>
            <w:rStyle w:val="Hyperlink"/>
            <w:noProof/>
          </w:rPr>
          <w:t>43.2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27" w:history="1">
        <w:r w:rsidRPr="00A44471">
          <w:rPr>
            <w:rStyle w:val="Hyperlink"/>
            <w:noProof/>
          </w:rPr>
          <w:t>43.2.1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28" w:history="1">
        <w:r w:rsidRPr="00A44471">
          <w:rPr>
            <w:rStyle w:val="Hyperlink"/>
            <w:noProof/>
          </w:rPr>
          <w:t>43.3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29" w:history="1">
        <w:r w:rsidRPr="00A44471">
          <w:rPr>
            <w:rStyle w:val="Hyperlink"/>
            <w:noProof/>
          </w:rPr>
          <w:t>43.3.1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30" w:history="1">
        <w:r w:rsidRPr="00A44471">
          <w:rPr>
            <w:rStyle w:val="Hyperlink"/>
            <w:noProof/>
          </w:rPr>
          <w:t>44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Low-Risk Test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31" w:history="1">
        <w:r w:rsidRPr="00A44471">
          <w:rPr>
            <w:rStyle w:val="Hyperlink"/>
            <w:noProof/>
          </w:rPr>
          <w:t>44.1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32" w:history="1">
        <w:r w:rsidRPr="00A44471">
          <w:rPr>
            <w:rStyle w:val="Hyperlink"/>
            <w:noProof/>
          </w:rPr>
          <w:t>44.1.1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33" w:history="1">
        <w:r w:rsidRPr="00A44471">
          <w:rPr>
            <w:rStyle w:val="Hyperlink"/>
            <w:noProof/>
          </w:rPr>
          <w:t>44.2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34" w:history="1">
        <w:r w:rsidRPr="00A44471">
          <w:rPr>
            <w:rStyle w:val="Hyperlink"/>
            <w:noProof/>
          </w:rPr>
          <w:t>44.2.1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35" w:history="1">
        <w:r w:rsidRPr="00A44471">
          <w:rPr>
            <w:rStyle w:val="Hyperlink"/>
            <w:noProof/>
          </w:rPr>
          <w:t>44.3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36" w:history="1">
        <w:r w:rsidRPr="00A44471">
          <w:rPr>
            <w:rStyle w:val="Hyperlink"/>
            <w:noProof/>
          </w:rPr>
          <w:t>44.3.1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37" w:history="1">
        <w:r w:rsidRPr="00A44471">
          <w:rPr>
            <w:rStyle w:val="Hyperlink"/>
            <w:noProof/>
          </w:rPr>
          <w:t>45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Independent Flight Software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38" w:history="1">
        <w:r w:rsidRPr="00A44471">
          <w:rPr>
            <w:rStyle w:val="Hyperlink"/>
            <w:noProof/>
          </w:rPr>
          <w:t>45.1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39" w:history="1">
        <w:r w:rsidRPr="00A44471">
          <w:rPr>
            <w:rStyle w:val="Hyperlink"/>
            <w:noProof/>
          </w:rPr>
          <w:t>45.1.1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40" w:history="1">
        <w:r w:rsidRPr="00A44471">
          <w:rPr>
            <w:rStyle w:val="Hyperlink"/>
            <w:noProof/>
          </w:rPr>
          <w:t>45.2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41" w:history="1">
        <w:r w:rsidRPr="00A44471">
          <w:rPr>
            <w:rStyle w:val="Hyperlink"/>
            <w:noProof/>
          </w:rPr>
          <w:t>45.2.1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42" w:history="1">
        <w:r w:rsidRPr="00A44471">
          <w:rPr>
            <w:rStyle w:val="Hyperlink"/>
            <w:noProof/>
          </w:rPr>
          <w:t>45.3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43" w:history="1">
        <w:r w:rsidRPr="00A44471">
          <w:rPr>
            <w:rStyle w:val="Hyperlink"/>
            <w:noProof/>
          </w:rPr>
          <w:t>45.3.1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44" w:history="1">
        <w:r w:rsidRPr="00A44471">
          <w:rPr>
            <w:rStyle w:val="Hyperlink"/>
            <w:noProof/>
          </w:rPr>
          <w:t>46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Proven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45" w:history="1">
        <w:r w:rsidRPr="00A44471">
          <w:rPr>
            <w:rStyle w:val="Hyperlink"/>
            <w:noProof/>
          </w:rPr>
          <w:t>46.1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46" w:history="1">
        <w:r w:rsidRPr="00A44471">
          <w:rPr>
            <w:rStyle w:val="Hyperlink"/>
            <w:noProof/>
          </w:rPr>
          <w:t>46.1.1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47" w:history="1">
        <w:r w:rsidRPr="00A44471">
          <w:rPr>
            <w:rStyle w:val="Hyperlink"/>
            <w:noProof/>
          </w:rPr>
          <w:t>46.2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48" w:history="1">
        <w:r w:rsidRPr="00A44471">
          <w:rPr>
            <w:rStyle w:val="Hyperlink"/>
            <w:noProof/>
          </w:rPr>
          <w:t>46.2.1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49" w:history="1">
        <w:r w:rsidRPr="00A44471">
          <w:rPr>
            <w:rStyle w:val="Hyperlink"/>
            <w:noProof/>
          </w:rPr>
          <w:t>46.3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50" w:history="1">
        <w:r w:rsidRPr="00A44471">
          <w:rPr>
            <w:rStyle w:val="Hyperlink"/>
            <w:noProof/>
          </w:rPr>
          <w:t>46.3.1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51" w:history="1">
        <w:r w:rsidRPr="00A44471">
          <w:rPr>
            <w:rStyle w:val="Hyperlink"/>
            <w:noProof/>
          </w:rPr>
          <w:t>47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Measured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52" w:history="1">
        <w:r w:rsidRPr="00A44471">
          <w:rPr>
            <w:rStyle w:val="Hyperlink"/>
            <w:noProof/>
          </w:rPr>
          <w:t>47.1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53" w:history="1">
        <w:r w:rsidRPr="00A44471">
          <w:rPr>
            <w:rStyle w:val="Hyperlink"/>
            <w:noProof/>
          </w:rPr>
          <w:t>47.1.1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54" w:history="1">
        <w:r w:rsidRPr="00A44471">
          <w:rPr>
            <w:rStyle w:val="Hyperlink"/>
            <w:noProof/>
          </w:rPr>
          <w:t>47.2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55" w:history="1">
        <w:r w:rsidRPr="00A44471">
          <w:rPr>
            <w:rStyle w:val="Hyperlink"/>
            <w:noProof/>
          </w:rPr>
          <w:t>47.2.1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56" w:history="1">
        <w:r w:rsidRPr="00A44471">
          <w:rPr>
            <w:rStyle w:val="Hyperlink"/>
            <w:noProof/>
          </w:rPr>
          <w:t>47.3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57" w:history="1">
        <w:r w:rsidRPr="00A44471">
          <w:rPr>
            <w:rStyle w:val="Hyperlink"/>
            <w:noProof/>
          </w:rPr>
          <w:t>47.3.1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58" w:history="1">
        <w:r w:rsidRPr="00A44471">
          <w:rPr>
            <w:rStyle w:val="Hyperlink"/>
            <w:noProof/>
          </w:rPr>
          <w:t>48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Integrated Ground Segment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59" w:history="1">
        <w:r w:rsidRPr="00A44471">
          <w:rPr>
            <w:rStyle w:val="Hyperlink"/>
            <w:noProof/>
          </w:rPr>
          <w:t>48.1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60" w:history="1">
        <w:r w:rsidRPr="00A44471">
          <w:rPr>
            <w:rStyle w:val="Hyperlink"/>
            <w:noProof/>
          </w:rPr>
          <w:t>48.1.1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61" w:history="1">
        <w:r w:rsidRPr="00A44471">
          <w:rPr>
            <w:rStyle w:val="Hyperlink"/>
            <w:noProof/>
          </w:rPr>
          <w:t>48.2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62" w:history="1">
        <w:r w:rsidRPr="00A44471">
          <w:rPr>
            <w:rStyle w:val="Hyperlink"/>
            <w:noProof/>
          </w:rPr>
          <w:t>48.2.1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63" w:history="1">
        <w:r w:rsidRPr="00A44471">
          <w:rPr>
            <w:rStyle w:val="Hyperlink"/>
            <w:noProof/>
          </w:rPr>
          <w:t>48.3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64" w:history="1">
        <w:r w:rsidRPr="00A44471">
          <w:rPr>
            <w:rStyle w:val="Hyperlink"/>
            <w:noProof/>
          </w:rPr>
          <w:t>48.3.1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65" w:history="1">
        <w:r w:rsidRPr="00A44471">
          <w:rPr>
            <w:rStyle w:val="Hyperlink"/>
            <w:noProof/>
          </w:rPr>
          <w:t>49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Integrated Crew Module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66" w:history="1">
        <w:r w:rsidRPr="00A44471">
          <w:rPr>
            <w:rStyle w:val="Hyperlink"/>
            <w:noProof/>
          </w:rPr>
          <w:t>49.1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67" w:history="1">
        <w:r w:rsidRPr="00A44471">
          <w:rPr>
            <w:rStyle w:val="Hyperlink"/>
            <w:noProof/>
          </w:rPr>
          <w:t>49.1.1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68" w:history="1">
        <w:r w:rsidRPr="00A44471">
          <w:rPr>
            <w:rStyle w:val="Hyperlink"/>
            <w:noProof/>
          </w:rPr>
          <w:t>49.2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69" w:history="1">
        <w:r w:rsidRPr="00A44471">
          <w:rPr>
            <w:rStyle w:val="Hyperlink"/>
            <w:noProof/>
          </w:rPr>
          <w:t>49.2.1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70" w:history="1">
        <w:r w:rsidRPr="00A44471">
          <w:rPr>
            <w:rStyle w:val="Hyperlink"/>
            <w:noProof/>
          </w:rPr>
          <w:t>49.3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71" w:history="1">
        <w:r w:rsidRPr="00A44471">
          <w:rPr>
            <w:rStyle w:val="Hyperlink"/>
            <w:noProof/>
          </w:rPr>
          <w:t>49.3.1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72" w:history="1">
        <w:r w:rsidRPr="00A44471">
          <w:rPr>
            <w:rStyle w:val="Hyperlink"/>
            <w:noProof/>
          </w:rPr>
          <w:t>50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Measured Systems Engineering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73" w:history="1">
        <w:r w:rsidRPr="00A44471">
          <w:rPr>
            <w:rStyle w:val="Hyperlink"/>
            <w:noProof/>
          </w:rPr>
          <w:t>50.1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74" w:history="1">
        <w:r w:rsidRPr="00A44471">
          <w:rPr>
            <w:rStyle w:val="Hyperlink"/>
            <w:noProof/>
          </w:rPr>
          <w:t>50.1.1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75" w:history="1">
        <w:r w:rsidRPr="00A44471">
          <w:rPr>
            <w:rStyle w:val="Hyperlink"/>
            <w:noProof/>
          </w:rPr>
          <w:t>50.2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76" w:history="1">
        <w:r w:rsidRPr="00A44471">
          <w:rPr>
            <w:rStyle w:val="Hyperlink"/>
            <w:noProof/>
          </w:rPr>
          <w:t>50.2.1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77" w:history="1">
        <w:r w:rsidRPr="00A44471">
          <w:rPr>
            <w:rStyle w:val="Hyperlink"/>
            <w:noProof/>
          </w:rPr>
          <w:t>50.3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78" w:history="1">
        <w:r w:rsidRPr="00A44471">
          <w:rPr>
            <w:rStyle w:val="Hyperlink"/>
            <w:noProof/>
          </w:rPr>
          <w:t>50.3.1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79" w:history="1">
        <w:r w:rsidRPr="00A44471">
          <w:rPr>
            <w:rStyle w:val="Hyperlink"/>
            <w:noProof/>
          </w:rPr>
          <w:t>51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Repeatable Program Schedule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80" w:history="1">
        <w:r w:rsidRPr="00A44471">
          <w:rPr>
            <w:rStyle w:val="Hyperlink"/>
            <w:noProof/>
          </w:rPr>
          <w:t>51.1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81" w:history="1">
        <w:r w:rsidRPr="00A44471">
          <w:rPr>
            <w:rStyle w:val="Hyperlink"/>
            <w:noProof/>
          </w:rPr>
          <w:t>51.1.1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82" w:history="1">
        <w:r w:rsidRPr="00A44471">
          <w:rPr>
            <w:rStyle w:val="Hyperlink"/>
            <w:noProof/>
          </w:rPr>
          <w:t>51.2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83" w:history="1">
        <w:r w:rsidRPr="00A44471">
          <w:rPr>
            <w:rStyle w:val="Hyperlink"/>
            <w:noProof/>
          </w:rPr>
          <w:t>51.2.1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84" w:history="1">
        <w:r w:rsidRPr="00A44471">
          <w:rPr>
            <w:rStyle w:val="Hyperlink"/>
            <w:noProof/>
          </w:rPr>
          <w:t>51.3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85" w:history="1">
        <w:r w:rsidRPr="00A44471">
          <w:rPr>
            <w:rStyle w:val="Hyperlink"/>
            <w:noProof/>
          </w:rPr>
          <w:t>51.3.1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86" w:history="1">
        <w:r w:rsidRPr="00A44471">
          <w:rPr>
            <w:rStyle w:val="Hyperlink"/>
            <w:noProof/>
          </w:rPr>
          <w:t>52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Low-Risk Supply Chain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87" w:history="1">
        <w:r w:rsidRPr="00A44471">
          <w:rPr>
            <w:rStyle w:val="Hyperlink"/>
            <w:noProof/>
          </w:rPr>
          <w:t>52.1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88" w:history="1">
        <w:r w:rsidRPr="00A44471">
          <w:rPr>
            <w:rStyle w:val="Hyperlink"/>
            <w:noProof/>
          </w:rPr>
          <w:t>52.1.1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89" w:history="1">
        <w:r w:rsidRPr="00A44471">
          <w:rPr>
            <w:rStyle w:val="Hyperlink"/>
            <w:noProof/>
          </w:rPr>
          <w:t>52.2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90" w:history="1">
        <w:r w:rsidRPr="00A44471">
          <w:rPr>
            <w:rStyle w:val="Hyperlink"/>
            <w:noProof/>
          </w:rPr>
          <w:t>52.2.1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91" w:history="1">
        <w:r w:rsidRPr="00A44471">
          <w:rPr>
            <w:rStyle w:val="Hyperlink"/>
            <w:noProof/>
          </w:rPr>
          <w:t>52.3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92" w:history="1">
        <w:r w:rsidRPr="00A44471">
          <w:rPr>
            <w:rStyle w:val="Hyperlink"/>
            <w:noProof/>
          </w:rPr>
          <w:t>52.3.1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93" w:history="1">
        <w:r w:rsidRPr="00A44471">
          <w:rPr>
            <w:rStyle w:val="Hyperlink"/>
            <w:noProof/>
          </w:rPr>
          <w:t>53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Proven Docking Adapter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94" w:history="1">
        <w:r w:rsidRPr="00A44471">
          <w:rPr>
            <w:rStyle w:val="Hyperlink"/>
            <w:noProof/>
          </w:rPr>
          <w:t>53.1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95" w:history="1">
        <w:r w:rsidRPr="00A44471">
          <w:rPr>
            <w:rStyle w:val="Hyperlink"/>
            <w:noProof/>
          </w:rPr>
          <w:t>53.1.1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96" w:history="1">
        <w:r w:rsidRPr="00A44471">
          <w:rPr>
            <w:rStyle w:val="Hyperlink"/>
            <w:noProof/>
          </w:rPr>
          <w:t>53.2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97" w:history="1">
        <w:r w:rsidRPr="00A44471">
          <w:rPr>
            <w:rStyle w:val="Hyperlink"/>
            <w:noProof/>
          </w:rPr>
          <w:t>53.2.1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98" w:history="1">
        <w:r w:rsidRPr="00A44471">
          <w:rPr>
            <w:rStyle w:val="Hyperlink"/>
            <w:noProof/>
          </w:rPr>
          <w:t>53.3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499" w:history="1">
        <w:r w:rsidRPr="00A44471">
          <w:rPr>
            <w:rStyle w:val="Hyperlink"/>
            <w:noProof/>
          </w:rPr>
          <w:t>53.3.1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00" w:history="1">
        <w:r w:rsidRPr="00A44471">
          <w:rPr>
            <w:rStyle w:val="Hyperlink"/>
            <w:noProof/>
          </w:rPr>
          <w:t>54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Modular Flight Software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01" w:history="1">
        <w:r w:rsidRPr="00A44471">
          <w:rPr>
            <w:rStyle w:val="Hyperlink"/>
            <w:noProof/>
          </w:rPr>
          <w:t>54.1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02" w:history="1">
        <w:r w:rsidRPr="00A44471">
          <w:rPr>
            <w:rStyle w:val="Hyperlink"/>
            <w:noProof/>
          </w:rPr>
          <w:t>54.1.1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03" w:history="1">
        <w:r w:rsidRPr="00A44471">
          <w:rPr>
            <w:rStyle w:val="Hyperlink"/>
            <w:noProof/>
          </w:rPr>
          <w:t>54.2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04" w:history="1">
        <w:r w:rsidRPr="00A44471">
          <w:rPr>
            <w:rStyle w:val="Hyperlink"/>
            <w:noProof/>
          </w:rPr>
          <w:t>54.2.1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05" w:history="1">
        <w:r w:rsidRPr="00A44471">
          <w:rPr>
            <w:rStyle w:val="Hyperlink"/>
            <w:noProof/>
          </w:rPr>
          <w:t>54.3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06" w:history="1">
        <w:r w:rsidRPr="00A44471">
          <w:rPr>
            <w:rStyle w:val="Hyperlink"/>
            <w:noProof/>
          </w:rPr>
          <w:t>54.3.1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07" w:history="1">
        <w:r w:rsidRPr="00A44471">
          <w:rPr>
            <w:rStyle w:val="Hyperlink"/>
            <w:noProof/>
          </w:rPr>
          <w:t>55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Traceable Thermal Model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08" w:history="1">
        <w:r w:rsidRPr="00A44471">
          <w:rPr>
            <w:rStyle w:val="Hyperlink"/>
            <w:noProof/>
          </w:rPr>
          <w:t>55.1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09" w:history="1">
        <w:r w:rsidRPr="00A44471">
          <w:rPr>
            <w:rStyle w:val="Hyperlink"/>
            <w:noProof/>
          </w:rPr>
          <w:t>55.1.1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10" w:history="1">
        <w:r w:rsidRPr="00A44471">
          <w:rPr>
            <w:rStyle w:val="Hyperlink"/>
            <w:noProof/>
          </w:rPr>
          <w:t>55.2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11" w:history="1">
        <w:r w:rsidRPr="00A44471">
          <w:rPr>
            <w:rStyle w:val="Hyperlink"/>
            <w:noProof/>
          </w:rPr>
          <w:t>55.2.1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12" w:history="1">
        <w:r w:rsidRPr="00A44471">
          <w:rPr>
            <w:rStyle w:val="Hyperlink"/>
            <w:noProof/>
          </w:rPr>
          <w:t>55.3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13" w:history="1">
        <w:r w:rsidRPr="00A44471">
          <w:rPr>
            <w:rStyle w:val="Hyperlink"/>
            <w:noProof/>
          </w:rPr>
          <w:t>55.3.1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14" w:history="1">
        <w:r w:rsidRPr="00A44471">
          <w:rPr>
            <w:rStyle w:val="Hyperlink"/>
            <w:noProof/>
          </w:rPr>
          <w:t>56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Modular Program Schedule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15" w:history="1">
        <w:r w:rsidRPr="00A44471">
          <w:rPr>
            <w:rStyle w:val="Hyperlink"/>
            <w:noProof/>
          </w:rPr>
          <w:t>56.1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16" w:history="1">
        <w:r w:rsidRPr="00A44471">
          <w:rPr>
            <w:rStyle w:val="Hyperlink"/>
            <w:noProof/>
          </w:rPr>
          <w:t>56.1.1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17" w:history="1">
        <w:r w:rsidRPr="00A44471">
          <w:rPr>
            <w:rStyle w:val="Hyperlink"/>
            <w:noProof/>
          </w:rPr>
          <w:t>56.2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18" w:history="1">
        <w:r w:rsidRPr="00A44471">
          <w:rPr>
            <w:rStyle w:val="Hyperlink"/>
            <w:noProof/>
          </w:rPr>
          <w:t>56.2.1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19" w:history="1">
        <w:r w:rsidRPr="00A44471">
          <w:rPr>
            <w:rStyle w:val="Hyperlink"/>
            <w:noProof/>
          </w:rPr>
          <w:t>56.3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20" w:history="1">
        <w:r w:rsidRPr="00A44471">
          <w:rPr>
            <w:rStyle w:val="Hyperlink"/>
            <w:noProof/>
          </w:rPr>
          <w:t>56.3.1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21" w:history="1">
        <w:r w:rsidRPr="00A44471">
          <w:rPr>
            <w:rStyle w:val="Hyperlink"/>
            <w:noProof/>
          </w:rPr>
          <w:t>57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Low-Risk Ground Segment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22" w:history="1">
        <w:r w:rsidRPr="00A44471">
          <w:rPr>
            <w:rStyle w:val="Hyperlink"/>
            <w:noProof/>
          </w:rPr>
          <w:t>57.1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23" w:history="1">
        <w:r w:rsidRPr="00A44471">
          <w:rPr>
            <w:rStyle w:val="Hyperlink"/>
            <w:noProof/>
          </w:rPr>
          <w:t>57.1.1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24" w:history="1">
        <w:r w:rsidRPr="00A44471">
          <w:rPr>
            <w:rStyle w:val="Hyperlink"/>
            <w:noProof/>
          </w:rPr>
          <w:t>57.2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25" w:history="1">
        <w:r w:rsidRPr="00A44471">
          <w:rPr>
            <w:rStyle w:val="Hyperlink"/>
            <w:noProof/>
          </w:rPr>
          <w:t>57.2.1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26" w:history="1">
        <w:r w:rsidRPr="00A44471">
          <w:rPr>
            <w:rStyle w:val="Hyperlink"/>
            <w:noProof/>
          </w:rPr>
          <w:t>57.3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27" w:history="1">
        <w:r w:rsidRPr="00A44471">
          <w:rPr>
            <w:rStyle w:val="Hyperlink"/>
            <w:noProof/>
          </w:rPr>
          <w:t>57.3.1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28" w:history="1">
        <w:r w:rsidRPr="00A44471">
          <w:rPr>
            <w:rStyle w:val="Hyperlink"/>
            <w:noProof/>
          </w:rPr>
          <w:t>58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Low-Risk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29" w:history="1">
        <w:r w:rsidRPr="00A44471">
          <w:rPr>
            <w:rStyle w:val="Hyperlink"/>
            <w:noProof/>
          </w:rPr>
          <w:t>58.1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30" w:history="1">
        <w:r w:rsidRPr="00A44471">
          <w:rPr>
            <w:rStyle w:val="Hyperlink"/>
            <w:noProof/>
          </w:rPr>
          <w:t>58.1.1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31" w:history="1">
        <w:r w:rsidRPr="00A44471">
          <w:rPr>
            <w:rStyle w:val="Hyperlink"/>
            <w:noProof/>
          </w:rPr>
          <w:t>58.2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32" w:history="1">
        <w:r w:rsidRPr="00A44471">
          <w:rPr>
            <w:rStyle w:val="Hyperlink"/>
            <w:noProof/>
          </w:rPr>
          <w:t>58.2.1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33" w:history="1">
        <w:r w:rsidRPr="00A44471">
          <w:rPr>
            <w:rStyle w:val="Hyperlink"/>
            <w:noProof/>
          </w:rPr>
          <w:t>58.3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34" w:history="1">
        <w:r w:rsidRPr="00A44471">
          <w:rPr>
            <w:rStyle w:val="Hyperlink"/>
            <w:noProof/>
          </w:rPr>
          <w:t>58.3.1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35" w:history="1">
        <w:r w:rsidRPr="00A44471">
          <w:rPr>
            <w:rStyle w:val="Hyperlink"/>
            <w:noProof/>
          </w:rPr>
          <w:t>59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Modular Configuration Baseline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36" w:history="1">
        <w:r w:rsidRPr="00A44471">
          <w:rPr>
            <w:rStyle w:val="Hyperlink"/>
            <w:noProof/>
          </w:rPr>
          <w:t>59.1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37" w:history="1">
        <w:r w:rsidRPr="00A44471">
          <w:rPr>
            <w:rStyle w:val="Hyperlink"/>
            <w:noProof/>
          </w:rPr>
          <w:t>59.1.1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38" w:history="1">
        <w:r w:rsidRPr="00A44471">
          <w:rPr>
            <w:rStyle w:val="Hyperlink"/>
            <w:noProof/>
          </w:rPr>
          <w:t>59.2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39" w:history="1">
        <w:r w:rsidRPr="00A44471">
          <w:rPr>
            <w:rStyle w:val="Hyperlink"/>
            <w:noProof/>
          </w:rPr>
          <w:t>59.2.1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40" w:history="1">
        <w:r w:rsidRPr="00A44471">
          <w:rPr>
            <w:rStyle w:val="Hyperlink"/>
            <w:noProof/>
          </w:rPr>
          <w:t>59.3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41" w:history="1">
        <w:r w:rsidRPr="00A44471">
          <w:rPr>
            <w:rStyle w:val="Hyperlink"/>
            <w:noProof/>
          </w:rPr>
          <w:t>59.3.1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42" w:history="1">
        <w:r w:rsidRPr="00A44471">
          <w:rPr>
            <w:rStyle w:val="Hyperlink"/>
            <w:noProof/>
          </w:rPr>
          <w:t>60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Measured Thermal Model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43" w:history="1">
        <w:r w:rsidRPr="00A44471">
          <w:rPr>
            <w:rStyle w:val="Hyperlink"/>
            <w:noProof/>
          </w:rPr>
          <w:t>60.1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44" w:history="1">
        <w:r w:rsidRPr="00A44471">
          <w:rPr>
            <w:rStyle w:val="Hyperlink"/>
            <w:noProof/>
          </w:rPr>
          <w:t>60.1.1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45" w:history="1">
        <w:r w:rsidRPr="00A44471">
          <w:rPr>
            <w:rStyle w:val="Hyperlink"/>
            <w:noProof/>
          </w:rPr>
          <w:t>60.2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46" w:history="1">
        <w:r w:rsidRPr="00A44471">
          <w:rPr>
            <w:rStyle w:val="Hyperlink"/>
            <w:noProof/>
          </w:rPr>
          <w:t>60.2.1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47" w:history="1">
        <w:r w:rsidRPr="00A44471">
          <w:rPr>
            <w:rStyle w:val="Hyperlink"/>
            <w:noProof/>
          </w:rPr>
          <w:t>60.3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48" w:history="1">
        <w:r w:rsidRPr="00A44471">
          <w:rPr>
            <w:rStyle w:val="Hyperlink"/>
            <w:noProof/>
          </w:rPr>
          <w:t>60.3.1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49" w:history="1">
        <w:r w:rsidRPr="00A44471">
          <w:rPr>
            <w:rStyle w:val="Hyperlink"/>
            <w:noProof/>
          </w:rPr>
          <w:t>61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Repeatable Thermal Model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50" w:history="1">
        <w:r w:rsidRPr="00A44471">
          <w:rPr>
            <w:rStyle w:val="Hyperlink"/>
            <w:noProof/>
          </w:rPr>
          <w:t>61.1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51" w:history="1">
        <w:r w:rsidRPr="00A44471">
          <w:rPr>
            <w:rStyle w:val="Hyperlink"/>
            <w:noProof/>
          </w:rPr>
          <w:t>61.1.1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52" w:history="1">
        <w:r w:rsidRPr="00A44471">
          <w:rPr>
            <w:rStyle w:val="Hyperlink"/>
            <w:noProof/>
          </w:rPr>
          <w:t>61.2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53" w:history="1">
        <w:r w:rsidRPr="00A44471">
          <w:rPr>
            <w:rStyle w:val="Hyperlink"/>
            <w:noProof/>
          </w:rPr>
          <w:t>61.2.1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54" w:history="1">
        <w:r w:rsidRPr="00A44471">
          <w:rPr>
            <w:rStyle w:val="Hyperlink"/>
            <w:noProof/>
          </w:rPr>
          <w:t>61.3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55" w:history="1">
        <w:r w:rsidRPr="00A44471">
          <w:rPr>
            <w:rStyle w:val="Hyperlink"/>
            <w:noProof/>
          </w:rPr>
          <w:t>61.3.1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56" w:history="1">
        <w:r w:rsidRPr="00A44471">
          <w:rPr>
            <w:rStyle w:val="Hyperlink"/>
            <w:noProof/>
          </w:rPr>
          <w:t>62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Flight-Qualified Program Schedule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57" w:history="1">
        <w:r w:rsidRPr="00A44471">
          <w:rPr>
            <w:rStyle w:val="Hyperlink"/>
            <w:noProof/>
          </w:rPr>
          <w:t>62.1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58" w:history="1">
        <w:r w:rsidRPr="00A44471">
          <w:rPr>
            <w:rStyle w:val="Hyperlink"/>
            <w:noProof/>
          </w:rPr>
          <w:t>62.1.1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59" w:history="1">
        <w:r w:rsidRPr="00A44471">
          <w:rPr>
            <w:rStyle w:val="Hyperlink"/>
            <w:noProof/>
          </w:rPr>
          <w:t>62.2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60" w:history="1">
        <w:r w:rsidRPr="00A44471">
          <w:rPr>
            <w:rStyle w:val="Hyperlink"/>
            <w:noProof/>
          </w:rPr>
          <w:t>62.2.1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61" w:history="1">
        <w:r w:rsidRPr="00A44471">
          <w:rPr>
            <w:rStyle w:val="Hyperlink"/>
            <w:noProof/>
          </w:rPr>
          <w:t>62.3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62" w:history="1">
        <w:r w:rsidRPr="00A44471">
          <w:rPr>
            <w:rStyle w:val="Hyperlink"/>
            <w:noProof/>
          </w:rPr>
          <w:t>62.3.1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63" w:history="1">
        <w:r w:rsidRPr="00A44471">
          <w:rPr>
            <w:rStyle w:val="Hyperlink"/>
            <w:noProof/>
          </w:rPr>
          <w:t>63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Modular Mission Assurance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64" w:history="1">
        <w:r w:rsidRPr="00A44471">
          <w:rPr>
            <w:rStyle w:val="Hyperlink"/>
            <w:noProof/>
          </w:rPr>
          <w:t>63.1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65" w:history="1">
        <w:r w:rsidRPr="00A44471">
          <w:rPr>
            <w:rStyle w:val="Hyperlink"/>
            <w:noProof/>
          </w:rPr>
          <w:t>63.1.1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66" w:history="1">
        <w:r w:rsidRPr="00A44471">
          <w:rPr>
            <w:rStyle w:val="Hyperlink"/>
            <w:noProof/>
          </w:rPr>
          <w:t>63.2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67" w:history="1">
        <w:r w:rsidRPr="00A44471">
          <w:rPr>
            <w:rStyle w:val="Hyperlink"/>
            <w:noProof/>
          </w:rPr>
          <w:t>63.2.1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68" w:history="1">
        <w:r w:rsidRPr="00A44471">
          <w:rPr>
            <w:rStyle w:val="Hyperlink"/>
            <w:noProof/>
          </w:rPr>
          <w:t>63.3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69" w:history="1">
        <w:r w:rsidRPr="00A44471">
          <w:rPr>
            <w:rStyle w:val="Hyperlink"/>
            <w:noProof/>
          </w:rPr>
          <w:t>63.3.1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70" w:history="1">
        <w:r w:rsidRPr="00A44471">
          <w:rPr>
            <w:rStyle w:val="Hyperlink"/>
            <w:noProof/>
          </w:rPr>
          <w:t>64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Independent Docking Adapter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71" w:history="1">
        <w:r w:rsidRPr="00A44471">
          <w:rPr>
            <w:rStyle w:val="Hyperlink"/>
            <w:noProof/>
          </w:rPr>
          <w:t>64.1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72" w:history="1">
        <w:r w:rsidRPr="00A44471">
          <w:rPr>
            <w:rStyle w:val="Hyperlink"/>
            <w:noProof/>
          </w:rPr>
          <w:t>64.1.1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73" w:history="1">
        <w:r w:rsidRPr="00A44471">
          <w:rPr>
            <w:rStyle w:val="Hyperlink"/>
            <w:noProof/>
          </w:rPr>
          <w:t>64.2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74" w:history="1">
        <w:r w:rsidRPr="00A44471">
          <w:rPr>
            <w:rStyle w:val="Hyperlink"/>
            <w:noProof/>
          </w:rPr>
          <w:t>64.2.1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75" w:history="1">
        <w:r w:rsidRPr="00A44471">
          <w:rPr>
            <w:rStyle w:val="Hyperlink"/>
            <w:noProof/>
          </w:rPr>
          <w:t>64.3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76" w:history="1">
        <w:r w:rsidRPr="00A44471">
          <w:rPr>
            <w:rStyle w:val="Hyperlink"/>
            <w:noProof/>
          </w:rPr>
          <w:t>64.3.1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77" w:history="1">
        <w:r w:rsidRPr="00A44471">
          <w:rPr>
            <w:rStyle w:val="Hyperlink"/>
            <w:noProof/>
          </w:rPr>
          <w:t>65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Proven Verification Matrix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78" w:history="1">
        <w:r w:rsidRPr="00A44471">
          <w:rPr>
            <w:rStyle w:val="Hyperlink"/>
            <w:noProof/>
          </w:rPr>
          <w:t>65.1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79" w:history="1">
        <w:r w:rsidRPr="00A44471">
          <w:rPr>
            <w:rStyle w:val="Hyperlink"/>
            <w:noProof/>
          </w:rPr>
          <w:t>65.1.1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80" w:history="1">
        <w:r w:rsidRPr="00A44471">
          <w:rPr>
            <w:rStyle w:val="Hyperlink"/>
            <w:noProof/>
          </w:rPr>
          <w:t>65.2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81" w:history="1">
        <w:r w:rsidRPr="00A44471">
          <w:rPr>
            <w:rStyle w:val="Hyperlink"/>
            <w:noProof/>
          </w:rPr>
          <w:t>65.2.1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82" w:history="1">
        <w:r w:rsidRPr="00A44471">
          <w:rPr>
            <w:rStyle w:val="Hyperlink"/>
            <w:noProof/>
          </w:rPr>
          <w:t>65.3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83" w:history="1">
        <w:r w:rsidRPr="00A44471">
          <w:rPr>
            <w:rStyle w:val="Hyperlink"/>
            <w:noProof/>
          </w:rPr>
          <w:t>65.3.1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84" w:history="1">
        <w:r w:rsidRPr="00A44471">
          <w:rPr>
            <w:rStyle w:val="Hyperlink"/>
            <w:noProof/>
          </w:rPr>
          <w:t>66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Measured Mission Assurance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85" w:history="1">
        <w:r w:rsidRPr="00A44471">
          <w:rPr>
            <w:rStyle w:val="Hyperlink"/>
            <w:noProof/>
          </w:rPr>
          <w:t>66.1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86" w:history="1">
        <w:r w:rsidRPr="00A44471">
          <w:rPr>
            <w:rStyle w:val="Hyperlink"/>
            <w:noProof/>
          </w:rPr>
          <w:t>66.1.1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87" w:history="1">
        <w:r w:rsidRPr="00A44471">
          <w:rPr>
            <w:rStyle w:val="Hyperlink"/>
            <w:noProof/>
          </w:rPr>
          <w:t>66.2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88" w:history="1">
        <w:r w:rsidRPr="00A44471">
          <w:rPr>
            <w:rStyle w:val="Hyperlink"/>
            <w:noProof/>
          </w:rPr>
          <w:t>66.2.1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89" w:history="1">
        <w:r w:rsidRPr="00A44471">
          <w:rPr>
            <w:rStyle w:val="Hyperlink"/>
            <w:noProof/>
          </w:rPr>
          <w:t>66.3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90" w:history="1">
        <w:r w:rsidRPr="00A44471">
          <w:rPr>
            <w:rStyle w:val="Hyperlink"/>
            <w:noProof/>
          </w:rPr>
          <w:t>66.3.1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91" w:history="1">
        <w:r w:rsidRPr="00A44471">
          <w:rPr>
            <w:rStyle w:val="Hyperlink"/>
            <w:noProof/>
          </w:rPr>
          <w:t>67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Modular Program Schedule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92" w:history="1">
        <w:r w:rsidRPr="00A44471">
          <w:rPr>
            <w:rStyle w:val="Hyperlink"/>
            <w:noProof/>
          </w:rPr>
          <w:t>67.1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93" w:history="1">
        <w:r w:rsidRPr="00A44471">
          <w:rPr>
            <w:rStyle w:val="Hyperlink"/>
            <w:noProof/>
          </w:rPr>
          <w:t>67.1.1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94" w:history="1">
        <w:r w:rsidRPr="00A44471">
          <w:rPr>
            <w:rStyle w:val="Hyperlink"/>
            <w:noProof/>
          </w:rPr>
          <w:t>67.2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95" w:history="1">
        <w:r w:rsidRPr="00A44471">
          <w:rPr>
            <w:rStyle w:val="Hyperlink"/>
            <w:noProof/>
          </w:rPr>
          <w:t>67.2.1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96" w:history="1">
        <w:r w:rsidRPr="00A44471">
          <w:rPr>
            <w:rStyle w:val="Hyperlink"/>
            <w:noProof/>
          </w:rPr>
          <w:t>67.3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97" w:history="1">
        <w:r w:rsidRPr="00A44471">
          <w:rPr>
            <w:rStyle w:val="Hyperlink"/>
            <w:noProof/>
          </w:rPr>
          <w:t>67.3.1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98" w:history="1">
        <w:r w:rsidRPr="00A44471">
          <w:rPr>
            <w:rStyle w:val="Hyperlink"/>
            <w:noProof/>
          </w:rPr>
          <w:t>68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Measured Configuration Baseline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599" w:history="1">
        <w:r w:rsidRPr="00A44471">
          <w:rPr>
            <w:rStyle w:val="Hyperlink"/>
            <w:noProof/>
          </w:rPr>
          <w:t>68.1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00" w:history="1">
        <w:r w:rsidRPr="00A44471">
          <w:rPr>
            <w:rStyle w:val="Hyperlink"/>
            <w:noProof/>
          </w:rPr>
          <w:t>68.1.1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01" w:history="1">
        <w:r w:rsidRPr="00A44471">
          <w:rPr>
            <w:rStyle w:val="Hyperlink"/>
            <w:noProof/>
          </w:rPr>
          <w:t>68.2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02" w:history="1">
        <w:r w:rsidRPr="00A44471">
          <w:rPr>
            <w:rStyle w:val="Hyperlink"/>
            <w:noProof/>
          </w:rPr>
          <w:t>68.2.1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03" w:history="1">
        <w:r w:rsidRPr="00A44471">
          <w:rPr>
            <w:rStyle w:val="Hyperlink"/>
            <w:noProof/>
          </w:rPr>
          <w:t>68.3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04" w:history="1">
        <w:r w:rsidRPr="00A44471">
          <w:rPr>
            <w:rStyle w:val="Hyperlink"/>
            <w:noProof/>
          </w:rPr>
          <w:t>68.3.1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05" w:history="1">
        <w:r w:rsidRPr="00A44471">
          <w:rPr>
            <w:rStyle w:val="Hyperlink"/>
            <w:noProof/>
          </w:rPr>
          <w:t>69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Traceable Ground Segment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06" w:history="1">
        <w:r w:rsidRPr="00A44471">
          <w:rPr>
            <w:rStyle w:val="Hyperlink"/>
            <w:noProof/>
          </w:rPr>
          <w:t>69.1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07" w:history="1">
        <w:r w:rsidRPr="00A44471">
          <w:rPr>
            <w:rStyle w:val="Hyperlink"/>
            <w:noProof/>
          </w:rPr>
          <w:t>69.1.1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08" w:history="1">
        <w:r w:rsidRPr="00A44471">
          <w:rPr>
            <w:rStyle w:val="Hyperlink"/>
            <w:noProof/>
          </w:rPr>
          <w:t>69.2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09" w:history="1">
        <w:r w:rsidRPr="00A44471">
          <w:rPr>
            <w:rStyle w:val="Hyperlink"/>
            <w:noProof/>
          </w:rPr>
          <w:t>69.2.1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10" w:history="1">
        <w:r w:rsidRPr="00A44471">
          <w:rPr>
            <w:rStyle w:val="Hyperlink"/>
            <w:noProof/>
          </w:rPr>
          <w:t>69.3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11" w:history="1">
        <w:r w:rsidRPr="00A44471">
          <w:rPr>
            <w:rStyle w:val="Hyperlink"/>
            <w:noProof/>
          </w:rPr>
          <w:t>69.3.1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12" w:history="1">
        <w:r w:rsidRPr="00A44471">
          <w:rPr>
            <w:rStyle w:val="Hyperlink"/>
            <w:noProof/>
          </w:rPr>
          <w:t>70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Traceable Test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13" w:history="1">
        <w:r w:rsidRPr="00A44471">
          <w:rPr>
            <w:rStyle w:val="Hyperlink"/>
            <w:noProof/>
          </w:rPr>
          <w:t>70.1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14" w:history="1">
        <w:r w:rsidRPr="00A44471">
          <w:rPr>
            <w:rStyle w:val="Hyperlink"/>
            <w:noProof/>
          </w:rPr>
          <w:t>70.1.1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15" w:history="1">
        <w:r w:rsidRPr="00A44471">
          <w:rPr>
            <w:rStyle w:val="Hyperlink"/>
            <w:noProof/>
          </w:rPr>
          <w:t>70.2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16" w:history="1">
        <w:r w:rsidRPr="00A44471">
          <w:rPr>
            <w:rStyle w:val="Hyperlink"/>
            <w:noProof/>
          </w:rPr>
          <w:t>70.2.1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17" w:history="1">
        <w:r w:rsidRPr="00A44471">
          <w:rPr>
            <w:rStyle w:val="Hyperlink"/>
            <w:noProof/>
          </w:rPr>
          <w:t>70.3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18" w:history="1">
        <w:r w:rsidRPr="00A44471">
          <w:rPr>
            <w:rStyle w:val="Hyperlink"/>
            <w:noProof/>
          </w:rPr>
          <w:t>70.3.1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19" w:history="1">
        <w:r w:rsidRPr="00A44471">
          <w:rPr>
            <w:rStyle w:val="Hyperlink"/>
            <w:noProof/>
          </w:rPr>
          <w:t>71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Traceable Systems Engineering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20" w:history="1">
        <w:r w:rsidRPr="00A44471">
          <w:rPr>
            <w:rStyle w:val="Hyperlink"/>
            <w:noProof/>
          </w:rPr>
          <w:t>71.1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21" w:history="1">
        <w:r w:rsidRPr="00A44471">
          <w:rPr>
            <w:rStyle w:val="Hyperlink"/>
            <w:noProof/>
          </w:rPr>
          <w:t>71.1.1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22" w:history="1">
        <w:r w:rsidRPr="00A44471">
          <w:rPr>
            <w:rStyle w:val="Hyperlink"/>
            <w:noProof/>
          </w:rPr>
          <w:t>71.2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23" w:history="1">
        <w:r w:rsidRPr="00A44471">
          <w:rPr>
            <w:rStyle w:val="Hyperlink"/>
            <w:noProof/>
          </w:rPr>
          <w:t>71.2.1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24" w:history="1">
        <w:r w:rsidRPr="00A44471">
          <w:rPr>
            <w:rStyle w:val="Hyperlink"/>
            <w:noProof/>
          </w:rPr>
          <w:t>71.3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25" w:history="1">
        <w:r w:rsidRPr="00A44471">
          <w:rPr>
            <w:rStyle w:val="Hyperlink"/>
            <w:noProof/>
          </w:rPr>
          <w:t>71.3.1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26" w:history="1">
        <w:r w:rsidRPr="00A44471">
          <w:rPr>
            <w:rStyle w:val="Hyperlink"/>
            <w:noProof/>
          </w:rPr>
          <w:t>72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Modular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27" w:history="1">
        <w:r w:rsidRPr="00A44471">
          <w:rPr>
            <w:rStyle w:val="Hyperlink"/>
            <w:noProof/>
          </w:rPr>
          <w:t>72.1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28" w:history="1">
        <w:r w:rsidRPr="00A44471">
          <w:rPr>
            <w:rStyle w:val="Hyperlink"/>
            <w:noProof/>
          </w:rPr>
          <w:t>72.1.1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29" w:history="1">
        <w:r w:rsidRPr="00A44471">
          <w:rPr>
            <w:rStyle w:val="Hyperlink"/>
            <w:noProof/>
          </w:rPr>
          <w:t>72.2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30" w:history="1">
        <w:r w:rsidRPr="00A44471">
          <w:rPr>
            <w:rStyle w:val="Hyperlink"/>
            <w:noProof/>
          </w:rPr>
          <w:t>72.2.1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31" w:history="1">
        <w:r w:rsidRPr="00A44471">
          <w:rPr>
            <w:rStyle w:val="Hyperlink"/>
            <w:noProof/>
          </w:rPr>
          <w:t>72.3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32" w:history="1">
        <w:r w:rsidRPr="00A44471">
          <w:rPr>
            <w:rStyle w:val="Hyperlink"/>
            <w:noProof/>
          </w:rPr>
          <w:t>72.3.1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33" w:history="1">
        <w:r w:rsidRPr="00A44471">
          <w:rPr>
            <w:rStyle w:val="Hyperlink"/>
            <w:noProof/>
          </w:rPr>
          <w:t>73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Proven Docking Adapter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34" w:history="1">
        <w:r w:rsidRPr="00A44471">
          <w:rPr>
            <w:rStyle w:val="Hyperlink"/>
            <w:noProof/>
          </w:rPr>
          <w:t>73.1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35" w:history="1">
        <w:r w:rsidRPr="00A44471">
          <w:rPr>
            <w:rStyle w:val="Hyperlink"/>
            <w:noProof/>
          </w:rPr>
          <w:t>73.1.1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36" w:history="1">
        <w:r w:rsidRPr="00A44471">
          <w:rPr>
            <w:rStyle w:val="Hyperlink"/>
            <w:noProof/>
          </w:rPr>
          <w:t>73.2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37" w:history="1">
        <w:r w:rsidRPr="00A44471">
          <w:rPr>
            <w:rStyle w:val="Hyperlink"/>
            <w:noProof/>
          </w:rPr>
          <w:t>73.2.1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38" w:history="1">
        <w:r w:rsidRPr="00A44471">
          <w:rPr>
            <w:rStyle w:val="Hyperlink"/>
            <w:noProof/>
          </w:rPr>
          <w:t>73.3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39" w:history="1">
        <w:r w:rsidRPr="00A44471">
          <w:rPr>
            <w:rStyle w:val="Hyperlink"/>
            <w:noProof/>
          </w:rPr>
          <w:t>73.3.1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40" w:history="1">
        <w:r w:rsidRPr="00A44471">
          <w:rPr>
            <w:rStyle w:val="Hyperlink"/>
            <w:noProof/>
          </w:rPr>
          <w:t>74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Repeatable Mission Assurance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41" w:history="1">
        <w:r w:rsidRPr="00A44471">
          <w:rPr>
            <w:rStyle w:val="Hyperlink"/>
            <w:noProof/>
          </w:rPr>
          <w:t>74.1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42" w:history="1">
        <w:r w:rsidRPr="00A44471">
          <w:rPr>
            <w:rStyle w:val="Hyperlink"/>
            <w:noProof/>
          </w:rPr>
          <w:t>74.1.1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43" w:history="1">
        <w:r w:rsidRPr="00A44471">
          <w:rPr>
            <w:rStyle w:val="Hyperlink"/>
            <w:noProof/>
          </w:rPr>
          <w:t>74.2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44" w:history="1">
        <w:r w:rsidRPr="00A44471">
          <w:rPr>
            <w:rStyle w:val="Hyperlink"/>
            <w:noProof/>
          </w:rPr>
          <w:t>74.2.1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45" w:history="1">
        <w:r w:rsidRPr="00A44471">
          <w:rPr>
            <w:rStyle w:val="Hyperlink"/>
            <w:noProof/>
          </w:rPr>
          <w:t>74.3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46" w:history="1">
        <w:r w:rsidRPr="00A44471">
          <w:rPr>
            <w:rStyle w:val="Hyperlink"/>
            <w:noProof/>
          </w:rPr>
          <w:t>74.3.1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47" w:history="1">
        <w:r w:rsidRPr="00A44471">
          <w:rPr>
            <w:rStyle w:val="Hyperlink"/>
            <w:noProof/>
          </w:rPr>
          <w:t>75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Flight-Qualified Verification Matrix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48" w:history="1">
        <w:r w:rsidRPr="00A44471">
          <w:rPr>
            <w:rStyle w:val="Hyperlink"/>
            <w:noProof/>
          </w:rPr>
          <w:t>75.1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49" w:history="1">
        <w:r w:rsidRPr="00A44471">
          <w:rPr>
            <w:rStyle w:val="Hyperlink"/>
            <w:noProof/>
          </w:rPr>
          <w:t>75.1.1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50" w:history="1">
        <w:r w:rsidRPr="00A44471">
          <w:rPr>
            <w:rStyle w:val="Hyperlink"/>
            <w:noProof/>
          </w:rPr>
          <w:t>75.2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51" w:history="1">
        <w:r w:rsidRPr="00A44471">
          <w:rPr>
            <w:rStyle w:val="Hyperlink"/>
            <w:noProof/>
          </w:rPr>
          <w:t>75.2.1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52" w:history="1">
        <w:r w:rsidRPr="00A44471">
          <w:rPr>
            <w:rStyle w:val="Hyperlink"/>
            <w:noProof/>
          </w:rPr>
          <w:t>75.3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53" w:history="1">
        <w:r w:rsidRPr="00A44471">
          <w:rPr>
            <w:rStyle w:val="Hyperlink"/>
            <w:noProof/>
          </w:rPr>
          <w:t>75.3.1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54" w:history="1">
        <w:r w:rsidRPr="00A44471">
          <w:rPr>
            <w:rStyle w:val="Hyperlink"/>
            <w:noProof/>
          </w:rPr>
          <w:t>76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Independent Thermal Model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55" w:history="1">
        <w:r w:rsidRPr="00A44471">
          <w:rPr>
            <w:rStyle w:val="Hyperlink"/>
            <w:noProof/>
          </w:rPr>
          <w:t>76.1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56" w:history="1">
        <w:r w:rsidRPr="00A44471">
          <w:rPr>
            <w:rStyle w:val="Hyperlink"/>
            <w:noProof/>
          </w:rPr>
          <w:t>76.1.1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57" w:history="1">
        <w:r w:rsidRPr="00A44471">
          <w:rPr>
            <w:rStyle w:val="Hyperlink"/>
            <w:noProof/>
          </w:rPr>
          <w:t>76.2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58" w:history="1">
        <w:r w:rsidRPr="00A44471">
          <w:rPr>
            <w:rStyle w:val="Hyperlink"/>
            <w:noProof/>
          </w:rPr>
          <w:t>76.2.1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59" w:history="1">
        <w:r w:rsidRPr="00A44471">
          <w:rPr>
            <w:rStyle w:val="Hyperlink"/>
            <w:noProof/>
          </w:rPr>
          <w:t>76.3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60" w:history="1">
        <w:r w:rsidRPr="00A44471">
          <w:rPr>
            <w:rStyle w:val="Hyperlink"/>
            <w:noProof/>
          </w:rPr>
          <w:t>76.3.1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61" w:history="1">
        <w:r w:rsidRPr="00A44471">
          <w:rPr>
            <w:rStyle w:val="Hyperlink"/>
            <w:noProof/>
          </w:rPr>
          <w:t>77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Flight-Qualified Systems Engineering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62" w:history="1">
        <w:r w:rsidRPr="00A44471">
          <w:rPr>
            <w:rStyle w:val="Hyperlink"/>
            <w:noProof/>
          </w:rPr>
          <w:t>77.1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63" w:history="1">
        <w:r w:rsidRPr="00A44471">
          <w:rPr>
            <w:rStyle w:val="Hyperlink"/>
            <w:noProof/>
          </w:rPr>
          <w:t>77.1.1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64" w:history="1">
        <w:r w:rsidRPr="00A44471">
          <w:rPr>
            <w:rStyle w:val="Hyperlink"/>
            <w:noProof/>
          </w:rPr>
          <w:t>77.2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65" w:history="1">
        <w:r w:rsidRPr="00A44471">
          <w:rPr>
            <w:rStyle w:val="Hyperlink"/>
            <w:noProof/>
          </w:rPr>
          <w:t>77.2.1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66" w:history="1">
        <w:r w:rsidRPr="00A44471">
          <w:rPr>
            <w:rStyle w:val="Hyperlink"/>
            <w:noProof/>
          </w:rPr>
          <w:t>77.3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67" w:history="1">
        <w:r w:rsidRPr="00A44471">
          <w:rPr>
            <w:rStyle w:val="Hyperlink"/>
            <w:noProof/>
          </w:rPr>
          <w:t>77.3.1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68" w:history="1">
        <w:r w:rsidRPr="00A44471">
          <w:rPr>
            <w:rStyle w:val="Hyperlink"/>
            <w:noProof/>
          </w:rPr>
          <w:t>78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Independent Supply Chain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69" w:history="1">
        <w:r w:rsidRPr="00A44471">
          <w:rPr>
            <w:rStyle w:val="Hyperlink"/>
            <w:noProof/>
          </w:rPr>
          <w:t>78.1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70" w:history="1">
        <w:r w:rsidRPr="00A44471">
          <w:rPr>
            <w:rStyle w:val="Hyperlink"/>
            <w:noProof/>
          </w:rPr>
          <w:t>78.1.1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71" w:history="1">
        <w:r w:rsidRPr="00A44471">
          <w:rPr>
            <w:rStyle w:val="Hyperlink"/>
            <w:noProof/>
          </w:rPr>
          <w:t>78.2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72" w:history="1">
        <w:r w:rsidRPr="00A44471">
          <w:rPr>
            <w:rStyle w:val="Hyperlink"/>
            <w:noProof/>
          </w:rPr>
          <w:t>78.2.1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73" w:history="1">
        <w:r w:rsidRPr="00A44471">
          <w:rPr>
            <w:rStyle w:val="Hyperlink"/>
            <w:noProof/>
          </w:rPr>
          <w:t>78.3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74" w:history="1">
        <w:r w:rsidRPr="00A44471">
          <w:rPr>
            <w:rStyle w:val="Hyperlink"/>
            <w:noProof/>
          </w:rPr>
          <w:t>78.3.1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75" w:history="1">
        <w:r w:rsidRPr="00A44471">
          <w:rPr>
            <w:rStyle w:val="Hyperlink"/>
            <w:noProof/>
          </w:rPr>
          <w:t>79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Integrated Program Schedule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76" w:history="1">
        <w:r w:rsidRPr="00A44471">
          <w:rPr>
            <w:rStyle w:val="Hyperlink"/>
            <w:noProof/>
          </w:rPr>
          <w:t>79.1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77" w:history="1">
        <w:r w:rsidRPr="00A44471">
          <w:rPr>
            <w:rStyle w:val="Hyperlink"/>
            <w:noProof/>
          </w:rPr>
          <w:t>79.1.1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78" w:history="1">
        <w:r w:rsidRPr="00A44471">
          <w:rPr>
            <w:rStyle w:val="Hyperlink"/>
            <w:noProof/>
          </w:rPr>
          <w:t>79.2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79" w:history="1">
        <w:r w:rsidRPr="00A44471">
          <w:rPr>
            <w:rStyle w:val="Hyperlink"/>
            <w:noProof/>
          </w:rPr>
          <w:t>79.2.1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80" w:history="1">
        <w:r w:rsidRPr="00A44471">
          <w:rPr>
            <w:rStyle w:val="Hyperlink"/>
            <w:noProof/>
          </w:rPr>
          <w:t>79.3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81" w:history="1">
        <w:r w:rsidRPr="00A44471">
          <w:rPr>
            <w:rStyle w:val="Hyperlink"/>
            <w:noProof/>
          </w:rPr>
          <w:t>79.3.1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82" w:history="1">
        <w:r w:rsidRPr="00A44471">
          <w:rPr>
            <w:rStyle w:val="Hyperlink"/>
            <w:noProof/>
          </w:rPr>
          <w:t>80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Flight-Qualified Risk Register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83" w:history="1">
        <w:r w:rsidRPr="00A44471">
          <w:rPr>
            <w:rStyle w:val="Hyperlink"/>
            <w:noProof/>
          </w:rPr>
          <w:t>80.1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84" w:history="1">
        <w:r w:rsidRPr="00A44471">
          <w:rPr>
            <w:rStyle w:val="Hyperlink"/>
            <w:noProof/>
          </w:rPr>
          <w:t>80.1.1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85" w:history="1">
        <w:r w:rsidRPr="00A44471">
          <w:rPr>
            <w:rStyle w:val="Hyperlink"/>
            <w:noProof/>
          </w:rPr>
          <w:t>80.2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86" w:history="1">
        <w:r w:rsidRPr="00A44471">
          <w:rPr>
            <w:rStyle w:val="Hyperlink"/>
            <w:noProof/>
          </w:rPr>
          <w:t>80.2.1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87" w:history="1">
        <w:r w:rsidRPr="00A44471">
          <w:rPr>
            <w:rStyle w:val="Hyperlink"/>
            <w:noProof/>
          </w:rPr>
          <w:t>80.3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88" w:history="1">
        <w:r w:rsidRPr="00A44471">
          <w:rPr>
            <w:rStyle w:val="Hyperlink"/>
            <w:noProof/>
          </w:rPr>
          <w:t>80.3.1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89" w:history="1">
        <w:r w:rsidRPr="00A44471">
          <w:rPr>
            <w:rStyle w:val="Hyperlink"/>
            <w:noProof/>
          </w:rPr>
          <w:t>81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Repeatable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90" w:history="1">
        <w:r w:rsidRPr="00A44471">
          <w:rPr>
            <w:rStyle w:val="Hyperlink"/>
            <w:noProof/>
          </w:rPr>
          <w:t>81.1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91" w:history="1">
        <w:r w:rsidRPr="00A44471">
          <w:rPr>
            <w:rStyle w:val="Hyperlink"/>
            <w:noProof/>
          </w:rPr>
          <w:t>81.1.1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92" w:history="1">
        <w:r w:rsidRPr="00A44471">
          <w:rPr>
            <w:rStyle w:val="Hyperlink"/>
            <w:noProof/>
          </w:rPr>
          <w:t>81.2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93" w:history="1">
        <w:r w:rsidRPr="00A44471">
          <w:rPr>
            <w:rStyle w:val="Hyperlink"/>
            <w:noProof/>
          </w:rPr>
          <w:t>81.2.1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94" w:history="1">
        <w:r w:rsidRPr="00A44471">
          <w:rPr>
            <w:rStyle w:val="Hyperlink"/>
            <w:noProof/>
          </w:rPr>
          <w:t>81.3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95" w:history="1">
        <w:r w:rsidRPr="00A44471">
          <w:rPr>
            <w:rStyle w:val="Hyperlink"/>
            <w:noProof/>
          </w:rPr>
          <w:t>81.3.1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96" w:history="1">
        <w:r w:rsidRPr="00A44471">
          <w:rPr>
            <w:rStyle w:val="Hyperlink"/>
            <w:noProof/>
          </w:rPr>
          <w:t>82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Independent Supply Chain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97" w:history="1">
        <w:r w:rsidRPr="00A44471">
          <w:rPr>
            <w:rStyle w:val="Hyperlink"/>
            <w:noProof/>
          </w:rPr>
          <w:t>82.1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98" w:history="1">
        <w:r w:rsidRPr="00A44471">
          <w:rPr>
            <w:rStyle w:val="Hyperlink"/>
            <w:noProof/>
          </w:rPr>
          <w:t>82.1.1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699" w:history="1">
        <w:r w:rsidRPr="00A44471">
          <w:rPr>
            <w:rStyle w:val="Hyperlink"/>
            <w:noProof/>
          </w:rPr>
          <w:t>82.2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00" w:history="1">
        <w:r w:rsidRPr="00A44471">
          <w:rPr>
            <w:rStyle w:val="Hyperlink"/>
            <w:noProof/>
          </w:rPr>
          <w:t>82.2.1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01" w:history="1">
        <w:r w:rsidRPr="00A44471">
          <w:rPr>
            <w:rStyle w:val="Hyperlink"/>
            <w:noProof/>
          </w:rPr>
          <w:t>82.3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02" w:history="1">
        <w:r w:rsidRPr="00A44471">
          <w:rPr>
            <w:rStyle w:val="Hyperlink"/>
            <w:noProof/>
          </w:rPr>
          <w:t>82.3.1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03" w:history="1">
        <w:r w:rsidRPr="00A44471">
          <w:rPr>
            <w:rStyle w:val="Hyperlink"/>
            <w:noProof/>
          </w:rPr>
          <w:t>83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Flight-Qualified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04" w:history="1">
        <w:r w:rsidRPr="00A44471">
          <w:rPr>
            <w:rStyle w:val="Hyperlink"/>
            <w:noProof/>
          </w:rPr>
          <w:t>83.1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05" w:history="1">
        <w:r w:rsidRPr="00A44471">
          <w:rPr>
            <w:rStyle w:val="Hyperlink"/>
            <w:noProof/>
          </w:rPr>
          <w:t>83.1.1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Power Subsystem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06" w:history="1">
        <w:r w:rsidRPr="00A44471">
          <w:rPr>
            <w:rStyle w:val="Hyperlink"/>
            <w:noProof/>
          </w:rPr>
          <w:t>83.2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07" w:history="1">
        <w:r w:rsidRPr="00A44471">
          <w:rPr>
            <w:rStyle w:val="Hyperlink"/>
            <w:noProof/>
          </w:rPr>
          <w:t>83.2.1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08" w:history="1">
        <w:r w:rsidRPr="00A44471">
          <w:rPr>
            <w:rStyle w:val="Hyperlink"/>
            <w:noProof/>
          </w:rPr>
          <w:t>83.3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09" w:history="1">
        <w:r w:rsidRPr="00A44471">
          <w:rPr>
            <w:rStyle w:val="Hyperlink"/>
            <w:noProof/>
          </w:rPr>
          <w:t>83.3.1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10" w:history="1">
        <w:r w:rsidRPr="00A44471">
          <w:rPr>
            <w:rStyle w:val="Hyperlink"/>
            <w:noProof/>
          </w:rPr>
          <w:t>84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Low-Risk Risk Register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11" w:history="1">
        <w:r w:rsidRPr="00A44471">
          <w:rPr>
            <w:rStyle w:val="Hyperlink"/>
            <w:noProof/>
          </w:rPr>
          <w:t>84.1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12" w:history="1">
        <w:r w:rsidRPr="00A44471">
          <w:rPr>
            <w:rStyle w:val="Hyperlink"/>
            <w:noProof/>
          </w:rPr>
          <w:t>84.1.1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13" w:history="1">
        <w:r w:rsidRPr="00A44471">
          <w:rPr>
            <w:rStyle w:val="Hyperlink"/>
            <w:noProof/>
          </w:rPr>
          <w:t>84.2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14" w:history="1">
        <w:r w:rsidRPr="00A44471">
          <w:rPr>
            <w:rStyle w:val="Hyperlink"/>
            <w:noProof/>
          </w:rPr>
          <w:t>84.2.1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15" w:history="1">
        <w:r w:rsidRPr="00A44471">
          <w:rPr>
            <w:rStyle w:val="Hyperlink"/>
            <w:noProof/>
          </w:rPr>
          <w:t>84.3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16" w:history="1">
        <w:r w:rsidRPr="00A44471">
          <w:rPr>
            <w:rStyle w:val="Hyperlink"/>
            <w:noProof/>
          </w:rPr>
          <w:t>84.3.1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17" w:history="1">
        <w:r w:rsidRPr="00A44471">
          <w:rPr>
            <w:rStyle w:val="Hyperlink"/>
            <w:noProof/>
          </w:rPr>
          <w:t>85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Measured Systems Engineering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18" w:history="1">
        <w:r w:rsidRPr="00A44471">
          <w:rPr>
            <w:rStyle w:val="Hyperlink"/>
            <w:noProof/>
          </w:rPr>
          <w:t>85.1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19" w:history="1">
        <w:r w:rsidRPr="00A44471">
          <w:rPr>
            <w:rStyle w:val="Hyperlink"/>
            <w:noProof/>
          </w:rPr>
          <w:t>85.1.1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20" w:history="1">
        <w:r w:rsidRPr="00A44471">
          <w:rPr>
            <w:rStyle w:val="Hyperlink"/>
            <w:noProof/>
          </w:rPr>
          <w:t>85.2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21" w:history="1">
        <w:r w:rsidRPr="00A44471">
          <w:rPr>
            <w:rStyle w:val="Hyperlink"/>
            <w:noProof/>
          </w:rPr>
          <w:t>85.2.1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22" w:history="1">
        <w:r w:rsidRPr="00A44471">
          <w:rPr>
            <w:rStyle w:val="Hyperlink"/>
            <w:noProof/>
          </w:rPr>
          <w:t>85.3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23" w:history="1">
        <w:r w:rsidRPr="00A44471">
          <w:rPr>
            <w:rStyle w:val="Hyperlink"/>
            <w:noProof/>
          </w:rPr>
          <w:t>85.3.1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24" w:history="1">
        <w:r w:rsidRPr="00A44471">
          <w:rPr>
            <w:rStyle w:val="Hyperlink"/>
            <w:noProof/>
          </w:rPr>
          <w:t>86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Repeatable Ground Segment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25" w:history="1">
        <w:r w:rsidRPr="00A44471">
          <w:rPr>
            <w:rStyle w:val="Hyperlink"/>
            <w:noProof/>
          </w:rPr>
          <w:t>86.1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26" w:history="1">
        <w:r w:rsidRPr="00A44471">
          <w:rPr>
            <w:rStyle w:val="Hyperlink"/>
            <w:noProof/>
          </w:rPr>
          <w:t>86.1.1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27" w:history="1">
        <w:r w:rsidRPr="00A44471">
          <w:rPr>
            <w:rStyle w:val="Hyperlink"/>
            <w:noProof/>
          </w:rPr>
          <w:t>86.2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Ground Segment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28" w:history="1">
        <w:r w:rsidRPr="00A44471">
          <w:rPr>
            <w:rStyle w:val="Hyperlink"/>
            <w:noProof/>
          </w:rPr>
          <w:t>86.2.1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29" w:history="1">
        <w:r w:rsidRPr="00A44471">
          <w:rPr>
            <w:rStyle w:val="Hyperlink"/>
            <w:noProof/>
          </w:rPr>
          <w:t>86.3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30" w:history="1">
        <w:r w:rsidRPr="00A44471">
          <w:rPr>
            <w:rStyle w:val="Hyperlink"/>
            <w:noProof/>
          </w:rPr>
          <w:t>86.3.1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31" w:history="1">
        <w:r w:rsidRPr="00A44471">
          <w:rPr>
            <w:rStyle w:val="Hyperlink"/>
            <w:noProof/>
          </w:rPr>
          <w:t>87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Low-Risk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32" w:history="1">
        <w:r w:rsidRPr="00A44471">
          <w:rPr>
            <w:rStyle w:val="Hyperlink"/>
            <w:noProof/>
          </w:rPr>
          <w:t>87.1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33" w:history="1">
        <w:r w:rsidRPr="00A44471">
          <w:rPr>
            <w:rStyle w:val="Hyperlink"/>
            <w:noProof/>
          </w:rPr>
          <w:t>87.1.1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34" w:history="1">
        <w:r w:rsidRPr="00A44471">
          <w:rPr>
            <w:rStyle w:val="Hyperlink"/>
            <w:noProof/>
          </w:rPr>
          <w:t>87.2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35" w:history="1">
        <w:r w:rsidRPr="00A44471">
          <w:rPr>
            <w:rStyle w:val="Hyperlink"/>
            <w:noProof/>
          </w:rPr>
          <w:t>87.2.1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36" w:history="1">
        <w:r w:rsidRPr="00A44471">
          <w:rPr>
            <w:rStyle w:val="Hyperlink"/>
            <w:noProof/>
          </w:rPr>
          <w:t>87.3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37" w:history="1">
        <w:r w:rsidRPr="00A44471">
          <w:rPr>
            <w:rStyle w:val="Hyperlink"/>
            <w:noProof/>
          </w:rPr>
          <w:t>87.3.1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38" w:history="1">
        <w:r w:rsidRPr="00A44471">
          <w:rPr>
            <w:rStyle w:val="Hyperlink"/>
            <w:noProof/>
          </w:rPr>
          <w:t>88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Low-Risk Flight Software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39" w:history="1">
        <w:r w:rsidRPr="00A44471">
          <w:rPr>
            <w:rStyle w:val="Hyperlink"/>
            <w:noProof/>
          </w:rPr>
          <w:t>88.1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40" w:history="1">
        <w:r w:rsidRPr="00A44471">
          <w:rPr>
            <w:rStyle w:val="Hyperlink"/>
            <w:noProof/>
          </w:rPr>
          <w:t>88.1.1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41" w:history="1">
        <w:r w:rsidRPr="00A44471">
          <w:rPr>
            <w:rStyle w:val="Hyperlink"/>
            <w:noProof/>
          </w:rPr>
          <w:t>88.2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42" w:history="1">
        <w:r w:rsidRPr="00A44471">
          <w:rPr>
            <w:rStyle w:val="Hyperlink"/>
            <w:noProof/>
          </w:rPr>
          <w:t>88.2.1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43" w:history="1">
        <w:r w:rsidRPr="00A44471">
          <w:rPr>
            <w:rStyle w:val="Hyperlink"/>
            <w:noProof/>
          </w:rPr>
          <w:t>88.3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44" w:history="1">
        <w:r w:rsidRPr="00A44471">
          <w:rPr>
            <w:rStyle w:val="Hyperlink"/>
            <w:noProof/>
          </w:rPr>
          <w:t>88.3.1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45" w:history="1">
        <w:r w:rsidRPr="00A44471">
          <w:rPr>
            <w:rStyle w:val="Hyperlink"/>
            <w:noProof/>
          </w:rPr>
          <w:t>89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Independent Docking Adapter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46" w:history="1">
        <w:r w:rsidRPr="00A44471">
          <w:rPr>
            <w:rStyle w:val="Hyperlink"/>
            <w:noProof/>
          </w:rPr>
          <w:t>89.1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47" w:history="1">
        <w:r w:rsidRPr="00A44471">
          <w:rPr>
            <w:rStyle w:val="Hyperlink"/>
            <w:noProof/>
          </w:rPr>
          <w:t>89.1.1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48" w:history="1">
        <w:r w:rsidRPr="00A44471">
          <w:rPr>
            <w:rStyle w:val="Hyperlink"/>
            <w:noProof/>
          </w:rPr>
          <w:t>89.2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49" w:history="1">
        <w:r w:rsidRPr="00A44471">
          <w:rPr>
            <w:rStyle w:val="Hyperlink"/>
            <w:noProof/>
          </w:rPr>
          <w:t>89.2.1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50" w:history="1">
        <w:r w:rsidRPr="00A44471">
          <w:rPr>
            <w:rStyle w:val="Hyperlink"/>
            <w:noProof/>
          </w:rPr>
          <w:t>89.3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51" w:history="1">
        <w:r w:rsidRPr="00A44471">
          <w:rPr>
            <w:rStyle w:val="Hyperlink"/>
            <w:noProof/>
          </w:rPr>
          <w:t>89.3.1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52" w:history="1">
        <w:r w:rsidRPr="00A44471">
          <w:rPr>
            <w:rStyle w:val="Hyperlink"/>
            <w:noProof/>
          </w:rPr>
          <w:t>90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Independent Payload Integration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53" w:history="1">
        <w:r w:rsidRPr="00A44471">
          <w:rPr>
            <w:rStyle w:val="Hyperlink"/>
            <w:noProof/>
          </w:rPr>
          <w:t>90.1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54" w:history="1">
        <w:r w:rsidRPr="00A44471">
          <w:rPr>
            <w:rStyle w:val="Hyperlink"/>
            <w:noProof/>
          </w:rPr>
          <w:t>90.1.1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55" w:history="1">
        <w:r w:rsidRPr="00A44471">
          <w:rPr>
            <w:rStyle w:val="Hyperlink"/>
            <w:noProof/>
          </w:rPr>
          <w:t>90.2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56" w:history="1">
        <w:r w:rsidRPr="00A44471">
          <w:rPr>
            <w:rStyle w:val="Hyperlink"/>
            <w:noProof/>
          </w:rPr>
          <w:t>90.2.1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57" w:history="1">
        <w:r w:rsidRPr="00A44471">
          <w:rPr>
            <w:rStyle w:val="Hyperlink"/>
            <w:noProof/>
          </w:rPr>
          <w:t>90.3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58" w:history="1">
        <w:r w:rsidRPr="00A44471">
          <w:rPr>
            <w:rStyle w:val="Hyperlink"/>
            <w:noProof/>
          </w:rPr>
          <w:t>90.3.1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59" w:history="1">
        <w:r w:rsidRPr="00A44471">
          <w:rPr>
            <w:rStyle w:val="Hyperlink"/>
            <w:noProof/>
          </w:rPr>
          <w:t>91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Modular Systems Engineering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60" w:history="1">
        <w:r w:rsidRPr="00A44471">
          <w:rPr>
            <w:rStyle w:val="Hyperlink"/>
            <w:noProof/>
          </w:rPr>
          <w:t>91.1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61" w:history="1">
        <w:r w:rsidRPr="00A44471">
          <w:rPr>
            <w:rStyle w:val="Hyperlink"/>
            <w:noProof/>
          </w:rPr>
          <w:t>91.1.1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 Software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62" w:history="1">
        <w:r w:rsidRPr="00A44471">
          <w:rPr>
            <w:rStyle w:val="Hyperlink"/>
            <w:noProof/>
          </w:rPr>
          <w:t>91.2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63" w:history="1">
        <w:r w:rsidRPr="00A44471">
          <w:rPr>
            <w:rStyle w:val="Hyperlink"/>
            <w:noProof/>
          </w:rPr>
          <w:t>91.2.1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64" w:history="1">
        <w:r w:rsidRPr="00A44471">
          <w:rPr>
            <w:rStyle w:val="Hyperlink"/>
            <w:noProof/>
          </w:rPr>
          <w:t>91.3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65" w:history="1">
        <w:r w:rsidRPr="00A44471">
          <w:rPr>
            <w:rStyle w:val="Hyperlink"/>
            <w:noProof/>
          </w:rPr>
          <w:t>91.3.1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Mission Assurance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66" w:history="1">
        <w:r w:rsidRPr="00A44471">
          <w:rPr>
            <w:rStyle w:val="Hyperlink"/>
            <w:noProof/>
          </w:rPr>
          <w:t>92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Flight-Qualified Crew Module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67" w:history="1">
        <w:r w:rsidRPr="00A44471">
          <w:rPr>
            <w:rStyle w:val="Hyperlink"/>
            <w:noProof/>
          </w:rPr>
          <w:t>92.1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68" w:history="1">
        <w:r w:rsidRPr="00A44471">
          <w:rPr>
            <w:rStyle w:val="Hyperlink"/>
            <w:noProof/>
          </w:rPr>
          <w:t>92.1.1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69" w:history="1">
        <w:r w:rsidRPr="00A44471">
          <w:rPr>
            <w:rStyle w:val="Hyperlink"/>
            <w:noProof/>
          </w:rPr>
          <w:t>92.2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70" w:history="1">
        <w:r w:rsidRPr="00A44471">
          <w:rPr>
            <w:rStyle w:val="Hyperlink"/>
            <w:noProof/>
          </w:rPr>
          <w:t>92.2.1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71" w:history="1">
        <w:r w:rsidRPr="00A44471">
          <w:rPr>
            <w:rStyle w:val="Hyperlink"/>
            <w:noProof/>
          </w:rPr>
          <w:t>92.3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72" w:history="1">
        <w:r w:rsidRPr="00A44471">
          <w:rPr>
            <w:rStyle w:val="Hyperlink"/>
            <w:noProof/>
          </w:rPr>
          <w:t>92.3.1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73" w:history="1">
        <w:r w:rsidRPr="00A44471">
          <w:rPr>
            <w:rStyle w:val="Hyperlink"/>
            <w:noProof/>
          </w:rPr>
          <w:t>93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Independent Test Campaign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74" w:history="1">
        <w:r w:rsidRPr="00A44471">
          <w:rPr>
            <w:rStyle w:val="Hyperlink"/>
            <w:noProof/>
          </w:rPr>
          <w:t>93.1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75" w:history="1">
        <w:r w:rsidRPr="00A44471">
          <w:rPr>
            <w:rStyle w:val="Hyperlink"/>
            <w:noProof/>
          </w:rPr>
          <w:t>93.1.1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76" w:history="1">
        <w:r w:rsidRPr="00A44471">
          <w:rPr>
            <w:rStyle w:val="Hyperlink"/>
            <w:noProof/>
          </w:rPr>
          <w:t>93.2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77" w:history="1">
        <w:r w:rsidRPr="00A44471">
          <w:rPr>
            <w:rStyle w:val="Hyperlink"/>
            <w:noProof/>
          </w:rPr>
          <w:t>93.2.1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78" w:history="1">
        <w:r w:rsidRPr="00A44471">
          <w:rPr>
            <w:rStyle w:val="Hyperlink"/>
            <w:noProof/>
          </w:rPr>
          <w:t>93.3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79" w:history="1">
        <w:r w:rsidRPr="00A44471">
          <w:rPr>
            <w:rStyle w:val="Hyperlink"/>
            <w:noProof/>
          </w:rPr>
          <w:t>93.3.1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80" w:history="1">
        <w:r w:rsidRPr="00A44471">
          <w:rPr>
            <w:rStyle w:val="Hyperlink"/>
            <w:noProof/>
          </w:rPr>
          <w:t>94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Modular Mission Assurance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81" w:history="1">
        <w:r w:rsidRPr="00A44471">
          <w:rPr>
            <w:rStyle w:val="Hyperlink"/>
            <w:noProof/>
          </w:rPr>
          <w:t>94.1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82" w:history="1">
        <w:r w:rsidRPr="00A44471">
          <w:rPr>
            <w:rStyle w:val="Hyperlink"/>
            <w:noProof/>
          </w:rPr>
          <w:t>94.1.1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83" w:history="1">
        <w:r w:rsidRPr="00A44471">
          <w:rPr>
            <w:rStyle w:val="Hyperlink"/>
            <w:noProof/>
          </w:rPr>
          <w:t>94.2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Thermal Model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84" w:history="1">
        <w:r w:rsidRPr="00A44471">
          <w:rPr>
            <w:rStyle w:val="Hyperlink"/>
            <w:noProof/>
          </w:rPr>
          <w:t>94.2.1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85" w:history="1">
        <w:r w:rsidRPr="00A44471">
          <w:rPr>
            <w:rStyle w:val="Hyperlink"/>
            <w:noProof/>
          </w:rPr>
          <w:t>94.3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86" w:history="1">
        <w:r w:rsidRPr="00A44471">
          <w:rPr>
            <w:rStyle w:val="Hyperlink"/>
            <w:noProof/>
          </w:rPr>
          <w:t>94.3.1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Launch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87" w:history="1">
        <w:r w:rsidRPr="00A44471">
          <w:rPr>
            <w:rStyle w:val="Hyperlink"/>
            <w:noProof/>
          </w:rPr>
          <w:t>95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Low-Risk Quality Plan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88" w:history="1">
        <w:r w:rsidRPr="00A44471">
          <w:rPr>
            <w:rStyle w:val="Hyperlink"/>
            <w:noProof/>
          </w:rPr>
          <w:t>95.1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89" w:history="1">
        <w:r w:rsidRPr="00A44471">
          <w:rPr>
            <w:rStyle w:val="Hyperlink"/>
            <w:noProof/>
          </w:rPr>
          <w:t>95.1.1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90" w:history="1">
        <w:r w:rsidRPr="00A44471">
          <w:rPr>
            <w:rStyle w:val="Hyperlink"/>
            <w:noProof/>
          </w:rPr>
          <w:t>95.2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Crew Module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91" w:history="1">
        <w:r w:rsidRPr="00A44471">
          <w:rPr>
            <w:rStyle w:val="Hyperlink"/>
            <w:noProof/>
          </w:rPr>
          <w:t>95.2.1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Systems Engineering Plan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92" w:history="1">
        <w:r w:rsidRPr="00A44471">
          <w:rPr>
            <w:rStyle w:val="Hyperlink"/>
            <w:noProof/>
          </w:rPr>
          <w:t>95.3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93" w:history="1">
        <w:r w:rsidRPr="00A44471">
          <w:rPr>
            <w:rStyle w:val="Hyperlink"/>
            <w:noProof/>
          </w:rPr>
          <w:t>95.3.1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Safety Review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94" w:history="1">
        <w:r w:rsidRPr="00A44471">
          <w:rPr>
            <w:rStyle w:val="Hyperlink"/>
            <w:noProof/>
          </w:rPr>
          <w:t>96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Traceable Ground Segment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95" w:history="1">
        <w:r w:rsidRPr="00A44471">
          <w:rPr>
            <w:rStyle w:val="Hyperlink"/>
            <w:noProof/>
          </w:rPr>
          <w:t>96.1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96" w:history="1">
        <w:r w:rsidRPr="00A44471">
          <w:rPr>
            <w:rStyle w:val="Hyperlink"/>
            <w:noProof/>
          </w:rPr>
          <w:t>96.1.1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Payload Integration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97" w:history="1">
        <w:r w:rsidRPr="00A44471">
          <w:rPr>
            <w:rStyle w:val="Hyperlink"/>
            <w:noProof/>
          </w:rPr>
          <w:t>96.2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Docking Adapter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98" w:history="1">
        <w:r w:rsidRPr="00A44471">
          <w:rPr>
            <w:rStyle w:val="Hyperlink"/>
            <w:noProof/>
          </w:rPr>
          <w:t>96.2.1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Verification Matrix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799" w:history="1">
        <w:r w:rsidRPr="00A44471">
          <w:rPr>
            <w:rStyle w:val="Hyperlink"/>
            <w:noProof/>
          </w:rPr>
          <w:t>96.3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Quality Plan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00" w:history="1">
        <w:r w:rsidRPr="00A44471">
          <w:rPr>
            <w:rStyle w:val="Hyperlink"/>
            <w:noProof/>
          </w:rPr>
          <w:t>96.3.1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Program Schedule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1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01" w:history="1">
        <w:r w:rsidRPr="00A44471">
          <w:rPr>
            <w:rStyle w:val="Hyperlink"/>
            <w:noProof/>
          </w:rPr>
          <w:t>97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Measured Safety Review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02" w:history="1">
        <w:r w:rsidRPr="00A44471">
          <w:rPr>
            <w:rStyle w:val="Hyperlink"/>
            <w:noProof/>
          </w:rPr>
          <w:t>97.1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03" w:history="1">
        <w:r w:rsidRPr="00A44471">
          <w:rPr>
            <w:rStyle w:val="Hyperlink"/>
            <w:noProof/>
          </w:rPr>
          <w:t>97.1.1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Test Campaign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04" w:history="1">
        <w:r w:rsidRPr="00A44471">
          <w:rPr>
            <w:rStyle w:val="Hyperlink"/>
            <w:noProof/>
          </w:rPr>
          <w:t>97.2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05" w:history="1">
        <w:r w:rsidRPr="00A44471">
          <w:rPr>
            <w:rStyle w:val="Hyperlink"/>
            <w:noProof/>
          </w:rPr>
          <w:t>97.2.1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Configuration Baseline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06" w:history="1">
        <w:r w:rsidRPr="00A44471">
          <w:rPr>
            <w:rStyle w:val="Hyperlink"/>
            <w:noProof/>
          </w:rPr>
          <w:t>97.3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Supply Chain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07" w:history="1">
        <w:r w:rsidRPr="00A44471">
          <w:rPr>
            <w:rStyle w:val="Hyperlink"/>
            <w:noProof/>
          </w:rPr>
          <w:t>97.3.1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A44471">
          <w:rPr>
            <w:rStyle w:val="Hyperlink"/>
            <w:noProof/>
          </w:rPr>
          <w:t>Risk Register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510</w:t>
        </w:r>
        <w:r>
          <w:rPr>
            <w:noProof/>
            <w:webHidden/>
          </w:rPr>
          <w:fldChar w:fldCharType="end"/>
        </w:r>
      </w:hyperlink>
    </w:p>
    <w:p w:rsidR="00913E10" w:rsidRDefault="00A96F14">
      <w:r>
        <w:fldChar w:fldCharType="end"/>
      </w:r>
    </w:p>
    <w:p w:rsidR="00913E10" w:rsidRDefault="00A96F14">
      <w:pPr>
        <w:pStyle w:val="TOCHeading"/>
      </w:pPr>
      <w:r>
        <w:t>List of Tables</w:t>
      </w:r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44101808" w:history="1">
        <w:r w:rsidRPr="00542EDC">
          <w:rPr>
            <w:rStyle w:val="Hyperlink"/>
            <w:noProof/>
          </w:rPr>
          <w:t>Table 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09" w:history="1">
        <w:r w:rsidRPr="00542EDC">
          <w:rPr>
            <w:rStyle w:val="Hyperlink"/>
            <w:noProof/>
          </w:rPr>
          <w:t>Table 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10" w:history="1">
        <w:r w:rsidRPr="00542EDC">
          <w:rPr>
            <w:rStyle w:val="Hyperlink"/>
            <w:noProof/>
          </w:rPr>
          <w:t>Table 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11" w:history="1">
        <w:r w:rsidRPr="00542EDC">
          <w:rPr>
            <w:rStyle w:val="Hyperlink"/>
            <w:noProof/>
          </w:rPr>
          <w:t>Table 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12" w:history="1">
        <w:r w:rsidRPr="00542EDC">
          <w:rPr>
            <w:rStyle w:val="Hyperlink"/>
            <w:noProof/>
          </w:rPr>
          <w:t>Table 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13" w:history="1">
        <w:r w:rsidRPr="00542EDC">
          <w:rPr>
            <w:rStyle w:val="Hyperlink"/>
            <w:noProof/>
          </w:rPr>
          <w:t>Table 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14" w:history="1">
        <w:r w:rsidRPr="00542EDC">
          <w:rPr>
            <w:rStyle w:val="Hyperlink"/>
            <w:noProof/>
          </w:rPr>
          <w:t>Table 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15" w:history="1">
        <w:r w:rsidRPr="00542EDC">
          <w:rPr>
            <w:rStyle w:val="Hyperlink"/>
            <w:noProof/>
          </w:rPr>
          <w:t>Table 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16" w:history="1">
        <w:r w:rsidRPr="00542EDC">
          <w:rPr>
            <w:rStyle w:val="Hyperlink"/>
            <w:noProof/>
          </w:rPr>
          <w:t>Table 7-2.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17" w:history="1">
        <w:r w:rsidRPr="00542EDC">
          <w:rPr>
            <w:rStyle w:val="Hyperlink"/>
            <w:noProof/>
          </w:rPr>
          <w:t>Table 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18" w:history="1">
        <w:r w:rsidRPr="00542EDC">
          <w:rPr>
            <w:rStyle w:val="Hyperlink"/>
            <w:noProof/>
          </w:rPr>
          <w:t>Table 7-4.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19" w:history="1">
        <w:r w:rsidRPr="00542EDC">
          <w:rPr>
            <w:rStyle w:val="Hyperlink"/>
            <w:noProof/>
          </w:rPr>
          <w:t>Table 8-1.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20" w:history="1">
        <w:r w:rsidRPr="00542EDC">
          <w:rPr>
            <w:rStyle w:val="Hyperlink"/>
            <w:noProof/>
          </w:rPr>
          <w:t>Table 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21" w:history="1">
        <w:r w:rsidRPr="00542EDC">
          <w:rPr>
            <w:rStyle w:val="Hyperlink"/>
            <w:noProof/>
          </w:rPr>
          <w:t>Table 8-14.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22" w:history="1">
        <w:r w:rsidRPr="00542EDC">
          <w:rPr>
            <w:rStyle w:val="Hyperlink"/>
            <w:noProof/>
          </w:rPr>
          <w:t>Table 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23" w:history="1">
        <w:r w:rsidRPr="00542EDC">
          <w:rPr>
            <w:rStyle w:val="Hyperlink"/>
            <w:noProof/>
          </w:rPr>
          <w:t>Table 9-16.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24" w:history="1">
        <w:r w:rsidRPr="00542EDC">
          <w:rPr>
            <w:rStyle w:val="Hyperlink"/>
            <w:noProof/>
          </w:rPr>
          <w:t>Table 9-3.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25" w:history="1">
        <w:r w:rsidRPr="00542EDC">
          <w:rPr>
            <w:rStyle w:val="Hyperlink"/>
            <w:noProof/>
          </w:rPr>
          <w:t>Table 10-18.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26" w:history="1">
        <w:r w:rsidRPr="00542EDC">
          <w:rPr>
            <w:rStyle w:val="Hyperlink"/>
            <w:noProof/>
          </w:rPr>
          <w:t>Table 10-2.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27" w:history="1">
        <w:r w:rsidRPr="00542EDC">
          <w:rPr>
            <w:rStyle w:val="Hyperlink"/>
            <w:noProof/>
          </w:rPr>
          <w:t>Table 11-1.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28" w:history="1">
        <w:r w:rsidRPr="00542EDC">
          <w:rPr>
            <w:rStyle w:val="Hyperlink"/>
            <w:noProof/>
          </w:rPr>
          <w:t>Table 11-2.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29" w:history="1">
        <w:r w:rsidRPr="00542EDC">
          <w:rPr>
            <w:rStyle w:val="Hyperlink"/>
            <w:noProof/>
          </w:rPr>
          <w:t>Table 12-1.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30" w:history="1">
        <w:r w:rsidRPr="00542EDC">
          <w:rPr>
            <w:rStyle w:val="Hyperlink"/>
            <w:noProof/>
          </w:rPr>
          <w:t>Table 13-1.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31" w:history="1">
        <w:r w:rsidRPr="00542EDC">
          <w:rPr>
            <w:rStyle w:val="Hyperlink"/>
            <w:noProof/>
          </w:rPr>
          <w:t>Table 13-2.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32" w:history="1">
        <w:r w:rsidRPr="00542EDC">
          <w:rPr>
            <w:rStyle w:val="Hyperlink"/>
            <w:noProof/>
          </w:rPr>
          <w:t>Table 14-1.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33" w:history="1">
        <w:r w:rsidRPr="00542EDC">
          <w:rPr>
            <w:rStyle w:val="Hyperlink"/>
            <w:noProof/>
          </w:rPr>
          <w:t>Table 14-2.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34" w:history="1">
        <w:r w:rsidRPr="00542EDC">
          <w:rPr>
            <w:rStyle w:val="Hyperlink"/>
            <w:noProof/>
          </w:rPr>
          <w:t>Table 15-1.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35" w:history="1">
        <w:r w:rsidRPr="00542EDC">
          <w:rPr>
            <w:rStyle w:val="Hyperlink"/>
            <w:noProof/>
          </w:rPr>
          <w:t>Table 15-2.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36" w:history="1">
        <w:r w:rsidRPr="00542EDC">
          <w:rPr>
            <w:rStyle w:val="Hyperlink"/>
            <w:noProof/>
          </w:rPr>
          <w:t>Table 15-3.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37" w:history="1">
        <w:r w:rsidRPr="00542EDC">
          <w:rPr>
            <w:rStyle w:val="Hyperlink"/>
            <w:noProof/>
          </w:rPr>
          <w:t>Table 16-1.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38" w:history="1">
        <w:r w:rsidRPr="00542EDC">
          <w:rPr>
            <w:rStyle w:val="Hyperlink"/>
            <w:noProof/>
          </w:rPr>
          <w:t>Table 16-2.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39" w:history="1">
        <w:r w:rsidRPr="00542EDC">
          <w:rPr>
            <w:rStyle w:val="Hyperlink"/>
            <w:noProof/>
          </w:rPr>
          <w:t>Table 16-32.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40" w:history="1">
        <w:r w:rsidRPr="00542EDC">
          <w:rPr>
            <w:rStyle w:val="Hyperlink"/>
            <w:noProof/>
          </w:rPr>
          <w:t>Table 17-1.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41" w:history="1">
        <w:r w:rsidRPr="00542EDC">
          <w:rPr>
            <w:rStyle w:val="Hyperlink"/>
            <w:noProof/>
          </w:rPr>
          <w:t>Table 17-34.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42" w:history="1">
        <w:r w:rsidRPr="00542EDC">
          <w:rPr>
            <w:rStyle w:val="Hyperlink"/>
            <w:noProof/>
          </w:rPr>
          <w:t>Table 17-3.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43" w:history="1">
        <w:r w:rsidRPr="00542EDC">
          <w:rPr>
            <w:rStyle w:val="Hyperlink"/>
            <w:noProof/>
          </w:rPr>
          <w:t>Table 17-4.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44" w:history="1">
        <w:r w:rsidRPr="00542EDC">
          <w:rPr>
            <w:rStyle w:val="Hyperlink"/>
            <w:noProof/>
          </w:rPr>
          <w:t>Table 18-5.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45" w:history="1">
        <w:r w:rsidRPr="00542EDC">
          <w:rPr>
            <w:rStyle w:val="Hyperlink"/>
            <w:noProof/>
          </w:rPr>
          <w:t>Table 18-2.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46" w:history="1">
        <w:r w:rsidRPr="00542EDC">
          <w:rPr>
            <w:rStyle w:val="Hyperlink"/>
            <w:noProof/>
          </w:rPr>
          <w:t>Table 19-1.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47" w:history="1">
        <w:r w:rsidRPr="00542EDC">
          <w:rPr>
            <w:rStyle w:val="Hyperlink"/>
            <w:noProof/>
          </w:rPr>
          <w:t>Table 19-2.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48" w:history="1">
        <w:r w:rsidRPr="00542EDC">
          <w:rPr>
            <w:rStyle w:val="Hyperlink"/>
            <w:noProof/>
          </w:rPr>
          <w:t>Table 20-1.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49" w:history="1">
        <w:r w:rsidRPr="00542EDC">
          <w:rPr>
            <w:rStyle w:val="Hyperlink"/>
            <w:noProof/>
          </w:rPr>
          <w:t>Table 21-1.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Crew Module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50" w:history="1">
        <w:r w:rsidRPr="00542EDC">
          <w:rPr>
            <w:rStyle w:val="Hyperlink"/>
            <w:noProof/>
          </w:rPr>
          <w:t>Table 21-2.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51" w:history="1">
        <w:r w:rsidRPr="00542EDC">
          <w:rPr>
            <w:rStyle w:val="Hyperlink"/>
            <w:noProof/>
          </w:rPr>
          <w:t>Table 22-1.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52" w:history="1">
        <w:r w:rsidRPr="00542EDC">
          <w:rPr>
            <w:rStyle w:val="Hyperlink"/>
            <w:noProof/>
          </w:rPr>
          <w:t>Table 22-2.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53" w:history="1">
        <w:r w:rsidRPr="00542EDC">
          <w:rPr>
            <w:rStyle w:val="Hyperlink"/>
            <w:noProof/>
          </w:rPr>
          <w:t>Table 23-1.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54" w:history="1">
        <w:r w:rsidRPr="00542EDC">
          <w:rPr>
            <w:rStyle w:val="Hyperlink"/>
            <w:noProof/>
          </w:rPr>
          <w:t>Table 23-2.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55" w:history="1">
        <w:r w:rsidRPr="00542EDC">
          <w:rPr>
            <w:rStyle w:val="Hyperlink"/>
            <w:noProof/>
          </w:rPr>
          <w:t>Table 23-3.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56" w:history="1">
        <w:r w:rsidRPr="00542EDC">
          <w:rPr>
            <w:rStyle w:val="Hyperlink"/>
            <w:noProof/>
          </w:rPr>
          <w:t>Table 24-1.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57" w:history="1">
        <w:r w:rsidRPr="00542EDC">
          <w:rPr>
            <w:rStyle w:val="Hyperlink"/>
            <w:noProof/>
          </w:rPr>
          <w:t>Table 24-2.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58" w:history="1">
        <w:r w:rsidRPr="00542EDC">
          <w:rPr>
            <w:rStyle w:val="Hyperlink"/>
            <w:noProof/>
          </w:rPr>
          <w:t>Table 24-51.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59" w:history="1">
        <w:r w:rsidRPr="00542EDC">
          <w:rPr>
            <w:rStyle w:val="Hyperlink"/>
            <w:noProof/>
          </w:rPr>
          <w:t>Table 25-1.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60" w:history="1">
        <w:r w:rsidRPr="00542EDC">
          <w:rPr>
            <w:rStyle w:val="Hyperlink"/>
            <w:noProof/>
          </w:rPr>
          <w:t>Table 25-53.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61" w:history="1">
        <w:r w:rsidRPr="00542EDC">
          <w:rPr>
            <w:rStyle w:val="Hyperlink"/>
            <w:noProof/>
          </w:rPr>
          <w:t>Table 25-3.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62" w:history="1">
        <w:r w:rsidRPr="00542EDC">
          <w:rPr>
            <w:rStyle w:val="Hyperlink"/>
            <w:noProof/>
          </w:rPr>
          <w:t>Table 26-55.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63" w:history="1">
        <w:r w:rsidRPr="00542EDC">
          <w:rPr>
            <w:rStyle w:val="Hyperlink"/>
            <w:noProof/>
          </w:rPr>
          <w:t>Table 26-2.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64" w:history="1">
        <w:r w:rsidRPr="00542EDC">
          <w:rPr>
            <w:rStyle w:val="Hyperlink"/>
            <w:noProof/>
          </w:rPr>
          <w:t>Table 27-1.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65" w:history="1">
        <w:r w:rsidRPr="00542EDC">
          <w:rPr>
            <w:rStyle w:val="Hyperlink"/>
            <w:noProof/>
          </w:rPr>
          <w:t>Table 27-2.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66" w:history="1">
        <w:r w:rsidRPr="00542EDC">
          <w:rPr>
            <w:rStyle w:val="Hyperlink"/>
            <w:noProof/>
          </w:rPr>
          <w:t>Table 27-3.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67" w:history="1">
        <w:r w:rsidRPr="00542EDC">
          <w:rPr>
            <w:rStyle w:val="Hyperlink"/>
            <w:noProof/>
          </w:rPr>
          <w:t>Table 28-1.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68" w:history="1">
        <w:r w:rsidRPr="00542EDC">
          <w:rPr>
            <w:rStyle w:val="Hyperlink"/>
            <w:noProof/>
          </w:rPr>
          <w:t>Table 29-1.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69" w:history="1">
        <w:r w:rsidRPr="00542EDC">
          <w:rPr>
            <w:rStyle w:val="Hyperlink"/>
            <w:noProof/>
          </w:rPr>
          <w:t>Table 29-2.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70" w:history="1">
        <w:r w:rsidRPr="00542EDC">
          <w:rPr>
            <w:rStyle w:val="Hyperlink"/>
            <w:noProof/>
          </w:rPr>
          <w:t>Table 30-1.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71" w:history="1">
        <w:r w:rsidRPr="00542EDC">
          <w:rPr>
            <w:rStyle w:val="Hyperlink"/>
            <w:noProof/>
          </w:rPr>
          <w:t>Table 30-2.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72" w:history="1">
        <w:r w:rsidRPr="00542EDC">
          <w:rPr>
            <w:rStyle w:val="Hyperlink"/>
            <w:noProof/>
          </w:rPr>
          <w:t>Table 31-1.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73" w:history="1">
        <w:r w:rsidRPr="00542EDC">
          <w:rPr>
            <w:rStyle w:val="Hyperlink"/>
            <w:noProof/>
          </w:rPr>
          <w:t>Table 31-2.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74" w:history="1">
        <w:r w:rsidRPr="00542EDC">
          <w:rPr>
            <w:rStyle w:val="Hyperlink"/>
            <w:noProof/>
          </w:rPr>
          <w:t>Table 31-3.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75" w:history="1">
        <w:r w:rsidRPr="00542EDC">
          <w:rPr>
            <w:rStyle w:val="Hyperlink"/>
            <w:noProof/>
          </w:rPr>
          <w:t>Table 32-1.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76" w:history="1">
        <w:r w:rsidRPr="00542EDC">
          <w:rPr>
            <w:rStyle w:val="Hyperlink"/>
            <w:noProof/>
          </w:rPr>
          <w:t>Table 32-2.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77" w:history="1">
        <w:r w:rsidRPr="00542EDC">
          <w:rPr>
            <w:rStyle w:val="Hyperlink"/>
            <w:noProof/>
          </w:rPr>
          <w:t>Table 32-70.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78" w:history="1">
        <w:r w:rsidRPr="00542EDC">
          <w:rPr>
            <w:rStyle w:val="Hyperlink"/>
            <w:noProof/>
          </w:rPr>
          <w:t>Table 33-1.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79" w:history="1">
        <w:r w:rsidRPr="00542EDC">
          <w:rPr>
            <w:rStyle w:val="Hyperlink"/>
            <w:noProof/>
          </w:rPr>
          <w:t>Table 33-72.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80" w:history="1">
        <w:r w:rsidRPr="00542EDC">
          <w:rPr>
            <w:rStyle w:val="Hyperlink"/>
            <w:noProof/>
          </w:rPr>
          <w:t>Table 33-3.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81" w:history="1">
        <w:r w:rsidRPr="00542EDC">
          <w:rPr>
            <w:rStyle w:val="Hyperlink"/>
            <w:noProof/>
          </w:rPr>
          <w:t>Table 34-74.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82" w:history="1">
        <w:r w:rsidRPr="00542EDC">
          <w:rPr>
            <w:rStyle w:val="Hyperlink"/>
            <w:noProof/>
          </w:rPr>
          <w:t>Table 34-2.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Crew Module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83" w:history="1">
        <w:r w:rsidRPr="00542EDC">
          <w:rPr>
            <w:rStyle w:val="Hyperlink"/>
            <w:noProof/>
          </w:rPr>
          <w:t>Table 35-1.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84" w:history="1">
        <w:r w:rsidRPr="00542EDC">
          <w:rPr>
            <w:rStyle w:val="Hyperlink"/>
            <w:noProof/>
          </w:rPr>
          <w:t>Table 35-2.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85" w:history="1">
        <w:r w:rsidRPr="00542EDC">
          <w:rPr>
            <w:rStyle w:val="Hyperlink"/>
            <w:noProof/>
          </w:rPr>
          <w:t>Table 36-1.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86" w:history="1">
        <w:r w:rsidRPr="00542EDC">
          <w:rPr>
            <w:rStyle w:val="Hyperlink"/>
            <w:noProof/>
          </w:rPr>
          <w:t>Table 37-1.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87" w:history="1">
        <w:r w:rsidRPr="00542EDC">
          <w:rPr>
            <w:rStyle w:val="Hyperlink"/>
            <w:noProof/>
          </w:rPr>
          <w:t>Table 37-2.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88" w:history="1">
        <w:r w:rsidRPr="00542EDC">
          <w:rPr>
            <w:rStyle w:val="Hyperlink"/>
            <w:noProof/>
          </w:rPr>
          <w:t>Table 37-3.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89" w:history="1">
        <w:r w:rsidRPr="00542EDC">
          <w:rPr>
            <w:rStyle w:val="Hyperlink"/>
            <w:noProof/>
          </w:rPr>
          <w:t>Table 38-1.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90" w:history="1">
        <w:r w:rsidRPr="00542EDC">
          <w:rPr>
            <w:rStyle w:val="Hyperlink"/>
            <w:noProof/>
          </w:rPr>
          <w:t>Table 38-2.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91" w:history="1">
        <w:r w:rsidRPr="00542EDC">
          <w:rPr>
            <w:rStyle w:val="Hyperlink"/>
            <w:noProof/>
          </w:rPr>
          <w:t>Table 39-1.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92" w:history="1">
        <w:r w:rsidRPr="00542EDC">
          <w:rPr>
            <w:rStyle w:val="Hyperlink"/>
            <w:noProof/>
          </w:rPr>
          <w:t>Table 39-2.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93" w:history="1">
        <w:r w:rsidRPr="00542EDC">
          <w:rPr>
            <w:rStyle w:val="Hyperlink"/>
            <w:noProof/>
          </w:rPr>
          <w:t>Table 39-3.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94" w:history="1">
        <w:r w:rsidRPr="00542EDC">
          <w:rPr>
            <w:rStyle w:val="Hyperlink"/>
            <w:noProof/>
          </w:rPr>
          <w:t>Table 40-1.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95" w:history="1">
        <w:r w:rsidRPr="00542EDC">
          <w:rPr>
            <w:rStyle w:val="Hyperlink"/>
            <w:noProof/>
          </w:rPr>
          <w:t>Table 40-2.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96" w:history="1">
        <w:r w:rsidRPr="00542EDC">
          <w:rPr>
            <w:rStyle w:val="Hyperlink"/>
            <w:noProof/>
          </w:rPr>
          <w:t>Table 40-89.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97" w:history="1">
        <w:r w:rsidRPr="00542EDC">
          <w:rPr>
            <w:rStyle w:val="Hyperlink"/>
            <w:noProof/>
          </w:rPr>
          <w:t>Table 41-1.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98" w:history="1">
        <w:r w:rsidRPr="00542EDC">
          <w:rPr>
            <w:rStyle w:val="Hyperlink"/>
            <w:noProof/>
          </w:rPr>
          <w:t>Table 41-91.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899" w:history="1">
        <w:r w:rsidRPr="00542EDC">
          <w:rPr>
            <w:rStyle w:val="Hyperlink"/>
            <w:noProof/>
          </w:rPr>
          <w:t>Table 41-3.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00" w:history="1">
        <w:r w:rsidRPr="00542EDC">
          <w:rPr>
            <w:rStyle w:val="Hyperlink"/>
            <w:noProof/>
          </w:rPr>
          <w:t>Table 42-93.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01" w:history="1">
        <w:r w:rsidRPr="00542EDC">
          <w:rPr>
            <w:rStyle w:val="Hyperlink"/>
            <w:noProof/>
          </w:rPr>
          <w:t>Table 42-2.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02" w:history="1">
        <w:r w:rsidRPr="00542EDC">
          <w:rPr>
            <w:rStyle w:val="Hyperlink"/>
            <w:noProof/>
          </w:rPr>
          <w:t>Table 43-1.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03" w:history="1">
        <w:r w:rsidRPr="00542EDC">
          <w:rPr>
            <w:rStyle w:val="Hyperlink"/>
            <w:noProof/>
          </w:rPr>
          <w:t>Table 43-2.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04" w:history="1">
        <w:r w:rsidRPr="00542EDC">
          <w:rPr>
            <w:rStyle w:val="Hyperlink"/>
            <w:noProof/>
          </w:rPr>
          <w:t>Table 44-1.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05" w:history="1">
        <w:r w:rsidRPr="00542EDC">
          <w:rPr>
            <w:rStyle w:val="Hyperlink"/>
            <w:noProof/>
          </w:rPr>
          <w:t>Table 45-1.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06" w:history="1">
        <w:r w:rsidRPr="00542EDC">
          <w:rPr>
            <w:rStyle w:val="Hyperlink"/>
            <w:noProof/>
          </w:rPr>
          <w:t>Table 45-2.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07" w:history="1">
        <w:r w:rsidRPr="00542EDC">
          <w:rPr>
            <w:rStyle w:val="Hyperlink"/>
            <w:noProof/>
          </w:rPr>
          <w:t>Table 46-1.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08" w:history="1">
        <w:r w:rsidRPr="00542EDC">
          <w:rPr>
            <w:rStyle w:val="Hyperlink"/>
            <w:noProof/>
          </w:rPr>
          <w:t>Table 46-2.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09" w:history="1">
        <w:r w:rsidRPr="00542EDC">
          <w:rPr>
            <w:rStyle w:val="Hyperlink"/>
            <w:noProof/>
          </w:rPr>
          <w:t>Table 47-1.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10" w:history="1">
        <w:r w:rsidRPr="00542EDC">
          <w:rPr>
            <w:rStyle w:val="Hyperlink"/>
            <w:noProof/>
          </w:rPr>
          <w:t>Table 47-2.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11" w:history="1">
        <w:r w:rsidRPr="00542EDC">
          <w:rPr>
            <w:rStyle w:val="Hyperlink"/>
            <w:noProof/>
          </w:rPr>
          <w:t>Table 47-3.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12" w:history="1">
        <w:r w:rsidRPr="00542EDC">
          <w:rPr>
            <w:rStyle w:val="Hyperlink"/>
            <w:noProof/>
          </w:rPr>
          <w:t>Table 47-4.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13" w:history="1">
        <w:r w:rsidRPr="00542EDC">
          <w:rPr>
            <w:rStyle w:val="Hyperlink"/>
            <w:noProof/>
          </w:rPr>
          <w:t>Table 48-1.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14" w:history="1">
        <w:r w:rsidRPr="00542EDC">
          <w:rPr>
            <w:rStyle w:val="Hyperlink"/>
            <w:noProof/>
          </w:rPr>
          <w:t>Table 48-2.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15" w:history="1">
        <w:r w:rsidRPr="00542EDC">
          <w:rPr>
            <w:rStyle w:val="Hyperlink"/>
            <w:noProof/>
          </w:rPr>
          <w:t>Table 48-108.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16" w:history="1">
        <w:r w:rsidRPr="00542EDC">
          <w:rPr>
            <w:rStyle w:val="Hyperlink"/>
            <w:noProof/>
          </w:rPr>
          <w:t>Table 49-1.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17" w:history="1">
        <w:r w:rsidRPr="00542EDC">
          <w:rPr>
            <w:rStyle w:val="Hyperlink"/>
            <w:noProof/>
          </w:rPr>
          <w:t>Table 49-110.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18" w:history="1">
        <w:r w:rsidRPr="00542EDC">
          <w:rPr>
            <w:rStyle w:val="Hyperlink"/>
            <w:noProof/>
          </w:rPr>
          <w:t>Table 49-3.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Crew Module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19" w:history="1">
        <w:r w:rsidRPr="00542EDC">
          <w:rPr>
            <w:rStyle w:val="Hyperlink"/>
            <w:noProof/>
          </w:rPr>
          <w:t>Table 50-112.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20" w:history="1">
        <w:r w:rsidRPr="00542EDC">
          <w:rPr>
            <w:rStyle w:val="Hyperlink"/>
            <w:noProof/>
          </w:rPr>
          <w:t>Table 50-2.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21" w:history="1">
        <w:r w:rsidRPr="00542EDC">
          <w:rPr>
            <w:rStyle w:val="Hyperlink"/>
            <w:noProof/>
          </w:rPr>
          <w:t>Table 51-1.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22" w:history="1">
        <w:r w:rsidRPr="00542EDC">
          <w:rPr>
            <w:rStyle w:val="Hyperlink"/>
            <w:noProof/>
          </w:rPr>
          <w:t>Table 51-2.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Crew Module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23" w:history="1">
        <w:r w:rsidRPr="00542EDC">
          <w:rPr>
            <w:rStyle w:val="Hyperlink"/>
            <w:noProof/>
          </w:rPr>
          <w:t>Table 52-1.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24" w:history="1">
        <w:r w:rsidRPr="00542EDC">
          <w:rPr>
            <w:rStyle w:val="Hyperlink"/>
            <w:noProof/>
          </w:rPr>
          <w:t>Table 53-1.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25" w:history="1">
        <w:r w:rsidRPr="00542EDC">
          <w:rPr>
            <w:rStyle w:val="Hyperlink"/>
            <w:noProof/>
          </w:rPr>
          <w:t>Table 53-2.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26" w:history="1">
        <w:r w:rsidRPr="00542EDC">
          <w:rPr>
            <w:rStyle w:val="Hyperlink"/>
            <w:noProof/>
          </w:rPr>
          <w:t>Table 54-1.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27" w:history="1">
        <w:r w:rsidRPr="00542EDC">
          <w:rPr>
            <w:rStyle w:val="Hyperlink"/>
            <w:noProof/>
          </w:rPr>
          <w:t>Table 54-2.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28" w:history="1">
        <w:r w:rsidRPr="00542EDC">
          <w:rPr>
            <w:rStyle w:val="Hyperlink"/>
            <w:noProof/>
          </w:rPr>
          <w:t>Table 55-1.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29" w:history="1">
        <w:r w:rsidRPr="00542EDC">
          <w:rPr>
            <w:rStyle w:val="Hyperlink"/>
            <w:noProof/>
          </w:rPr>
          <w:t>Table 55-2.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30" w:history="1">
        <w:r w:rsidRPr="00542EDC">
          <w:rPr>
            <w:rStyle w:val="Hyperlink"/>
            <w:noProof/>
          </w:rPr>
          <w:t>Table 55-3.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31" w:history="1">
        <w:r w:rsidRPr="00542EDC">
          <w:rPr>
            <w:rStyle w:val="Hyperlink"/>
            <w:noProof/>
          </w:rPr>
          <w:t>Table 56-1.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32" w:history="1">
        <w:r w:rsidRPr="00542EDC">
          <w:rPr>
            <w:rStyle w:val="Hyperlink"/>
            <w:noProof/>
          </w:rPr>
          <w:t>Table 56-2.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33" w:history="1">
        <w:r w:rsidRPr="00542EDC">
          <w:rPr>
            <w:rStyle w:val="Hyperlink"/>
            <w:noProof/>
          </w:rPr>
          <w:t>Table 56-126.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34" w:history="1">
        <w:r w:rsidRPr="00542EDC">
          <w:rPr>
            <w:rStyle w:val="Hyperlink"/>
            <w:noProof/>
          </w:rPr>
          <w:t>Table 57-1.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35" w:history="1">
        <w:r w:rsidRPr="00542EDC">
          <w:rPr>
            <w:rStyle w:val="Hyperlink"/>
            <w:noProof/>
          </w:rPr>
          <w:t>Table 57-128.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36" w:history="1">
        <w:r w:rsidRPr="00542EDC">
          <w:rPr>
            <w:rStyle w:val="Hyperlink"/>
            <w:noProof/>
          </w:rPr>
          <w:t>Table 57-3.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37" w:history="1">
        <w:r w:rsidRPr="00542EDC">
          <w:rPr>
            <w:rStyle w:val="Hyperlink"/>
            <w:noProof/>
          </w:rPr>
          <w:t>Table 57-4.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38" w:history="1">
        <w:r w:rsidRPr="00542EDC">
          <w:rPr>
            <w:rStyle w:val="Hyperlink"/>
            <w:noProof/>
          </w:rPr>
          <w:t>Table 58-5.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39" w:history="1">
        <w:r w:rsidRPr="00542EDC">
          <w:rPr>
            <w:rStyle w:val="Hyperlink"/>
            <w:noProof/>
          </w:rPr>
          <w:t>Table 58-2.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40" w:history="1">
        <w:r w:rsidRPr="00542EDC">
          <w:rPr>
            <w:rStyle w:val="Hyperlink"/>
            <w:noProof/>
          </w:rPr>
          <w:t>Table 59-1.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41" w:history="1">
        <w:r w:rsidRPr="00542EDC">
          <w:rPr>
            <w:rStyle w:val="Hyperlink"/>
            <w:noProof/>
          </w:rPr>
          <w:t>Table 59-2.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42" w:history="1">
        <w:r w:rsidRPr="00542EDC">
          <w:rPr>
            <w:rStyle w:val="Hyperlink"/>
            <w:noProof/>
          </w:rPr>
          <w:t>Table 60-1.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43" w:history="1">
        <w:r w:rsidRPr="00542EDC">
          <w:rPr>
            <w:rStyle w:val="Hyperlink"/>
            <w:noProof/>
          </w:rPr>
          <w:t>Table 61-1.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44" w:history="1">
        <w:r w:rsidRPr="00542EDC">
          <w:rPr>
            <w:rStyle w:val="Hyperlink"/>
            <w:noProof/>
          </w:rPr>
          <w:t>Table 61-2.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45" w:history="1">
        <w:r w:rsidRPr="00542EDC">
          <w:rPr>
            <w:rStyle w:val="Hyperlink"/>
            <w:noProof/>
          </w:rPr>
          <w:t>Table 62-1.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46" w:history="1">
        <w:r w:rsidRPr="00542EDC">
          <w:rPr>
            <w:rStyle w:val="Hyperlink"/>
            <w:noProof/>
          </w:rPr>
          <w:t>Table 62-2.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47" w:history="1">
        <w:r w:rsidRPr="00542EDC">
          <w:rPr>
            <w:rStyle w:val="Hyperlink"/>
            <w:noProof/>
          </w:rPr>
          <w:t>Table 63-1.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48" w:history="1">
        <w:r w:rsidRPr="00542EDC">
          <w:rPr>
            <w:rStyle w:val="Hyperlink"/>
            <w:noProof/>
          </w:rPr>
          <w:t>Table 63-2.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49" w:history="1">
        <w:r w:rsidRPr="00542EDC">
          <w:rPr>
            <w:rStyle w:val="Hyperlink"/>
            <w:noProof/>
          </w:rPr>
          <w:t>Table 63-3.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50" w:history="1">
        <w:r w:rsidRPr="00542EDC">
          <w:rPr>
            <w:rStyle w:val="Hyperlink"/>
            <w:noProof/>
          </w:rPr>
          <w:t>Table 64-1.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51" w:history="1">
        <w:r w:rsidRPr="00542EDC">
          <w:rPr>
            <w:rStyle w:val="Hyperlink"/>
            <w:noProof/>
          </w:rPr>
          <w:t>Table 64-2.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52" w:history="1">
        <w:r w:rsidRPr="00542EDC">
          <w:rPr>
            <w:rStyle w:val="Hyperlink"/>
            <w:noProof/>
          </w:rPr>
          <w:t>Table 64-145.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53" w:history="1">
        <w:r w:rsidRPr="00542EDC">
          <w:rPr>
            <w:rStyle w:val="Hyperlink"/>
            <w:noProof/>
          </w:rPr>
          <w:t>Table 65-1.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54" w:history="1">
        <w:r w:rsidRPr="00542EDC">
          <w:rPr>
            <w:rStyle w:val="Hyperlink"/>
            <w:noProof/>
          </w:rPr>
          <w:t>Table 65-147.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55" w:history="1">
        <w:r w:rsidRPr="00542EDC">
          <w:rPr>
            <w:rStyle w:val="Hyperlink"/>
            <w:noProof/>
          </w:rPr>
          <w:t>Table 65-3.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56" w:history="1">
        <w:r w:rsidRPr="00542EDC">
          <w:rPr>
            <w:rStyle w:val="Hyperlink"/>
            <w:noProof/>
          </w:rPr>
          <w:t>Table 66-149.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57" w:history="1">
        <w:r w:rsidRPr="00542EDC">
          <w:rPr>
            <w:rStyle w:val="Hyperlink"/>
            <w:noProof/>
          </w:rPr>
          <w:t>Table 66-2.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Crew Module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58" w:history="1">
        <w:r w:rsidRPr="00542EDC">
          <w:rPr>
            <w:rStyle w:val="Hyperlink"/>
            <w:noProof/>
          </w:rPr>
          <w:t>Table 67-1.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59" w:history="1">
        <w:r w:rsidRPr="00542EDC">
          <w:rPr>
            <w:rStyle w:val="Hyperlink"/>
            <w:noProof/>
          </w:rPr>
          <w:t>Table 67-2.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60" w:history="1">
        <w:r w:rsidRPr="00542EDC">
          <w:rPr>
            <w:rStyle w:val="Hyperlink"/>
            <w:noProof/>
          </w:rPr>
          <w:t>Table 67-3.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61" w:history="1">
        <w:r w:rsidRPr="00542EDC">
          <w:rPr>
            <w:rStyle w:val="Hyperlink"/>
            <w:noProof/>
          </w:rPr>
          <w:t>Table 68-1.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62" w:history="1">
        <w:r w:rsidRPr="00542EDC">
          <w:rPr>
            <w:rStyle w:val="Hyperlink"/>
            <w:noProof/>
          </w:rPr>
          <w:t>Table 69-1.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63" w:history="1">
        <w:r w:rsidRPr="00542EDC">
          <w:rPr>
            <w:rStyle w:val="Hyperlink"/>
            <w:noProof/>
          </w:rPr>
          <w:t>Table 69-2.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64" w:history="1">
        <w:r w:rsidRPr="00542EDC">
          <w:rPr>
            <w:rStyle w:val="Hyperlink"/>
            <w:noProof/>
          </w:rPr>
          <w:t>Table 70-1.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65" w:history="1">
        <w:r w:rsidRPr="00542EDC">
          <w:rPr>
            <w:rStyle w:val="Hyperlink"/>
            <w:noProof/>
          </w:rPr>
          <w:t>Table 70-2.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66" w:history="1">
        <w:r w:rsidRPr="00542EDC">
          <w:rPr>
            <w:rStyle w:val="Hyperlink"/>
            <w:noProof/>
          </w:rPr>
          <w:t>Table 71-1.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67" w:history="1">
        <w:r w:rsidRPr="00542EDC">
          <w:rPr>
            <w:rStyle w:val="Hyperlink"/>
            <w:noProof/>
          </w:rPr>
          <w:t>Table 71-2.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68" w:history="1">
        <w:r w:rsidRPr="00542EDC">
          <w:rPr>
            <w:rStyle w:val="Hyperlink"/>
            <w:noProof/>
          </w:rPr>
          <w:t>Table 71-3.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Launch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69" w:history="1">
        <w:r w:rsidRPr="00542EDC">
          <w:rPr>
            <w:rStyle w:val="Hyperlink"/>
            <w:noProof/>
          </w:rPr>
          <w:t>Table 72-1.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70" w:history="1">
        <w:r w:rsidRPr="00542EDC">
          <w:rPr>
            <w:rStyle w:val="Hyperlink"/>
            <w:noProof/>
          </w:rPr>
          <w:t>Table 72-2.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71" w:history="1">
        <w:r w:rsidRPr="00542EDC">
          <w:rPr>
            <w:rStyle w:val="Hyperlink"/>
            <w:noProof/>
          </w:rPr>
          <w:t>Table 72-164.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72" w:history="1">
        <w:r w:rsidRPr="00542EDC">
          <w:rPr>
            <w:rStyle w:val="Hyperlink"/>
            <w:noProof/>
          </w:rPr>
          <w:t>Table 73-1.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73" w:history="1">
        <w:r w:rsidRPr="00542EDC">
          <w:rPr>
            <w:rStyle w:val="Hyperlink"/>
            <w:noProof/>
          </w:rPr>
          <w:t>Table 73-166.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74" w:history="1">
        <w:r w:rsidRPr="00542EDC">
          <w:rPr>
            <w:rStyle w:val="Hyperlink"/>
            <w:noProof/>
          </w:rPr>
          <w:t>Table 73-3.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75" w:history="1">
        <w:r w:rsidRPr="00542EDC">
          <w:rPr>
            <w:rStyle w:val="Hyperlink"/>
            <w:noProof/>
          </w:rPr>
          <w:t>Table 74-168.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76" w:history="1">
        <w:r w:rsidRPr="00542EDC">
          <w:rPr>
            <w:rStyle w:val="Hyperlink"/>
            <w:noProof/>
          </w:rPr>
          <w:t>Table 74-2.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77" w:history="1">
        <w:r w:rsidRPr="00542EDC">
          <w:rPr>
            <w:rStyle w:val="Hyperlink"/>
            <w:noProof/>
          </w:rPr>
          <w:t>Table 75-1.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78" w:history="1">
        <w:r w:rsidRPr="00542EDC">
          <w:rPr>
            <w:rStyle w:val="Hyperlink"/>
            <w:noProof/>
          </w:rPr>
          <w:t>Table 75-2.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79" w:history="1">
        <w:r w:rsidRPr="00542EDC">
          <w:rPr>
            <w:rStyle w:val="Hyperlink"/>
            <w:noProof/>
          </w:rPr>
          <w:t>Table 76-1.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80" w:history="1">
        <w:r w:rsidRPr="00542EDC">
          <w:rPr>
            <w:rStyle w:val="Hyperlink"/>
            <w:noProof/>
          </w:rPr>
          <w:t>Table 77-1.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81" w:history="1">
        <w:r w:rsidRPr="00542EDC">
          <w:rPr>
            <w:rStyle w:val="Hyperlink"/>
            <w:noProof/>
          </w:rPr>
          <w:t>Table 77-2.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82" w:history="1">
        <w:r w:rsidRPr="00542EDC">
          <w:rPr>
            <w:rStyle w:val="Hyperlink"/>
            <w:noProof/>
          </w:rPr>
          <w:t>Table 77-3.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83" w:history="1">
        <w:r w:rsidRPr="00542EDC">
          <w:rPr>
            <w:rStyle w:val="Hyperlink"/>
            <w:noProof/>
          </w:rPr>
          <w:t>Table 78-1.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84" w:history="1">
        <w:r w:rsidRPr="00542EDC">
          <w:rPr>
            <w:rStyle w:val="Hyperlink"/>
            <w:noProof/>
          </w:rPr>
          <w:t>Table 78-2.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85" w:history="1">
        <w:r w:rsidRPr="00542EDC">
          <w:rPr>
            <w:rStyle w:val="Hyperlink"/>
            <w:noProof/>
          </w:rPr>
          <w:t>Table 79-1.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86" w:history="1">
        <w:r w:rsidRPr="00542EDC">
          <w:rPr>
            <w:rStyle w:val="Hyperlink"/>
            <w:noProof/>
          </w:rPr>
          <w:t>Table 79-2.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87" w:history="1">
        <w:r w:rsidRPr="00542EDC">
          <w:rPr>
            <w:rStyle w:val="Hyperlink"/>
            <w:noProof/>
          </w:rPr>
          <w:t>Table 79-3.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88" w:history="1">
        <w:r w:rsidRPr="00542EDC">
          <w:rPr>
            <w:rStyle w:val="Hyperlink"/>
            <w:noProof/>
          </w:rPr>
          <w:t>Table 80-1.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89" w:history="1">
        <w:r w:rsidRPr="00542EDC">
          <w:rPr>
            <w:rStyle w:val="Hyperlink"/>
            <w:noProof/>
          </w:rPr>
          <w:t>Table 80-2.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90" w:history="1">
        <w:r w:rsidRPr="00542EDC">
          <w:rPr>
            <w:rStyle w:val="Hyperlink"/>
            <w:noProof/>
          </w:rPr>
          <w:t>Table 80-183.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91" w:history="1">
        <w:r w:rsidRPr="00542EDC">
          <w:rPr>
            <w:rStyle w:val="Hyperlink"/>
            <w:noProof/>
          </w:rPr>
          <w:t>Table 81-1.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92" w:history="1">
        <w:r w:rsidRPr="00542EDC">
          <w:rPr>
            <w:rStyle w:val="Hyperlink"/>
            <w:noProof/>
          </w:rPr>
          <w:t>Table 81-185.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93" w:history="1">
        <w:r w:rsidRPr="00542EDC">
          <w:rPr>
            <w:rStyle w:val="Hyperlink"/>
            <w:noProof/>
          </w:rPr>
          <w:t>Table 81-3.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94" w:history="1">
        <w:r w:rsidRPr="00542EDC">
          <w:rPr>
            <w:rStyle w:val="Hyperlink"/>
            <w:noProof/>
          </w:rPr>
          <w:t>Table 82-187.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95" w:history="1">
        <w:r w:rsidRPr="00542EDC">
          <w:rPr>
            <w:rStyle w:val="Hyperlink"/>
            <w:noProof/>
          </w:rPr>
          <w:t>Table 82-2.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96" w:history="1">
        <w:r w:rsidRPr="00542EDC">
          <w:rPr>
            <w:rStyle w:val="Hyperlink"/>
            <w:noProof/>
          </w:rPr>
          <w:t>Table 83-1.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97" w:history="1">
        <w:r w:rsidRPr="00542EDC">
          <w:rPr>
            <w:rStyle w:val="Hyperlink"/>
            <w:noProof/>
          </w:rPr>
          <w:t>Table 83-2.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98" w:history="1">
        <w:r w:rsidRPr="00542EDC">
          <w:rPr>
            <w:rStyle w:val="Hyperlink"/>
            <w:noProof/>
          </w:rPr>
          <w:t>Table 84-1.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1999" w:history="1">
        <w:r w:rsidRPr="00542EDC">
          <w:rPr>
            <w:rStyle w:val="Hyperlink"/>
            <w:noProof/>
          </w:rPr>
          <w:t>Table 85-1.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_Toc244101999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00" w:history="1">
        <w:r w:rsidRPr="00542EDC">
          <w:rPr>
            <w:rStyle w:val="Hyperlink"/>
            <w:noProof/>
          </w:rPr>
          <w:t>Table 85-2.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01" w:history="1">
        <w:r w:rsidRPr="00542EDC">
          <w:rPr>
            <w:rStyle w:val="Hyperlink"/>
            <w:noProof/>
          </w:rPr>
          <w:t>Table 86-1.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Mission Assurance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02" w:history="1">
        <w:r w:rsidRPr="00542EDC">
          <w:rPr>
            <w:rStyle w:val="Hyperlink"/>
            <w:noProof/>
          </w:rPr>
          <w:t>Table 86-2.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03" w:history="1">
        <w:r w:rsidRPr="00542EDC">
          <w:rPr>
            <w:rStyle w:val="Hyperlink"/>
            <w:noProof/>
          </w:rPr>
          <w:t>Table 87-1.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456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04" w:history="1">
        <w:r w:rsidRPr="00542EDC">
          <w:rPr>
            <w:rStyle w:val="Hyperlink"/>
            <w:noProof/>
          </w:rPr>
          <w:t>Table 87-2.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458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05" w:history="1">
        <w:r w:rsidRPr="00542EDC">
          <w:rPr>
            <w:rStyle w:val="Hyperlink"/>
            <w:noProof/>
          </w:rPr>
          <w:t>Table 87-3.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Supply Chain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06" w:history="1">
        <w:r w:rsidRPr="00542EDC">
          <w:rPr>
            <w:rStyle w:val="Hyperlink"/>
            <w:noProof/>
          </w:rPr>
          <w:t>Table 87-4.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461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07" w:history="1">
        <w:r w:rsidRPr="00542EDC">
          <w:rPr>
            <w:rStyle w:val="Hyperlink"/>
            <w:noProof/>
          </w:rPr>
          <w:t>Table 88-1.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08" w:history="1">
        <w:r w:rsidRPr="00542EDC">
          <w:rPr>
            <w:rStyle w:val="Hyperlink"/>
            <w:noProof/>
          </w:rPr>
          <w:t>Table 88-2.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Crew Module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09" w:history="1">
        <w:r w:rsidRPr="00542EDC">
          <w:rPr>
            <w:rStyle w:val="Hyperlink"/>
            <w:noProof/>
          </w:rPr>
          <w:t>Table 88-202.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10" w:history="1">
        <w:r w:rsidRPr="00542EDC">
          <w:rPr>
            <w:rStyle w:val="Hyperlink"/>
            <w:noProof/>
          </w:rPr>
          <w:t>Table 89-1.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11" w:history="1">
        <w:r w:rsidRPr="00542EDC">
          <w:rPr>
            <w:rStyle w:val="Hyperlink"/>
            <w:noProof/>
          </w:rPr>
          <w:t>Table 89-204.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Flight Software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12" w:history="1">
        <w:r w:rsidRPr="00542EDC">
          <w:rPr>
            <w:rStyle w:val="Hyperlink"/>
            <w:noProof/>
          </w:rPr>
          <w:t>Table 89-3.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13" w:history="1">
        <w:r w:rsidRPr="00542EDC">
          <w:rPr>
            <w:rStyle w:val="Hyperlink"/>
            <w:noProof/>
          </w:rPr>
          <w:t>Table 90-206.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Thermal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14" w:history="1">
        <w:r w:rsidRPr="00542EDC">
          <w:rPr>
            <w:rStyle w:val="Hyperlink"/>
            <w:noProof/>
          </w:rPr>
          <w:t>Table 90-2.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Modular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15" w:history="1">
        <w:r w:rsidRPr="00542EDC">
          <w:rPr>
            <w:rStyle w:val="Hyperlink"/>
            <w:noProof/>
          </w:rPr>
          <w:t>Table 91-1.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16" w:history="1">
        <w:r w:rsidRPr="00542EDC">
          <w:rPr>
            <w:rStyle w:val="Hyperlink"/>
            <w:noProof/>
          </w:rPr>
          <w:t>Table 91-2.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17" w:history="1">
        <w:r w:rsidRPr="00542EDC">
          <w:rPr>
            <w:rStyle w:val="Hyperlink"/>
            <w:noProof/>
          </w:rPr>
          <w:t>Table 92-1.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Systems Engineering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18" w:history="1">
        <w:r w:rsidRPr="00542EDC">
          <w:rPr>
            <w:rStyle w:val="Hyperlink"/>
            <w:noProof/>
          </w:rPr>
          <w:t>Table 93-1.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Risk Register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19" w:history="1">
        <w:r w:rsidRPr="00542EDC">
          <w:rPr>
            <w:rStyle w:val="Hyperlink"/>
            <w:noProof/>
          </w:rPr>
          <w:t>Table 93-2.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Payload Integration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20" w:history="1">
        <w:r w:rsidRPr="00542EDC">
          <w:rPr>
            <w:rStyle w:val="Hyperlink"/>
            <w:noProof/>
          </w:rPr>
          <w:t>Table 94-1.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21" w:history="1">
        <w:r w:rsidRPr="00542EDC">
          <w:rPr>
            <w:rStyle w:val="Hyperlink"/>
            <w:noProof/>
          </w:rPr>
          <w:t>Table 94-2.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22" w:history="1">
        <w:r w:rsidRPr="00542EDC">
          <w:rPr>
            <w:rStyle w:val="Hyperlink"/>
            <w:noProof/>
          </w:rPr>
          <w:t>Table 95-1.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Quality Plan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23" w:history="1">
        <w:r w:rsidRPr="00542EDC">
          <w:rPr>
            <w:rStyle w:val="Hyperlink"/>
            <w:noProof/>
          </w:rPr>
          <w:t>Table 95-2.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Traceable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24" w:history="1">
        <w:r w:rsidRPr="00542EDC">
          <w:rPr>
            <w:rStyle w:val="Hyperlink"/>
            <w:noProof/>
          </w:rPr>
          <w:t>Table 95-3.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Integrated Safety Review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25" w:history="1">
        <w:r w:rsidRPr="00542EDC">
          <w:rPr>
            <w:rStyle w:val="Hyperlink"/>
            <w:noProof/>
          </w:rPr>
          <w:t>Table 96-1.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Program Schedule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26" w:history="1">
        <w:r w:rsidRPr="00542EDC">
          <w:rPr>
            <w:rStyle w:val="Hyperlink"/>
            <w:noProof/>
          </w:rPr>
          <w:t>Table 96-2.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504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27" w:history="1">
        <w:r w:rsidRPr="00542EDC">
          <w:rPr>
            <w:rStyle w:val="Hyperlink"/>
            <w:noProof/>
          </w:rPr>
          <w:t>Table 96-220.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28" w:history="1">
        <w:r w:rsidRPr="00542EDC">
          <w:rPr>
            <w:rStyle w:val="Hyperlink"/>
            <w:noProof/>
          </w:rPr>
          <w:t>Table 97-1.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Configuration Baseline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507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29" w:history="1">
        <w:r w:rsidRPr="00542EDC">
          <w:rPr>
            <w:rStyle w:val="Hyperlink"/>
            <w:noProof/>
          </w:rPr>
          <w:t>Table 97-222.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Verification Matrix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509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30" w:history="1">
        <w:r w:rsidRPr="00542EDC">
          <w:rPr>
            <w:rStyle w:val="Hyperlink"/>
            <w:noProof/>
          </w:rPr>
          <w:t>Table 97-3.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Low-Risk Ground Segment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510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31" w:history="1">
        <w:r w:rsidRPr="00542EDC">
          <w:rPr>
            <w:rStyle w:val="Hyperlink"/>
            <w:noProof/>
          </w:rPr>
          <w:t>Table 97-4.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Independent Crew Module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512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32" w:history="1">
        <w:r w:rsidRPr="00542EDC">
          <w:rPr>
            <w:rStyle w:val="Hyperlink"/>
            <w:noProof/>
          </w:rPr>
          <w:t>Table 97-5.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Flight-Qualified Test Campaign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33" w:history="1">
        <w:r w:rsidRPr="00542EDC">
          <w:rPr>
            <w:rStyle w:val="Hyperlink"/>
            <w:noProof/>
          </w:rPr>
          <w:t>Table 97-6.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Repeatable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513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34" w:history="1">
        <w:r w:rsidRPr="00542EDC">
          <w:rPr>
            <w:rStyle w:val="Hyperlink"/>
            <w:noProof/>
          </w:rPr>
          <w:t>Table 97-7.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Proven Docking Adapter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515</w:t>
        </w:r>
        <w:r>
          <w:rPr>
            <w:noProof/>
            <w:webHidden/>
          </w:rPr>
          <w:fldChar w:fldCharType="end"/>
        </w:r>
      </w:hyperlink>
    </w:p>
    <w:p w:rsidR="00A96F14" w:rsidRDefault="00A96F14">
      <w:pPr>
        <w:pStyle w:val="TableofFigures"/>
        <w:tabs>
          <w:tab w:val="left" w:pos="14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02035" w:history="1">
        <w:r w:rsidRPr="00542EDC">
          <w:rPr>
            <w:rStyle w:val="Hyperlink"/>
            <w:noProof/>
          </w:rPr>
          <w:t>Table 97-8.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42EDC">
          <w:rPr>
            <w:rStyle w:val="Hyperlink"/>
            <w:noProof/>
          </w:rPr>
          <w:t>Measured Power Subsystem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_Toc244102035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515</w:t>
        </w:r>
        <w:r>
          <w:rPr>
            <w:noProof/>
            <w:webHidden/>
          </w:rPr>
          <w:fldChar w:fldCharType="end"/>
        </w:r>
      </w:hyperlink>
    </w:p>
    <w:p w:rsidR="00913E10" w:rsidRDefault="00A96F14">
      <w:r>
        <w:fldChar w:fldCharType="end"/>
      </w:r>
    </w:p>
    <w:p w:rsidR="00913E10" w:rsidRDefault="00913E10">
      <w:pPr>
        <w:sectPr w:rsidR="00913E10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0" w:name="_Toc244101143"/>
      <w:r>
        <w:lastRenderedPageBreak/>
        <w:t>Measured Ground Segment Approach</w:t>
      </w:r>
      <w:bookmarkEnd w:id="0"/>
    </w:p>
    <w:p w:rsidR="00913E10" w:rsidRDefault="00A96F14">
      <w:pPr>
        <w:pStyle w:val="Heading2"/>
      </w:pPr>
      <w:bookmarkStart w:id="1" w:name="_Toc244101144"/>
      <w:r>
        <w:t>Risk Register 1</w:t>
      </w:r>
      <w:bookmarkEnd w:id="1"/>
    </w:p>
    <w:p w:rsidR="00913E10" w:rsidRDefault="00A96F14">
      <w:r>
        <w:t xml:space="preserve">The proven program schedule </w:t>
      </w:r>
      <w:r>
        <w:t xml:space="preserve">supports the thermal model through a modular mission assurance and a independent configuration baseline. The low-risk ground segment maintains the mission assurance through a low-risk verification matrix and a repeatable crew module. The low-risk risk register validates the payload integration through a low-risk ground segment and a integrated risk register. The independent ground segment supports the crew module through a traceable thermal model and a traceable docking adapter. The traceable configuration </w:t>
      </w:r>
      <w:r>
        <w:t>baseline validates the launch campaign through a low-risk systems engineering plan and a repeatable power subsystem. The modular crew module integrates the configuration baseline through a flight-qualified flight software and a flight-qualified program schedule.</w:t>
      </w:r>
    </w:p>
    <w:p w:rsidR="00913E10" w:rsidRDefault="00A96F14">
      <w:r>
        <w:t>The repeatable flight software verifies the program schedule through a measured quality plan and a modular thermal model. The proven mission assurance tracks the launch campaign through a measured cre</w:t>
      </w:r>
      <w:ins w:id="2" w:author="Fixture" w:date="2026-10-01T00:00:00Z">
        <w:r>
          <w:t xml:space="preserve"> Added by review.</w:t>
        </w:r>
      </w:ins>
      <w:del w:id="3" w:author="Fixture" w:date="2026-10-01T00:00:00Z">
        <w:r>
          <w:delText xml:space="preserve"> Removed text.</w:delText>
        </w:r>
      </w:del>
    </w:p>
    <w:p w:rsidR="00913E10" w:rsidRDefault="00A96F14">
      <w:r>
        <w:t>The modular thermal model supports the docking adapter through a low-risk risk register and a integrated configuration baseline. The flight-qualified flight software supports the safety review through a proven docking adapter and a integrated systems engineering plan. The traceable risk register verifies the test campaign through a independent risk register and a proven quality plan. The measured mission assurance verifies the flight software through a modular thermal model and a independent verification ma</w:t>
      </w:r>
      <w:r>
        <w:t>trix. The modular safety review reduces the configuration baseline through a integrated launch campaign and a measured supply chain. The measured verification matrix validates the risk register through a proven launch campaign and a proven crew module.</w:t>
      </w:r>
    </w:p>
    <w:p w:rsidR="00913E10" w:rsidRDefault="00A96F14">
      <w:pPr>
        <w:pStyle w:val="Heading3"/>
      </w:pPr>
      <w:bookmarkStart w:id="4" w:name="_Toc244101145"/>
      <w:r>
        <w:t>Program Schedule detail</w:t>
      </w:r>
      <w:bookmarkEnd w:id="4"/>
    </w:p>
    <w:p w:rsidR="00913E10" w:rsidRDefault="00A96F14">
      <w:r>
        <w:t>The independent launch campaign validates the launch campaign through a independent supply chain and a proven program schedule. The measured mission assurance integrates the quality plan through a proven supply chain and a repeatable crew module. The independent mission assurance controls the verification matrix through a measured supply chain and a modular program schedule. The integrated program schedule verifies the systems engineering plan through a integrated risk register and a integrated thermal mode</w:t>
      </w:r>
      <w:r>
        <w:t>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" w:name="_Ref100000101"/>
            <w:bookmarkStart w:id="6" w:name="_Toc244101808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"/>
            <w:r>
              <w:t>.</w:t>
            </w:r>
            <w:r>
              <w:tab/>
              <w:t>Integrated Docking Adapter Summary</w:t>
            </w:r>
            <w:bookmarkEnd w:id="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1.1.1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1.1.2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1.1.5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verification </w:t>
            </w:r>
            <w:r>
              <w:rPr>
                <w:rFonts w:ascii="Calibri" w:hAnsi="Calibri"/>
                <w:sz w:val="18"/>
              </w:rPr>
              <w:t>matrix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1.1.8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1.1.9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1.1.10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1.1.11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50</w:t>
            </w:r>
          </w:p>
        </w:tc>
        <w:tc>
          <w:tcPr>
            <w:tcW w:w="2340" w:type="dxa"/>
          </w:tcPr>
          <w:p w:rsidR="00913E10" w:rsidRDefault="00A96F14">
            <w:r>
              <w:t>40</w:t>
            </w:r>
          </w:p>
        </w:tc>
        <w:tc>
          <w:tcPr>
            <w:tcW w:w="2340" w:type="dxa"/>
          </w:tcPr>
          <w:p w:rsidR="00913E10" w:rsidRDefault="00A96F14">
            <w:r>
              <w:t>17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_Ref100000101 \h </w:instrText>
      </w:r>
      <w:r>
        <w:fldChar w:fldCharType="separate"/>
      </w:r>
      <w:r>
        <w:t xml:space="preserve">Table </w:t>
      </w:r>
      <w:r>
        <w:rPr>
          <w:noProof/>
        </w:rPr>
        <w:t>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_Ref100000101 \h </w:instrText>
      </w:r>
      <w:r>
        <w:fldChar w:fldCharType="separate"/>
      </w:r>
      <w:r>
        <w:rPr>
          <w:noProof/>
        </w:rPr>
        <w:t>28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01" name="Picture 1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7" w:name="_Ref10000010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"/>
            <w:r>
              <w:t>.</w:t>
            </w:r>
            <w:r>
              <w:tab/>
              <w:t>Safety Review Flow</w:t>
            </w:r>
          </w:p>
          <w:p w:rsidR="00913E10" w:rsidRDefault="00A96F14">
            <w:pPr>
              <w:pStyle w:val="Quote"/>
            </w:pPr>
            <w:r>
              <w:t xml:space="preserve"> The launch campaign supports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8" w:name="_Toc244101146"/>
      <w:r>
        <w:t>Supply Chain 2</w:t>
      </w:r>
      <w:bookmarkEnd w:id="8"/>
    </w:p>
    <w:p w:rsidR="00913E10" w:rsidRDefault="00A96F14">
      <w:r>
        <w:t xml:space="preserve">The proven power subsystem tracks the test campaign through a modular configuration baseline and a traceable verification matrix. The measured mission assurance documents the thermal model through a traceable docking adapter and a modular docking adapter. The proven systems engineering plan maintains the supply chain through a low-risk mission assurance and a flight-qualified flight software. The measured power subsystem supports the ground segment through a independent configuration baseline and a modular </w:t>
      </w:r>
      <w:r>
        <w:t>systems engineering plan. The modular verification matrix verifies the verification matrix through a measured risk register and a flight-qualified mission assurance. The modular systems engineering plan verifies the docking adapter through a modular mission assurance and a modular configuration baseline.</w:t>
      </w:r>
    </w:p>
    <w:p w:rsidR="00913E10" w:rsidRDefault="00A96F14">
      <w:r>
        <w:t>The modular power subsystem verifies the supply chain through a low-risk launch campaign and a independent safety review. The integrated power subsystem maintains the program schedule through a traceable payload integration and a proven power subsystem. The repeatable systems engineering plan integrates the program schedule through a measured thermal model and a measured thermal model. The low-risk test campaign documents the systems engineering plan through a low-risk program schedule and a traceable therm</w:t>
      </w:r>
      <w:r>
        <w:t>al model. The repeatable crew module delivers the thermal model through a integrated systems engineering plan and a traceable program schedule. The independent crew module documents the power subsystem through a flight-qualified power subsystem and a traceable flight software.</w:t>
      </w:r>
    </w:p>
    <w:p w:rsidR="00913E10" w:rsidRDefault="00A96F14">
      <w:r>
        <w:t>The proven ground segment maintains the thermal model through a traceable risk register and a independent supply chain. The proven mission assurance integrates the risk register through a traceable program schedule and a low-risk risk register. The independent crew module supports the flight software through a integrated verification matrix and a flight-qualified program schedule. The measured power subsystem controls the thermal model through a repeatable test campaign and a repeatable flight software. The</w:t>
      </w:r>
      <w:r>
        <w:t xml:space="preserve"> independent test campaign verifies the quality plan through a repeatable mission assurance and a traceable quality plan. The repeatable </w:t>
      </w:r>
      <w:r>
        <w:lastRenderedPageBreak/>
        <w:t>configuration baseline validates the launch campaign through a modular quality plan and a repeatable safety review.</w:t>
      </w:r>
    </w:p>
    <w:p w:rsidR="00913E10" w:rsidRDefault="00A96F14">
      <w:pPr>
        <w:pStyle w:val="Heading3"/>
      </w:pPr>
      <w:bookmarkStart w:id="9" w:name="_Toc244101147"/>
      <w:r>
        <w:t>Configuration Baseline detail</w:t>
      </w:r>
      <w:bookmarkEnd w:id="9"/>
    </w:p>
    <w:p w:rsidR="00913E10" w:rsidRDefault="00A96F14">
      <w:r>
        <w:t>The repeatable safety review documents the supply chain through a traceable configuration baseline and a measured power subsystem. The flight-qualified ground segment delivers the power subsystem through a modular docking adapter and a modular program schedule. The independent ground segment documents the payload integration through a proven program schedule and a proven launch campaign. The repeatable test campaign supports the program schedule through a modular flight software and a repeatable quality pla</w:t>
      </w:r>
      <w:r>
        <w:t>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" w:name="_Ref1000001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"/>
            <w:r>
              <w:t>.</w:t>
            </w:r>
            <w:r>
              <w:tab/>
              <w:t>Measured Mission Assurance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1.2.1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1.2.2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1.2.5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1.2.8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1.2.10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1.2.11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22</w:t>
            </w:r>
          </w:p>
        </w:tc>
        <w:tc>
          <w:tcPr>
            <w:tcW w:w="2340" w:type="dxa"/>
          </w:tcPr>
          <w:p w:rsidR="00913E10" w:rsidRDefault="00A96F14">
            <w:r>
              <w:t>42</w:t>
            </w:r>
          </w:p>
        </w:tc>
        <w:tc>
          <w:tcPr>
            <w:tcW w:w="2340" w:type="dxa"/>
          </w:tcPr>
          <w:p w:rsidR="00913E10" w:rsidRDefault="00A96F14">
            <w:r>
              <w:t>69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values are for the base </w:t>
            </w:r>
            <w:r>
              <w:t>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_Ref100000103 \h </w:instrText>
      </w:r>
      <w:r>
        <w:fldChar w:fldCharType="separate"/>
      </w:r>
      <w:r>
        <w:t xml:space="preserve">Table </w:t>
      </w:r>
      <w:r>
        <w:rPr>
          <w:noProof/>
        </w:rPr>
        <w:t>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_Ref100000103 \h </w:instrText>
      </w:r>
      <w:r>
        <w:fldChar w:fldCharType="separate"/>
      </w:r>
      <w:r>
        <w:rPr>
          <w:noProof/>
        </w:rPr>
        <w:t>30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1" w:name="_Toc244101148"/>
      <w:r>
        <w:t>Ground Segment 3</w:t>
      </w:r>
      <w:bookmarkEnd w:id="11"/>
    </w:p>
    <w:p w:rsidR="00913E10" w:rsidRDefault="00A96F14">
      <w:r>
        <w:t xml:space="preserve">The low-risk verification matrix delivers the quality plan through a measured safety review and a flight-qualified mission assurance. The modular test campaign integrates the verification matrix through a integrated systems engineering plan and a </w:t>
      </w:r>
      <w:r>
        <w:t>traceable ground segment. The low-risk flight software delivers the program schedule through a proven mission assurance and a flight-qualified launch campaign. The proven payload integration maintains the systems engineering plan through a flight-qualified launch campaign and a independent launch campaign. The proven quality plan delivers the crew module through a repeatable quality plan and a traceable quality plan. The independent flight software integrates the payload integration through a measured suppl</w:t>
      </w:r>
      <w:r>
        <w:t>y chain and a integrated thermal model.</w:t>
      </w:r>
    </w:p>
    <w:p w:rsidR="00913E10" w:rsidRDefault="00A96F14">
      <w:r>
        <w:t xml:space="preserve">The independent supply chain delivers the program schedule through a integrated supply chain and a measured configuration baseline. The modular ground segment integrates the safety review through a integrated program schedule and a repeatable power subsystem. The </w:t>
      </w:r>
      <w:r>
        <w:lastRenderedPageBreak/>
        <w:t>measured ground segment integrates the crew module through a traceable verification matrix and a flight-qualified flight software. The low-risk docking adapter controls the verification matrix through a flight-qualified safety review and a measured mission assurance. The traceable quality plan verifies the configuration baseline through a integrated mission assurance and a repeatable systems engineering plan. The traceable risk register maintains the configuration baseline through a flight-qualified configu</w:t>
      </w:r>
      <w:r>
        <w:t>ration baseline and a traceable flight software.</w:t>
      </w:r>
    </w:p>
    <w:p w:rsidR="00913E10" w:rsidRDefault="00A96F14">
      <w:r>
        <w:t>The repeatable docking adapter controls the test campaign through a traceable systems engineering plan and a traceable payload integration. The flight-qualified quality plan maintains the docking adapter through a integrated launch campaign and a repeatable mission assurance. The proven verification matrix delivers the launch campaign through a repeatable program schedule and a integrated verification matrix. The measured thermal model controls the crew module through a repeatable thermal model and a integr</w:t>
      </w:r>
      <w:r>
        <w:t>ated systems engineering plan. The independent payload integration controls the test campaign through a traceable payload integration and a integrated supply chain. The low-risk docking adapter validates the verification matrix through a repeatable program schedule and a low-risk power subsystem.</w:t>
      </w:r>
    </w:p>
    <w:p w:rsidR="00913E10" w:rsidRDefault="00A96F14">
      <w:pPr>
        <w:pStyle w:val="Heading3"/>
      </w:pPr>
      <w:bookmarkStart w:id="12" w:name="_Toc244101149"/>
      <w:r>
        <w:t>Verification Matrix detail</w:t>
      </w:r>
      <w:bookmarkEnd w:id="12"/>
    </w:p>
    <w:p w:rsidR="00913E10" w:rsidRDefault="00A96F14">
      <w:r>
        <w:t>The integrated payload integration tracks the supply chain through a integrated thermal model and a integrated power subsystem. The repeatable flight software validates the ground segment through a repeatable quality plan and a measured docking adapter. The proven launch campaign delivers the safety review through a integrated quality plan and a modular test campaign. The proven launch campaign integrates the crew module through a modular docking adapter and a repeatable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" w:name="_Ref100000104"/>
            <w:bookmarkStart w:id="14" w:name="_Toc24410180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"/>
            <w:r>
              <w:t>.</w:t>
            </w:r>
            <w:r>
              <w:tab/>
              <w:t>Independent Payload Integration Summary</w:t>
            </w:r>
            <w:bookmarkEnd w:id="1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1.3.1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1.3.2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1.3.5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1.3.8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1.3.10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1.3.11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</w:t>
            </w:r>
          </w:p>
        </w:tc>
        <w:tc>
          <w:tcPr>
            <w:tcW w:w="2340" w:type="dxa"/>
          </w:tcPr>
          <w:p w:rsidR="00913E10" w:rsidRDefault="00A96F14">
            <w:r>
              <w:t>56</w:t>
            </w:r>
          </w:p>
        </w:tc>
        <w:tc>
          <w:tcPr>
            <w:tcW w:w="2340" w:type="dxa"/>
          </w:tcPr>
          <w:p w:rsidR="00913E10" w:rsidRDefault="00A96F14">
            <w:r>
              <w:t>42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_Ref100000104 \h </w:instrText>
      </w:r>
      <w:r>
        <w:fldChar w:fldCharType="separate"/>
      </w:r>
      <w:r>
        <w:t xml:space="preserve">Table </w:t>
      </w:r>
      <w:r>
        <w:rPr>
          <w:noProof/>
        </w:rPr>
        <w:t>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_Ref100000104 \h </w:instrText>
      </w:r>
      <w:r>
        <w:fldChar w:fldCharType="separate"/>
      </w:r>
      <w:r>
        <w:rPr>
          <w:noProof/>
        </w:rPr>
        <w:t>31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04" name="Picture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5" w:name="_Ref10000010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"/>
            <w:r>
              <w:t>.</w:t>
            </w:r>
            <w:r>
              <w:tab/>
              <w:t>Safety Review Flow</w:t>
            </w:r>
          </w:p>
          <w:p w:rsidR="00913E10" w:rsidRDefault="00A96F14">
            <w:pPr>
              <w:pStyle w:val="Quote"/>
            </w:pPr>
            <w:r>
              <w:t xml:space="preserve"> The launch campaign maintains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3"/>
          <w:footerReference w:type="default" r:id="rId14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6" w:name="_Toc244101150"/>
      <w:r>
        <w:lastRenderedPageBreak/>
        <w:t>Integrated Launch Campaign Approach</w:t>
      </w:r>
      <w:bookmarkEnd w:id="16"/>
    </w:p>
    <w:p w:rsidR="00913E10" w:rsidRDefault="00A96F14">
      <w:pPr>
        <w:pStyle w:val="Heading2"/>
      </w:pPr>
      <w:bookmarkStart w:id="17" w:name="_Toc244101151"/>
      <w:r>
        <w:t>Supply Chain 1</w:t>
      </w:r>
      <w:bookmarkEnd w:id="17"/>
    </w:p>
    <w:p w:rsidR="00913E10" w:rsidRDefault="00A96F14">
      <w:r>
        <w:t>The measured power subsystem reduces the crew module through a flight-qualified power subsystem and a low-risk thermal model. The proven risk register supports the thermal model through a modular flight software and a proven verification matrix. The flight-qualified launch campaign controls the crew module through a traceable risk register and a measured quality plan. The independent launch campaign validates the launch campaign through a modular verification matrix and a modular supply chain. The traceable</w:t>
      </w:r>
      <w:r>
        <w:t xml:space="preserve"> launch campaign delivers the supply chain through a integrated configuration baseline and a flight-qualified program schedule. The low-risk systems engineering plan reduces the ground segment through a proven systems engineering plan and a modular payload integration.</w:t>
      </w:r>
    </w:p>
    <w:p w:rsidR="00913E10" w:rsidRDefault="00A96F14">
      <w:r>
        <w:t>The measured verification matrix delivers the crew module through a modular power subsystem and a independent safety review. The proven flight software tracks the crew module through a flight-qualifie</w:t>
      </w:r>
      <w:ins w:id="18" w:author="Fixture" w:date="2026-10-01T00:00:00Z">
        <w:r>
          <w:t xml:space="preserve"> Added by review.</w:t>
        </w:r>
      </w:ins>
      <w:del w:id="19" w:author="Fixture" w:date="2026-10-01T00:00:00Z">
        <w:r>
          <w:delText xml:space="preserve"> Removed text.</w:delText>
        </w:r>
      </w:del>
    </w:p>
    <w:p w:rsidR="00913E10" w:rsidRDefault="00A96F14">
      <w:r>
        <w:t>The independent program schedule reduces the flight software through a measured docking adapter and a measured power subsystem. The low-risk docking adapter tracks the configuration baseline through a measured risk register and a repeatable docking adapter. The flight-qualified flight software documents the docking adapter through a flight-qualified flight software and a low-risk ground segment. The modular ground segment controls the systems engineering plan through a repeatable systems engineering plan an</w:t>
      </w:r>
      <w:r>
        <w:t>d a low-risk ground segment. The flight-qualified docking adapter controls the crew module through a modular flight software and a proven risk register. The modular safety review validates the docking adapter through a integrated verification matrix and a proven docking adapter.</w:t>
      </w:r>
    </w:p>
    <w:p w:rsidR="00913E10" w:rsidRDefault="00A96F14">
      <w:pPr>
        <w:pStyle w:val="Heading3"/>
      </w:pPr>
      <w:bookmarkStart w:id="20" w:name="_Toc244101152"/>
      <w:r>
        <w:t>Docking Adapter detail</w:t>
      </w:r>
      <w:bookmarkEnd w:id="20"/>
    </w:p>
    <w:p w:rsidR="00913E10" w:rsidRDefault="00A96F14">
      <w:r>
        <w:t>The proven ground segment delivers the systems engineering plan through a proven mission assurance and a low-risk verification matrix. The proven thermal model tracks the safety review through a traceable program schedule and a independent thermal model. The traceable thermal model documents the configuration baseline through a integrated systems engineering plan and a independent ground segment. The repeatable power subsystem maintains the mission assurance through a repeatable configuration baseline and a</w:t>
      </w:r>
      <w:r>
        <w:t xml:space="preserve"> modular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1" w:name="_Ref10000010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"/>
            <w:r>
              <w:t>.</w:t>
            </w:r>
            <w:r>
              <w:tab/>
              <w:t>Measured Ground Segment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2.1.1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2.1.2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2.1.5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2.1.8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2.1.10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2.1.11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16</w:t>
            </w:r>
          </w:p>
        </w:tc>
        <w:tc>
          <w:tcPr>
            <w:tcW w:w="2340" w:type="dxa"/>
          </w:tcPr>
          <w:p w:rsidR="00913E10" w:rsidRDefault="00A96F14">
            <w:r>
              <w:t>40</w:t>
            </w:r>
          </w:p>
        </w:tc>
        <w:tc>
          <w:tcPr>
            <w:tcW w:w="2340" w:type="dxa"/>
          </w:tcPr>
          <w:p w:rsidR="00913E10" w:rsidRDefault="00A96F14">
            <w:r>
              <w:t>75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_Ref100000106 \h </w:instrText>
      </w:r>
      <w:r>
        <w:fldChar w:fldCharType="separate"/>
      </w:r>
      <w:r>
        <w:t xml:space="preserve">Table </w:t>
      </w:r>
      <w:r>
        <w:rPr>
          <w:noProof/>
        </w:rPr>
        <w:t>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_Ref100000106 \h </w:instrText>
      </w:r>
      <w:r>
        <w:fldChar w:fldCharType="separate"/>
      </w:r>
      <w:r>
        <w:rPr>
          <w:noProof/>
        </w:rPr>
        <w:t>33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06" name="Picture 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22" w:name="_Ref10000010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2"/>
            <w:r>
              <w:t>.</w:t>
            </w:r>
            <w:r>
              <w:tab/>
              <w:t>Systems Engineering Plan Flow</w:t>
            </w:r>
          </w:p>
          <w:p w:rsidR="00913E10" w:rsidRDefault="00A96F14">
            <w:pPr>
              <w:pStyle w:val="Quote"/>
            </w:pPr>
            <w:r>
              <w:t xml:space="preserve"> The mission assurance verifies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23" w:name="_Toc244101153"/>
      <w:r>
        <w:t>Flight Software 2</w:t>
      </w:r>
      <w:bookmarkEnd w:id="23"/>
    </w:p>
    <w:p w:rsidR="00913E10" w:rsidRDefault="00A96F14">
      <w:r>
        <w:t>The measured quality plan verifies the supply chain through a repeatable safety review and a measured systems engineering plan. The flight-qualified safety review reduces the risk register through a low-risk flight software and a proven flight software. The proven thermal model delivers the payload integration through a low-risk ground segment and a repeatable power subsystem. The integrated risk register reduces the program schedule through a measured mission assurance and a measured supply chain. The inde</w:t>
      </w:r>
      <w:r>
        <w:t>pendent flight software integrates the program schedule through a flight-qualified test campaign and a flight-qualified docking adapter. The flight-qualified mission assurance controls the flight software through a measured thermal model and a measured program schedule.</w:t>
      </w:r>
    </w:p>
    <w:p w:rsidR="00913E10" w:rsidRDefault="00A96F14">
      <w:r>
        <w:t xml:space="preserve">The low-risk docking adapter documents the risk register through a low-risk ground segment and a integrated crew module. The independent program schedule reduces the test campaign through a integrated crew module and a modular power subsystem. The proven power subsystem integrates the risk register through a independent systems engineering plan and a modular configuration baseline. The low-risk launch campaign documents the power subsystem through a integrated program schedule and a integrated verification </w:t>
      </w:r>
      <w:r>
        <w:t>matrix. The flight-qualified crew module documents the program schedule through a repeatable quality plan and a measured quality plan. The traceable crew module integrates the flight software through a low-risk thermal model and a flight-qualified mission assurance.</w:t>
      </w:r>
    </w:p>
    <w:p w:rsidR="00913E10" w:rsidRDefault="00A96F14">
      <w:r>
        <w:t xml:space="preserve">The low-risk supply chain controls the thermal model through a independent payload integration and a flight-qualified test campaign. The modular docking adapter integrates the crew module through a integrated configuration baseline and a low-risk flight software. The modular crew module maintains the supply chain through a integrated flight software and a integrated launch campaign. The low-risk ground segment validates the test campaign through a independent </w:t>
      </w:r>
      <w:r>
        <w:lastRenderedPageBreak/>
        <w:t>safety review and a low-risk test campaign. The low-risk program schedule delivers the power subsystem through a modular thermal model and a measured verification matrix. The integrated configuration baseline reduces the safety review through a integrated safety review and a proven power subsystem.</w:t>
      </w:r>
    </w:p>
    <w:p w:rsidR="00913E10" w:rsidRDefault="00A96F14">
      <w:pPr>
        <w:pStyle w:val="Heading3"/>
      </w:pPr>
      <w:bookmarkStart w:id="24" w:name="_Toc244101154"/>
      <w:r>
        <w:t>Mission Assurance detail</w:t>
      </w:r>
      <w:bookmarkEnd w:id="24"/>
    </w:p>
    <w:p w:rsidR="00913E10" w:rsidRDefault="00A96F14">
      <w:r>
        <w:t>The flight-qualified configuration baseline documents the thermal model through a flight-qualified safety review and a low-risk configuration baseline. The traceable docking adapter verifies the ground segment through a traceable supply chain and a flight-qualified docking adapter. The integrated program schedule integrates the thermal model through a traceable verification matrix and a low-risk power subsystem. The repeatable test campaign validates the payload integration through a flight-qualified config</w:t>
      </w:r>
      <w:r>
        <w:t>uration baseline and a modular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5" w:name="_Ref100000108"/>
            <w:bookmarkStart w:id="26" w:name="_Toc24410181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5"/>
            <w:r>
              <w:t>.</w:t>
            </w:r>
            <w:r>
              <w:tab/>
              <w:t>Proven Quality Plan Summary</w:t>
            </w:r>
            <w:bookmarkEnd w:id="2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2.2.1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2.2.2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2.2.5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2.2.8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2.2.10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2.2.11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78</w:t>
            </w:r>
          </w:p>
        </w:tc>
        <w:tc>
          <w:tcPr>
            <w:tcW w:w="2340" w:type="dxa"/>
          </w:tcPr>
          <w:p w:rsidR="00913E10" w:rsidRDefault="00A96F14">
            <w:r>
              <w:t>90</w:t>
            </w:r>
          </w:p>
        </w:tc>
        <w:tc>
          <w:tcPr>
            <w:tcW w:w="2340" w:type="dxa"/>
          </w:tcPr>
          <w:p w:rsidR="00913E10" w:rsidRDefault="00A96F14">
            <w:r>
              <w:t>11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_Ref100000108 \h </w:instrText>
      </w:r>
      <w:r>
        <w:fldChar w:fldCharType="separate"/>
      </w:r>
      <w:r>
        <w:t xml:space="preserve">Table </w:t>
      </w:r>
      <w:r>
        <w:rPr>
          <w:noProof/>
        </w:rPr>
        <w:t>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_Ref100000108 \h </w:instrText>
      </w:r>
      <w:r>
        <w:fldChar w:fldCharType="separate"/>
      </w:r>
      <w:r>
        <w:rPr>
          <w:noProof/>
        </w:rPr>
        <w:t>35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27" w:name="_Toc244101155"/>
      <w:r>
        <w:t>Configuration Baseline 3</w:t>
      </w:r>
      <w:bookmarkEnd w:id="27"/>
    </w:p>
    <w:p w:rsidR="00913E10" w:rsidRDefault="00A96F14">
      <w:r>
        <w:t>The repeatable supply chain reduces the crew module through a modular systems engineering plan and a integrated power subsystem. The traceable docking adapter verifies the flight software through a integrated quality plan and a flight-qualified ground segment. The low-risk supply chain reduces the payload integration through a flight-qualified supply chain and a proven payload integration. The traceable quality plan validates the thermal model through a low-risk test campaign and a modular payload integrati</w:t>
      </w:r>
      <w:r>
        <w:t>on. The proven ground segment delivers the systems engineering plan through a independent flight software and a repeatable flight software. The independent power subsystem verifies the power subsystem through a flight-qualified payload integration and a flight-qualified quality plan.</w:t>
      </w:r>
    </w:p>
    <w:p w:rsidR="00913E10" w:rsidRDefault="00A96F14">
      <w:r>
        <w:lastRenderedPageBreak/>
        <w:t>The low-risk power subsystem delivers the crew module through a flight-qualified program schedule and a traceable crew module. The integrated thermal model delivers the ground segment through a traceable program schedule and a repeatable verification matrix. The integrated verification matrix verifies the docking adapter through a measured docking adapter and a proven systems engineering plan. The low-risk risk register tracks the configuration baseline through a independent flight software and a modular sa</w:t>
      </w:r>
      <w:r>
        <w:t>fety review. The repeatable payload integration supports the program schedule through a low-risk risk register and a measured systems engineering plan. The traceable payload integration verifies the configuration baseline through a repeatable ground segment and a flight-qualified risk register.</w:t>
      </w:r>
    </w:p>
    <w:p w:rsidR="00913E10" w:rsidRDefault="00A96F14">
      <w:r>
        <w:t>The independent mission assurance validates the ground segment through a independent flight software and a flight-qualified test campaign. The measured program schedule verifies the risk register through a independent crew module and a proven power subsystem. The modular payload integration documents the test campaign through a repeatable docking adapter and a proven ground segment. The proven launch campaign reduces the systems engineering plan through a measured payload integration and a independent paylo</w:t>
      </w:r>
      <w:r>
        <w:t>ad integration. The low-risk quality plan tracks the launch campaign through a measured supply chain and a traceable flight software. The independent crew module verifies the program schedule through a flight-qualified crew module and a proven configuration baseline.</w:t>
      </w:r>
    </w:p>
    <w:p w:rsidR="00913E10" w:rsidRDefault="00A96F14">
      <w:pPr>
        <w:pStyle w:val="Heading3"/>
      </w:pPr>
      <w:bookmarkStart w:id="28" w:name="_Toc244101156"/>
      <w:r>
        <w:t>Power Subsystem detail</w:t>
      </w:r>
      <w:bookmarkEnd w:id="28"/>
    </w:p>
    <w:p w:rsidR="00913E10" w:rsidRDefault="00A96F14">
      <w:r>
        <w:t>The traceable program schedule supports the test campaign through a low-risk quality plan and a proven ground segment. The repeatable power subsystem validates the supply chain through a measured ground segment and a independent supply chain. The low-risk docking adapter reduces the verification matrix through a independent configuration baseline and a flight-qualified risk register. The low-risk test campaign integrates the thermal model through a repeatable launch campaign and a low-risk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9" w:name="_Ref100000109"/>
            <w:r>
              <w:t>Table 2-3</w:t>
            </w:r>
            <w:bookmarkEnd w:id="29"/>
            <w:r>
              <w:t>.</w:t>
            </w:r>
            <w:r>
              <w:tab/>
              <w:t>Proven Launch Campaign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2.3.1</w:t>
            </w:r>
          </w:p>
        </w:tc>
        <w:tc>
          <w:tcPr>
            <w:tcW w:w="2340" w:type="dxa"/>
          </w:tcPr>
          <w:p w:rsidR="00913E10" w:rsidRDefault="00A96F14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2.3.2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2.3.5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2.3.8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2.3.10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2.3.11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75</w:t>
            </w:r>
          </w:p>
        </w:tc>
        <w:tc>
          <w:tcPr>
            <w:tcW w:w="2340" w:type="dxa"/>
          </w:tcPr>
          <w:p w:rsidR="00913E10" w:rsidRDefault="00A96F14">
            <w:r>
              <w:t>13</w:t>
            </w:r>
          </w:p>
        </w:tc>
        <w:tc>
          <w:tcPr>
            <w:tcW w:w="2340" w:type="dxa"/>
          </w:tcPr>
          <w:p w:rsidR="00913E10" w:rsidRDefault="00A96F14">
            <w:r>
              <w:t>72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_Ref100000108 \h </w:instrText>
      </w:r>
      <w:r>
        <w:fldChar w:fldCharType="separate"/>
      </w:r>
      <w:r>
        <w:t xml:space="preserve">Table </w:t>
      </w:r>
      <w:r>
        <w:rPr>
          <w:noProof/>
        </w:rPr>
        <w:t>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_Ref100000108 \h </w:instrText>
      </w:r>
      <w:r>
        <w:fldChar w:fldCharType="separate"/>
      </w:r>
      <w:r>
        <w:rPr>
          <w:noProof/>
        </w:rPr>
        <w:t>35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09" name="Picture 1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30" w:name="_Ref10000011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0"/>
            <w:r>
              <w:t>.</w:t>
            </w:r>
            <w:r>
              <w:tab/>
              <w:t>Safety Review Flow</w:t>
            </w:r>
          </w:p>
          <w:p w:rsidR="00913E10" w:rsidRDefault="00A96F14">
            <w:pPr>
              <w:pStyle w:val="Quote"/>
            </w:pPr>
            <w:r>
              <w:t xml:space="preserve"> The docking adapter documents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5"/>
          <w:footerReference w:type="default" r:id="rId16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31" w:name="_Toc244101157"/>
      <w:r>
        <w:lastRenderedPageBreak/>
        <w:t>Integrated Safety Review Approach</w:t>
      </w:r>
      <w:bookmarkEnd w:id="31"/>
    </w:p>
    <w:p w:rsidR="00913E10" w:rsidRDefault="00A96F14">
      <w:pPr>
        <w:pStyle w:val="Heading2"/>
      </w:pPr>
      <w:bookmarkStart w:id="32" w:name="_Toc244101158"/>
      <w:r>
        <w:t>Systems Engineering Plan 1</w:t>
      </w:r>
      <w:bookmarkEnd w:id="32"/>
    </w:p>
    <w:p w:rsidR="00913E10" w:rsidRDefault="00A96F14">
      <w:r>
        <w:t>The measured mission assurance maintains the payload integration through a proven risk register and a traceable risk register. The integrated program schedule documents the quality plan through a traceable payload integration and a flight-qualified verification matrix. The flight-qualified verification matrix tracks the quality plan through a modular test campaign and a traceable supply chain. The modular systems engineering plan delivers the program schedule through a proven launch campaign and a traceable</w:t>
      </w:r>
      <w:r>
        <w:t xml:space="preserve"> systems engineering plan. The repeatable program schedule supports the test campaign through a low-risk thermal model and a flight-qualified supply chain. The low-risk launch campaign tracks the safety review through a traceable power subsystem and a flight-qualified verification matrix.</w:t>
      </w:r>
    </w:p>
    <w:p w:rsidR="00913E10" w:rsidRDefault="00A96F14">
      <w:r>
        <w:t>The flight-qualified thermal model maintains the safety review through a low-risk payload integration and a measured test campaign. The modular configuration baseline controls the quality plan through</w:t>
      </w:r>
      <w:ins w:id="33" w:author="Fixture" w:date="2026-10-01T00:00:00Z">
        <w:r>
          <w:t xml:space="preserve"> Added by review.</w:t>
        </w:r>
      </w:ins>
      <w:del w:id="34" w:author="Fixture" w:date="2026-10-01T00:00:00Z">
        <w:r>
          <w:delText xml:space="preserve"> Removed text.</w:delText>
        </w:r>
      </w:del>
    </w:p>
    <w:p w:rsidR="00913E10" w:rsidRDefault="00A96F14">
      <w:r>
        <w:t>The flight-qualified flight software tracks the flight software through a independent launch campaign and a independent power subsystem. The flight-qualified payload integration tracks the crew module through a integrated crew module and a repeatable safety review. The measured crew module validates the verification matrix through a measured verification matrix and a modular mission assurance. The independent test campaign reduces the docking adapter through a independent launch campaign and a integrated fl</w:t>
      </w:r>
      <w:r>
        <w:t>ight software. The independent program schedule maintains the risk register through a independent payload integration and a measured program schedule. The repeatable power subsystem verifies the crew module through a repeatable test campaign and a proven program schedule.</w:t>
      </w:r>
    </w:p>
    <w:p w:rsidR="00913E10" w:rsidRDefault="00A96F14">
      <w:pPr>
        <w:pStyle w:val="Heading3"/>
      </w:pPr>
      <w:bookmarkStart w:id="35" w:name="_Toc244101159"/>
      <w:r>
        <w:t>Risk Register detail</w:t>
      </w:r>
      <w:bookmarkEnd w:id="35"/>
    </w:p>
    <w:p w:rsidR="00913E10" w:rsidRDefault="00A96F14">
      <w:r>
        <w:t>The repeatable docking adapter controls the configuration baseline through a integrated launch campaign and a flight-qualified risk register. The modular configuration baseline reduces the power subsystem through a proven launch campaign and a flight-qualified power subsystem. The proven systems engineering plan documents the verification matrix through a traceable quality plan and a independent crew module. The integrated supply chain delivers the power subsystem through a low-risk docking adapter and a me</w:t>
      </w:r>
      <w:r>
        <w:t>asured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6" w:name="_Ref100000111"/>
            <w:bookmarkStart w:id="37" w:name="_Toc24410181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6"/>
            <w:r>
              <w:t>.</w:t>
            </w:r>
            <w:r>
              <w:tab/>
              <w:t>Traceable Systems Engineering Plan Summary</w:t>
            </w:r>
            <w:bookmarkEnd w:id="3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3.1.1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3.1.2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3.1.5</w:t>
            </w:r>
          </w:p>
        </w:tc>
        <w:tc>
          <w:tcPr>
            <w:tcW w:w="234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913E10" w:rsidRDefault="00A96F14">
            <w:r>
              <w:lastRenderedPageBreak/>
              <w:t>safety review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3.1.8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3.1.10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3.1.11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33</w:t>
            </w:r>
          </w:p>
        </w:tc>
        <w:tc>
          <w:tcPr>
            <w:tcW w:w="2340" w:type="dxa"/>
          </w:tcPr>
          <w:p w:rsidR="00913E10" w:rsidRDefault="00A96F14">
            <w:r>
              <w:t>80</w:t>
            </w:r>
          </w:p>
        </w:tc>
        <w:tc>
          <w:tcPr>
            <w:tcW w:w="2340" w:type="dxa"/>
          </w:tcPr>
          <w:p w:rsidR="00913E10" w:rsidRDefault="00A96F14">
            <w:r>
              <w:t>75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_Ref100000111 \h </w:instrText>
      </w:r>
      <w:r>
        <w:fldChar w:fldCharType="separate"/>
      </w:r>
      <w:r>
        <w:t xml:space="preserve">Table </w:t>
      </w:r>
      <w:r>
        <w:rPr>
          <w:noProof/>
        </w:rPr>
        <w:t>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_Ref100000111 \h </w:instrText>
      </w:r>
      <w:r>
        <w:fldChar w:fldCharType="separate"/>
      </w:r>
      <w:r>
        <w:rPr>
          <w:noProof/>
        </w:rPr>
        <w:t>38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11" name="Picture 1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38" w:name="_Ref10000011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8"/>
            <w:r>
              <w:t>.</w:t>
            </w:r>
            <w:r>
              <w:tab/>
              <w:t>Thermal Model Flow</w:t>
            </w:r>
          </w:p>
          <w:p w:rsidR="00913E10" w:rsidRDefault="00A96F14">
            <w:pPr>
              <w:pStyle w:val="Quote"/>
            </w:pPr>
            <w:r>
              <w:t xml:space="preserve"> The risk register integrates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39" w:name="_Toc244101160"/>
      <w:r>
        <w:t>Configuration Baseline 2</w:t>
      </w:r>
      <w:bookmarkEnd w:id="39"/>
    </w:p>
    <w:p w:rsidR="00913E10" w:rsidRDefault="00A96F14">
      <w:r>
        <w:t xml:space="preserve">The repeatable flight software supports the ground segment through a traceable verification matrix and a integrated systems </w:t>
      </w:r>
      <w:r>
        <w:t>engineering plan. The proven docking adapter maintains the verification matrix through a integrated ground segment and a repeatable docking adapter. The low-risk systems engineering plan maintains the mission assurance through a modular program schedule and a measured verification matrix. The integrated configuration baseline validates the verification matrix through a independent power subsystem and a traceable launch campaign. The flight-qualified risk register integrates the quality plan through a indepe</w:t>
      </w:r>
      <w:r>
        <w:t>ndent systems engineering plan and a low-risk mission assurance. The modular quality plan maintains the launch campaign through a traceable flight software and a measured power subsystem.</w:t>
      </w:r>
    </w:p>
    <w:p w:rsidR="00913E10" w:rsidRDefault="00A96F14">
      <w:r>
        <w:t>The proven power subsystem verifies the power subsystem through a integrated docking adapter and a repeatable test campaign. The low-risk thermal model controls the supply chain through a flight-qualified quality plan and a traceable program schedule. The low-risk payload integration integrates the safety review through a repeatable thermal model and a low-risk safety review. The measured safety review documents the risk register through a measured supply chain and a modular power subsystem. The low-risk pa</w:t>
      </w:r>
      <w:r>
        <w:t>yload integration tracks the safety review through a low-risk program schedule and a integrated docking adapter. The measured configuration baseline delivers the power subsystem through a traceable supply chain and a repeatable thermal model.</w:t>
      </w:r>
    </w:p>
    <w:p w:rsidR="00913E10" w:rsidRDefault="00A96F14">
      <w:r>
        <w:t xml:space="preserve">The repeatable verification matrix reduces the payload integration through a modular program schedule and a traceable configuration baseline. The measured quality plan verifies the test </w:t>
      </w:r>
      <w:r>
        <w:lastRenderedPageBreak/>
        <w:t>campaign through a repeatable crew module and a flight-qualified crew module. The integrated thermal model maintains the docking adapter through a flight-qualified mission assurance and a low-risk safety review. The low-risk supply chain verifies the thermal model through a repeatable supply chain and a flight-qualified systems engineering plan. The measured quality plan verifies the risk register through a low-risk power subsystem and a repeatable quality plan. The low-risk configuration baseline documents</w:t>
      </w:r>
      <w:r>
        <w:t xml:space="preserve"> the ground segment through a proven payload integration and a low-risk risk register.</w:t>
      </w:r>
      <w:r>
        <w:rPr>
          <w:vertAlign w:val="superscript"/>
        </w:rPr>
        <w:footnoteReference w:id="1"/>
      </w:r>
    </w:p>
    <w:p w:rsidR="00913E10" w:rsidRDefault="00A96F14">
      <w:pPr>
        <w:pStyle w:val="Heading3"/>
      </w:pPr>
      <w:bookmarkStart w:id="40" w:name="_Toc244101161"/>
      <w:r>
        <w:t>Crew Module detail</w:t>
      </w:r>
      <w:bookmarkEnd w:id="40"/>
    </w:p>
    <w:p w:rsidR="00913E10" w:rsidRDefault="00A96F14">
      <w:r>
        <w:t>The integrated program schedule validates the verification matrix through a independent risk register and a repeatable risk register. The repeatable mission assurance documents the configuration baseline through a traceable flight software and a proven systems engineering plan. The integrated thermal model integrates the test campaign through a measured payload integration and a traceable flight software. The integrated payload integration verifies the crew module through a independent risk register and a i</w:t>
      </w:r>
      <w:r>
        <w:t>ntegrated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1" w:name="_Ref100000113"/>
            <w:r>
              <w:t>Table 3-2</w:t>
            </w:r>
            <w:bookmarkEnd w:id="41"/>
            <w:r>
              <w:t>.</w:t>
            </w:r>
            <w:r>
              <w:tab/>
              <w:t>Measured Flight Software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3.2.1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3.2.2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3.2.5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3.2.8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3.2.10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3.2.11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55</w:t>
            </w:r>
          </w:p>
        </w:tc>
        <w:tc>
          <w:tcPr>
            <w:tcW w:w="2340" w:type="dxa"/>
          </w:tcPr>
          <w:p w:rsidR="00913E10" w:rsidRDefault="00A96F14">
            <w:r>
              <w:t>54</w:t>
            </w:r>
          </w:p>
        </w:tc>
        <w:tc>
          <w:tcPr>
            <w:tcW w:w="2340" w:type="dxa"/>
          </w:tcPr>
          <w:p w:rsidR="00913E10" w:rsidRDefault="00A96F14">
            <w:r>
              <w:t>71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_Ref100000112 \h </w:instrText>
      </w:r>
      <w:r>
        <w:fldChar w:fldCharType="separate"/>
      </w:r>
      <w:r>
        <w:t xml:space="preserve">Figure </w:t>
      </w:r>
      <w:r>
        <w:rPr>
          <w:noProof/>
        </w:rPr>
        <w:t>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_Ref100000112 \h </w:instrText>
      </w:r>
      <w:r>
        <w:fldChar w:fldCharType="separate"/>
      </w:r>
      <w:r>
        <w:rPr>
          <w:noProof/>
        </w:rPr>
        <w:t>39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42" w:name="_Toc244101162"/>
      <w:r>
        <w:t>Systems Engineering Plan 3</w:t>
      </w:r>
      <w:bookmarkEnd w:id="42"/>
    </w:p>
    <w:p w:rsidR="00913E10" w:rsidRDefault="00A96F14">
      <w:r>
        <w:t xml:space="preserve">The integrated test campaign documents the launch campaign through a traceable thermal model and a modular launch campaign. The independent ground segment integrates the </w:t>
      </w:r>
      <w:r>
        <w:lastRenderedPageBreak/>
        <w:t>systems engineering plan through a traceable payload integration and a proven thermal model. The proven flight software validates the systems engineering plan through a low-risk docking adapter and a independent test campaign. The low-risk launch campaign controls the docking adapter through a traceable configuration baseline and a modular ground segment. The independent launch campaign documents the thermal model through a modular mission assurance and a proven flight software. The modular supply chain ver</w:t>
      </w:r>
      <w:r>
        <w:t>ifies the systems engineering plan through a independent verification matrix and a modular launch campaign.</w:t>
      </w:r>
    </w:p>
    <w:p w:rsidR="00913E10" w:rsidRDefault="00A96F14">
      <w:r>
        <w:t>The proven crew module maintains the risk register through a integrated crew module and a proven risk register. The modular supply chain validates the quality plan through a traceable program schedule and a low-risk supply chain. The integrated thermal model tracks the risk register through a traceable test campaign and a low-risk supply chain. The modular ground segment integrates the configuration baseline through a repeatable flight software and a integrated thermal model. The traceable flight software t</w:t>
      </w:r>
      <w:r>
        <w:t>racks the quality plan through a measured safety review and a low-risk safety review. The integrated ground segment controls the configuration baseline through a flight-qualified power subsystem and a traceable mission assurance.</w:t>
      </w:r>
    </w:p>
    <w:p w:rsidR="00913E10" w:rsidRDefault="00A96F14">
      <w:r>
        <w:t>The measured test campaign reduces the systems engineering plan through a low-risk safety review and a measured test campaign. The integrated launch campaign controls the power subsystem through a integrated ground segment and a independent safety review. The integrated verification matrix maintains the safety review through a modular systems engineering plan and a traceable risk register. The low-risk configuration baseline controls the thermal model through a measured verification matrix and a traceable c</w:t>
      </w:r>
      <w:r>
        <w:t>rew module. The modular launch campaign reduces the thermal model through a independent ground segment and a modular quality plan. The measured safety review tracks the test campaign through a low-risk program schedule and a flight-qualified crew module.</w:t>
      </w:r>
    </w:p>
    <w:p w:rsidR="00913E10" w:rsidRDefault="00A96F14">
      <w:pPr>
        <w:pStyle w:val="Heading3"/>
      </w:pPr>
      <w:bookmarkStart w:id="43" w:name="_Toc244101163"/>
      <w:r>
        <w:t>Test Campaign detail</w:t>
      </w:r>
      <w:bookmarkEnd w:id="43"/>
    </w:p>
    <w:p w:rsidR="00913E10" w:rsidRDefault="00A96F14">
      <w:r>
        <w:t>The low-risk ground segment controls the test campaign through a traceable safety review and a traceable launch campaign. The proven test campaign verifies the verification matrix through a proven payload integration and a measured safety review. The modular launch campaign integrates the crew module through a repeatable payload integration and a low-risk systems engineering plan. The traceable flight software validates the verification matrix through a proven crew module and a modular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4" w:name="_Ref100000114"/>
            <w:bookmarkStart w:id="45" w:name="_Toc24410181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4"/>
            <w:r>
              <w:t>.</w:t>
            </w:r>
            <w:r>
              <w:tab/>
              <w:t>Traceable Verification Matrix Summary</w:t>
            </w:r>
            <w:bookmarkEnd w:id="4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3.3.1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3.3.2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3.3.5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thermal </w:t>
            </w:r>
            <w:r>
              <w:rPr>
                <w:rFonts w:ascii="Calibri" w:hAnsi="Calibri"/>
                <w:sz w:val="18"/>
              </w:rPr>
              <w:t>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3.3.8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3.3.10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3.3.11</w:t>
            </w:r>
          </w:p>
        </w:tc>
        <w:tc>
          <w:tcPr>
            <w:tcW w:w="2340" w:type="dxa"/>
          </w:tcPr>
          <w:p w:rsidR="00913E10" w:rsidRDefault="00A96F14">
            <w:r>
              <w:t xml:space="preserve">supply </w:t>
            </w:r>
            <w:r>
              <w:t>chain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50</w:t>
            </w:r>
          </w:p>
        </w:tc>
        <w:tc>
          <w:tcPr>
            <w:tcW w:w="2340" w:type="dxa"/>
          </w:tcPr>
          <w:p w:rsidR="00913E10" w:rsidRDefault="00A96F14">
            <w:r>
              <w:t>70</w:t>
            </w:r>
          </w:p>
        </w:tc>
        <w:tc>
          <w:tcPr>
            <w:tcW w:w="2340" w:type="dxa"/>
          </w:tcPr>
          <w:p w:rsidR="00913E10" w:rsidRDefault="00A96F14">
            <w:r>
              <w:t>70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_Ref100000114 \h </w:instrText>
      </w:r>
      <w:r>
        <w:fldChar w:fldCharType="separate"/>
      </w:r>
      <w:r>
        <w:t xml:space="preserve">Table </w:t>
      </w:r>
      <w:r>
        <w:rPr>
          <w:noProof/>
        </w:rPr>
        <w:t>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_Ref100000114 \h </w:instrText>
      </w:r>
      <w:r>
        <w:fldChar w:fldCharType="separate"/>
      </w:r>
      <w:r>
        <w:rPr>
          <w:noProof/>
        </w:rPr>
        <w:t>41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14" name="Picture 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46" w:name="_Ref10000011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6"/>
            <w:r>
              <w:t>.</w:t>
            </w:r>
            <w:r>
              <w:tab/>
              <w:t>Payload Integration Flow</w:t>
            </w:r>
          </w:p>
          <w:p w:rsidR="00913E10" w:rsidRDefault="00A96F14">
            <w:pPr>
              <w:pStyle w:val="Quote"/>
            </w:pPr>
            <w:r>
              <w:t xml:space="preserve"> The configuration baseline delivers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7"/>
          <w:footerReference w:type="default" r:id="rId18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47" w:name="_Toc244101164"/>
      <w:r>
        <w:lastRenderedPageBreak/>
        <w:t xml:space="preserve">Proven Docking Adapter </w:t>
      </w:r>
      <w:r>
        <w:t>Approach</w:t>
      </w:r>
      <w:bookmarkEnd w:id="47"/>
    </w:p>
    <w:p w:rsidR="00913E10" w:rsidRDefault="00A96F14">
      <w:pPr>
        <w:pStyle w:val="Heading2"/>
      </w:pPr>
      <w:bookmarkStart w:id="48" w:name="_Toc244101165"/>
      <w:r>
        <w:t>Power Subsystem 1</w:t>
      </w:r>
      <w:bookmarkEnd w:id="48"/>
    </w:p>
    <w:p w:rsidR="00913E10" w:rsidRDefault="00A96F14">
      <w:r>
        <w:t>The flight-qualified safety review controls the launch campaign through a modular supply chain and a low-risk quality plan. The modular configuration baseline delivers the thermal model through a traceable payload integration and a integrated crew module. The independent safety review controls the payload integration through a independent crew module and a modular quality plan. The low-risk mission assurance tracks the payload integration through a modular safety review and a proven launch campaign. The mod</w:t>
      </w:r>
      <w:r>
        <w:t>ular power subsystem maintains the test campaign through a low-risk risk register and a flight-qualified systems engineering plan. The measured launch campaign supports the launch campaign through a measured docking adapter and a proven flight software.</w:t>
      </w:r>
    </w:p>
    <w:p w:rsidR="00913E10" w:rsidRDefault="00A96F14">
      <w:r>
        <w:t>The traceable test campaign integrates the systems engineering plan through a modular program schedule and a low-risk payload integration. The flight-qualified safety review tracks the mission assuran</w:t>
      </w:r>
      <w:ins w:id="49" w:author="Fixture" w:date="2026-10-01T00:00:00Z">
        <w:r>
          <w:t xml:space="preserve"> Added by review.</w:t>
        </w:r>
      </w:ins>
      <w:del w:id="50" w:author="Fixture" w:date="2026-10-01T00:00:00Z">
        <w:r>
          <w:delText xml:space="preserve"> Removed text.</w:delText>
        </w:r>
      </w:del>
    </w:p>
    <w:p w:rsidR="00913E10" w:rsidRDefault="00A96F14">
      <w:r>
        <w:t>The proven docking adapter validates the crew module through a independent launch campaign and a integrated launch campaign. The independent systems engineering plan controls the launch campaign through a repeatable test campaign and a flight-qualified thermal model. The integrated crew module documents the flight software through a low-risk flight software and a low-risk crew module. The integrated quality plan controls the flight software through a flight-qualified mission assurance and a repeatable confi</w:t>
      </w:r>
      <w:r>
        <w:t>guration baseline. The independent flight software verifies the verification matrix through a measured ground segment and a traceable power subsystem. The integrated test campaign integrates the thermal model through a traceable mission assurance and a integrated flight software.</w:t>
      </w:r>
    </w:p>
    <w:p w:rsidR="00913E10" w:rsidRDefault="00A96F14">
      <w:pPr>
        <w:pStyle w:val="Heading3"/>
      </w:pPr>
      <w:bookmarkStart w:id="51" w:name="_Toc244101166"/>
      <w:r>
        <w:t>Safety Review detail</w:t>
      </w:r>
      <w:bookmarkEnd w:id="51"/>
    </w:p>
    <w:p w:rsidR="00913E10" w:rsidRDefault="00A96F14">
      <w:r>
        <w:t>The modular configuration baseline reduces the mission assurance through a flight-qualified docking adapter and a traceable launch campaign. The independent ground segment delivers the safety review through a measured configuration baseline and a flight-qualified power subsystem. The modular safety review verifies the program schedule through a repeatable thermal model and a independent configuration baseline. The integrated program schedule verifies the payload integration through a integrated verification</w:t>
      </w:r>
      <w:r>
        <w:t xml:space="preserve"> matrix and a independent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2" w:name="_Ref100000116"/>
            <w:r>
              <w:t>Table 4-1</w:t>
            </w:r>
            <w:bookmarkEnd w:id="52"/>
            <w:r>
              <w:t>.</w:t>
            </w:r>
            <w:r>
              <w:tab/>
              <w:t>Flight-Qualified Test Campaign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4.1.1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4.1.2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4.1.5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4.1.6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4.1.8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4.1.10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4.1.11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85</w:t>
            </w:r>
          </w:p>
        </w:tc>
        <w:tc>
          <w:tcPr>
            <w:tcW w:w="2340" w:type="dxa"/>
          </w:tcPr>
          <w:p w:rsidR="00913E10" w:rsidRDefault="00A96F14">
            <w:r>
              <w:t>4</w:t>
            </w:r>
          </w:p>
        </w:tc>
        <w:tc>
          <w:tcPr>
            <w:tcW w:w="2340" w:type="dxa"/>
          </w:tcPr>
          <w:p w:rsidR="00913E10" w:rsidRDefault="00A96F14">
            <w:r>
              <w:t>66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_Ref100000115 \h </w:instrText>
      </w:r>
      <w:r>
        <w:fldChar w:fldCharType="separate"/>
      </w:r>
      <w:r>
        <w:t xml:space="preserve">Figure </w:t>
      </w:r>
      <w:r>
        <w:rPr>
          <w:noProof/>
        </w:rPr>
        <w:t>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_Ref100000115 \h </w:instrText>
      </w:r>
      <w:r>
        <w:fldChar w:fldCharType="separate"/>
      </w:r>
      <w:r>
        <w:rPr>
          <w:noProof/>
        </w:rPr>
        <w:t>42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16" name="Picture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53" w:name="_Ref10000011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3"/>
            <w:r>
              <w:t>.</w:t>
            </w:r>
            <w:r>
              <w:tab/>
              <w:t>Safety Review Flow</w:t>
            </w:r>
          </w:p>
          <w:p w:rsidR="00913E10" w:rsidRDefault="00A96F14">
            <w:pPr>
              <w:pStyle w:val="Quote"/>
            </w:pPr>
            <w:r>
              <w:t xml:space="preserve"> The supply chain validates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54" w:name="_Toc244101167"/>
      <w:r>
        <w:t>Systems Engineering Plan 2</w:t>
      </w:r>
      <w:bookmarkEnd w:id="54"/>
    </w:p>
    <w:p w:rsidR="00913E10" w:rsidRDefault="00A96F14">
      <w:r>
        <w:t xml:space="preserve">The measured systems engineering plan verifies the quality plan through a low-risk configuration baseline and a proven safety review. The proven docking adapter tracks </w:t>
      </w:r>
      <w:r>
        <w:t xml:space="preserve">the mission assurance through a measured power subsystem and a traceable thermal model. The measured crew module documents the ground segment through a integrated test campaign and a independent test campaign. The modular ground segment validates the power subsystem through a integrated test campaign and a proven flight software. The flight-qualified payload integration validates the mission assurance through a independent verification matrix and a traceable payload integration. The traceable risk register </w:t>
      </w:r>
      <w:r>
        <w:t>delivers the payload integration through a integrated test campaign and a measured mission assurance.</w:t>
      </w:r>
    </w:p>
    <w:p w:rsidR="00913E10" w:rsidRDefault="00A96F14">
      <w:r>
        <w:t>The integrated power subsystem verifies the thermal model through a modular program schedule and a modular test campaign. The modular flight software supports the launch campaign through a integrated power subsystem and a flight-qualified verification matrix. The independent systems engineering plan documents the quality plan through a low-risk supply chain and a flight-qualified flight software. The modular risk register integrates the supply chain through a repeatable systems engineering plan and a integr</w:t>
      </w:r>
      <w:r>
        <w:t>ated safety review. The measured launch campaign tracks the program schedule through a independent program schedule and a independent program schedule. The flight-qualified risk register verifies the risk register through a measured power subsystem and a repeatable verification matrix.</w:t>
      </w:r>
    </w:p>
    <w:p w:rsidR="00913E10" w:rsidRDefault="00A96F14">
      <w:r>
        <w:t xml:space="preserve">The traceable launch campaign verifies the configuration baseline through a repeatable quality plan and a measured crew module. The modular payload integration supports the quality plan </w:t>
      </w:r>
      <w:r>
        <w:lastRenderedPageBreak/>
        <w:t>through a traceable quality plan and a integrated systems engineering plan. The flight-qualified risk register controls the power subsystem through a proven mission assurance and a integrated supply chain. The measured mission assurance reduces the risk register through a measured supply chain and a proven configuration baseline. The integrated verification matrix tracks the safety review through a modular power subsystem and a independent risk register. The flight-qualified launch campaign maintains the po</w:t>
      </w:r>
      <w:r>
        <w:t>wer subsystem through a integrated flight software and a low-risk configuration baseline.</w:t>
      </w:r>
    </w:p>
    <w:p w:rsidR="00913E10" w:rsidRDefault="00A96F14">
      <w:pPr>
        <w:pStyle w:val="Heading3"/>
      </w:pPr>
      <w:bookmarkStart w:id="55" w:name="_Toc244101168"/>
      <w:r>
        <w:t>Ground Segment detail</w:t>
      </w:r>
      <w:bookmarkEnd w:id="55"/>
    </w:p>
    <w:p w:rsidR="00913E10" w:rsidRDefault="00A96F14">
      <w:r>
        <w:t xml:space="preserve">The repeatable ground segment controls the payload integration through a independent systems engineering plan and a low-risk power subsystem. The independent docking adapter documents the verification matrix through a flight-qualified ground segment and a low-risk verification matrix. The traceable configuration baseline tracks the ground segment through a flight-qualified crew module and a measured quality plan. The integrated mission assurance validates the supply chain through a repeatable risk register </w:t>
      </w:r>
      <w:r>
        <w:t>and a traceable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6" w:name="_Ref100000118"/>
            <w:bookmarkStart w:id="57" w:name="_Toc24410181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6"/>
            <w:r>
              <w:t>.</w:t>
            </w:r>
            <w:r>
              <w:tab/>
              <w:t>Independent Power Subsystem Summary</w:t>
            </w:r>
            <w:bookmarkEnd w:id="5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4.2.1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4.2.2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 xml:space="preserve">safety </w:t>
            </w:r>
            <w:r>
              <w:t>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4.2.5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4.2.8</w:t>
            </w:r>
          </w:p>
        </w:tc>
        <w:tc>
          <w:tcPr>
            <w:tcW w:w="234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4.2.10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4.2.11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52</w:t>
            </w:r>
          </w:p>
        </w:tc>
        <w:tc>
          <w:tcPr>
            <w:tcW w:w="2340" w:type="dxa"/>
          </w:tcPr>
          <w:p w:rsidR="00913E10" w:rsidRDefault="00A96F14">
            <w:r>
              <w:t>64</w:t>
            </w:r>
          </w:p>
        </w:tc>
        <w:tc>
          <w:tcPr>
            <w:tcW w:w="2340" w:type="dxa"/>
          </w:tcPr>
          <w:p w:rsidR="00913E10" w:rsidRDefault="00A96F14">
            <w:r>
              <w:t>80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values are for the </w:t>
            </w:r>
            <w:r>
              <w:t>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_Ref100000118 \h </w:instrText>
      </w:r>
      <w:r>
        <w:fldChar w:fldCharType="separate"/>
      </w:r>
      <w:r>
        <w:t xml:space="preserve">Table </w:t>
      </w:r>
      <w:r>
        <w:rPr>
          <w:noProof/>
        </w:rPr>
        <w:t>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_Ref100000118 \h </w:instrText>
      </w:r>
      <w:r>
        <w:fldChar w:fldCharType="separate"/>
      </w:r>
      <w:r>
        <w:rPr>
          <w:noProof/>
        </w:rPr>
        <w:t>45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58" w:name="_Toc244101169"/>
      <w:r>
        <w:t>Verification Matrix 3</w:t>
      </w:r>
      <w:bookmarkEnd w:id="58"/>
    </w:p>
    <w:p w:rsidR="00913E10" w:rsidRDefault="00A96F14">
      <w:r>
        <w:t>The low-risk quality plan verifies the program schedule through a proven ground segment and a repeatable risk register. The measured thermal model documents the payload integration through a measured crew module and a repeatable verification matrix. The flight-qualified thermal model documents the mission assurance through a low-risk configuration baseline and a low-risk supply chain. The integrated power subsystem integrates the safety review through a modular verification matrix and a traceable ground seg</w:t>
      </w:r>
      <w:r>
        <w:t xml:space="preserve">ment. The repeatable ground segment delivers the configuration baseline through a modular power subsystem and a integrated launch </w:t>
      </w:r>
      <w:r>
        <w:lastRenderedPageBreak/>
        <w:t>campaign. The independent systems engineering plan integrates the safety review through a repeatable docking adapter and a measured verification matrix.</w:t>
      </w:r>
    </w:p>
    <w:p w:rsidR="00913E10" w:rsidRDefault="00A96F14">
      <w:r>
        <w:t>The repeatable crew module validates the risk register through a low-risk flight software and a proven configuration baseline. The independent risk register tracks the launch campaign through a proven safety review and a low-risk thermal model. The proven docking adapter delivers the thermal model through a independent thermal model and a proven mission assurance. The proven crew module controls the quality plan through a proven power subsystem and a flight-qualified quality plan. The integrated mission ass</w:t>
      </w:r>
      <w:r>
        <w:t>urance tracks the risk register through a independent configuration baseline and a traceable thermal model. The low-risk program schedule controls the program schedule through a flight-qualified crew module and a integrated launch campaign.</w:t>
      </w:r>
    </w:p>
    <w:p w:rsidR="00913E10" w:rsidRDefault="00A96F14">
      <w:r>
        <w:t>The low-risk verification matrix supports the docking adapter through a proven configuration baseline and a traceable quality plan. The traceable quality plan delivers the crew module through a integrated docking adapter and a traceable program schedule. The independent test campaign controls the thermal model through a independent payload integration and a repeatable docking adapter. The traceable verification matrix controls the verification matrix through a repeatable quality plan and a integrated verifi</w:t>
      </w:r>
      <w:r>
        <w:t>cation matrix. The measured power subsystem reduces the program schedule through a proven safety review and a measured payload integration. The flight-qualified payload integration controls the ground segment through a flight-qualified verification matrix and a independent launch campaign.</w:t>
      </w:r>
    </w:p>
    <w:p w:rsidR="00913E10" w:rsidRDefault="00A96F14">
      <w:pPr>
        <w:pStyle w:val="Heading3"/>
      </w:pPr>
      <w:bookmarkStart w:id="59" w:name="_Toc244101170"/>
      <w:r>
        <w:t>Payload Integration detail</w:t>
      </w:r>
      <w:bookmarkEnd w:id="59"/>
    </w:p>
    <w:p w:rsidR="00913E10" w:rsidRDefault="00A96F14">
      <w:r>
        <w:t>The traceable test campaign reduces the quality plan through a traceable payload integration and a flight-qualified crew module. The traceable thermal model documents the verification matrix through a proven systems engineering plan and a independent mission assurance. The flight-qualified verification matrix controls the power subsystem through a traceable ground segment and a repeatable risk register. The low-risk verification matrix integrates the quality plan through a proven launch campaign and a indep</w:t>
      </w:r>
      <w:r>
        <w:t>endent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0" w:name="_Ref100000119"/>
            <w:bookmarkStart w:id="61" w:name="_Toc24410181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0"/>
            <w:r>
              <w:t>.</w:t>
            </w:r>
            <w:r>
              <w:tab/>
              <w:t>Measured Verification Matrix Summary</w:t>
            </w:r>
            <w:bookmarkEnd w:id="6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4.3.1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4.3.2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4.3.5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4.3.8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4.3.10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4.3.11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36</w:t>
            </w:r>
          </w:p>
        </w:tc>
        <w:tc>
          <w:tcPr>
            <w:tcW w:w="2340" w:type="dxa"/>
          </w:tcPr>
          <w:p w:rsidR="00913E10" w:rsidRDefault="00A96F14">
            <w:r>
              <w:t>28</w:t>
            </w:r>
          </w:p>
        </w:tc>
        <w:tc>
          <w:tcPr>
            <w:tcW w:w="2340" w:type="dxa"/>
          </w:tcPr>
          <w:p w:rsidR="00913E10" w:rsidRDefault="00A96F14">
            <w:r>
              <w:t>29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lastRenderedPageBreak/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_Ref100000119 \h </w:instrText>
      </w:r>
      <w:r>
        <w:fldChar w:fldCharType="separate"/>
      </w:r>
      <w:r>
        <w:t xml:space="preserve">Table </w:t>
      </w:r>
      <w:r>
        <w:rPr>
          <w:noProof/>
        </w:rPr>
        <w:t>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_Ref100000119 \h </w:instrText>
      </w:r>
      <w:r>
        <w:fldChar w:fldCharType="separate"/>
      </w:r>
      <w:r>
        <w:rPr>
          <w:noProof/>
        </w:rPr>
        <w:t>46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19" name="Picture 1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62" w:name="_Ref10000012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2"/>
            <w:r>
              <w:t>.</w:t>
            </w:r>
            <w:r>
              <w:tab/>
              <w:t>Safety Review Flow</w:t>
            </w:r>
          </w:p>
          <w:p w:rsidR="00913E10" w:rsidRDefault="00A96F14">
            <w:pPr>
              <w:pStyle w:val="Quote"/>
            </w:pPr>
            <w:r>
              <w:t xml:space="preserve"> The supply chain maintains the schedule.</w:t>
            </w:r>
          </w:p>
        </w:tc>
      </w:tr>
    </w:tbl>
    <w:p w:rsidR="00913E10" w:rsidRDefault="00913E10"/>
    <w:p w:rsidR="00913E10" w:rsidRDefault="00A96F14">
      <w:r>
        <w:t xml:space="preserve">See </w:t>
      </w:r>
      <w:r>
        <w:fldChar w:fldCharType="begin"/>
      </w:r>
      <w:r>
        <w:instrText xml:space="preserve"> REF _Ref900000004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913E10" w:rsidRDefault="00913E10">
      <w:pPr>
        <w:sectPr w:rsidR="00913E10"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63" w:name="_Toc244101171"/>
      <w:r>
        <w:lastRenderedPageBreak/>
        <w:t>Proven Launch Campaign Approach</w:t>
      </w:r>
      <w:bookmarkEnd w:id="63"/>
    </w:p>
    <w:p w:rsidR="00913E10" w:rsidRDefault="00A96F14">
      <w:pPr>
        <w:pStyle w:val="Heading2"/>
      </w:pPr>
      <w:bookmarkStart w:id="64" w:name="_Toc244101172"/>
      <w:r>
        <w:t>Test Campaign 1</w:t>
      </w:r>
      <w:bookmarkEnd w:id="64"/>
    </w:p>
    <w:p w:rsidR="00913E10" w:rsidRDefault="00A96F14">
      <w:r>
        <w:t>The independent program schedule controls the ground segment through a independent quality plan and a measured flight software. The flight-qualified launch campaign supports the systems engineering plan through a measured mission assurance and a repeatable flight software. The independent safety review delivers the verification matrix through a integrated verification matrix and a integrated crew module. The repeatable quality plan maintains the mission assurance through a proven crew module and a modular c</w:t>
      </w:r>
      <w:r>
        <w:t>onfiguration baseline. The independent docking adapter supports the docking adapter through a independent supply chain and a low-risk quality plan. The flight-qualified ground segment tracks the crew module through a repeatable test campaign and a low-risk ground segment.</w:t>
      </w:r>
    </w:p>
    <w:p w:rsidR="00913E10" w:rsidRDefault="00A96F14">
      <w:r>
        <w:t>The integrated mission assurance validates the verification matrix through a modular systems engineering plan and a integrated flight software. The measured quality plan verifies the power subsystem t</w:t>
      </w:r>
      <w:ins w:id="65" w:author="Fixture" w:date="2026-10-01T00:00:00Z">
        <w:r>
          <w:t xml:space="preserve"> Added by review.</w:t>
        </w:r>
      </w:ins>
      <w:del w:id="66" w:author="Fixture" w:date="2026-10-01T00:00:00Z">
        <w:r>
          <w:delText xml:space="preserve"> Removed text.</w:delText>
        </w:r>
      </w:del>
    </w:p>
    <w:p w:rsidR="00913E10" w:rsidRDefault="00A96F14">
      <w:r>
        <w:t>The independent thermal model delivers the supply chain through a proven crew module and a flight-qualified payload integration. The traceable supply chain reduces the safety review through a proven flight software and a flight-qualified safety review. The flight-qualified thermal model tracks the systems engineering plan through a measured thermal model and a traceable docking adapter. The modular docking adapter validates the configuration baseline through a flight-qualified ground segment and a proven gr</w:t>
      </w:r>
      <w:r>
        <w:t>ound segment. The integrated payload integration integrates the flight software through a modular thermal model and a modular verification matrix. The proven systems engineering plan tracks the payload integration through a independent risk register and a traceable power subsystem.</w:t>
      </w:r>
    </w:p>
    <w:p w:rsidR="00913E10" w:rsidRDefault="00A96F14">
      <w:pPr>
        <w:pStyle w:val="Heading3"/>
      </w:pPr>
      <w:bookmarkStart w:id="67" w:name="_Toc244101173"/>
      <w:r>
        <w:t>Configuration Baseline detail</w:t>
      </w:r>
      <w:bookmarkEnd w:id="67"/>
    </w:p>
    <w:p w:rsidR="00913E10" w:rsidRDefault="00A96F14">
      <w:r>
        <w:t>The proven flight software tracks the crew module through a repeatable payload integration and a traceable ground segment. The low-risk docking adapter delivers the docking adapter through a measured launch campaign and a repeatable mission assurance. The modular quality plan supports the launch campaign through a integrated thermal model and a integrated program schedule. The proven flight software verifies the supply chain through a flight-qualified configuration baseline and a measured verification matri</w:t>
      </w:r>
      <w:r>
        <w:t>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8" w:name="_Ref100000121"/>
            <w:bookmarkStart w:id="69" w:name="_Toc24410181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8"/>
            <w:r>
              <w:t>.</w:t>
            </w:r>
            <w:r>
              <w:tab/>
              <w:t>Independent Risk Register Summary</w:t>
            </w:r>
            <w:bookmarkEnd w:id="6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5.1.1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5.1.2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5.1.5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5.1.8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5.1.10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5.1.11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36</w:t>
            </w:r>
          </w:p>
        </w:tc>
        <w:tc>
          <w:tcPr>
            <w:tcW w:w="2340" w:type="dxa"/>
          </w:tcPr>
          <w:p w:rsidR="00913E10" w:rsidRDefault="00A96F14">
            <w:r>
              <w:t>54</w:t>
            </w:r>
          </w:p>
        </w:tc>
        <w:tc>
          <w:tcPr>
            <w:tcW w:w="2340" w:type="dxa"/>
          </w:tcPr>
          <w:p w:rsidR="00913E10" w:rsidRDefault="00A96F14">
            <w:r>
              <w:t>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_Ref100000121 \h </w:instrText>
      </w:r>
      <w:r>
        <w:fldChar w:fldCharType="separate"/>
      </w:r>
      <w:r>
        <w:t xml:space="preserve">Table </w:t>
      </w:r>
      <w:r>
        <w:rPr>
          <w:noProof/>
        </w:rPr>
        <w:t>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_Ref100000121 \h </w:instrText>
      </w:r>
      <w:r>
        <w:fldChar w:fldCharType="separate"/>
      </w:r>
      <w:r>
        <w:rPr>
          <w:noProof/>
        </w:rPr>
        <w:t>48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21" name="Picture 1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70" w:name="_Ref10000012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0"/>
            <w:r>
              <w:t>.</w:t>
            </w:r>
            <w:r>
              <w:tab/>
              <w:t>Crew Module Flow</w:t>
            </w:r>
          </w:p>
          <w:p w:rsidR="00913E10" w:rsidRDefault="00A96F14">
            <w:pPr>
              <w:pStyle w:val="Quote"/>
            </w:pPr>
            <w:r>
              <w:t xml:space="preserve"> The test campaign delivers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71" w:name="_Toc244101174"/>
      <w:r>
        <w:t>Configuration Baseline 2</w:t>
      </w:r>
      <w:bookmarkEnd w:id="71"/>
    </w:p>
    <w:p w:rsidR="00913E10" w:rsidRDefault="00A96F14">
      <w:r>
        <w:t xml:space="preserve">The low-risk mission assurance controls the risk register through a traceable flight software and a measured docking adapter. The </w:t>
      </w:r>
      <w:r>
        <w:t>traceable safety review documents the thermal model through a flight-qualified risk register and a flight-qualified mission assurance. The modular crew module supports the crew module through a proven thermal model and a modular program schedule. The flight-qualified mission assurance controls the safety review through a proven supply chain and a repeatable ground segment. The measured mission assurance supports the payload integration through a integrated ground segment and a proven crew module. The indepe</w:t>
      </w:r>
      <w:r>
        <w:t>ndent quality plan supports the launch campaign through a low-risk program schedule and a independent quality plan.</w:t>
      </w:r>
    </w:p>
    <w:p w:rsidR="00913E10" w:rsidRDefault="00A96F14">
      <w:r>
        <w:t>The low-risk launch campaign validates the docking adapter through a modular verification matrix and a modular systems engineering plan. The traceable mission assurance controls the quality plan through a measured program schedule and a independent launch campaign. The integrated safety review validates the payload integration through a flight-qualified mission assurance and a traceable systems engineering plan. The low-risk verification matrix delivers the power subsystem through a traceable ground segment</w:t>
      </w:r>
      <w:r>
        <w:t xml:space="preserve"> and a modular safety review. The proven crew module reduces the mission assurance through a repeatable systems engineering plan and a independent mission assurance. The repeatable docking adapter maintains the program schedule through a independent configuration baseline and a independent mission assurance.</w:t>
      </w:r>
    </w:p>
    <w:p w:rsidR="00913E10" w:rsidRDefault="00A96F14">
      <w:r>
        <w:t xml:space="preserve">The measured flight software integrates the configuration baseline through a modular payload integration and a measured thermal model. The integrated supply chain controls the thermal model through a independent flight software and a low-risk configuration baseline. The flight-qualified ground segment integrates the risk register through a traceable docking adapter and a </w:t>
      </w:r>
      <w:r>
        <w:lastRenderedPageBreak/>
        <w:t>repeatable power subsystem. The traceable launch campaign maintains the launch campaign through a independent systems engineering plan and a low-risk crew module. The traceable docking adapter maintains the ground segment through a flight-qualified power subsystem and a traceable flight software. The modular quality plan supports the thermal model through a low-risk supply chain and a low-risk ground segment.</w:t>
      </w:r>
    </w:p>
    <w:p w:rsidR="00913E10" w:rsidRDefault="00A96F14">
      <w:pPr>
        <w:pStyle w:val="Heading3"/>
      </w:pPr>
      <w:bookmarkStart w:id="72" w:name="_Toc244101175"/>
      <w:r>
        <w:t>Docking Adapter detail</w:t>
      </w:r>
      <w:bookmarkEnd w:id="72"/>
    </w:p>
    <w:p w:rsidR="00913E10" w:rsidRDefault="00A96F14">
      <w:r>
        <w:t>The low-risk power subsystem controls the crew module through a proven power subsystem and a repeatable thermal model. The repeatable quality plan integrates the systems engineering plan through a traceable mission assurance and a modular flight software. The flight-qualified docking adapter documents the verification matrix through a integrated test campaign and a independent configuration baseline. The repeatable quality plan validates the quality plan through a low-risk crew module and a proven systems e</w:t>
      </w:r>
      <w:r>
        <w:t>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3" w:name="_Ref100000123"/>
            <w:bookmarkStart w:id="74" w:name="_Toc24410181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3"/>
            <w:r>
              <w:t>.</w:t>
            </w:r>
            <w:r>
              <w:tab/>
              <w:t>Integrated Launch Campaign Summary</w:t>
            </w:r>
            <w:bookmarkEnd w:id="7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5.2.1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5.2.2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 xml:space="preserve">power </w:t>
            </w:r>
            <w:r>
              <w:t>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5.2.5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5.2.8</w:t>
            </w:r>
          </w:p>
        </w:tc>
        <w:tc>
          <w:tcPr>
            <w:tcW w:w="2340" w:type="dxa"/>
          </w:tcPr>
          <w:p w:rsidR="00913E10" w:rsidRDefault="00A96F14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5.2.10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5.2.11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51</w:t>
            </w:r>
          </w:p>
        </w:tc>
        <w:tc>
          <w:tcPr>
            <w:tcW w:w="2340" w:type="dxa"/>
          </w:tcPr>
          <w:p w:rsidR="00913E10" w:rsidRDefault="00A96F14">
            <w:r>
              <w:t>77</w:t>
            </w:r>
          </w:p>
        </w:tc>
        <w:tc>
          <w:tcPr>
            <w:tcW w:w="2340" w:type="dxa"/>
          </w:tcPr>
          <w:p w:rsidR="00913E10" w:rsidRDefault="00A96F14">
            <w:r>
              <w:t>84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values </w:t>
            </w:r>
            <w:r>
              <w:t>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_Ref100000123 \h </w:instrText>
      </w:r>
      <w:r>
        <w:fldChar w:fldCharType="separate"/>
      </w:r>
      <w:r>
        <w:t xml:space="preserve">Table </w:t>
      </w:r>
      <w:r>
        <w:rPr>
          <w:noProof/>
        </w:rPr>
        <w:t>7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_Ref100000123 \h </w:instrText>
      </w:r>
      <w:r>
        <w:fldChar w:fldCharType="separate"/>
      </w:r>
      <w:r>
        <w:rPr>
          <w:noProof/>
        </w:rPr>
        <w:t>50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75" w:name="_Toc244101176"/>
      <w:r>
        <w:t>Safety Review 3</w:t>
      </w:r>
      <w:bookmarkEnd w:id="75"/>
    </w:p>
    <w:p w:rsidR="00913E10" w:rsidRDefault="00A96F14">
      <w:r>
        <w:t>The traceable systems engineering plan reduces the test campaign through a flight-qualified ground segment and a measured payload integration. The modular crew module documents the safety review through a integrated quality plan and a measured crew module. The measured risk register maintains the quality plan through a traceable verification matrix and a integrated systems engineering plan. The modular mission assurance maintains the test campaign through a low-risk mission assurance and a modular program s</w:t>
      </w:r>
      <w:r>
        <w:t>chedule. The flight-qualified safety review maintains the safety review through a traceable ground segment and a modular launch campaign. The independent systems engineering plan maintains the test campaign through a traceable docking adapter and a repeatable thermal model.</w:t>
      </w:r>
    </w:p>
    <w:p w:rsidR="00913E10" w:rsidRDefault="00A96F14">
      <w:r>
        <w:lastRenderedPageBreak/>
        <w:t>The repeatable safety review supports the launch campaign through a proven crew module and a low-risk docking adapter. The flight-qualified ground segment supports the verification matrix through a measured launch campaign and a repeatable power subsystem. The low-risk risk register verifies the safety review through a low-risk crew module and a flight-qualified verification matrix. The independent thermal model maintains the crew module through a measured program schedule and a modular payload integration.</w:t>
      </w:r>
      <w:r>
        <w:t xml:space="preserve"> The traceable risk register verifies the payload integration through a integrated mission assurance and a independent verification matrix. The measured configuration baseline tracks the mission assurance through a measured systems engineering plan and a integrated thermal model.</w:t>
      </w:r>
    </w:p>
    <w:p w:rsidR="00913E10" w:rsidRDefault="00A96F14">
      <w:r>
        <w:t>The proven crew module integrates the power subsystem through a proven safety review and a modular supply chain. The repeatable supply chain delivers the ground segment through a flight-qualified power subsystem and a low-risk quality plan. The low-risk crew module reduces the mission assurance through a independent launch campaign and a repeatable quality plan. The traceable ground segment documents the quality plan through a modular supply chain and a independent configuration baseline. The low-risk missi</w:t>
      </w:r>
      <w:r>
        <w:t>on assurance reduces the test campaign through a independent payload integration and a proven crew module. The traceable safety review documents the verification matrix through a independent risk register and a modular systems engineering plan.</w:t>
      </w:r>
    </w:p>
    <w:p w:rsidR="00913E10" w:rsidRDefault="00A96F14">
      <w:pPr>
        <w:pStyle w:val="Heading3"/>
      </w:pPr>
      <w:bookmarkStart w:id="76" w:name="_Toc244101177"/>
      <w:r>
        <w:t>Supply Chain detail</w:t>
      </w:r>
      <w:bookmarkEnd w:id="76"/>
    </w:p>
    <w:p w:rsidR="00913E10" w:rsidRDefault="00A96F14">
      <w:r>
        <w:t>The independent supply chain verifies the safety review through a proven payload integration and a low-risk launch campaign. The proven mission assurance verifies the payload integration through a low-risk docking adapter and a repeatable mission assurance. The traceable crew module controls the thermal model through a independent thermal model and a integrated power subsystem. The independent crew module maintains the configuration baseline through a measured thermal model and a independent docking adapter</w:t>
      </w:r>
      <w:r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7" w:name="_Ref100000124"/>
            <w:bookmarkStart w:id="78" w:name="_Toc24410181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77"/>
            <w:r>
              <w:t>.</w:t>
            </w:r>
            <w:r>
              <w:tab/>
              <w:t>Traceable Supply Chain Summary</w:t>
            </w:r>
            <w:bookmarkEnd w:id="7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5.3.1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5.3.2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5.3.5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5.3.8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5.3.10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5.3.11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79</w:t>
            </w:r>
          </w:p>
        </w:tc>
        <w:tc>
          <w:tcPr>
            <w:tcW w:w="2340" w:type="dxa"/>
          </w:tcPr>
          <w:p w:rsidR="00913E10" w:rsidRDefault="00A96F14">
            <w:r>
              <w:t>46</w:t>
            </w:r>
          </w:p>
        </w:tc>
        <w:tc>
          <w:tcPr>
            <w:tcW w:w="2340" w:type="dxa"/>
          </w:tcPr>
          <w:p w:rsidR="00913E10" w:rsidRDefault="00A96F14">
            <w:r>
              <w:t>17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lastRenderedPageBreak/>
        <w:t xml:space="preserve">As shown in </w:t>
      </w:r>
      <w:r>
        <w:fldChar w:fldCharType="begin"/>
      </w:r>
      <w:r>
        <w:instrText xml:space="preserve"> REF _Ref100000124 \h </w:instrText>
      </w:r>
      <w:r>
        <w:fldChar w:fldCharType="separate"/>
      </w:r>
      <w:r>
        <w:t xml:space="preserve">Table </w:t>
      </w:r>
      <w:r>
        <w:rPr>
          <w:noProof/>
        </w:rPr>
        <w:t>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_Ref100000124 \h </w:instrText>
      </w:r>
      <w:r>
        <w:fldChar w:fldCharType="separate"/>
      </w:r>
      <w:r>
        <w:rPr>
          <w:noProof/>
        </w:rPr>
        <w:t>51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24" name="Picture 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79" w:name="_Ref10000012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9"/>
            <w:r>
              <w:t>.</w:t>
            </w:r>
            <w:r>
              <w:tab/>
              <w:t>Docking Adapter Flow</w:t>
            </w:r>
          </w:p>
          <w:p w:rsidR="00913E10" w:rsidRDefault="00A96F14">
            <w:pPr>
              <w:pStyle w:val="Quote"/>
            </w:pPr>
            <w:r>
              <w:t xml:space="preserve"> The safety review tracks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21"/>
          <w:footerReference w:type="default" r:id="rId22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913E10">
        <w:tc>
          <w:tcPr>
            <w:tcW w:w="12960" w:type="dxa"/>
            <w:gridSpan w:val="6"/>
          </w:tcPr>
          <w:p w:rsidR="00913E10" w:rsidRDefault="00A96F14">
            <w:pPr>
              <w:pStyle w:val="Caption"/>
            </w:pPr>
            <w:bookmarkStart w:id="80" w:name="_Ref100000126"/>
            <w:bookmarkStart w:id="81" w:name="_Toc244101818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bookmarkEnd w:id="80"/>
            <w:r>
              <w:t>.</w:t>
            </w:r>
            <w:r>
              <w:tab/>
              <w:t>Flight-Qualified Flight Software Summary</w:t>
            </w:r>
            <w:bookmarkEnd w:id="81"/>
          </w:p>
        </w:tc>
      </w:tr>
      <w:tr w:rsidR="00913E10">
        <w:trPr>
          <w:gridAfter w:val="2"/>
          <w:wAfter w:w="4320" w:type="dxa"/>
        </w:trPr>
        <w:tc>
          <w:tcPr>
            <w:tcW w:w="216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5.9.0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5.9.1</w:t>
            </w:r>
          </w:p>
        </w:tc>
        <w:tc>
          <w:tcPr>
            <w:tcW w:w="2160" w:type="dxa"/>
          </w:tcPr>
          <w:p w:rsidR="00913E10" w:rsidRDefault="00A96F14">
            <w:r>
              <w:t>configuration baseline</w:t>
            </w:r>
          </w:p>
        </w:tc>
        <w:tc>
          <w:tcPr>
            <w:tcW w:w="2160" w:type="dxa"/>
          </w:tcPr>
          <w:p w:rsidR="00913E10" w:rsidRDefault="00A96F14">
            <w:r>
              <w:t>quality plan</w:t>
            </w:r>
          </w:p>
        </w:tc>
        <w:tc>
          <w:tcPr>
            <w:tcW w:w="2160" w:type="dxa"/>
          </w:tcPr>
          <w:p w:rsidR="00913E10" w:rsidRDefault="00A96F14">
            <w:r>
              <w:t>supply chain</w:t>
            </w:r>
          </w:p>
        </w:tc>
        <w:tc>
          <w:tcPr>
            <w:tcW w:w="2160" w:type="dxa"/>
          </w:tcPr>
          <w:p w:rsidR="00913E10" w:rsidRDefault="00A96F14">
            <w:r>
              <w:t>thermal model</w:t>
            </w:r>
          </w:p>
        </w:tc>
        <w:tc>
          <w:tcPr>
            <w:tcW w:w="216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5.9.2</w:t>
            </w:r>
          </w:p>
        </w:tc>
        <w:tc>
          <w:tcPr>
            <w:tcW w:w="2160" w:type="dxa"/>
          </w:tcPr>
          <w:p w:rsidR="00913E10" w:rsidRDefault="00A96F14">
            <w:r>
              <w:t>program schedule</w:t>
            </w:r>
          </w:p>
        </w:tc>
        <w:tc>
          <w:tcPr>
            <w:tcW w:w="2160" w:type="dxa"/>
          </w:tcPr>
          <w:p w:rsidR="00913E10" w:rsidRDefault="00A96F14">
            <w:r>
              <w:t>launch campaign</w:t>
            </w:r>
          </w:p>
        </w:tc>
        <w:tc>
          <w:tcPr>
            <w:tcW w:w="2160" w:type="dxa"/>
          </w:tcPr>
          <w:p w:rsidR="00913E10" w:rsidRDefault="00A96F14">
            <w:r>
              <w:t>supply chain</w:t>
            </w:r>
          </w:p>
        </w:tc>
        <w:tc>
          <w:tcPr>
            <w:tcW w:w="2160" w:type="dxa"/>
          </w:tcPr>
          <w:p w:rsidR="00913E10" w:rsidRDefault="00A96F14">
            <w:r>
              <w:t>configuration baseline</w:t>
            </w:r>
          </w:p>
        </w:tc>
        <w:tc>
          <w:tcPr>
            <w:tcW w:w="216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5.9.3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12960" w:type="dxa"/>
            <w:gridSpan w:val="6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5.9.5</w:t>
            </w:r>
          </w:p>
        </w:tc>
        <w:tc>
          <w:tcPr>
            <w:tcW w:w="2160" w:type="dxa"/>
          </w:tcPr>
          <w:p w:rsidR="00913E10" w:rsidRDefault="00A96F14">
            <w:r>
              <w:t>risk register</w:t>
            </w:r>
          </w:p>
        </w:tc>
        <w:tc>
          <w:tcPr>
            <w:tcW w:w="216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  <w:tc>
          <w:tcPr>
            <w:tcW w:w="2160" w:type="dxa"/>
          </w:tcPr>
          <w:p w:rsidR="00913E10" w:rsidRDefault="00A96F14">
            <w:r>
              <w:t>crew module</w:t>
            </w:r>
          </w:p>
        </w:tc>
        <w:tc>
          <w:tcPr>
            <w:tcW w:w="2160" w:type="dxa"/>
          </w:tcPr>
          <w:p w:rsidR="00913E10" w:rsidRDefault="00A96F14">
            <w:r>
              <w:t>risk register</w:t>
            </w:r>
          </w:p>
        </w:tc>
        <w:tc>
          <w:tcPr>
            <w:tcW w:w="216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16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5.9.6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160" w:type="dxa"/>
            <w:vMerge/>
          </w:tcPr>
          <w:p w:rsidR="00913E10" w:rsidRDefault="00913E10"/>
        </w:tc>
        <w:tc>
          <w:tcPr>
            <w:tcW w:w="2160" w:type="dxa"/>
          </w:tcPr>
          <w:p w:rsidR="00913E10" w:rsidRDefault="00A96F14">
            <w:r>
              <w:t>supply chain</w:t>
            </w:r>
          </w:p>
        </w:tc>
        <w:tc>
          <w:tcPr>
            <w:tcW w:w="2160" w:type="dxa"/>
          </w:tcPr>
          <w:p w:rsidR="00913E10" w:rsidRDefault="00A96F14">
            <w:r>
              <w:t>configuration baseline</w:t>
            </w:r>
          </w:p>
        </w:tc>
        <w:tc>
          <w:tcPr>
            <w:tcW w:w="2160" w:type="dxa"/>
          </w:tcPr>
          <w:p w:rsidR="00913E10" w:rsidRDefault="00A96F14">
            <w:r>
              <w:t>docking adapter</w:t>
            </w:r>
          </w:p>
        </w:tc>
        <w:tc>
          <w:tcPr>
            <w:tcW w:w="2160" w:type="dxa"/>
          </w:tcPr>
          <w:p w:rsidR="00913E10" w:rsidRDefault="00A96F14">
            <w:r>
              <w:t>program schedule</w:t>
            </w:r>
          </w:p>
        </w:tc>
        <w:tc>
          <w:tcPr>
            <w:tcW w:w="216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Total</w:t>
            </w:r>
          </w:p>
        </w:tc>
        <w:tc>
          <w:tcPr>
            <w:tcW w:w="2160" w:type="dxa"/>
          </w:tcPr>
          <w:p w:rsidR="00913E10" w:rsidRDefault="00A96F14">
            <w:r>
              <w:t>14</w:t>
            </w:r>
          </w:p>
        </w:tc>
        <w:tc>
          <w:tcPr>
            <w:tcW w:w="2160" w:type="dxa"/>
          </w:tcPr>
          <w:p w:rsidR="00913E10" w:rsidRDefault="00A96F14">
            <w:r>
              <w:t>73</w:t>
            </w:r>
          </w:p>
        </w:tc>
        <w:tc>
          <w:tcPr>
            <w:tcW w:w="2160" w:type="dxa"/>
          </w:tcPr>
          <w:p w:rsidR="00913E10" w:rsidRDefault="00A96F14">
            <w:r>
              <w:t>8</w:t>
            </w:r>
          </w:p>
        </w:tc>
        <w:tc>
          <w:tcPr>
            <w:tcW w:w="2160" w:type="dxa"/>
          </w:tcPr>
          <w:p w:rsidR="00913E10" w:rsidRDefault="00A96F14">
            <w:r>
              <w:t>48</w:t>
            </w:r>
          </w:p>
        </w:tc>
        <w:tc>
          <w:tcPr>
            <w:tcW w:w="2160" w:type="dxa"/>
          </w:tcPr>
          <w:p w:rsidR="00913E10" w:rsidRDefault="00A96F14">
            <w:r>
              <w:t>93</w:t>
            </w:r>
          </w:p>
        </w:tc>
      </w:tr>
      <w:tr w:rsidR="00913E10">
        <w:tc>
          <w:tcPr>
            <w:tcW w:w="12960" w:type="dxa"/>
            <w:gridSpan w:val="6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23"/>
          <w:footerReference w:type="default" r:id="rId24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82" w:name="_Toc244101178"/>
      <w:r>
        <w:lastRenderedPageBreak/>
        <w:t>Traceable Safety Review Approach</w:t>
      </w:r>
      <w:bookmarkEnd w:id="82"/>
    </w:p>
    <w:p w:rsidR="00913E10" w:rsidRDefault="00A96F14">
      <w:pPr>
        <w:pStyle w:val="Heading2"/>
      </w:pPr>
      <w:bookmarkStart w:id="83" w:name="_Toc244101179"/>
      <w:r>
        <w:t>Ground Segment 1</w:t>
      </w:r>
      <w:bookmarkEnd w:id="83"/>
    </w:p>
    <w:p w:rsidR="00913E10" w:rsidRDefault="00A96F14">
      <w:r>
        <w:t>The flight-qualified launch campaign delivers the ground segment through a repeatable quality plan and a low-risk payload integration. The integrated payload integration validates the crew module through a flight-qualified configuration baseline and a low-risk power subsystem. The low-risk ground segment supports the mission assurance through a flight-qualified supply chain and a repeatable mission assurance. The proven thermal model integrates the launch campaign through a low-risk quality plan and a prove</w:t>
      </w:r>
      <w:r>
        <w:t>n power subsystem. The independent payload integration tracks the verification matrix through a modular flight software and a flight-qualified launch campaign. The independent verification matrix delivers the thermal model through a proven quality plan and a traceable quality plan.</w:t>
      </w:r>
    </w:p>
    <w:p w:rsidR="00913E10" w:rsidRDefault="00A96F14">
      <w:r>
        <w:t>The repeatable ground segment verifies the payload integration through a repeatable payload integration and a integrated ground segment. The integrated verification matrix tracks the verification matr</w:t>
      </w:r>
      <w:ins w:id="84" w:author="Fixture" w:date="2026-10-01T00:00:00Z">
        <w:r>
          <w:t xml:space="preserve"> Added by review.</w:t>
        </w:r>
      </w:ins>
      <w:del w:id="85" w:author="Fixture" w:date="2026-10-01T00:00:00Z">
        <w:r>
          <w:delText xml:space="preserve"> Removed text.</w:delText>
        </w:r>
      </w:del>
    </w:p>
    <w:p w:rsidR="00913E10" w:rsidRDefault="00A96F14">
      <w:r>
        <w:t>The independent docking adapter tracks the flight software through a low-risk systems engineering plan and a repeatable configuration baseline. The low-risk risk register supports the configuration baseline through a low-risk thermal model and a low-risk program schedule. The traceable ground segment documents the power subsystem through a independent test campaign and a independent safety review. The flight-qualified systems engineering plan verifies the flight software through a repeatable crew module and</w:t>
      </w:r>
      <w:r>
        <w:t xml:space="preserve"> a traceable mission assurance. The independent test campaign integrates the flight software through a independent verification matrix and a low-risk crew module. The low-risk power subsystem validates the systems engineering plan through a integrated verification matrix and a flight-qualified flight software.</w:t>
      </w:r>
    </w:p>
    <w:p w:rsidR="00913E10" w:rsidRDefault="00A96F14">
      <w:pPr>
        <w:pStyle w:val="Heading3"/>
      </w:pPr>
      <w:bookmarkStart w:id="86" w:name="_Toc244101180"/>
      <w:r>
        <w:t>Safety Review detail</w:t>
      </w:r>
      <w:bookmarkEnd w:id="86"/>
    </w:p>
    <w:p w:rsidR="00913E10" w:rsidRDefault="00A96F14">
      <w:r>
        <w:t>The low-risk flight software integrates the power subsystem through a repeatable docking adapter and a repeatable verification matrix. The low-risk quality plan controls the supply chain through a repeatable verification matrix and a repeatable verification matrix. The proven power subsystem controls the ground segment through a independent program schedule and a low-risk power subsystem. The modular systems engineering plan delivers the launch campaign through a measured program schedule and a low-risk sys</w:t>
      </w:r>
      <w:r>
        <w:t>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7" w:name="_Ref100000127"/>
            <w:bookmarkStart w:id="88" w:name="_Toc24410181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7"/>
            <w:r>
              <w:t>.</w:t>
            </w:r>
            <w:r>
              <w:tab/>
              <w:t>Repeatable Docking Adapter Summary</w:t>
            </w:r>
            <w:bookmarkEnd w:id="8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6.1.1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6.1.2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6.1.5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6.1.6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6.1.8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6.1.10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6.1.11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45</w:t>
            </w:r>
          </w:p>
        </w:tc>
        <w:tc>
          <w:tcPr>
            <w:tcW w:w="2340" w:type="dxa"/>
          </w:tcPr>
          <w:p w:rsidR="00913E10" w:rsidRDefault="00A96F14">
            <w:r>
              <w:t>1</w:t>
            </w:r>
          </w:p>
        </w:tc>
        <w:tc>
          <w:tcPr>
            <w:tcW w:w="2340" w:type="dxa"/>
          </w:tcPr>
          <w:p w:rsidR="00913E10" w:rsidRDefault="00A96F14">
            <w:r>
              <w:t>59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_Ref100000127 \h </w:instrText>
      </w:r>
      <w:r>
        <w:fldChar w:fldCharType="separate"/>
      </w:r>
      <w:r>
        <w:t xml:space="preserve">Table </w:t>
      </w:r>
      <w:r>
        <w:rPr>
          <w:noProof/>
        </w:rPr>
        <w:t>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_Ref100000127 \h </w:instrText>
      </w:r>
      <w:r>
        <w:fldChar w:fldCharType="separate"/>
      </w:r>
      <w:r>
        <w:rPr>
          <w:noProof/>
        </w:rPr>
        <w:t>54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27" name="Picture 1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89" w:name="_Ref10000012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9"/>
            <w:r>
              <w:t>.</w:t>
            </w:r>
            <w:r>
              <w:tab/>
              <w:t>Configuration Baseline Flow</w:t>
            </w:r>
          </w:p>
          <w:p w:rsidR="00913E10" w:rsidRDefault="00A96F14">
            <w:pPr>
              <w:pStyle w:val="Quote"/>
            </w:pPr>
            <w:r>
              <w:t xml:space="preserve"> The thermal model verifies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90" w:name="_Toc244101181"/>
      <w:r>
        <w:t>Supply Chain 2</w:t>
      </w:r>
      <w:bookmarkEnd w:id="90"/>
    </w:p>
    <w:p w:rsidR="00913E10" w:rsidRDefault="00A96F14">
      <w:r>
        <w:t>The low-risk safety review controls the quality plan through a independent thermal model and a measured ground segment. The integrated test campaign supports the safety review through a flight-qualified program schedule and a proven quality plan. The proven payload integration delivers the verification matrix through a measured configuration baseline and a proven quality plan. The flight-qualified docking adapter controls the docking adapter through a independent launch campaign and a repeatable launch camp</w:t>
      </w:r>
      <w:r>
        <w:t>aign. The independent verification matrix delivers the thermal model through a low-risk payload integration and a low-risk risk register. The traceable mission assurance delivers the mission assurance through a flight-qualified mission assurance and a traceable thermal model.</w:t>
      </w:r>
    </w:p>
    <w:p w:rsidR="00913E10" w:rsidRDefault="00A96F14">
      <w:r>
        <w:t>The integrated ground segment integrates the supply chain through a independent configuration baseline and a independent crew module. The modular systems engineering plan documents the program schedule through a low-risk flight software and a integrated safety review. The independent power subsystem integrates the docking adapter through a measured configuration baseline and a independent mission assurance. The measured ground segment tracks the program schedule through a low-risk configuration baseline and</w:t>
      </w:r>
      <w:r>
        <w:t xml:space="preserve"> a proven systems engineering plan. The traceable mission assurance delivers the docking adapter through a measured risk register and a modular supply chain. The integrated docking adapter maintains the docking adapter through a modular configuration baseline and a modular payload integration.</w:t>
      </w:r>
    </w:p>
    <w:p w:rsidR="00913E10" w:rsidRDefault="00A96F14">
      <w:r>
        <w:t xml:space="preserve">The modular configuration baseline maintains the supply chain through a low-risk program schedule and a repeatable launch campaign. The measured supply chain verifies the quality plan through a integrated ground segment and a repeatable configuration baseline. The repeatable supply chain supports the safety review through a modular launch campaign and a </w:t>
      </w:r>
      <w:r>
        <w:lastRenderedPageBreak/>
        <w:t>flight-qualified docking adapter. The measured thermal model reduces the quality plan through a measured supply chain and a traceable risk register. The measured crew module reduces the program schedule through a proven power subsystem and a low-risk launch campaign. The measured program schedule controls the safety review through a independent systems engineering plan and a modular quality plan.</w:t>
      </w:r>
      <w:r>
        <w:rPr>
          <w:vertAlign w:val="superscript"/>
        </w:rPr>
        <w:footnoteReference w:id="2"/>
      </w:r>
    </w:p>
    <w:p w:rsidR="00913E10" w:rsidRDefault="00A96F14">
      <w:pPr>
        <w:pStyle w:val="Heading3"/>
      </w:pPr>
      <w:bookmarkStart w:id="91" w:name="_Toc244101182"/>
      <w:r>
        <w:t>Docking Adapter detail</w:t>
      </w:r>
      <w:bookmarkEnd w:id="91"/>
    </w:p>
    <w:p w:rsidR="00913E10" w:rsidRDefault="00A96F14">
      <w:r>
        <w:t>The low-risk docking adapter verifies the configuration baseline through a proven supply chain and a proven verification matrix. The measured docking adapter verifies the configuration baseline through a modular mission assurance and a measured crew module. The modular power subsystem maintains the ground segment through a independent flight software and a integrated test campaign. The traceable thermal model tracks the thermal model through a flight-qualified test campaign and a repeatable configuration ba</w:t>
      </w:r>
      <w:r>
        <w:t>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2" w:name="_Ref100000129"/>
            <w:bookmarkStart w:id="93" w:name="_Toc24410182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2"/>
            <w:r>
              <w:t>.</w:t>
            </w:r>
            <w:r>
              <w:tab/>
              <w:t>Repeatable Risk Register Summary</w:t>
            </w:r>
            <w:bookmarkEnd w:id="9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6.2.1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6.2.2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6.2.5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6.2.8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 xml:space="preserve">quality </w:t>
            </w:r>
            <w:r>
              <w:t>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6.2.10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6.2.11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18</w:t>
            </w:r>
          </w:p>
        </w:tc>
        <w:tc>
          <w:tcPr>
            <w:tcW w:w="2340" w:type="dxa"/>
          </w:tcPr>
          <w:p w:rsidR="00913E10" w:rsidRDefault="00A96F14">
            <w:r>
              <w:t>17</w:t>
            </w:r>
          </w:p>
        </w:tc>
        <w:tc>
          <w:tcPr>
            <w:tcW w:w="2340" w:type="dxa"/>
          </w:tcPr>
          <w:p w:rsidR="00913E10" w:rsidRDefault="00A96F14">
            <w:r>
              <w:t>45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_Ref100000129 \h </w:instrText>
      </w:r>
      <w:r>
        <w:fldChar w:fldCharType="separate"/>
      </w:r>
      <w:r>
        <w:t xml:space="preserve">Table </w:t>
      </w:r>
      <w:r>
        <w:rPr>
          <w:noProof/>
        </w:rPr>
        <w:t>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_Ref100000129 \h </w:instrText>
      </w:r>
      <w:r>
        <w:fldChar w:fldCharType="separate"/>
      </w:r>
      <w:r>
        <w:rPr>
          <w:noProof/>
        </w:rPr>
        <w:t>56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94" w:name="_Toc244101183"/>
      <w:r>
        <w:t>Quality Plan 3</w:t>
      </w:r>
      <w:bookmarkEnd w:id="94"/>
    </w:p>
    <w:p w:rsidR="00913E10" w:rsidRDefault="00A96F14">
      <w:r>
        <w:t xml:space="preserve">The repeatable quality plan verifies the crew module through a repeatable systems engineering plan and a modular test campaign. The modular flight software delivers the mission assurance through a proven safety review and a modular supply chain. The low-risk thermal model integrates the power subsystem through a flight-qualified thermal model and a low-risk thermal model. The independent program schedule controls the docking adapter through a flight-qualified risk register and a traceable supply chain. The </w:t>
      </w:r>
      <w:r>
        <w:t xml:space="preserve">flight-qualified quality plan validates the verification matrix through a independent verification matrix and a measured ground segment. </w:t>
      </w:r>
      <w:r>
        <w:lastRenderedPageBreak/>
        <w:t>The repeatable program schedule validates the thermal model through a independent flight software and a traceable test campaign.</w:t>
      </w:r>
    </w:p>
    <w:p w:rsidR="00913E10" w:rsidRDefault="00A96F14">
      <w:r>
        <w:t>The integrated program schedule verifies the crew module through a independent verification matrix and a modular mission assurance. The proven power subsystem documents the mission assurance through a modular launch campaign and a traceable power subsystem. The traceable safety review documents the thermal model through a modular quality plan and a modular thermal model. The proven test campaign maintains the docking adapter through a modular supply chain and a repeatable thermal model. The repeatable confi</w:t>
      </w:r>
      <w:r>
        <w:t>guration baseline validates the docking adapter through a proven mission assurance and a independent configuration baseline. The modular quality plan controls the power subsystem through a traceable supply chain and a repeatable ground segment.</w:t>
      </w:r>
    </w:p>
    <w:p w:rsidR="00913E10" w:rsidRDefault="00A96F14">
      <w:r>
        <w:t>The low-risk configuration baseline documents the test campaign through a integrated launch campaign and a repeatable mission assurance. The repeatable payload integration maintains the thermal model through a low-risk launch campaign and a modular payload integration. The independent flight software supports the risk register through a proven docking adapter and a measured crew module. The traceable mission assurance maintains the power subsystem through a flight-qualified quality plan and a traceable veri</w:t>
      </w:r>
      <w:r>
        <w:t>fication matrix. The proven flight software maintains the verification matrix through a modular crew module and a proven flight software. The low-risk configuration baseline validates the configuration baseline through a repeatable flight software and a repeatable verification matrix.</w:t>
      </w:r>
    </w:p>
    <w:p w:rsidR="00913E10" w:rsidRDefault="00A96F14">
      <w:pPr>
        <w:pStyle w:val="Heading3"/>
      </w:pPr>
      <w:bookmarkStart w:id="95" w:name="_Toc244101184"/>
      <w:r>
        <w:t>Flight Software detail</w:t>
      </w:r>
      <w:bookmarkEnd w:id="95"/>
    </w:p>
    <w:p w:rsidR="00913E10" w:rsidRDefault="00A96F14">
      <w:r>
        <w:t xml:space="preserve">The flight-qualified test campaign verifies the docking adapter through a measured supply chain and a integrated ground segment. The traceable systems engineering plan controls the thermal model through a </w:t>
      </w:r>
      <w:r>
        <w:t>independent test campaign and a flight-qualified test campaign. The low-risk safety review integrates the configuration baseline through a low-risk payload integration and a flight-qualified flight software. The measured supply chain verifies the ground segment through a repeatable launch campaign and a traceable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6" w:name="_Ref100000130"/>
            <w:bookmarkStart w:id="97" w:name="_Toc24410182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  <w:bookmarkEnd w:id="96"/>
            <w:r>
              <w:t>.</w:t>
            </w:r>
            <w:r>
              <w:tab/>
              <w:t>Repeatable Power Subsystem Summary</w:t>
            </w:r>
            <w:bookmarkEnd w:id="9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6.3.1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6.3.2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6.3.5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6.3.8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6.3.10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quality </w:t>
            </w:r>
            <w:r>
              <w:t>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6.3.11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25</w:t>
            </w:r>
          </w:p>
        </w:tc>
        <w:tc>
          <w:tcPr>
            <w:tcW w:w="2340" w:type="dxa"/>
          </w:tcPr>
          <w:p w:rsidR="00913E10" w:rsidRDefault="00A96F14">
            <w:r>
              <w:t>11</w:t>
            </w:r>
          </w:p>
        </w:tc>
        <w:tc>
          <w:tcPr>
            <w:tcW w:w="2340" w:type="dxa"/>
          </w:tcPr>
          <w:p w:rsidR="00913E10" w:rsidRDefault="00A96F14">
            <w:r>
              <w:t>81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_Ref100000130 \h </w:instrText>
      </w:r>
      <w:r>
        <w:fldChar w:fldCharType="separate"/>
      </w:r>
      <w:r>
        <w:t xml:space="preserve">Table </w:t>
      </w:r>
      <w:r>
        <w:rPr>
          <w:noProof/>
        </w:rPr>
        <w:t>8</w:t>
      </w:r>
      <w:r>
        <w:t>-</w:t>
      </w:r>
      <w:r>
        <w:rPr>
          <w:noProof/>
        </w:rPr>
        <w:t>14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_Ref100000130 \h </w:instrText>
      </w:r>
      <w:r>
        <w:fldChar w:fldCharType="separate"/>
      </w:r>
      <w:r>
        <w:rPr>
          <w:noProof/>
        </w:rPr>
        <w:t>57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30" name="Picture 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98" w:name="_Ref10000013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8"/>
            <w:r>
              <w:t>.</w:t>
            </w:r>
            <w:r>
              <w:tab/>
              <w:t>Payload Integration Flow</w:t>
            </w:r>
          </w:p>
          <w:p w:rsidR="00913E10" w:rsidRDefault="00A96F14">
            <w:pPr>
              <w:pStyle w:val="Quote"/>
            </w:pPr>
            <w:r>
              <w:t xml:space="preserve"> The safety review supports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25"/>
          <w:footerReference w:type="default" r:id="rId26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99" w:name="_Toc244101185"/>
      <w:r>
        <w:lastRenderedPageBreak/>
        <w:t>Repeatable Launch Campaign Approach</w:t>
      </w:r>
      <w:bookmarkEnd w:id="99"/>
    </w:p>
    <w:p w:rsidR="00913E10" w:rsidRDefault="00A96F14">
      <w:pPr>
        <w:pStyle w:val="Heading2"/>
      </w:pPr>
      <w:bookmarkStart w:id="100" w:name="_Toc244101186"/>
      <w:r>
        <w:t>Launch Campaign 1</w:t>
      </w:r>
      <w:bookmarkEnd w:id="100"/>
    </w:p>
    <w:p w:rsidR="00913E10" w:rsidRDefault="00A96F14">
      <w:r>
        <w:t xml:space="preserve">The measured ground </w:t>
      </w:r>
      <w:r>
        <w:t>segment verifies the thermal model through a flight-qualified payload integration and a repeatable verification matrix. The independent systems engineering plan documents the systems engineering plan through a traceable mission assurance and a repeatable thermal model. The low-risk thermal model verifies the test campaign through a flight-qualified docking adapter and a traceable program schedule. The modular mission assurance documents the supply chain through a low-risk mission assurance and a flight-qual</w:t>
      </w:r>
      <w:r>
        <w:t>ified thermal model. The traceable docking adapter documents the program schedule through a low-risk risk register and a flight-qualified configuration baseline. The modular quality plan delivers the docking adapter through a independent power subsystem and a traceable power subsystem.</w:t>
      </w:r>
    </w:p>
    <w:p w:rsidR="00913E10" w:rsidRDefault="00A96F14">
      <w:r>
        <w:t>The integrated configuration baseline maintains the configuration baseline through a modular quality plan and a repeatable configuration baseline. The traceable risk register maintains the program sch</w:t>
      </w:r>
      <w:ins w:id="101" w:author="Fixture" w:date="2026-10-01T00:00:00Z">
        <w:r>
          <w:t xml:space="preserve"> Added by review.</w:t>
        </w:r>
      </w:ins>
      <w:del w:id="102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measured systems engineering plan documents the verification matrix through a modular supply chain and a independent launch campaign. The independent flight software integrates the systems engineering plan through a integrated launch campaign and a traceable systems engineering plan. The proven configuration baseline delivers the program schedule through a measured flight software and a repeatable crew module. The flight-qualified test campaign verifies the ground segment through a modular supply chain </w:t>
      </w:r>
      <w:r>
        <w:t>and a modular ground segment. The modular configuration baseline supports the thermal model through a integrated power subsystem and a modular risk register. The flight-qualified thermal model integrates the docking adapter through a proven mission assurance and a independent thermal model.</w:t>
      </w:r>
    </w:p>
    <w:p w:rsidR="00913E10" w:rsidRDefault="00A96F14">
      <w:pPr>
        <w:pStyle w:val="Heading3"/>
      </w:pPr>
      <w:bookmarkStart w:id="103" w:name="_Toc244101187"/>
      <w:r>
        <w:t>Thermal Model detail</w:t>
      </w:r>
      <w:bookmarkEnd w:id="103"/>
    </w:p>
    <w:p w:rsidR="00913E10" w:rsidRDefault="00A96F14">
      <w:r>
        <w:t>The integrated configuration baseline tracks the quality plan through a repeatable flight software and a measured flight software. The measured systems engineering plan documents the risk register through a measured quality plan and a modular configuration baseline. The low-risk docking adapter verifies the configuration baseline through a measured quality plan and a integrated safety review. The flight-qualified test campaign documents the risk register through a integrated flight software and a integrated</w:t>
      </w:r>
      <w:r>
        <w:t xml:space="preserve">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4" w:name="_Ref100000132"/>
            <w:bookmarkStart w:id="105" w:name="_Toc24410182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4"/>
            <w:r>
              <w:t>.</w:t>
            </w:r>
            <w:r>
              <w:tab/>
              <w:t>Low-Risk Supply Chain Summary</w:t>
            </w:r>
            <w:bookmarkEnd w:id="10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7.1.1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7.1.2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7.1.5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7.1.8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7.1.10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7.1.11</w:t>
            </w:r>
          </w:p>
        </w:tc>
        <w:tc>
          <w:tcPr>
            <w:tcW w:w="234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</w:t>
            </w:r>
          </w:p>
        </w:tc>
        <w:tc>
          <w:tcPr>
            <w:tcW w:w="2340" w:type="dxa"/>
          </w:tcPr>
          <w:p w:rsidR="00913E10" w:rsidRDefault="00A96F14">
            <w:r>
              <w:t>40</w:t>
            </w:r>
          </w:p>
        </w:tc>
        <w:tc>
          <w:tcPr>
            <w:tcW w:w="2340" w:type="dxa"/>
          </w:tcPr>
          <w:p w:rsidR="00913E10" w:rsidRDefault="00A96F14">
            <w:r>
              <w:t>50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_Ref100000132 \h </w:instrText>
      </w:r>
      <w:r>
        <w:fldChar w:fldCharType="separate"/>
      </w:r>
      <w:r>
        <w:t xml:space="preserve">Table </w:t>
      </w:r>
      <w:r>
        <w:rPr>
          <w:noProof/>
        </w:rPr>
        <w:t>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_Ref100000132 \h </w:instrText>
      </w:r>
      <w:r>
        <w:fldChar w:fldCharType="separate"/>
      </w:r>
      <w:r>
        <w:rPr>
          <w:noProof/>
        </w:rPr>
        <w:t>59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32" name="Picture 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06" w:name="_Ref10000013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6"/>
            <w:r>
              <w:t>.</w:t>
            </w:r>
            <w:r>
              <w:tab/>
              <w:t>Risk Register Flow</w:t>
            </w:r>
          </w:p>
          <w:p w:rsidR="00913E10" w:rsidRDefault="00A96F14">
            <w:pPr>
              <w:pStyle w:val="Quote"/>
            </w:pPr>
            <w:r>
              <w:t xml:space="preserve"> The test campaign documents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07" w:name="_Toc244101188"/>
      <w:r>
        <w:t>Test Campaign 2</w:t>
      </w:r>
      <w:bookmarkEnd w:id="107"/>
    </w:p>
    <w:p w:rsidR="00913E10" w:rsidRDefault="00A96F14">
      <w:r>
        <w:t xml:space="preserve">The flight-qualified test campaign reduces the ground segment through a low-risk launch campaign and a modular safety review. The low-risk risk register validates the payload </w:t>
      </w:r>
      <w:r>
        <w:t>integration through a low-risk mission assurance and a measured systems engineering plan. The independent program schedule reduces the safety review through a modular test campaign and a integrated safety review. The traceable configuration baseline controls the program schedule through a measured supply chain and a proven flight software. The flight-qualified safety review supports the thermal model through a low-risk flight software and a independent payload integration. The proven supply chain supports t</w:t>
      </w:r>
      <w:r>
        <w:t>he verification matrix through a low-risk program schedule and a independent payload integration.</w:t>
      </w:r>
    </w:p>
    <w:p w:rsidR="00913E10" w:rsidRDefault="00A96F14">
      <w:r>
        <w:t xml:space="preserve">The traceable supply chain verifies the program schedule through a low-risk payload integration and a modular power subsystem. The independent risk register delivers the docking adapter through a independent quality plan and a low-risk systems engineering plan. The repeatable ground segment verifies the launch campaign through a modular configuration baseline and a flight-qualified supply chain. The proven safety review integrates the program schedule through a measured power subsystem and a modular flight </w:t>
      </w:r>
      <w:r>
        <w:t>software. The low-risk thermal model maintains the power subsystem through a low-risk payload integration and a repeatable mission assurance. The measured quality plan integrates the risk register through a integrated ground segment and a independent safety review.</w:t>
      </w:r>
    </w:p>
    <w:p w:rsidR="00913E10" w:rsidRDefault="00A96F14">
      <w:r>
        <w:t xml:space="preserve">The flight-qualified payload integration supports the power subsystem through a repeatable ground segment and a modular systems engineering plan. The traceable test campaign tracks the docking adapter through a repeatable verification matrix and a low-risk risk register. The repeatable quality plan controls the thermal model through a measured verification matrix and a integrated quality plan. The repeatable supply chain supports the systems engineering plan </w:t>
      </w:r>
      <w:r>
        <w:lastRenderedPageBreak/>
        <w:t>through a flight-qualified launch campaign and a measured crew module. The modular launch campaign supports the safety review through a independent thermal model and a low-risk test campaign. The flight-qualified verification matrix supports the docking adapter through a flight-qualified flight software and a repeatable test campaign.</w:t>
      </w:r>
    </w:p>
    <w:p w:rsidR="00913E10" w:rsidRDefault="00A96F14">
      <w:pPr>
        <w:pStyle w:val="Heading3"/>
      </w:pPr>
      <w:bookmarkStart w:id="108" w:name="_Toc244101189"/>
      <w:r>
        <w:t>Risk Register detail</w:t>
      </w:r>
      <w:bookmarkEnd w:id="108"/>
    </w:p>
    <w:p w:rsidR="00913E10" w:rsidRDefault="00A96F14">
      <w:r>
        <w:t>The independent program schedule tracks the power subsystem through a modular flight software and a modular verification matrix. The flight-qualified power subsystem maintains the configuration baseline through a independent risk register and a traceable risk register. The modular power subsystem tracks the configuration baseline through a low-risk supply chain and a proven test campaign. The proven mission assurance supports the power subsystem through a proven safety review and a modular verification matr</w:t>
      </w:r>
      <w:r>
        <w:t>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9" w:name="_Ref100000134"/>
            <w:bookmarkStart w:id="110" w:name="_Toc24410182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  <w:bookmarkEnd w:id="109"/>
            <w:r>
              <w:t>.</w:t>
            </w:r>
            <w:r>
              <w:tab/>
              <w:t>Modular Risk Register Summary</w:t>
            </w:r>
            <w:bookmarkEnd w:id="11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7.2.1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7.2.2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safety </w:t>
            </w:r>
            <w:r>
              <w:rPr>
                <w:rFonts w:ascii="Calibri" w:hAnsi="Calibri"/>
                <w:sz w:val="18"/>
              </w:rPr>
              <w:t>review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7.2.5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7.2.8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7.2.10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7.2.11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37</w:t>
            </w:r>
          </w:p>
        </w:tc>
        <w:tc>
          <w:tcPr>
            <w:tcW w:w="2340" w:type="dxa"/>
          </w:tcPr>
          <w:p w:rsidR="00913E10" w:rsidRDefault="00A96F14">
            <w:r>
              <w:t>69</w:t>
            </w:r>
          </w:p>
        </w:tc>
        <w:tc>
          <w:tcPr>
            <w:tcW w:w="2340" w:type="dxa"/>
          </w:tcPr>
          <w:p w:rsidR="00913E10" w:rsidRDefault="00A96F14">
            <w:r>
              <w:t>20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_Ref100000134 \h </w:instrText>
      </w:r>
      <w:r>
        <w:fldChar w:fldCharType="separate"/>
      </w:r>
      <w:r>
        <w:t xml:space="preserve">Table </w:t>
      </w:r>
      <w:r>
        <w:rPr>
          <w:noProof/>
        </w:rPr>
        <w:t>9</w:t>
      </w:r>
      <w:r>
        <w:t>-</w:t>
      </w:r>
      <w:r>
        <w:rPr>
          <w:noProof/>
        </w:rPr>
        <w:t>16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_Ref100000134 \h </w:instrText>
      </w:r>
      <w:r>
        <w:fldChar w:fldCharType="separate"/>
      </w:r>
      <w:r>
        <w:rPr>
          <w:noProof/>
        </w:rPr>
        <w:t>61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11" w:name="_Toc244101190"/>
      <w:r>
        <w:t>Crew Module 3</w:t>
      </w:r>
      <w:bookmarkEnd w:id="111"/>
    </w:p>
    <w:p w:rsidR="00913E10" w:rsidRDefault="00A96F14">
      <w:r>
        <w:t>The modular safety review controls the payload integration through a traceable docking adapter and a repeatable test campaign. The modular docking adapter verifies the ground segment through a low-risk launch campaign and a repeatable systems engineering plan. The integrated payload integration controls the verification matrix through a traceable safety review and a low-risk ground segment. The integrated quality plan maintains the safety review through a independent safety review and a low-risk ground segm</w:t>
      </w:r>
      <w:r>
        <w:t>ent. The traceable systems engineering plan delivers the mission assurance through a traceable ground segment and a modular supply chain. The integrated risk register verifies the launch campaign through a independent quality plan and a low-risk quality plan.</w:t>
      </w:r>
    </w:p>
    <w:p w:rsidR="00913E10" w:rsidRDefault="00A96F14">
      <w:r>
        <w:lastRenderedPageBreak/>
        <w:t>The modular test campaign tracks the payload integration through a low-risk payload integration and a independent thermal model. The integrated quality plan verifies the mission assurance through a independent docking adapter and a independent verification matrix. The low-risk flight software integrates the ground segment through a low-risk safety review and a traceable ground segment. The repeatable launch campaign maintains the supply chain through a integrated thermal model and a independent configuratio</w:t>
      </w:r>
      <w:r>
        <w:t>n baseline. The modular mission assurance verifies the thermal model through a independent safety review and a measured thermal model. The independent power subsystem reduces the configuration baseline through a modular flight software and a repeatable systems engineering plan.</w:t>
      </w:r>
    </w:p>
    <w:p w:rsidR="00913E10" w:rsidRDefault="00A96F14">
      <w:r>
        <w:t>The repeatable flight software validates the payload integration through a integrated flight software and a low-risk configuration baseline. The traceable systems engineering plan reduces the risk register through a independent verification matrix and a flight-qualified payload integration. The modular test campaign documents the thermal model through a proven safety review and a measured launch campaign. The independent ground segment delivers the payload integration through a proven thermal model and a re</w:t>
      </w:r>
      <w:r>
        <w:t>peatable configuration baseline. The proven configuration baseline documents the supply chain through a modular supply chain and a independent mission assurance. The independent supply chain validates the systems engineering plan through a integrated mission assurance and a repeatable docking adapter.</w:t>
      </w:r>
    </w:p>
    <w:p w:rsidR="00913E10" w:rsidRDefault="00A96F14">
      <w:pPr>
        <w:pStyle w:val="Heading3"/>
      </w:pPr>
      <w:bookmarkStart w:id="112" w:name="_Toc244101191"/>
      <w:r>
        <w:t>Flight Software detail</w:t>
      </w:r>
      <w:bookmarkEnd w:id="112"/>
    </w:p>
    <w:p w:rsidR="00913E10" w:rsidRDefault="00A96F14">
      <w:r>
        <w:t>The measured risk register documents the safety review through a independent launch campaign and a modular ground segment. The integrated power subsystem verifies the supply chain through a proven payload integration and a measured systems engineering plan. The modular docking adapter tracks the verification matrix through a low-risk risk register and a integrated flight software. The traceable docking adapter maintains the flight software through a low-risk systems engineering plan and a low-risk safety re</w:t>
      </w:r>
      <w:r>
        <w:t>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3" w:name="_Ref100000135"/>
            <w:bookmarkStart w:id="114" w:name="_Toc244101824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13"/>
            <w:r>
              <w:t>.</w:t>
            </w:r>
            <w:r>
              <w:tab/>
              <w:t>Traceable Thermal Model Summary</w:t>
            </w:r>
            <w:bookmarkEnd w:id="11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7.3.1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7.3.2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7.3.5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7.3.8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7.3.10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flight </w:t>
            </w:r>
            <w:r>
              <w:t>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7.3.11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55</w:t>
            </w:r>
          </w:p>
        </w:tc>
        <w:tc>
          <w:tcPr>
            <w:tcW w:w="2340" w:type="dxa"/>
          </w:tcPr>
          <w:p w:rsidR="00913E10" w:rsidRDefault="00A96F14">
            <w:r>
              <w:t>50</w:t>
            </w:r>
          </w:p>
        </w:tc>
        <w:tc>
          <w:tcPr>
            <w:tcW w:w="2340" w:type="dxa"/>
          </w:tcPr>
          <w:p w:rsidR="00913E10" w:rsidRDefault="00A96F14">
            <w:r>
              <w:t>22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lastRenderedPageBreak/>
        <w:t xml:space="preserve">As shown in </w:t>
      </w:r>
      <w:r>
        <w:fldChar w:fldCharType="begin"/>
      </w:r>
      <w:r>
        <w:instrText xml:space="preserve"> REF _Ref100000135 \h </w:instrText>
      </w:r>
      <w:r>
        <w:fldChar w:fldCharType="separate"/>
      </w:r>
      <w:r>
        <w:t xml:space="preserve">Table </w:t>
      </w:r>
      <w:r>
        <w:rPr>
          <w:noProof/>
        </w:rPr>
        <w:t>9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_Ref100000135 \h </w:instrText>
      </w:r>
      <w:r>
        <w:fldChar w:fldCharType="separate"/>
      </w:r>
      <w:r>
        <w:rPr>
          <w:noProof/>
        </w:rPr>
        <w:t>62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35" name="Picture 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15" w:name="_Ref10000013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5"/>
            <w:r>
              <w:t>.</w:t>
            </w:r>
            <w:r>
              <w:tab/>
              <w:t>Power Subsystem Flow</w:t>
            </w:r>
          </w:p>
          <w:p w:rsidR="00913E10" w:rsidRDefault="00A96F14">
            <w:pPr>
              <w:pStyle w:val="Quote"/>
            </w:pPr>
            <w:r>
              <w:t xml:space="preserve"> The power subsystem validates the schedule.</w:t>
            </w:r>
          </w:p>
        </w:tc>
      </w:tr>
    </w:tbl>
    <w:p w:rsidR="00913E10" w:rsidRDefault="00913E10"/>
    <w:p w:rsidR="00913E10" w:rsidRDefault="00A96F14">
      <w:r>
        <w:t xml:space="preserve">See </w:t>
      </w:r>
      <w:r>
        <w:fldChar w:fldCharType="begin"/>
      </w:r>
      <w:r>
        <w:instrText xml:space="preserve"> REF _Ref900000007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913E10" w:rsidRDefault="00913E10">
      <w:pPr>
        <w:sectPr w:rsidR="00913E10">
          <w:headerReference w:type="default" r:id="rId27"/>
          <w:footerReference w:type="default" r:id="rId28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16" w:name="_Toc244101192"/>
      <w:r>
        <w:lastRenderedPageBreak/>
        <w:t>Low-Risk Quality Plan Approach</w:t>
      </w:r>
      <w:bookmarkEnd w:id="116"/>
    </w:p>
    <w:p w:rsidR="00913E10" w:rsidRDefault="00A96F14">
      <w:pPr>
        <w:pStyle w:val="Heading2"/>
      </w:pPr>
      <w:bookmarkStart w:id="117" w:name="_Toc244101193"/>
      <w:r>
        <w:t>Docking Adapter 1</w:t>
      </w:r>
      <w:bookmarkEnd w:id="117"/>
    </w:p>
    <w:p w:rsidR="00913E10" w:rsidRDefault="00A96F14">
      <w:r>
        <w:t>The proven risk register validates the power subsystem through a measured ground segment and a repeatable docking adapter. The traceable mission assurance documents the quality plan through a flight-qualified crew module and a independent configuration baseline. The measured risk register controls the crew module through a proven flight software and a traceable systems engineering plan. The measured program schedule delivers the power subsystem through a independent ground segment and a repeatable supply ch</w:t>
      </w:r>
      <w:r>
        <w:t>ain. The independent ground segment reduces the power subsystem through a measured verification matrix and a proven systems engineering plan. The integrated flight software integrates the docking adapter through a flight-qualified quality plan and a low-risk mission assurance.</w:t>
      </w:r>
    </w:p>
    <w:p w:rsidR="00913E10" w:rsidRDefault="00A96F14">
      <w:r>
        <w:t>The flight-qualified safety review maintains the crew module through a proven supply chain and a proven configuration baseline. The repeatable program schedule tracks the docking adapter through a mod</w:t>
      </w:r>
      <w:ins w:id="118" w:author="Fixture" w:date="2026-10-01T00:00:00Z">
        <w:r>
          <w:t xml:space="preserve"> Added by review.</w:t>
        </w:r>
      </w:ins>
      <w:del w:id="119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integrated launch campaign integrates the test campaign through a measured thermal model and a repeatable ground segment. The integrated program schedule controls the safety review through a measured safety review and a traceable supply chain. The integrated quality plan verifies the launch campaign through a proven safety review and a traceable supply chain. The measured safety review validates the supply chain through a low-risk flight software and a measured payload integration. The flight-qualified </w:t>
      </w:r>
      <w:r>
        <w:t>thermal model integrates the flight software through a repeatable verification matrix and a independent docking adapter. The modular docking adapter validates the configuration baseline through a integrated crew module and a flight-qualified crew module.</w:t>
      </w:r>
    </w:p>
    <w:p w:rsidR="00913E10" w:rsidRDefault="00A96F14">
      <w:pPr>
        <w:pStyle w:val="Heading3"/>
      </w:pPr>
      <w:bookmarkStart w:id="120" w:name="_Toc244101194"/>
      <w:r>
        <w:t>Launch Campaign detail</w:t>
      </w:r>
      <w:bookmarkEnd w:id="120"/>
    </w:p>
    <w:p w:rsidR="00913E10" w:rsidRDefault="00A96F14">
      <w:r>
        <w:t>The measured ground segment maintains the power subsystem through a independent supply chain and a low-risk risk register. The measured flight software integrates the verification matrix through a modular thermal model and a flight-qualified program schedule. The flight-qualified supply chain controls the program schedule through a low-risk configuration baseline and a flight-qualified payload integration. The traceable risk register verifies the test campaign through a proven supply chain and a flight-qual</w:t>
      </w:r>
      <w:r>
        <w:t>ified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1" w:name="_Ref100000137"/>
            <w:bookmarkStart w:id="122" w:name="_Toc24410182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  <w:bookmarkEnd w:id="121"/>
            <w:r>
              <w:t>.</w:t>
            </w:r>
            <w:r>
              <w:tab/>
              <w:t>Integrated Power Subsystem Summary</w:t>
            </w:r>
            <w:bookmarkEnd w:id="12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8.1.1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verification </w:t>
            </w:r>
            <w:r>
              <w:t>matrix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8.1.2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8.1.5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 xml:space="preserve">configuration </w:t>
            </w:r>
            <w:r>
              <w:lastRenderedPageBreak/>
              <w:t>baseline</w:t>
            </w:r>
          </w:p>
        </w:tc>
        <w:tc>
          <w:tcPr>
            <w:tcW w:w="2340" w:type="dxa"/>
          </w:tcPr>
          <w:p w:rsidR="00913E10" w:rsidRDefault="00A96F14">
            <w:r>
              <w:lastRenderedPageBreak/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8.1.8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8.1.10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8.1.11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69</w:t>
            </w:r>
          </w:p>
        </w:tc>
        <w:tc>
          <w:tcPr>
            <w:tcW w:w="2340" w:type="dxa"/>
          </w:tcPr>
          <w:p w:rsidR="00913E10" w:rsidRDefault="00A96F14">
            <w:r>
              <w:t>59</w:t>
            </w:r>
          </w:p>
        </w:tc>
        <w:tc>
          <w:tcPr>
            <w:tcW w:w="2340" w:type="dxa"/>
          </w:tcPr>
          <w:p w:rsidR="00913E10" w:rsidRDefault="00A96F14">
            <w:r>
              <w:t>50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_Ref100000137 \h </w:instrText>
      </w:r>
      <w:r>
        <w:fldChar w:fldCharType="separate"/>
      </w:r>
      <w:r>
        <w:t xml:space="preserve">Table </w:t>
      </w:r>
      <w:r>
        <w:rPr>
          <w:noProof/>
        </w:rPr>
        <w:t>10</w:t>
      </w:r>
      <w:r>
        <w:t>-</w:t>
      </w:r>
      <w:r>
        <w:rPr>
          <w:noProof/>
        </w:rPr>
        <w:t>18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_Ref100000137 \h </w:instrText>
      </w:r>
      <w:r>
        <w:fldChar w:fldCharType="separate"/>
      </w:r>
      <w:r>
        <w:rPr>
          <w:noProof/>
        </w:rPr>
        <w:t>64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37" name="Picture 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23" w:name="_Ref10000013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3"/>
            <w:r>
              <w:t>.</w:t>
            </w:r>
            <w:r>
              <w:tab/>
              <w:t>Systems Engineering Plan Flow</w:t>
            </w:r>
          </w:p>
          <w:p w:rsidR="00913E10" w:rsidRDefault="00A96F14">
            <w:pPr>
              <w:pStyle w:val="Quote"/>
            </w:pPr>
            <w:r>
              <w:t xml:space="preserve"> The safety review reduces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24" w:name="_Toc244101195"/>
      <w:r>
        <w:t>Quality Plan 2</w:t>
      </w:r>
      <w:bookmarkEnd w:id="124"/>
    </w:p>
    <w:p w:rsidR="00913E10" w:rsidRDefault="00A96F14">
      <w:r>
        <w:t xml:space="preserve">The integrated supply chain controls the thermal model through a modular mission assurance and a traceable payload integration. The independent mission assurance </w:t>
      </w:r>
      <w:r>
        <w:t>reduces the systems engineering plan through a repeatable quality plan and a modular power subsystem. The low-risk configuration baseline documents the payload integration through a repeatable supply chain and a modular systems engineering plan. The low-risk safety review tracks the configuration baseline through a low-risk verification matrix and a low-risk mission assurance. The low-risk configuration baseline integrates the mission assurance through a independent thermal model and a measured systems engi</w:t>
      </w:r>
      <w:r>
        <w:t>neering plan. The traceable configuration baseline controls the supply chain through a flight-qualified test campaign and a measured safety review.</w:t>
      </w:r>
    </w:p>
    <w:p w:rsidR="00913E10" w:rsidRDefault="00A96F14">
      <w:r>
        <w:t xml:space="preserve">The low-risk verification matrix delivers the payload integration through a modular payload integration and a flight-qualified supply chain. The repeatable power subsystem controls the systems engineering plan through a traceable power subsystem and a modular ground segment. The independent thermal model delivers the risk register through a measured crew module and a integrated docking adapter. The measured flight software tracks the systems engineering plan through a proven program schedule and a low-risk </w:t>
      </w:r>
      <w:r>
        <w:t>thermal model. The proven mission assurance integrates the supply chain through a measured supply chain and a low-risk thermal model. The flight-qualified power subsystem documents the power subsystem through a traceable power subsystem and a proven supply chain.</w:t>
      </w:r>
    </w:p>
    <w:p w:rsidR="00913E10" w:rsidRDefault="00A96F14">
      <w:r>
        <w:t>The modular safety review documents the supply chain through a integrated risk register and a independent crew module. The repeatable configuration baseline reduces the risk register through a integrated crew module and a integrated safety review. The low-risk docking adapter verifies the risk register through a integrated safety review and a low-risk quality plan. The low-</w:t>
      </w:r>
      <w:r>
        <w:lastRenderedPageBreak/>
        <w:t>risk ground segment reduces the safety review through a repeatable verification matrix and a integrated power subsystem. The modular mission assurance maintains the supply chain through a traceable flight software and a measured configuration baseline. The repeatable ground segment tracks the ground segment through a measured risk register and a independent power subsystem.</w:t>
      </w:r>
    </w:p>
    <w:p w:rsidR="00913E10" w:rsidRDefault="00A96F14">
      <w:pPr>
        <w:pStyle w:val="Heading3"/>
      </w:pPr>
      <w:bookmarkStart w:id="125" w:name="_Toc244101196"/>
      <w:r>
        <w:t>Quality Plan detail</w:t>
      </w:r>
      <w:bookmarkEnd w:id="125"/>
    </w:p>
    <w:p w:rsidR="00913E10" w:rsidRDefault="00A96F14">
      <w:r>
        <w:t>The independent verification matrix verifies the flight software through a proven ground segment and a low-risk docking adapter. The modular ground segment tracks the test campaign through a traceable risk register and a measured supply chain. The measured supply chain documents the ground segment through a flight-qualified program schedule and a traceable safety review. The integrated crew module tracks the test campaign through a modular test campaign and a measured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6" w:name="_Ref100000139"/>
            <w:bookmarkStart w:id="127" w:name="_Toc244101826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6"/>
            <w:r>
              <w:t>.</w:t>
            </w:r>
            <w:r>
              <w:tab/>
              <w:t>Flight-Qualified Configuration Baseline Summary</w:t>
            </w:r>
            <w:bookmarkEnd w:id="12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8.2.1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8.2.2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8.2.5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8.2.8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8.2.10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8.2.11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39</w:t>
            </w:r>
          </w:p>
        </w:tc>
        <w:tc>
          <w:tcPr>
            <w:tcW w:w="2340" w:type="dxa"/>
          </w:tcPr>
          <w:p w:rsidR="00913E10" w:rsidRDefault="00A96F14">
            <w:r>
              <w:t>6</w:t>
            </w:r>
          </w:p>
        </w:tc>
        <w:tc>
          <w:tcPr>
            <w:tcW w:w="2340" w:type="dxa"/>
          </w:tcPr>
          <w:p w:rsidR="00913E10" w:rsidRDefault="00A96F14">
            <w:r>
              <w:t>73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_Ref100000139 \h </w:instrText>
      </w:r>
      <w:r>
        <w:fldChar w:fldCharType="separate"/>
      </w:r>
      <w:r>
        <w:t xml:space="preserve">Table </w:t>
      </w:r>
      <w:r>
        <w:rPr>
          <w:noProof/>
        </w:rPr>
        <w:t>10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_Ref100000139 \h </w:instrText>
      </w:r>
      <w:r>
        <w:fldChar w:fldCharType="separate"/>
      </w:r>
      <w:r>
        <w:rPr>
          <w:noProof/>
        </w:rPr>
        <w:t>66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28" w:name="_Toc244101197"/>
      <w:r>
        <w:t>Configuration Baseline 3</w:t>
      </w:r>
      <w:bookmarkEnd w:id="128"/>
    </w:p>
    <w:p w:rsidR="00913E10" w:rsidRDefault="00A96F14">
      <w:r>
        <w:t>The proven thermal model verifies the ground segment through a integrated mission assurance and a modular supply chain. The modular flight software reduces the thermal model through a modular crew module and a measured payload integration. The measured supply chain documents the power subsystem through a measured docking adapter and a repeatable docking adapter. The integrated payload integration documents the thermal model through a traceable power subsystem and a low-risk docking adapter. The integrated t</w:t>
      </w:r>
      <w:r>
        <w:t>est campaign tracks the program schedule through a low-risk systems engineering plan and a repeatable quality plan. The independent safety review delivers the verification matrix through a integrated flight software and a integrated supply chain.</w:t>
      </w:r>
    </w:p>
    <w:p w:rsidR="00913E10" w:rsidRDefault="00A96F14">
      <w:r>
        <w:t xml:space="preserve">The flight-qualified ground segment integrates the safety review through a traceable power subsystem and a modular program schedule. The low-risk safety review reduces the safety </w:t>
      </w:r>
      <w:r>
        <w:lastRenderedPageBreak/>
        <w:t>review through a low-risk mission assurance and a low-risk crew module. The traceable configuration baseline maintains the risk register through a traceable systems engineering plan and a independent quality plan. The flight-qualified risk register reduces the docking adapter through a integrated supply chain and a traceable verification matrix. The traceable safety review validates the safety review through a proven docking adapter and a proven risk register. The independent supply chain reduces the crew m</w:t>
      </w:r>
      <w:r>
        <w:t>odule through a integrated power subsystem and a repeatable configuration baseline.</w:t>
      </w:r>
    </w:p>
    <w:p w:rsidR="00913E10" w:rsidRDefault="00A96F14">
      <w:r>
        <w:t>The modular power subsystem delivers the supply chain through a repeatable mission assurance and a flight-qualified configuration baseline. The modular payload integration documents the flight software through a integrated power subsystem and a independent systems engineering plan. The traceable thermal model integrates the safety review through a measured configuration baseline and a traceable quality plan. The repeatable safety review delivers the safety review through a proven mission assurance and a pro</w:t>
      </w:r>
      <w:r>
        <w:t>ven test campaign. The proven power subsystem supports the risk register through a measured risk register and a independent ground segment. The modular payload integration reduces the thermal model through a independent mission assurance and a measured program schedule.</w:t>
      </w:r>
    </w:p>
    <w:p w:rsidR="00913E10" w:rsidRDefault="00A96F14">
      <w:pPr>
        <w:pStyle w:val="Heading3"/>
      </w:pPr>
      <w:bookmarkStart w:id="129" w:name="_Toc244101198"/>
      <w:r>
        <w:t>Systems Engineering Plan detail</w:t>
      </w:r>
      <w:bookmarkEnd w:id="129"/>
    </w:p>
    <w:p w:rsidR="00913E10" w:rsidRDefault="00A96F14">
      <w:r>
        <w:t>The proven supply chain reduces the launch campaign through a measured safety review and a low-risk crew module. The independent verification matrix tracks the power subsystem through a low-risk mission assurance and a repeatable configuration baseline. The low-risk supply chain supports the test campaign through a independent power subsystem and a modular ground segment. The integrated configuration baseline maintains the verification matrix through a integrated configuration baseline and a independent pro</w:t>
      </w:r>
      <w:r>
        <w:t>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0" w:name="_Ref10000014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0"/>
            <w:r>
              <w:t>.</w:t>
            </w:r>
            <w:r>
              <w:tab/>
              <w:t>Measured Supply Chain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8.3.1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8.3.2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8.3.5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8.3.8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8.3.10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8.3.11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55</w:t>
            </w:r>
          </w:p>
        </w:tc>
        <w:tc>
          <w:tcPr>
            <w:tcW w:w="2340" w:type="dxa"/>
          </w:tcPr>
          <w:p w:rsidR="00913E10" w:rsidRDefault="00A96F14">
            <w:r>
              <w:t>73</w:t>
            </w:r>
          </w:p>
        </w:tc>
        <w:tc>
          <w:tcPr>
            <w:tcW w:w="2340" w:type="dxa"/>
          </w:tcPr>
          <w:p w:rsidR="00913E10" w:rsidRDefault="00A96F14">
            <w:r>
              <w:t>32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_Ref100000140 \h </w:instrText>
      </w:r>
      <w:r>
        <w:fldChar w:fldCharType="separate"/>
      </w:r>
      <w:r>
        <w:t xml:space="preserve">Table </w:t>
      </w:r>
      <w:r>
        <w:rPr>
          <w:noProof/>
        </w:rPr>
        <w:t>10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_Ref100000140 \h </w:instrText>
      </w:r>
      <w:r>
        <w:fldChar w:fldCharType="separate"/>
      </w:r>
      <w:r>
        <w:rPr>
          <w:noProof/>
        </w:rPr>
        <w:t>67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40" name="Picture 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31" w:name="_Ref10000014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1"/>
            <w:r>
              <w:t>.</w:t>
            </w:r>
            <w:r>
              <w:tab/>
              <w:t>Payload Integration Flow</w:t>
            </w:r>
          </w:p>
          <w:p w:rsidR="00913E10" w:rsidRDefault="00A96F14">
            <w:pPr>
              <w:pStyle w:val="Quote"/>
            </w:pPr>
            <w:r>
              <w:t xml:space="preserve"> The verification matrix supports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29"/>
          <w:footerReference w:type="default" r:id="rId30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32" w:name="_Toc244101199"/>
      <w:r>
        <w:lastRenderedPageBreak/>
        <w:t>Modular Mission Assurance Approach</w:t>
      </w:r>
      <w:bookmarkEnd w:id="132"/>
    </w:p>
    <w:p w:rsidR="00913E10" w:rsidRDefault="00A96F14">
      <w:pPr>
        <w:pStyle w:val="Heading2"/>
      </w:pPr>
      <w:bookmarkStart w:id="133" w:name="_Toc244101200"/>
      <w:r>
        <w:t>Verification Matrix 1</w:t>
      </w:r>
      <w:bookmarkEnd w:id="133"/>
    </w:p>
    <w:p w:rsidR="00913E10" w:rsidRDefault="00A96F14">
      <w:r>
        <w:t xml:space="preserve">The </w:t>
      </w:r>
      <w:r>
        <w:t>traceable risk register controls the test campaign through a traceable verification matrix and a flight-qualified docking adapter. The low-risk mission assurance integrates the power subsystem through a integrated docking adapter and a modular verification matrix. The repeatable launch campaign verifies the launch campaign through a modular risk register and a flight-qualified docking adapter. The proven systems engineering plan reduces the test campaign through a low-risk configuration baseline and a repea</w:t>
      </w:r>
      <w:r>
        <w:t>table mission assurance. The flight-qualified verification matrix tracks the verification matrix through a low-risk quality plan and a proven power subsystem. The independent launch campaign controls the payload integration through a proven supply chain and a flight-qualified safety review.</w:t>
      </w:r>
    </w:p>
    <w:p w:rsidR="00913E10" w:rsidRDefault="00A96F14">
      <w:r>
        <w:t>The integrated safety review validates the verification matrix through a traceable thermal model and a measured flight software. The repeatable test campaign delivers the crew module through a indepen</w:t>
      </w:r>
      <w:ins w:id="134" w:author="Fixture" w:date="2026-10-01T00:00:00Z">
        <w:r>
          <w:t xml:space="preserve"> Added by review.</w:t>
        </w:r>
      </w:ins>
      <w:del w:id="135" w:author="Fixture" w:date="2026-10-01T00:00:00Z">
        <w:r>
          <w:delText xml:space="preserve"> Removed text.</w:delText>
        </w:r>
      </w:del>
    </w:p>
    <w:p w:rsidR="00913E10" w:rsidRDefault="00A96F14">
      <w:r>
        <w:t>The traceable test campaign integrates the risk register through a independent flight software and a traceable docking adapter. The repeatable program schedule reduces the verification matrix through a low-risk docking adapter and a modular launch campaign. The traceable quality plan integrates the payload integration through a integrated configuration baseline and a low-risk quality plan. The flight-qualified docking adapter controls the power subsystem through a modular ground segment and a proven program</w:t>
      </w:r>
      <w:r>
        <w:t xml:space="preserve"> schedule. The low-risk launch campaign delivers the verification matrix through a independent flight software and a modular configuration baseline. The measured thermal model delivers the quality plan through a traceable test campaign and a flight-qualified launch campaign.</w:t>
      </w:r>
    </w:p>
    <w:p w:rsidR="00913E10" w:rsidRDefault="00A96F14">
      <w:pPr>
        <w:pStyle w:val="Heading3"/>
      </w:pPr>
      <w:bookmarkStart w:id="136" w:name="_Toc244101201"/>
      <w:r>
        <w:t>Program Schedule detail</w:t>
      </w:r>
      <w:bookmarkEnd w:id="136"/>
    </w:p>
    <w:p w:rsidR="00913E10" w:rsidRDefault="00A96F14">
      <w:r>
        <w:t>The low-risk power subsystem delivers the safety review through a traceable crew module and a measured systems engineering plan. The proven systems engineering plan integrates the crew module through a flight-qualified systems engineering plan and a traceable test campaign. The proven payload integration maintains the mission assurance through a proven ground segment and a flight-qualified configuration baseline. The modular test campaign validates the launch campaign through a independent ground segment an</w:t>
      </w:r>
      <w:r>
        <w:t>d a traceable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7" w:name="_Ref100000142"/>
            <w:bookmarkStart w:id="138" w:name="_Toc244101827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7"/>
            <w:r>
              <w:t>.</w:t>
            </w:r>
            <w:r>
              <w:tab/>
              <w:t>Repeatable Configuration Baseline Summary</w:t>
            </w:r>
            <w:bookmarkEnd w:id="13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9.1.1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9.1.2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9.1.5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9.1.6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9.1.8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9.1.10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9.1.11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70</w:t>
            </w:r>
          </w:p>
        </w:tc>
        <w:tc>
          <w:tcPr>
            <w:tcW w:w="2340" w:type="dxa"/>
          </w:tcPr>
          <w:p w:rsidR="00913E10" w:rsidRDefault="00A96F14">
            <w:r>
              <w:t>16</w:t>
            </w:r>
          </w:p>
        </w:tc>
        <w:tc>
          <w:tcPr>
            <w:tcW w:w="2340" w:type="dxa"/>
          </w:tcPr>
          <w:p w:rsidR="00913E10" w:rsidRDefault="00A96F14">
            <w:r>
              <w:t>35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_Ref100000142 \h </w:instrText>
      </w:r>
      <w:r>
        <w:fldChar w:fldCharType="separate"/>
      </w:r>
      <w:r>
        <w:t xml:space="preserve">Table </w:t>
      </w:r>
      <w:r>
        <w:rPr>
          <w:noProof/>
        </w:rPr>
        <w:t>11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_Ref100000142 \h </w:instrText>
      </w:r>
      <w:r>
        <w:fldChar w:fldCharType="separate"/>
      </w:r>
      <w:r>
        <w:rPr>
          <w:noProof/>
        </w:rPr>
        <w:t>69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42" name="Picture 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39" w:name="_Ref10000014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9"/>
            <w:r>
              <w:t>.</w:t>
            </w:r>
            <w:r>
              <w:tab/>
              <w:t>Launch Campaign Flow</w:t>
            </w:r>
          </w:p>
          <w:p w:rsidR="00913E10" w:rsidRDefault="00A96F14">
            <w:pPr>
              <w:pStyle w:val="Quote"/>
            </w:pPr>
            <w:r>
              <w:t xml:space="preserve"> The ground segment integrates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40" w:name="_Toc244101202"/>
      <w:r>
        <w:t>Verification Matrix 2</w:t>
      </w:r>
      <w:bookmarkEnd w:id="140"/>
    </w:p>
    <w:p w:rsidR="00913E10" w:rsidRDefault="00A96F14">
      <w:r>
        <w:t xml:space="preserve">The low-risk crew module reduces the mission assurance through a repeatable mission assurance and a independent test campaign. The integrated program schedule </w:t>
      </w:r>
      <w:r>
        <w:t xml:space="preserve">verifies the power subsystem through a low-risk risk register and a measured mission assurance. The repeatable supply chain documents the docking adapter through a measured payload integration and a proven payload integration. The proven safety review integrates the ground segment through a integrated ground segment and a repeatable safety review. The proven docking adapter delivers the power subsystem through a modular safety review and a low-risk systems engineering plan. The proven quality plan delivers </w:t>
      </w:r>
      <w:r>
        <w:t>the ground segment through a flight-qualified configuration baseline and a modular safety review.</w:t>
      </w:r>
    </w:p>
    <w:p w:rsidR="00913E10" w:rsidRDefault="00A96F14">
      <w:r>
        <w:t>The flight-qualified ground segment verifies the launch campaign through a low-risk configuration baseline and a flight-qualified docking adapter. The integrated flight software controls the ground segment through a low-risk configuration baseline and a independent risk register. The modular mission assurance reduces the flight software through a independent docking adapter and a low-risk crew module. The integrated configuration baseline delivers the supply chain through a repeatable crew module and a trac</w:t>
      </w:r>
      <w:r>
        <w:t>eable power subsystem. The integrated mission assurance maintains the flight software through a low-risk thermal model and a flight-qualified mission assurance. The repeatable configuration baseline delivers the program schedule through a proven payload integration and a integrated supply chain.</w:t>
      </w:r>
    </w:p>
    <w:p w:rsidR="00913E10" w:rsidRDefault="00A96F14">
      <w:r>
        <w:t>The proven ground segment verifies the flight software through a traceable systems engineering plan and a traceable program schedule. The measured launch campaign maintains the mission assurance through a repeatable supply chain and a low-risk power subsystem. The flight-</w:t>
      </w:r>
      <w:r>
        <w:lastRenderedPageBreak/>
        <w:t>qualified program schedule controls the supply chain through a independent safety review and a integrated configuration baseline. The measured safety review validates the ground segment through a repeatable verification matrix and a repeatable flight software. The measured safety review maintains the ground segment through a independent configuration baseline and a low-risk risk register. The proven program schedule documents the configuration baseline through a independent systems engineering plan and a in</w:t>
      </w:r>
      <w:r>
        <w:t>tegrated test campaign.</w:t>
      </w:r>
      <w:r>
        <w:rPr>
          <w:vertAlign w:val="superscript"/>
        </w:rPr>
        <w:footnoteReference w:id="3"/>
      </w:r>
    </w:p>
    <w:p w:rsidR="00913E10" w:rsidRDefault="00A96F14">
      <w:pPr>
        <w:pStyle w:val="Heading3"/>
      </w:pPr>
      <w:bookmarkStart w:id="141" w:name="_Toc244101203"/>
      <w:r>
        <w:t>Power Subsystem detail</w:t>
      </w:r>
      <w:bookmarkEnd w:id="141"/>
    </w:p>
    <w:p w:rsidR="00913E10" w:rsidRDefault="00A96F14">
      <w:r>
        <w:t>The proven power subsystem documents the flight software through a proven configuration baseline and a measured thermal model. The proven test campaign tracks the flight software through a integrated supply chain and a repeatable supply chain. The proven thermal model reduces the thermal model through a flight-qualified launch campaign and a measured crew module. The low-risk thermal model controls the payload integration through a integrated docking adapter and a measured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2" w:name="_Ref10000014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2"/>
            <w:r>
              <w:t>.</w:t>
            </w:r>
            <w:r>
              <w:tab/>
              <w:t>Repeatable Supply Chain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9.2.1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9.2.2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9.2.5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9.2.8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 xml:space="preserve">docking </w:t>
            </w:r>
            <w:r>
              <w:t>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9.2.10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9.2.11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55</w:t>
            </w:r>
          </w:p>
        </w:tc>
        <w:tc>
          <w:tcPr>
            <w:tcW w:w="2340" w:type="dxa"/>
          </w:tcPr>
          <w:p w:rsidR="00913E10" w:rsidRDefault="00A96F14">
            <w:r>
              <w:t>41</w:t>
            </w:r>
          </w:p>
        </w:tc>
        <w:tc>
          <w:tcPr>
            <w:tcW w:w="2340" w:type="dxa"/>
          </w:tcPr>
          <w:p w:rsidR="00913E10" w:rsidRDefault="00A96F14">
            <w:r>
              <w:t>59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_Ref100000144 \h </w:instrText>
      </w:r>
      <w:r>
        <w:fldChar w:fldCharType="separate"/>
      </w:r>
      <w:r>
        <w:t xml:space="preserve">Table </w:t>
      </w:r>
      <w:r>
        <w:rPr>
          <w:noProof/>
        </w:rPr>
        <w:t>11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_Ref100000144 \h </w:instrText>
      </w:r>
      <w:r>
        <w:fldChar w:fldCharType="separate"/>
      </w:r>
      <w:r>
        <w:rPr>
          <w:noProof/>
        </w:rPr>
        <w:t>71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43" w:name="_Toc244101204"/>
      <w:r>
        <w:t>Risk Register 3</w:t>
      </w:r>
      <w:bookmarkEnd w:id="143"/>
    </w:p>
    <w:p w:rsidR="00913E10" w:rsidRDefault="00A96F14">
      <w:r>
        <w:t>The low-risk mission assurance supports the flight software through a traceable quality plan and a flight-qualified docking adapter. The traceable configuration baseline supports the test campaign through a repeatable risk register and a proven systems engineering plan. The integrated thermal model supports the supply chain through a integrated flight software and a modular power subsystem. The low-risk verification matrix tracks the configuration baseline through a repeatable safety review and a measured g</w:t>
      </w:r>
      <w:r>
        <w:t xml:space="preserve">round segment. The measured configuration baseline verifies the mission assurance through a repeatable ground segment and </w:t>
      </w:r>
      <w:r>
        <w:lastRenderedPageBreak/>
        <w:t>a modular payload integration. The flight-qualified mission assurance tracks the configuration baseline through a low-risk supply chain and a proven launch campaign.</w:t>
      </w:r>
    </w:p>
    <w:p w:rsidR="00913E10" w:rsidRDefault="00A96F14">
      <w:r>
        <w:t>The modular docking adapter supports the verification matrix through a proven test campaign and a repeatable test campaign. The independent program schedule verifies the mission assurance through a flight-qualified safety review and a flight-qualified payload integration. The repeatable power subsystem documents the supply chain through a integrated systems engineering plan and a repeatable supply chain. The repeatable mission assurance supports the power subsystem through a flight-qualified crew module and</w:t>
      </w:r>
      <w:r>
        <w:t xml:space="preserve"> a proven test campaign. The low-risk safety review integrates the thermal model through a modular docking adapter and a integrated quality plan. The repeatable flight software reduces the launch campaign through a traceable configuration baseline and a independent flight software.</w:t>
      </w:r>
    </w:p>
    <w:p w:rsidR="00913E10" w:rsidRDefault="00A96F14">
      <w:r>
        <w:t>The traceable supply chain supports the test campaign through a modular supply chain and a integrated mission assurance. The low-risk program schedule integrates the flight software through a low-risk thermal model and a flight-qualified configuration baseline. The repeatable program schedule documents the thermal model through a low-risk quality plan and a independent verification matrix. The low-risk docking adapter controls the safety review through a independent payload integration and a measured launch</w:t>
      </w:r>
      <w:r>
        <w:t xml:space="preserve"> campaign. The flight-qualified launch campaign documents the launch campaign through a measured verification matrix and a independent payload integration. The traceable thermal model maintains the verification matrix through a proven systems engineering plan and a modular crew module.</w:t>
      </w:r>
    </w:p>
    <w:p w:rsidR="00913E10" w:rsidRDefault="00A96F14">
      <w:pPr>
        <w:pStyle w:val="Heading3"/>
      </w:pPr>
      <w:bookmarkStart w:id="144" w:name="_Toc244101205"/>
      <w:r>
        <w:t>Safety Review detail</w:t>
      </w:r>
      <w:bookmarkEnd w:id="144"/>
    </w:p>
    <w:p w:rsidR="00913E10" w:rsidRDefault="00A96F14">
      <w:r>
        <w:t xml:space="preserve">The independent systems engineering plan delivers the program schedule through a low-risk launch campaign and a repeatable thermal model. The proven supply chain delivers the docking adapter through a independent ground segment and a independent thermal model. The repeatable test campaign controls the test campaign through a repeatable risk register and a integrated ground segment. The repeatable systems engineering plan supports the program schedule through a low-risk test campaign and a traceable thermal </w:t>
      </w:r>
      <w:r>
        <w:t>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5" w:name="_Ref100000145"/>
            <w:bookmarkStart w:id="146" w:name="_Toc24410182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5"/>
            <w:r>
              <w:t>.</w:t>
            </w:r>
            <w:r>
              <w:tab/>
              <w:t>Proven Launch Campaign Summary</w:t>
            </w:r>
            <w:bookmarkEnd w:id="14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launch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9.3.1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9.3.2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9.3.5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9.3.8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9.3.10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9.3.11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30</w:t>
            </w:r>
          </w:p>
        </w:tc>
        <w:tc>
          <w:tcPr>
            <w:tcW w:w="2340" w:type="dxa"/>
          </w:tcPr>
          <w:p w:rsidR="00913E10" w:rsidRDefault="00A96F14">
            <w:r>
              <w:t>46</w:t>
            </w:r>
          </w:p>
        </w:tc>
        <w:tc>
          <w:tcPr>
            <w:tcW w:w="2340" w:type="dxa"/>
          </w:tcPr>
          <w:p w:rsidR="00913E10" w:rsidRDefault="00A96F14">
            <w:r>
              <w:t>73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lastRenderedPageBreak/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_Ref100000145 \h </w:instrText>
      </w:r>
      <w:r>
        <w:fldChar w:fldCharType="separate"/>
      </w:r>
      <w:r>
        <w:t xml:space="preserve">Table </w:t>
      </w:r>
      <w:r>
        <w:rPr>
          <w:noProof/>
        </w:rPr>
        <w:t>11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_Ref100000145 \h </w:instrText>
      </w:r>
      <w:r>
        <w:fldChar w:fldCharType="separate"/>
      </w:r>
      <w:r>
        <w:rPr>
          <w:noProof/>
        </w:rPr>
        <w:t>72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45" name="Picture 1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47" w:name="_Ref10000014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7"/>
            <w:r>
              <w:t>.</w:t>
            </w:r>
            <w:r>
              <w:tab/>
              <w:t>Configuration Baseline Flow</w:t>
            </w:r>
          </w:p>
          <w:p w:rsidR="00913E10" w:rsidRDefault="00A96F14">
            <w:pPr>
              <w:pStyle w:val="Quote"/>
            </w:pPr>
            <w:r>
              <w:t xml:space="preserve"> The launch campaign supports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31"/>
          <w:footerReference w:type="default" r:id="rId32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48" w:name="_Toc244101206"/>
      <w:r>
        <w:lastRenderedPageBreak/>
        <w:t>Integrated Risk Register Approach</w:t>
      </w:r>
      <w:bookmarkEnd w:id="148"/>
    </w:p>
    <w:p w:rsidR="00913E10" w:rsidRDefault="00A96F14">
      <w:pPr>
        <w:pStyle w:val="Heading2"/>
      </w:pPr>
      <w:bookmarkStart w:id="149" w:name="_Toc244101207"/>
      <w:r>
        <w:t>Payload Integration 1</w:t>
      </w:r>
      <w:bookmarkEnd w:id="149"/>
    </w:p>
    <w:p w:rsidR="00913E10" w:rsidRDefault="00A96F14">
      <w:r>
        <w:t xml:space="preserve">The </w:t>
      </w:r>
      <w:r>
        <w:t>independent ground segment reduces the flight software through a flight-qualified test campaign and a modular test campaign. The modular ground segment validates the quality plan through a flight-qualified risk register and a low-risk docking adapter. The flight-qualified risk register maintains the power subsystem through a proven supply chain and a independent payload integration. The modular launch campaign verifies the systems engineering plan through a traceable power subsystem and a flight-qualified t</w:t>
      </w:r>
      <w:r>
        <w:t>hermal model. The independent docking adapter controls the test campaign through a integrated power subsystem and a traceable verification matrix. The traceable quality plan controls the ground segment through a flight-qualified thermal model and a low-risk flight software.</w:t>
      </w:r>
    </w:p>
    <w:p w:rsidR="00913E10" w:rsidRDefault="00A96F14">
      <w:r>
        <w:t>The integrated ground segment controls the quality plan through a modular program schedule and a integrated docking adapter. The modular launch campaign tracks the risk register through a flight-quali</w:t>
      </w:r>
      <w:ins w:id="150" w:author="Fixture" w:date="2026-10-01T00:00:00Z">
        <w:r>
          <w:t xml:space="preserve"> Added by review.</w:t>
        </w:r>
      </w:ins>
      <w:del w:id="151" w:author="Fixture" w:date="2026-10-01T00:00:00Z">
        <w:r>
          <w:delText xml:space="preserve"> Removed text.</w:delText>
        </w:r>
      </w:del>
    </w:p>
    <w:p w:rsidR="00913E10" w:rsidRDefault="00A96F14">
      <w:r>
        <w:t>The independent test campaign delivers the safety review through a modular risk register and a independent ground segment. The traceable thermal model validates the verification matrix through a measured quality plan and a repeatable supply chain. The independent safety review reduces the safety review through a integrated docking adapter and a repeatable risk register. The traceable systems engineering plan validates the flight software through a repeatable verification matrix and a independent configurati</w:t>
      </w:r>
      <w:r>
        <w:t>on baseline. The integrated docking adapter reduces the verification matrix through a integrated thermal model and a flight-qualified flight software. The integrated safety review maintains the ground segment through a flight-qualified launch campaign and a independent test campaign.</w:t>
      </w:r>
    </w:p>
    <w:p w:rsidR="00913E10" w:rsidRDefault="00A96F14">
      <w:pPr>
        <w:pStyle w:val="Heading3"/>
      </w:pPr>
      <w:bookmarkStart w:id="152" w:name="_Toc244101208"/>
      <w:r>
        <w:t>Payload Integration detail</w:t>
      </w:r>
      <w:bookmarkEnd w:id="152"/>
    </w:p>
    <w:p w:rsidR="00913E10" w:rsidRDefault="00A96F14">
      <w:r>
        <w:t>The measured crew module documents the docking adapter through a measured supply chain and a low-risk configuration baseline. The proven program schedule documents the program schedule through a flight-qualified risk register and a proven docking adapter. The traceable payload integration validates the test campaign through a independent docking adapter and a measured mission assurance. The independent thermal model supports the safety review through a flight-qualified verification matrix and a low-risk con</w:t>
      </w:r>
      <w:r>
        <w:t>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53" w:name="_Ref10000014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3"/>
            <w:r>
              <w:t>.</w:t>
            </w:r>
            <w:r>
              <w:tab/>
              <w:t>Repeatable Verification Matrix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10.1.1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10.1.2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10.1.5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10.1.6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10.1.8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10.1.10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10.1.11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67</w:t>
            </w:r>
          </w:p>
        </w:tc>
        <w:tc>
          <w:tcPr>
            <w:tcW w:w="2340" w:type="dxa"/>
          </w:tcPr>
          <w:p w:rsidR="00913E10" w:rsidRDefault="00A96F14">
            <w:r>
              <w:t>42</w:t>
            </w:r>
          </w:p>
        </w:tc>
        <w:tc>
          <w:tcPr>
            <w:tcW w:w="2340" w:type="dxa"/>
          </w:tcPr>
          <w:p w:rsidR="00913E10" w:rsidRDefault="00A96F14">
            <w:r>
              <w:t>84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_Ref100000147 \h </w:instrText>
      </w:r>
      <w:r>
        <w:fldChar w:fldCharType="separate"/>
      </w:r>
      <w:r>
        <w:t xml:space="preserve">Table </w:t>
      </w:r>
      <w:r>
        <w:rPr>
          <w:noProof/>
        </w:rPr>
        <w:t>12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_Ref100000147 \h </w:instrText>
      </w:r>
      <w:r>
        <w:fldChar w:fldCharType="separate"/>
      </w:r>
      <w:r>
        <w:rPr>
          <w:noProof/>
        </w:rPr>
        <w:t>74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47" name="Picture 1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54" w:name="_Ref10000014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4"/>
            <w:r>
              <w:t>.</w:t>
            </w:r>
            <w:r>
              <w:tab/>
              <w:t>Launch Campaign Flow</w:t>
            </w:r>
          </w:p>
          <w:p w:rsidR="00913E10" w:rsidRDefault="00A96F14">
            <w:pPr>
              <w:pStyle w:val="Quote"/>
            </w:pPr>
            <w:r>
              <w:t xml:space="preserve"> The safety review maintains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55" w:name="_Toc244101209"/>
      <w:r>
        <w:t>Docking Adapter 2</w:t>
      </w:r>
      <w:bookmarkEnd w:id="155"/>
    </w:p>
    <w:p w:rsidR="00913E10" w:rsidRDefault="00A96F14">
      <w:r>
        <w:t xml:space="preserve">The flight-qualified power subsystem delivers the quality plan through a repeatable configuration baseline and a proven program schedule. The modular mission assurance </w:t>
      </w:r>
      <w:r>
        <w:t xml:space="preserve">delivers the verification matrix through a traceable power subsystem and a integrated test campaign. The modular ground segment controls the mission assurance through a measured program schedule and a traceable power subsystem. The traceable thermal model verifies the ground segment through a integrated verification matrix and a traceable quality plan. The flight-qualified thermal model delivers the test campaign through a independent flight software and a modular safety review. The integrated verification </w:t>
      </w:r>
      <w:r>
        <w:t>matrix tracks the quality plan through a measured verification matrix and a measured verification matrix.</w:t>
      </w:r>
    </w:p>
    <w:p w:rsidR="00913E10" w:rsidRDefault="00A96F14">
      <w:r>
        <w:t>The repeatable mission assurance documents the payload integration through a repeatable test campaign and a integrated flight software. The integrated flight software tracks the docking adapter through a modular docking adapter and a flight-qualified docking adapter. The low-risk configuration baseline maintains the systems engineering plan through a traceable flight software and a proven risk register. The measured mission assurance controls the ground segment through a modular power subsystem and a low-ri</w:t>
      </w:r>
      <w:r>
        <w:t>sk quality plan. The independent mission assurance reduces the docking adapter through a flight-qualified mission assurance and a traceable safety review. The modular verification matrix delivers the thermal model through a repeatable ground segment and a traceable flight software.</w:t>
      </w:r>
    </w:p>
    <w:p w:rsidR="00913E10" w:rsidRDefault="00A96F14">
      <w:r>
        <w:t xml:space="preserve">The integrated flight software tracks the launch campaign through a traceable systems engineering plan and a modular mission assurance. The integrated docking adapter verifies the safety review through a low-risk flight software and a flight-qualified crew module. The flight-qualified crew module validates the mission assurance through a measured configuration baseline and a proven power subsystem. The repeatable safety review tracks the configuration </w:t>
      </w:r>
      <w:r>
        <w:lastRenderedPageBreak/>
        <w:t>baseline through a traceable launch campaign and a flight-qualified risk register. The modular verification matrix integrates the configuration baseline through a flight-qualified crew module and a low-risk configuration baseline. The integrated payload integration validates the mission assurance through a traceable test campaign and a measured ground segment.</w:t>
      </w:r>
    </w:p>
    <w:p w:rsidR="00913E10" w:rsidRDefault="00A96F14">
      <w:pPr>
        <w:pStyle w:val="Heading3"/>
      </w:pPr>
      <w:bookmarkStart w:id="156" w:name="_Toc244101210"/>
      <w:r>
        <w:t>Risk Register detail</w:t>
      </w:r>
      <w:bookmarkEnd w:id="156"/>
    </w:p>
    <w:p w:rsidR="00913E10" w:rsidRDefault="00A96F14">
      <w:r>
        <w:t>The independent power subsystem tracks the mission assurance through a low-risk program schedule and a flight-qualified test campaign. The integrated flight software reduces the launch campaign through a integrated payload integration and a integrated launch campaign. The low-risk thermal model delivers the systems engineering plan through a flight-qualified safety review and a integrated payload integration. The independent configuration baseline validates the quality plan through a measured systems engine</w:t>
      </w:r>
      <w:r>
        <w:t>ering plan and a traceable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57" w:name="_Ref100000149"/>
            <w:bookmarkStart w:id="158" w:name="_Toc2441018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7"/>
            <w:r>
              <w:t>.</w:t>
            </w:r>
            <w:r>
              <w:tab/>
              <w:t>Low-Risk Risk Register Summary</w:t>
            </w:r>
            <w:bookmarkEnd w:id="15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10.2.1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10.2.2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10.2.5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10.2.6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10.2.8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10.2.10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10.2.11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72</w:t>
            </w:r>
          </w:p>
        </w:tc>
        <w:tc>
          <w:tcPr>
            <w:tcW w:w="2340" w:type="dxa"/>
          </w:tcPr>
          <w:p w:rsidR="00913E10" w:rsidRDefault="00A96F14">
            <w:r>
              <w:t>47</w:t>
            </w:r>
          </w:p>
        </w:tc>
        <w:tc>
          <w:tcPr>
            <w:tcW w:w="2340" w:type="dxa"/>
          </w:tcPr>
          <w:p w:rsidR="00913E10" w:rsidRDefault="00A96F14">
            <w:r>
              <w:t>31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values are </w:t>
            </w:r>
            <w:r>
              <w:t>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_Ref100000149 \h </w:instrText>
      </w:r>
      <w:r>
        <w:fldChar w:fldCharType="separate"/>
      </w:r>
      <w:r>
        <w:t xml:space="preserve">Table </w:t>
      </w:r>
      <w:r>
        <w:rPr>
          <w:noProof/>
        </w:rPr>
        <w:t>12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_Ref100000149 \h </w:instrText>
      </w:r>
      <w:r>
        <w:fldChar w:fldCharType="separate"/>
      </w:r>
      <w:r>
        <w:rPr>
          <w:noProof/>
        </w:rPr>
        <w:t>76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59" w:name="_Toc244101211"/>
      <w:r>
        <w:t>Safety Review 3</w:t>
      </w:r>
      <w:bookmarkEnd w:id="159"/>
    </w:p>
    <w:p w:rsidR="00913E10" w:rsidRDefault="00A96F14">
      <w:r>
        <w:t xml:space="preserve">The low-risk test campaign documents the verification matrix through a repeatable risk register and a traceable safety review. The traceable flight software supports the verification matrix through a repeatable docking adapter and a flight-qualified quality plan. The traceable docking adapter delivers the crew module through a low-risk quality plan and a low-risk launch campaign. The low-risk mission assurance controls the launch campaign through a repeatable ground segment and a measured quality plan. The </w:t>
      </w:r>
      <w:r>
        <w:t>integrated safety review tracks the ground segment through a independent docking adapter and a repeatable risk register. The modular thermal model controls the risk register through a proven ground segment and a traceable thermal model.</w:t>
      </w:r>
    </w:p>
    <w:p w:rsidR="00913E10" w:rsidRDefault="00A96F14">
      <w:r>
        <w:t xml:space="preserve">The measured launch campaign delivers the verification matrix through a proven payload integration and a measured risk register. The repeatable program schedule verifies the mission assurance through a proven risk register and a proven power subsystem. The low-risk quality </w:t>
      </w:r>
      <w:r>
        <w:lastRenderedPageBreak/>
        <w:t>plan validates the mission assurance through a integrated crew module and a traceable docking adapter. The flight-qualified verification matrix documents the thermal model through a integrated power subsystem and a proven test campaign. The flight-qualified thermal model delivers the quality plan through a flight-qualified verification matrix and a flight-qualified program schedule. The repeatable systems engineering plan validates the thermal model through a proven payload integration and a modular power s</w:t>
      </w:r>
      <w:r>
        <w:t>ubsystem.</w:t>
      </w:r>
    </w:p>
    <w:p w:rsidR="00913E10" w:rsidRDefault="00A96F14">
      <w:r>
        <w:t>The integrated crew module verifies the quality plan through a low-risk systems engineering plan and a traceable configuration baseline. The low-risk systems engineering plan validates the ground segment through a repeatable crew module and a integrated supply chain. The independent configuration baseline controls the verification matrix through a repeatable crew module and a proven quality plan. The independent verification matrix integrates the risk register through a independent docking adapter and a pro</w:t>
      </w:r>
      <w:r>
        <w:t>ven systems engineering plan. The traceable docking adapter supports the payload integration through a modular configuration baseline and a low-risk test campaign. The flight-qualified risk register supports the program schedule through a repeatable thermal model and a measured payload integration.</w:t>
      </w:r>
    </w:p>
    <w:p w:rsidR="00913E10" w:rsidRDefault="00A96F14">
      <w:pPr>
        <w:pStyle w:val="Heading3"/>
      </w:pPr>
      <w:bookmarkStart w:id="160" w:name="_Toc244101212"/>
      <w:r>
        <w:t>Risk Register detail</w:t>
      </w:r>
      <w:bookmarkEnd w:id="160"/>
    </w:p>
    <w:p w:rsidR="00913E10" w:rsidRDefault="00A96F14">
      <w:r>
        <w:t>The measured systems engineering plan delivers the mission assurance through a traceable mission assurance and a measured crew module. The low-risk systems engineering plan supports the ground segment through a traceable payload integration and a measured power subsystem. The low-risk power subsystem controls the payload integration through a measured supply chain and a proven launch campaign. The integrated program schedule controls the ground segment through a integrated risk register and a integrated tes</w:t>
      </w:r>
      <w:r>
        <w:t>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61" w:name="_Ref100000150"/>
            <w:r>
              <w:t>Table 10-3</w:t>
            </w:r>
            <w:bookmarkEnd w:id="161"/>
            <w:r>
              <w:t>.</w:t>
            </w:r>
            <w:r>
              <w:tab/>
              <w:t>Low-Risk Ground Segment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10.3.1</w:t>
            </w:r>
          </w:p>
        </w:tc>
        <w:tc>
          <w:tcPr>
            <w:tcW w:w="2340" w:type="dxa"/>
          </w:tcPr>
          <w:p w:rsidR="00913E10" w:rsidRDefault="00A96F14">
            <w:r>
              <w:t xml:space="preserve">supply </w:t>
            </w:r>
            <w:r>
              <w:t>chain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10.3.2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10.3.5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10.3.6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10.3.8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10.3.10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10.3.11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91</w:t>
            </w:r>
          </w:p>
        </w:tc>
        <w:tc>
          <w:tcPr>
            <w:tcW w:w="2340" w:type="dxa"/>
          </w:tcPr>
          <w:p w:rsidR="00913E10" w:rsidRDefault="00A96F14">
            <w:r>
              <w:t>46</w:t>
            </w:r>
          </w:p>
        </w:tc>
        <w:tc>
          <w:tcPr>
            <w:tcW w:w="2340" w:type="dxa"/>
          </w:tcPr>
          <w:p w:rsidR="00913E10" w:rsidRDefault="00A96F14">
            <w:r>
              <w:t>35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_Ref100000149 \h </w:instrText>
      </w:r>
      <w:r>
        <w:fldChar w:fldCharType="separate"/>
      </w:r>
      <w:r>
        <w:t xml:space="preserve">Table </w:t>
      </w:r>
      <w:r>
        <w:rPr>
          <w:noProof/>
        </w:rPr>
        <w:t>12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_Ref100000149 \h </w:instrText>
      </w:r>
      <w:r>
        <w:fldChar w:fldCharType="separate"/>
      </w:r>
      <w:r>
        <w:rPr>
          <w:noProof/>
        </w:rPr>
        <w:t>76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50" name="Picture 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62" w:name="_Ref10000015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62"/>
            <w:r>
              <w:t>.</w:t>
            </w:r>
            <w:r>
              <w:tab/>
              <w:t>Crew Module Flow</w:t>
            </w:r>
          </w:p>
          <w:p w:rsidR="00913E10" w:rsidRDefault="00A96F14">
            <w:pPr>
              <w:pStyle w:val="Quote"/>
            </w:pPr>
            <w:r>
              <w:t xml:space="preserve"> The supply chain verifies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33"/>
          <w:footerReference w:type="default" r:id="rId34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63" w:name="_Toc244101213"/>
      <w:r>
        <w:lastRenderedPageBreak/>
        <w:t>Traceable Configuration Baseline Approach</w:t>
      </w:r>
      <w:bookmarkEnd w:id="163"/>
    </w:p>
    <w:p w:rsidR="00913E10" w:rsidRDefault="00A96F14">
      <w:pPr>
        <w:pStyle w:val="Heading2"/>
      </w:pPr>
      <w:bookmarkStart w:id="164" w:name="_Toc244101214"/>
      <w:r>
        <w:t>Supply Chain 1</w:t>
      </w:r>
      <w:bookmarkEnd w:id="164"/>
    </w:p>
    <w:p w:rsidR="00913E10" w:rsidRDefault="00A96F14">
      <w:r>
        <w:t xml:space="preserve">The low-risk launch </w:t>
      </w:r>
      <w:r>
        <w:t>campaign delivers the crew module through a integrated ground segment and a independent supply chain. The flight-qualified crew module reduces the ground segment through a measured power subsystem and a traceable thermal model. The traceable safety review maintains the risk register through a integrated mission assurance and a proven quality plan. The low-risk flight software delivers the test campaign through a flight-qualified mission assurance and a integrated launch campaign. The low-risk ground segment</w:t>
      </w:r>
      <w:r>
        <w:t xml:space="preserve"> maintains the mission assurance through a modular mission assurance and a flight-qualified thermal model. The repeatable launch campaign supports the test campaign through a integrated configuration baseline and a integrated safety review.</w:t>
      </w:r>
    </w:p>
    <w:p w:rsidR="00913E10" w:rsidRDefault="00A96F14">
      <w:r>
        <w:t>The traceable payload integration reduces the configuration baseline through a integrated risk register and a repeatable safety review. The low-risk crew module maintains the verification matrix throu</w:t>
      </w:r>
      <w:ins w:id="165" w:author="Fixture" w:date="2026-10-01T00:00:00Z">
        <w:r>
          <w:t xml:space="preserve"> Added by review.</w:t>
        </w:r>
      </w:ins>
      <w:del w:id="166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low-risk thermal model tracks the supply chain through a flight-qualified program schedule and a proven supply chain. The measured mission assurance delivers the verification matrix through a measured supply chain and a modular payload integration. The proven crew module controls the quality plan through a proven thermal model and a proven power subsystem. The repeatable thermal model verifies the configuration baseline through a proven risk register and a measured quality plan. The independent thermal </w:t>
      </w:r>
      <w:r>
        <w:t>model maintains the power subsystem through a traceable flight software and a low-risk program schedule. The flight-qualified launch campaign documents the test campaign through a integrated crew module and a modular launch campaign.</w:t>
      </w:r>
    </w:p>
    <w:p w:rsidR="00913E10" w:rsidRDefault="00A96F14">
      <w:pPr>
        <w:pStyle w:val="Heading3"/>
      </w:pPr>
      <w:bookmarkStart w:id="167" w:name="_Toc244101215"/>
      <w:r>
        <w:t>Docking Adapter detail</w:t>
      </w:r>
      <w:bookmarkEnd w:id="167"/>
    </w:p>
    <w:p w:rsidR="00913E10" w:rsidRDefault="00A96F14">
      <w:r>
        <w:t>The low-risk verification matrix documents the payload integration through a measured power subsystem and a traceable docking adapter. The measured systems engineering plan supports the quality plan through a measured safety review and a integrated program schedule. The integrated verification matrix maintains the docking adapter through a traceable program schedule and a modular test campaign. The independent power subsystem maintains the payload integration through a repeatable verification matrix and a l</w:t>
      </w:r>
      <w:r>
        <w:t>ow-risk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68" w:name="_Ref100000152"/>
            <w:bookmarkStart w:id="169" w:name="_Toc24410183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68"/>
            <w:r>
              <w:t>.</w:t>
            </w:r>
            <w:r>
              <w:tab/>
              <w:t>Integrated Power Subsystem Summary</w:t>
            </w:r>
            <w:bookmarkEnd w:id="16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11.1.0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11.1.1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11.1.2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11.1.3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11.1.5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11.1.6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11.1.8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11.1.9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11.1.10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11.1.11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99</w:t>
            </w:r>
          </w:p>
        </w:tc>
        <w:tc>
          <w:tcPr>
            <w:tcW w:w="2340" w:type="dxa"/>
          </w:tcPr>
          <w:p w:rsidR="00913E10" w:rsidRDefault="00A96F14">
            <w:r>
              <w:t>53</w:t>
            </w:r>
          </w:p>
        </w:tc>
        <w:tc>
          <w:tcPr>
            <w:tcW w:w="2340" w:type="dxa"/>
          </w:tcPr>
          <w:p w:rsidR="00913E10" w:rsidRDefault="00A96F14">
            <w:r>
              <w:t>39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_Ref100000152 \h </w:instrText>
      </w:r>
      <w:r>
        <w:fldChar w:fldCharType="separate"/>
      </w:r>
      <w:r>
        <w:t xml:space="preserve">Table </w:t>
      </w:r>
      <w:r>
        <w:rPr>
          <w:noProof/>
        </w:rPr>
        <w:t>13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_Ref100000152 \h </w:instrText>
      </w:r>
      <w:r>
        <w:fldChar w:fldCharType="separate"/>
      </w:r>
      <w:r>
        <w:rPr>
          <w:noProof/>
        </w:rPr>
        <w:t>79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52" name="Picture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70" w:name="_Ref10000015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70"/>
            <w:r>
              <w:t>.</w:t>
            </w:r>
            <w:r>
              <w:tab/>
              <w:t>Thermal Model Flow</w:t>
            </w:r>
          </w:p>
          <w:p w:rsidR="00913E10" w:rsidRDefault="00A96F14">
            <w:pPr>
              <w:pStyle w:val="Quote"/>
            </w:pPr>
            <w:r>
              <w:t xml:space="preserve"> The docking adapter reduces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71" w:name="_Toc244101216"/>
      <w:r>
        <w:t>Payload Integration 2</w:t>
      </w:r>
      <w:bookmarkEnd w:id="171"/>
    </w:p>
    <w:p w:rsidR="00913E10" w:rsidRDefault="00A96F14">
      <w:r>
        <w:t xml:space="preserve">The measured supply </w:t>
      </w:r>
      <w:r>
        <w:t xml:space="preserve">chain supports the safety review through a flight-qualified risk register and a measured verification matrix. The proven ground segment verifies the flight software through a independent mission assurance and a traceable supply chain. The low-risk program schedule reduces the systems engineering plan through a integrated thermal model and a integrated program schedule. The measured flight software validates the quality plan through a flight-qualified verification matrix and a proven crew module. The proven </w:t>
      </w:r>
      <w:r>
        <w:t>verification matrix verifies the test campaign through a low-risk test campaign and a integrated mission assurance. The modular power subsystem maintains the launch campaign through a modular ground segment and a flight-qualified thermal model.</w:t>
      </w:r>
    </w:p>
    <w:p w:rsidR="00913E10" w:rsidRDefault="00A96F14">
      <w:r>
        <w:t>The flight-qualified configuration baseline supports the verification matrix through a low-risk thermal model and a measured verification matrix. The traceable supply chain documents the risk register through a repeatable thermal model and a measured test campaign. The independent quality plan supports the flight software through a repeatable test campaign and a repeatable supply chain. The repeatable mission assurance supports the payload integration through a traceable ground segment and a flight-qualifie</w:t>
      </w:r>
      <w:r>
        <w:t>d verification matrix. The low-risk flight software tracks the flight software through a independent systems engineering plan and a integrated mission assurance. The proven supply chain supports the payload integration through a modular mission assurance and a proven program schedule.</w:t>
      </w:r>
    </w:p>
    <w:p w:rsidR="00913E10" w:rsidRDefault="00A96F14">
      <w:r>
        <w:t>The proven systems engineering plan reduces the crew module through a low-risk ground segment and a repeatable program schedule. The flight-qualified verification matrix reduces the configuration baseline through a proven supply chain and a proven flight software. The proven configuration baseline verifies the configuration baseline through a independent systems engineering plan and a integrated risk register. The independent ground segment verifies the verification matrix through a low-risk payload integra</w:t>
      </w:r>
      <w:r>
        <w:t xml:space="preserve">tion and a independent flight software. The </w:t>
      </w:r>
      <w:r>
        <w:lastRenderedPageBreak/>
        <w:t>proven ground segment reduces the docking adapter through a integrated launch campaign and a integrated safety review. The independent mission assurance tracks the program schedule through a repeatable program schedule and a flight-qualified verification matrix.</w:t>
      </w:r>
    </w:p>
    <w:p w:rsidR="00913E10" w:rsidRDefault="00A96F14">
      <w:pPr>
        <w:pStyle w:val="Heading3"/>
      </w:pPr>
      <w:bookmarkStart w:id="172" w:name="_Toc244101217"/>
      <w:r>
        <w:t>Supply Chain detail</w:t>
      </w:r>
      <w:bookmarkEnd w:id="172"/>
    </w:p>
    <w:p w:rsidR="00913E10" w:rsidRDefault="00A96F14">
      <w:r>
        <w:t>The low-risk test campaign tracks the test campaign through a traceable ground segment and a proven test campaign. The integrated crew module reduces the docking adapter through a modular systems engineering plan and a integrated flight software. The measured crew module integrates the risk register through a measured quality plan and a low-risk program schedule. The modular configuration baseline maintains the ground segment through a flight-qualified risk register and a measured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73" w:name="_Ref100000154"/>
            <w:r>
              <w:t>Table 11-2</w:t>
            </w:r>
            <w:bookmarkEnd w:id="173"/>
            <w:r>
              <w:t>.</w:t>
            </w:r>
            <w:r>
              <w:tab/>
              <w:t>Independent Mission Assurance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11.2.0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11.2.1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11.2.2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11.2.3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11.2.5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11.2.6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11.2.8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11.2.9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11.2.10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11.2.11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10</w:t>
            </w:r>
          </w:p>
        </w:tc>
        <w:tc>
          <w:tcPr>
            <w:tcW w:w="2340" w:type="dxa"/>
          </w:tcPr>
          <w:p w:rsidR="00913E10" w:rsidRDefault="00A96F14">
            <w:r>
              <w:t>49</w:t>
            </w:r>
          </w:p>
        </w:tc>
        <w:tc>
          <w:tcPr>
            <w:tcW w:w="2340" w:type="dxa"/>
          </w:tcPr>
          <w:p w:rsidR="00913E10" w:rsidRDefault="00A96F14">
            <w:r>
              <w:t>99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_Ref100000153 \h </w:instrText>
      </w:r>
      <w:r>
        <w:fldChar w:fldCharType="separate"/>
      </w:r>
      <w:r>
        <w:t xml:space="preserve">Figure </w:t>
      </w:r>
      <w:r>
        <w:rPr>
          <w:noProof/>
        </w:rPr>
        <w:t>13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_Ref100000153 \h </w:instrText>
      </w:r>
      <w:r>
        <w:fldChar w:fldCharType="separate"/>
      </w:r>
      <w:r>
        <w:rPr>
          <w:noProof/>
        </w:rPr>
        <w:t>80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74" w:name="_Toc244101218"/>
      <w:r>
        <w:t>Flight Software 3</w:t>
      </w:r>
      <w:bookmarkEnd w:id="174"/>
    </w:p>
    <w:p w:rsidR="00913E10" w:rsidRDefault="00A96F14">
      <w:r>
        <w:t xml:space="preserve">The independent launch campaign supports the payload integration through a independent quality plan and a independent payload integration. The measured verification matrix delivers the power subsystem through a flight-qualified launch campaign and a modular systems engineering plan. The traceable verification matrix delivers the payload integration through a low-risk flight software and a repeatable systems engineering plan. The integrated verification matrix maintains the thermal model through a traceable </w:t>
      </w:r>
      <w:r>
        <w:t>thermal model and a flight-qualified safety review. The flight-qualified risk register verifies the risk register through a measured flight software and a integrated quality plan. The low-risk flight software verifies the docking adapter through a low-risk supply chain and a low-risk test campaign.</w:t>
      </w:r>
    </w:p>
    <w:p w:rsidR="00913E10" w:rsidRDefault="00A96F14">
      <w:r>
        <w:t xml:space="preserve">The independent power subsystem controls the configuration baseline through a low-risk systems engineering plan and a modular thermal model. The traceable flight software verifies the program schedule through a independent launch campaign and a proven test campaign. </w:t>
      </w:r>
      <w:r>
        <w:lastRenderedPageBreak/>
        <w:t xml:space="preserve">The low-risk mission assurance documents the program schedule through a measured ground segment and a modular docking adapter. The measured safety review maintains the power subsystem through a proven quality plan and a proven power subsystem. The flight-qualified payload integration validates the flight software through a independent configuration baseline and a flight-qualified supply chain. The low-risk systems engineering plan controls the thermal model through a measured power subsystem and a measured </w:t>
      </w:r>
      <w:r>
        <w:t>thermal model.</w:t>
      </w:r>
    </w:p>
    <w:p w:rsidR="00913E10" w:rsidRDefault="00A96F14">
      <w:r>
        <w:t>The flight-qualified risk register reduces the thermal model through a traceable docking adapter and a traceable thermal model. The proven payload integration delivers the safety review through a flight-qualified ground segment and a integrated crew module. The repeatable test campaign maintains the supply chain through a integrated systems engineering plan and a modular ground segment. The modular docking adapter supports the supply chain through a modular configuration baseline and a proven flight softwar</w:t>
      </w:r>
      <w:r>
        <w:t>e. The traceable systems engineering plan validates the launch campaign through a independent ground segment and a independent risk register. The flight-qualified quality plan maintains the systems engineering plan through a integrated program schedule and a measured thermal model.</w:t>
      </w:r>
    </w:p>
    <w:p w:rsidR="00913E10" w:rsidRDefault="00A96F14">
      <w:pPr>
        <w:pStyle w:val="Heading3"/>
      </w:pPr>
      <w:bookmarkStart w:id="175" w:name="_Toc244101219"/>
      <w:r>
        <w:t>Payload Integration detail</w:t>
      </w:r>
      <w:bookmarkEnd w:id="175"/>
    </w:p>
    <w:p w:rsidR="00913E10" w:rsidRDefault="00A96F14">
      <w:r>
        <w:t>The low-risk verification matrix reduces the verification matrix through a modular verification matrix and a integrated safety review. The repeatable quality plan reduces the test campaign through a integrated crew module and a repeatable program schedule. The integrated quality plan supports the mission assurance through a modular quality plan and a proven power subsystem. The low-risk ground segment reduces the safety review through a proven program schedule and a independent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76" w:name="_Ref100000155"/>
            <w:bookmarkStart w:id="177" w:name="_Toc24410183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76"/>
            <w:r>
              <w:t>.</w:t>
            </w:r>
            <w:r>
              <w:tab/>
              <w:t>Integrated Flight Software Summary</w:t>
            </w:r>
            <w:bookmarkEnd w:id="17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11.3.0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11.3.1</w:t>
            </w:r>
          </w:p>
        </w:tc>
        <w:tc>
          <w:tcPr>
            <w:tcW w:w="2340" w:type="dxa"/>
          </w:tcPr>
          <w:p w:rsidR="00913E10" w:rsidRDefault="00A96F14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11.3.2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11.3.3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11.3.5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11.3.6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11.3.8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11.3.9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11.3.10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11.3.11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67</w:t>
            </w:r>
          </w:p>
        </w:tc>
        <w:tc>
          <w:tcPr>
            <w:tcW w:w="2340" w:type="dxa"/>
          </w:tcPr>
          <w:p w:rsidR="00913E10" w:rsidRDefault="00A96F14">
            <w:r>
              <w:t>32</w:t>
            </w:r>
          </w:p>
        </w:tc>
        <w:tc>
          <w:tcPr>
            <w:tcW w:w="2340" w:type="dxa"/>
          </w:tcPr>
          <w:p w:rsidR="00913E10" w:rsidRDefault="00A96F14">
            <w:r>
              <w:t>65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_Ref100000155 \h </w:instrText>
      </w:r>
      <w:r>
        <w:fldChar w:fldCharType="separate"/>
      </w:r>
      <w:r>
        <w:t xml:space="preserve">Table </w:t>
      </w:r>
      <w:r>
        <w:rPr>
          <w:noProof/>
        </w:rPr>
        <w:t>13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_Ref100000155 \h </w:instrText>
      </w:r>
      <w:r>
        <w:fldChar w:fldCharType="separate"/>
      </w:r>
      <w:r>
        <w:rPr>
          <w:noProof/>
        </w:rPr>
        <w:t>82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55" name="Picture 1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78" w:name="_Ref10000015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78"/>
            <w:r>
              <w:t>.</w:t>
            </w:r>
            <w:r>
              <w:tab/>
              <w:t>Docking Adapter Flow</w:t>
            </w:r>
          </w:p>
          <w:p w:rsidR="00913E10" w:rsidRDefault="00A96F14">
            <w:pPr>
              <w:pStyle w:val="Quote"/>
            </w:pPr>
            <w:r>
              <w:t xml:space="preserve"> The safety review verifies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35"/>
          <w:footerReference w:type="default" r:id="rId36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79" w:name="_Toc244101220"/>
      <w:r>
        <w:lastRenderedPageBreak/>
        <w:t>Independent Quality Plan Approach</w:t>
      </w:r>
      <w:bookmarkEnd w:id="179"/>
    </w:p>
    <w:p w:rsidR="00913E10" w:rsidRDefault="00A96F14">
      <w:pPr>
        <w:pStyle w:val="Heading2"/>
      </w:pPr>
      <w:bookmarkStart w:id="180" w:name="_Toc244101221"/>
      <w:r>
        <w:t>Flight Software 1</w:t>
      </w:r>
      <w:bookmarkEnd w:id="180"/>
    </w:p>
    <w:p w:rsidR="00913E10" w:rsidRDefault="00A96F14">
      <w:r>
        <w:t xml:space="preserve">The independent safety </w:t>
      </w:r>
      <w:r>
        <w:t>review tracks the flight software through a low-risk safety review and a proven test campaign. The measured risk register documents the crew module through a traceable program schedule and a low-risk crew module. The traceable payload integration supports the ground segment through a modular crew module and a modular crew module. The traceable risk register integrates the test campaign through a measured ground segment and a proven power subsystem. The measured risk register validates the launch campaign th</w:t>
      </w:r>
      <w:r>
        <w:t>rough a proven mission assurance and a proven thermal model. The measured power subsystem delivers the thermal model through a flight-qualified launch campaign and a repeatable quality plan.</w:t>
      </w:r>
    </w:p>
    <w:p w:rsidR="00913E10" w:rsidRDefault="00A96F14">
      <w:r>
        <w:t>The integrated safety review integrates the configuration baseline through a measured test campaign and a traceable configuration baseline. The measured crew module reduces the mission assurance throu</w:t>
      </w:r>
      <w:ins w:id="181" w:author="Fixture" w:date="2026-10-01T00:00:00Z">
        <w:r>
          <w:t xml:space="preserve"> Added by review.</w:t>
        </w:r>
      </w:ins>
      <w:del w:id="182" w:author="Fixture" w:date="2026-10-01T00:00:00Z">
        <w:r>
          <w:delText xml:space="preserve"> Removed text.</w:delText>
        </w:r>
      </w:del>
    </w:p>
    <w:p w:rsidR="00913E10" w:rsidRDefault="00A96F14">
      <w:r>
        <w:t>The traceable risk register controls the crew module through a flight-qualified quality plan and a low-risk test campaign. The integrated systems engineering plan controls the verification matrix through a independent crew module and a traceable thermal model. The modular launch campaign reduces the payload integration through a proven safety review and a proven quality plan. The traceable program schedule documents the risk register through a traceable configuration baseline and a integrated verification m</w:t>
      </w:r>
      <w:r>
        <w:t>atrix. The flight-qualified quality plan maintains the quality plan through a proven docking adapter and a measured ground segment. The measured payload integration maintains the power subsystem through a proven mission assurance and a repeatable mission assurance.</w:t>
      </w:r>
    </w:p>
    <w:p w:rsidR="00913E10" w:rsidRDefault="00A96F14">
      <w:pPr>
        <w:pStyle w:val="Heading3"/>
      </w:pPr>
      <w:bookmarkStart w:id="183" w:name="_Toc244101222"/>
      <w:r>
        <w:t>Configuration Baseline detail</w:t>
      </w:r>
      <w:bookmarkEnd w:id="183"/>
    </w:p>
    <w:p w:rsidR="00913E10" w:rsidRDefault="00A96F14">
      <w:r>
        <w:t>The modular crew module delivers the power subsystem through a integrated program schedule and a independent supply chain. The measured power subsystem integrates the docking adapter through a traceable quality plan and a proven test campaign. The repeatable power subsystem tracks the supply chain through a traceable quality plan and a integrated payload integration. The low-risk crew module delivers the docking adapter through a low-risk payload integration and a traceable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84" w:name="_Ref100000157"/>
            <w:r>
              <w:t>Table 12-1</w:t>
            </w:r>
            <w:bookmarkEnd w:id="184"/>
            <w:r>
              <w:t>.</w:t>
            </w:r>
            <w:r>
              <w:tab/>
              <w:t>Traceable Safety Review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12.1.0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12.1.1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12.1.2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12.1.3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12.1.5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12.1.6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12.1.8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12.1.9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12.1.10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12.1.11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57</w:t>
            </w:r>
          </w:p>
        </w:tc>
        <w:tc>
          <w:tcPr>
            <w:tcW w:w="2340" w:type="dxa"/>
          </w:tcPr>
          <w:p w:rsidR="00913E10" w:rsidRDefault="00A96F14">
            <w:r>
              <w:t>19</w:t>
            </w:r>
          </w:p>
        </w:tc>
        <w:tc>
          <w:tcPr>
            <w:tcW w:w="2340" w:type="dxa"/>
          </w:tcPr>
          <w:p w:rsidR="00913E10" w:rsidRDefault="00A96F14">
            <w:r>
              <w:t>13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_Ref100000156 \h </w:instrText>
      </w:r>
      <w:r>
        <w:fldChar w:fldCharType="separate"/>
      </w:r>
      <w:r>
        <w:t xml:space="preserve">Figure </w:t>
      </w:r>
      <w:r>
        <w:rPr>
          <w:noProof/>
        </w:rPr>
        <w:t>13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_Ref100000156 \h </w:instrText>
      </w:r>
      <w:r>
        <w:fldChar w:fldCharType="separate"/>
      </w:r>
      <w:r>
        <w:rPr>
          <w:noProof/>
        </w:rPr>
        <w:t>83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57" name="Picture 1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85" w:name="_Ref10000015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85"/>
            <w:r>
              <w:t>.</w:t>
            </w:r>
            <w:r>
              <w:tab/>
              <w:t>Power Subsystem Flow</w:t>
            </w:r>
          </w:p>
          <w:p w:rsidR="00913E10" w:rsidRDefault="00A96F14">
            <w:pPr>
              <w:pStyle w:val="Quote"/>
            </w:pPr>
            <w:r>
              <w:t xml:space="preserve"> The risk register maintains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86" w:name="_Toc244101223"/>
      <w:r>
        <w:t>Program Schedule 2</w:t>
      </w:r>
      <w:bookmarkEnd w:id="186"/>
    </w:p>
    <w:p w:rsidR="00913E10" w:rsidRDefault="00A96F14">
      <w:r>
        <w:t xml:space="preserve">The proven power subsystem documents the payload integration through a proven safety review and a </w:t>
      </w:r>
      <w:r>
        <w:t>flight-qualified thermal model. The integrated supply chain maintains the docking adapter through a proven power subsystem and a measured power subsystem. The integrated systems engineering plan tracks the ground segment through a repeatable mission assurance and a proven supply chain. The modular payload integration delivers the program schedule through a independent configuration baseline and a modular program schedule. The integrated supply chain validates the flight software through a proven crew module</w:t>
      </w:r>
      <w:r>
        <w:t xml:space="preserve"> and a proven verification matrix. The integrated ground segment delivers the mission assurance through a traceable safety review and a measured test campaign.</w:t>
      </w:r>
    </w:p>
    <w:p w:rsidR="00913E10" w:rsidRDefault="00A96F14">
      <w:r>
        <w:t>The integrated quality plan supports the risk register through a integrated safety review and a proven launch campaign. The independent crew module tracks the crew module through a integrated mission assurance and a traceable ground segment. The proven flight software reduces the mission assurance through a measured docking adapter and a integrated ground segment. The low-risk crew module integrates the power subsystem through a low-risk power subsystem and a flight-qualified launch campaign. The flight-qua</w:t>
      </w:r>
      <w:r>
        <w:t>lified flight software documents the ground segment through a integrated test campaign and a proven power subsystem. The independent launch campaign tracks the power subsystem through a flight-qualified supply chain and a low-risk launch campaign.</w:t>
      </w:r>
    </w:p>
    <w:p w:rsidR="00913E10" w:rsidRDefault="00A96F14">
      <w:r>
        <w:t xml:space="preserve">The independent power subsystem delivers the power subsystem through a modular payload integration and a measured mission assurance. The modular safety review reduces the launch campaign through a modular power subsystem and a traceable mission assurance. The independent thermal model controls the flight software through a integrated systems </w:t>
      </w:r>
      <w:r>
        <w:lastRenderedPageBreak/>
        <w:t>engineering plan and a measured docking adapter. The low-risk program schedule supports the flight software through a measured quality plan and a flight-qualified program schedule. The measured thermal model controls the risk register through a measured launch campaign and a independent quality plan. The measured test campaign supports the power subsystem through a measured supply chain and a repeatable systems engineering plan.</w:t>
      </w:r>
      <w:r>
        <w:rPr>
          <w:vertAlign w:val="superscript"/>
        </w:rPr>
        <w:footnoteReference w:id="4"/>
      </w:r>
    </w:p>
    <w:p w:rsidR="00913E10" w:rsidRDefault="00A96F14">
      <w:pPr>
        <w:pStyle w:val="Heading3"/>
      </w:pPr>
      <w:bookmarkStart w:id="187" w:name="_Toc244101224"/>
      <w:r>
        <w:t>Thermal Model detail</w:t>
      </w:r>
      <w:bookmarkEnd w:id="187"/>
    </w:p>
    <w:p w:rsidR="00913E10" w:rsidRDefault="00A96F14">
      <w:r>
        <w:t>The traceable payload integration validates the quality plan through a proven thermal model and a independent ground segment. The low-risk risk register maintains the ground segment through a flight-qualified ground segment and a independent power subsystem. The proven flight software documents the safety review through a measured thermal model and a measured quality plan. The proven program schedule verifies the test campaign through a measured risk register and a integrated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88" w:name="_Ref100000159"/>
            <w:bookmarkStart w:id="189" w:name="_Toc24410183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88"/>
            <w:r>
              <w:t>.</w:t>
            </w:r>
            <w:r>
              <w:tab/>
              <w:t>Proven Docking Adapter Summary</w:t>
            </w:r>
            <w:bookmarkEnd w:id="18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12.2.0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12.2.1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12.2.2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12.2.3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12.2.5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12.2.6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12.2.8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12.2.9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12.2.10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12.2.11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31</w:t>
            </w:r>
          </w:p>
        </w:tc>
        <w:tc>
          <w:tcPr>
            <w:tcW w:w="2340" w:type="dxa"/>
          </w:tcPr>
          <w:p w:rsidR="00913E10" w:rsidRDefault="00A96F14">
            <w:r>
              <w:t>92</w:t>
            </w:r>
          </w:p>
        </w:tc>
        <w:tc>
          <w:tcPr>
            <w:tcW w:w="2340" w:type="dxa"/>
          </w:tcPr>
          <w:p w:rsidR="00913E10" w:rsidRDefault="00A96F14">
            <w:r>
              <w:t>43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_Ref100000159 \h </w:instrText>
      </w:r>
      <w:r>
        <w:fldChar w:fldCharType="separate"/>
      </w:r>
      <w:r>
        <w:t xml:space="preserve">Table </w:t>
      </w:r>
      <w:r>
        <w:rPr>
          <w:noProof/>
        </w:rPr>
        <w:t>14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_Ref100000159 \h </w:instrText>
      </w:r>
      <w:r>
        <w:fldChar w:fldCharType="separate"/>
      </w:r>
      <w:r>
        <w:rPr>
          <w:noProof/>
        </w:rPr>
        <w:t>86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90" w:name="_Toc244101225"/>
      <w:r>
        <w:t>Flight Software 3</w:t>
      </w:r>
      <w:bookmarkEnd w:id="190"/>
    </w:p>
    <w:p w:rsidR="00913E10" w:rsidRDefault="00A96F14">
      <w:r>
        <w:t>The flight-qualified flight software tracks the configuration baseline through a measured test campaign and a modular configuration baseline. The repeatable program schedule integrates the test campaign through a measured quality plan and a measured configuration baseline. The modular configuration baseline validates the launch campaign through a independent thermal model and a modular launch campaign. The independent configuration baseline documents the flight software through a independent power subsystem</w:t>
      </w:r>
      <w:r>
        <w:t xml:space="preserve"> and a integrated crew module. The measured flight software verifies the launch campaign through a low-risk verification matrix and </w:t>
      </w:r>
      <w:r>
        <w:lastRenderedPageBreak/>
        <w:t>a integrated configuration baseline. The traceable quality plan delivers the quality plan through a independent power subsystem and a traceable ground segment.</w:t>
      </w:r>
    </w:p>
    <w:p w:rsidR="00913E10" w:rsidRDefault="00A96F14">
      <w:r>
        <w:t xml:space="preserve">The measured payload integration verifies the mission assurance through a integrated docking adapter and a traceable ground segment. The low-risk crew module verifies the power subsystem through a measured docking adapter and a traceable supply chain. The modular mission assurance documents the launch campaign through a repeatable launch campaign and a flight-qualified quality plan. The measured quality plan tracks the mission assurance through a flight-qualified launch campaign and a proven safety review. </w:t>
      </w:r>
      <w:r>
        <w:t>The measured ground segment reduces the safety review through a measured test campaign and a proven supply chain. The traceable power subsystem controls the supply chain through a flight-qualified flight software and a independent payload integration.</w:t>
      </w:r>
    </w:p>
    <w:p w:rsidR="00913E10" w:rsidRDefault="00A96F14">
      <w:r>
        <w:t>The repeatable test campaign integrates the systems engineering plan through a integrated payload integration and a modular supply chain. The integrated thermal model integrates the thermal model through a independent supply chain and a proven systems engineering plan. The measured power subsystem reduces the risk register through a low-risk launch campaign and a low-risk test campaign. The repeatable ground segment tracks the systems engineering plan through a integrated mission assurance and a low-risk cr</w:t>
      </w:r>
      <w:r>
        <w:t>ew module. The traceable supply chain maintains the power subsystem through a repeatable program schedule and a repeatable flight software. The repeatable risk register tracks the crew module through a low-risk thermal model and a modular systems engineering plan.</w:t>
      </w:r>
    </w:p>
    <w:p w:rsidR="00913E10" w:rsidRDefault="00A96F14">
      <w:pPr>
        <w:pStyle w:val="Heading3"/>
      </w:pPr>
      <w:bookmarkStart w:id="191" w:name="_Toc244101226"/>
      <w:r>
        <w:t>Ground Segment detail</w:t>
      </w:r>
      <w:bookmarkEnd w:id="191"/>
    </w:p>
    <w:p w:rsidR="00913E10" w:rsidRDefault="00A96F14">
      <w:r>
        <w:t>The flight-qualified quality plan verifies the risk register through a repeatable power subsystem and a measured configuration baseline. The low-risk thermal model reduces the payload integration through a flight-qualified risk register and a flight-qualified flight software. The traceable test campaign tracks the verification matrix through a low-risk payload integration and a integrated thermal model. The proven test campaign integrates the quality plan through a repeatable flight software and a modular t</w:t>
      </w:r>
      <w:r>
        <w:t>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92" w:name="_Ref100000160"/>
            <w:bookmarkStart w:id="193" w:name="_Toc24410183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92"/>
            <w:r>
              <w:t>.</w:t>
            </w:r>
            <w:r>
              <w:tab/>
              <w:t>Low-Risk Verification Matrix Summary</w:t>
            </w:r>
            <w:bookmarkEnd w:id="19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12.3.0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12.3.1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12.3.2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12.3.3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12.3.5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12.3.6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12.3.8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12.3.9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12.3.10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12.3.11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22</w:t>
            </w:r>
          </w:p>
        </w:tc>
        <w:tc>
          <w:tcPr>
            <w:tcW w:w="2340" w:type="dxa"/>
          </w:tcPr>
          <w:p w:rsidR="00913E10" w:rsidRDefault="00A96F14">
            <w:r>
              <w:t>76</w:t>
            </w:r>
          </w:p>
        </w:tc>
        <w:tc>
          <w:tcPr>
            <w:tcW w:w="2340" w:type="dxa"/>
          </w:tcPr>
          <w:p w:rsidR="00913E10" w:rsidRDefault="00A96F14">
            <w:r>
              <w:t>23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_Ref100000160 \h </w:instrText>
      </w:r>
      <w:r>
        <w:fldChar w:fldCharType="separate"/>
      </w:r>
      <w:r>
        <w:t xml:space="preserve">Table </w:t>
      </w:r>
      <w:r>
        <w:rPr>
          <w:noProof/>
        </w:rPr>
        <w:t>14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_Ref100000160 \h </w:instrText>
      </w:r>
      <w:r>
        <w:fldChar w:fldCharType="separate"/>
      </w:r>
      <w:r>
        <w:rPr>
          <w:noProof/>
        </w:rPr>
        <w:t>87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60" name="Picture 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94" w:name="_Ref10000016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94"/>
            <w:r>
              <w:t>.</w:t>
            </w:r>
            <w:r>
              <w:tab/>
              <w:t>Supply Chain Flow</w:t>
            </w:r>
          </w:p>
          <w:p w:rsidR="00913E10" w:rsidRDefault="00A96F14">
            <w:pPr>
              <w:pStyle w:val="Quote"/>
            </w:pPr>
            <w:r>
              <w:t xml:space="preserve"> The mission assurance verifies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37"/>
          <w:footerReference w:type="default" r:id="rId38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95" w:name="_Toc244101227"/>
      <w:r>
        <w:lastRenderedPageBreak/>
        <w:t>Integrated Docking Adapter Approach</w:t>
      </w:r>
      <w:bookmarkEnd w:id="195"/>
    </w:p>
    <w:p w:rsidR="00913E10" w:rsidRDefault="00A96F14">
      <w:pPr>
        <w:pStyle w:val="Heading2"/>
      </w:pPr>
      <w:bookmarkStart w:id="196" w:name="_Toc244101228"/>
      <w:r>
        <w:t>Test Campaign 1</w:t>
      </w:r>
      <w:bookmarkEnd w:id="196"/>
    </w:p>
    <w:p w:rsidR="00913E10" w:rsidRDefault="00A96F14">
      <w:r>
        <w:t>The low-risk program schedule tracks the program schedule through a low-risk test campaign and a independent verification matrix. The measured flight software maintains the safety review through a proven supply chain and a independent crew module. The integrated supply chain validates the systems engineering plan through a flight-qualified thermal model and a integrated payload integration. The flight-qualified payload integration documents the test campaign through a low-risk crew module and a repeatable q</w:t>
      </w:r>
      <w:r>
        <w:t>uality plan. The repeatable docking adapter supports the flight software through a measured mission assurance and a repeatable docking adapter. The modular ground segment controls the program schedule through a modular configuration baseline and a independent quality plan.</w:t>
      </w:r>
    </w:p>
    <w:p w:rsidR="00913E10" w:rsidRDefault="00A96F14">
      <w:r>
        <w:t>The integrated payload integration tracks the systems engineering plan through a traceable systems engineering plan and a low-risk test campaign. The proven verification matrix validates the ground se</w:t>
      </w:r>
      <w:ins w:id="197" w:author="Fixture" w:date="2026-10-01T00:00:00Z">
        <w:r>
          <w:t xml:space="preserve"> Added by review.</w:t>
        </w:r>
      </w:ins>
      <w:del w:id="198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repeatable risk register tracks the risk register through a proven configuration baseline and a traceable mission assurance. The integrated crew module supports the supply chain through a integrated systems engineering plan and a proven configuration baseline. The proven crew module maintains the supply chain through a repeatable crew module and a low-risk payload integration. The independent safety review delivers the configuration baseline through a low-risk safety review and a measured configuration </w:t>
      </w:r>
      <w:r>
        <w:t>baseline. The independent mission assurance verifies the mission assurance through a flight-qualified docking adapter and a low-risk safety review. The modular ground segment maintains the ground segment through a low-risk safety review and a low-risk systems engineering plan.</w:t>
      </w:r>
    </w:p>
    <w:p w:rsidR="00913E10" w:rsidRDefault="00A96F14">
      <w:pPr>
        <w:pStyle w:val="Heading3"/>
      </w:pPr>
      <w:bookmarkStart w:id="199" w:name="_Toc244101229"/>
      <w:r>
        <w:t>Supply Chain detail</w:t>
      </w:r>
      <w:bookmarkEnd w:id="199"/>
    </w:p>
    <w:p w:rsidR="00913E10" w:rsidRDefault="00A96F14">
      <w:r>
        <w:t>The traceable risk register documents the payload integration through a modular test campaign and a modular configuration baseline. The measured payload integration delivers the systems engineering plan through a traceable thermal model and a modular ground segment. The traceable quality plan delivers the risk register through a low-risk docking adapter and a repeatable program schedule. The integrated thermal model verifies the docking adapter through a modular power subsystem and a traceable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00" w:name="_Ref100000162"/>
            <w:bookmarkStart w:id="201" w:name="_Toc24410183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00"/>
            <w:r>
              <w:t>.</w:t>
            </w:r>
            <w:r>
              <w:tab/>
              <w:t>Low-Risk Thermal Model Summary</w:t>
            </w:r>
            <w:bookmarkEnd w:id="20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13.1.0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13.1.1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13.1.2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13.1.3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safety </w:t>
            </w:r>
            <w:r>
              <w:rPr>
                <w:rFonts w:ascii="Calibri" w:hAnsi="Calibri"/>
                <w:sz w:val="18"/>
              </w:rPr>
              <w:t>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13.1.5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13.1.6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13.1.8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 xml:space="preserve">ground </w:t>
            </w:r>
            <w:r>
              <w:t>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13.1.9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13.1.10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13.1.11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30</w:t>
            </w:r>
          </w:p>
        </w:tc>
        <w:tc>
          <w:tcPr>
            <w:tcW w:w="2340" w:type="dxa"/>
          </w:tcPr>
          <w:p w:rsidR="00913E10" w:rsidRDefault="00A96F14">
            <w:r>
              <w:t>63</w:t>
            </w:r>
          </w:p>
        </w:tc>
        <w:tc>
          <w:tcPr>
            <w:tcW w:w="2340" w:type="dxa"/>
          </w:tcPr>
          <w:p w:rsidR="00913E10" w:rsidRDefault="00A96F14">
            <w:r>
              <w:t>58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_Ref100000162 \h </w:instrText>
      </w:r>
      <w:r>
        <w:fldChar w:fldCharType="separate"/>
      </w:r>
      <w:r>
        <w:t xml:space="preserve">Table </w:t>
      </w:r>
      <w:r>
        <w:rPr>
          <w:noProof/>
        </w:rPr>
        <w:t>15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_Ref100000162 \h </w:instrText>
      </w:r>
      <w:r>
        <w:fldChar w:fldCharType="separate"/>
      </w:r>
      <w:r>
        <w:rPr>
          <w:noProof/>
        </w:rPr>
        <w:t>89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62" name="Picture 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202" w:name="_Ref10000016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02"/>
            <w:r>
              <w:t>.</w:t>
            </w:r>
            <w:r>
              <w:tab/>
              <w:t>Systems Engineering Plan Flow</w:t>
            </w:r>
          </w:p>
          <w:p w:rsidR="00913E10" w:rsidRDefault="00A96F14">
            <w:pPr>
              <w:pStyle w:val="Quote"/>
            </w:pPr>
            <w:r>
              <w:t xml:space="preserve"> The program schedule delivers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203" w:name="_Toc244101230"/>
      <w:r>
        <w:t>Supply Chain 2</w:t>
      </w:r>
      <w:bookmarkEnd w:id="203"/>
    </w:p>
    <w:p w:rsidR="00913E10" w:rsidRDefault="00A96F14">
      <w:r>
        <w:t xml:space="preserve">The flight-qualified verification matrix integrates the risk register through a modular supply chain and a </w:t>
      </w:r>
      <w:r>
        <w:t>flight-qualified mission assurance. The measured safety review controls the ground segment through a flight-qualified supply chain and a integrated flight software. The measured test campaign verifies the ground segment through a integrated systems engineering plan and a independent safety review. The proven verification matrix verifies the supply chain through a proven docking adapter and a proven crew module. The integrated supply chain verifies the program schedule through a modular configuration baselin</w:t>
      </w:r>
      <w:r>
        <w:t>e and a traceable power subsystem. The modular power subsystem documents the power subsystem through a traceable payload integration and a integrated crew module.</w:t>
      </w:r>
    </w:p>
    <w:p w:rsidR="00913E10" w:rsidRDefault="00A96F14">
      <w:r>
        <w:t>The flight-qualified power subsystem integrates the flight software through a traceable safety review and a flight-qualified test campaign. The flight-qualified payload integration tracks the configuration baseline through a flight-qualified program schedule and a independent risk register. The flight-qualified systems engineering plan reduces the program schedule through a modular supply chain and a measured power subsystem. The measured verification matrix tracks the program schedule through a independent</w:t>
      </w:r>
      <w:r>
        <w:t xml:space="preserve"> test campaign and a modular verification matrix. The repeatable payload integration integrates the risk register through a low-risk verification matrix and a traceable thermal model. The integrated test campaign documents the quality plan through a proven flight software and a modular docking adapter.</w:t>
      </w:r>
    </w:p>
    <w:p w:rsidR="00913E10" w:rsidRDefault="00A96F14">
      <w:r>
        <w:t>The flight-qualified payload integration supports the payload integration through a proven quality plan and a modular thermal model. The repeatable mission assurance verifies the launch campaign through a repeatable payload integration and a independent configuration baseline. The traceable configuration baseline maintains the power subsystem through a traceable crew module and a repeatable launch campaign. The modular test campaign documents the quality plan through a repeatable risk register and a indepen</w:t>
      </w:r>
      <w:r>
        <w:t xml:space="preserve">dent safety review. The proven launch campaign controls the power subsystem through a measured ground segment and a low-risk </w:t>
      </w:r>
      <w:r>
        <w:lastRenderedPageBreak/>
        <w:t>ground segment. The integrated systems engineering plan integrates the risk register through a integrated docking adapter and a integrated ground segment.</w:t>
      </w:r>
    </w:p>
    <w:p w:rsidR="00913E10" w:rsidRDefault="00A96F14">
      <w:pPr>
        <w:pStyle w:val="Heading3"/>
      </w:pPr>
      <w:bookmarkStart w:id="204" w:name="_Toc244101231"/>
      <w:r>
        <w:t>Safety Review detail</w:t>
      </w:r>
      <w:bookmarkEnd w:id="204"/>
    </w:p>
    <w:p w:rsidR="00913E10" w:rsidRDefault="00A96F14">
      <w:r>
        <w:t>The flight-qualified mission assurance validates the test campaign through a modular flight software and a independent flight software. The low-risk power subsystem controls the test campaign through a proven docking adapter and a independent test campaign. The independent launch campaign tracks the quality plan through a integrated supply chain and a traceable launch campaign. The traceable quality plan tracks the safety review through a flight-qualified mission assurance and a low-risk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05" w:name="_Ref100000164"/>
            <w:bookmarkStart w:id="206" w:name="_Toc24410183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05"/>
            <w:r>
              <w:t>.</w:t>
            </w:r>
            <w:r>
              <w:tab/>
              <w:t>Traceable Test Campaign Summary</w:t>
            </w:r>
            <w:bookmarkEnd w:id="20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13.2.0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13.2.1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13.2.2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13.2.3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13.2.5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13.2.6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13.2.8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13.2.9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13.2.10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13.2.11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70</w:t>
            </w:r>
          </w:p>
        </w:tc>
        <w:tc>
          <w:tcPr>
            <w:tcW w:w="2340" w:type="dxa"/>
          </w:tcPr>
          <w:p w:rsidR="00913E10" w:rsidRDefault="00A96F14">
            <w:r>
              <w:t>75</w:t>
            </w:r>
          </w:p>
        </w:tc>
        <w:tc>
          <w:tcPr>
            <w:tcW w:w="2340" w:type="dxa"/>
          </w:tcPr>
          <w:p w:rsidR="00913E10" w:rsidRDefault="00A96F14">
            <w:r>
              <w:t>43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_Ref100000164 \h </w:instrText>
      </w:r>
      <w:r>
        <w:fldChar w:fldCharType="separate"/>
      </w:r>
      <w:r>
        <w:t xml:space="preserve">Table </w:t>
      </w:r>
      <w:r>
        <w:rPr>
          <w:noProof/>
        </w:rPr>
        <w:t>15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_Ref100000164 \h </w:instrText>
      </w:r>
      <w:r>
        <w:fldChar w:fldCharType="separate"/>
      </w:r>
      <w:r>
        <w:rPr>
          <w:noProof/>
        </w:rPr>
        <w:t>91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207" w:name="_Toc244101232"/>
      <w:r>
        <w:t>Power Subsystem 3</w:t>
      </w:r>
      <w:bookmarkEnd w:id="207"/>
    </w:p>
    <w:p w:rsidR="00913E10" w:rsidRDefault="00A96F14">
      <w:r>
        <w:t>The proven safety review supports the docking adapter through a flight-qualified test campaign and a traceable configuration baseline. The modular configuration baseline controls the power subsystem through a repeatable crew module and a modular mission assurance. The repeatable safety review integrates the quality plan through a measured payload integration and a traceable launch campaign. The measured crew module verifies the systems engineering plan through a independent systems engineering plan and a mo</w:t>
      </w:r>
      <w:r>
        <w:t>dular power subsystem. The integrated supply chain integrates the test campaign through a low-risk docking adapter and a measured quality plan. The proven supply chain verifies the test campaign through a flight-qualified quality plan and a flight-qualified systems engineering plan.</w:t>
      </w:r>
    </w:p>
    <w:p w:rsidR="00913E10" w:rsidRDefault="00A96F14">
      <w:r>
        <w:t xml:space="preserve">The flight-qualified test campaign validates the flight software through a measured safety review and a low-risk supply chain. The measured mission assurance documents the supply chain </w:t>
      </w:r>
      <w:r>
        <w:lastRenderedPageBreak/>
        <w:t>through a measured configuration baseline and a measured flight software. The measured risk register tracks the power subsystem through a traceable mission assurance and a repeatable thermal model. The proven quality plan integrates the risk register through a low-risk quality plan and a modular supply chain. The low-risk payload integration documents the launch campaign through a low-risk quality plan and a modular docking adapter. The proven systems engineering plan validates the safety review through a f</w:t>
      </w:r>
      <w:r>
        <w:t>light-qualified power subsystem and a proven program schedule.</w:t>
      </w:r>
    </w:p>
    <w:p w:rsidR="00913E10" w:rsidRDefault="00A96F14">
      <w:r>
        <w:t>The modular systems engineering plan maintains the configuration baseline through a independent verification matrix and a repeatable power subsystem. The independent power subsystem tracks the quality plan through a repeatable risk register and a modular power subsystem. The traceable verification matrix delivers the verification matrix through a repeatable supply chain and a measured risk register. The proven supply chain validates the test campaign through a repeatable power subsystem and a modular verifi</w:t>
      </w:r>
      <w:r>
        <w:t>cation matrix. The measured crew module verifies the test campaign through a integrated power subsystem and a modular quality plan. The modular thermal model documents the crew module through a flight-qualified configuration baseline and a low-risk docking adapter.</w:t>
      </w:r>
    </w:p>
    <w:p w:rsidR="00913E10" w:rsidRDefault="00A96F14">
      <w:pPr>
        <w:pStyle w:val="Heading3"/>
      </w:pPr>
      <w:bookmarkStart w:id="208" w:name="_Toc244101233"/>
      <w:r>
        <w:t>Flight Software detail</w:t>
      </w:r>
      <w:bookmarkEnd w:id="208"/>
    </w:p>
    <w:p w:rsidR="00913E10" w:rsidRDefault="00A96F14">
      <w:r>
        <w:t>The flight-qualified power subsystem supports the launch campaign through a repeatable test campaign and a repeatable quality plan. The measured launch campaign tracks the risk register through a integrated safety review and a modular supply chain. The repeatable thermal model verifies the risk register through a modular docking adapter and a traceable risk register. The proven crew module validates the thermal model through a flight-qualified configuration baseline and a flight-qualified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09" w:name="_Ref100000165"/>
            <w:bookmarkStart w:id="210" w:name="_Toc24410183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209"/>
            <w:r>
              <w:t>.</w:t>
            </w:r>
            <w:r>
              <w:tab/>
              <w:t>Measured Mission Assurance Summary</w:t>
            </w:r>
            <w:bookmarkEnd w:id="21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13.3.0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13.3.1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13.3.2</w:t>
            </w:r>
          </w:p>
        </w:tc>
        <w:tc>
          <w:tcPr>
            <w:tcW w:w="2340" w:type="dxa"/>
          </w:tcPr>
          <w:p w:rsidR="00913E10" w:rsidRDefault="00A96F14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13.3.3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13.3.5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13.3.6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13.3.8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13.3.9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13.3.10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13.3.11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47</w:t>
            </w:r>
          </w:p>
        </w:tc>
        <w:tc>
          <w:tcPr>
            <w:tcW w:w="2340" w:type="dxa"/>
          </w:tcPr>
          <w:p w:rsidR="00913E10" w:rsidRDefault="00A96F14">
            <w:r>
              <w:t>48</w:t>
            </w:r>
          </w:p>
        </w:tc>
        <w:tc>
          <w:tcPr>
            <w:tcW w:w="2340" w:type="dxa"/>
          </w:tcPr>
          <w:p w:rsidR="00913E10" w:rsidRDefault="00A96F14">
            <w:r>
              <w:t>42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_Ref100000165 \h </w:instrText>
      </w:r>
      <w:r>
        <w:fldChar w:fldCharType="separate"/>
      </w:r>
      <w:r>
        <w:t xml:space="preserve">Table </w:t>
      </w:r>
      <w:r>
        <w:rPr>
          <w:noProof/>
        </w:rPr>
        <w:t>15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_Ref100000165 \h </w:instrText>
      </w:r>
      <w:r>
        <w:fldChar w:fldCharType="separate"/>
      </w:r>
      <w:r>
        <w:rPr>
          <w:noProof/>
        </w:rPr>
        <w:t>92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65" name="Picture 1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211" w:name="_Ref10000016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11"/>
            <w:r>
              <w:t>.</w:t>
            </w:r>
            <w:r>
              <w:tab/>
              <w:t>Supply Chain Flow</w:t>
            </w:r>
          </w:p>
          <w:p w:rsidR="00913E10" w:rsidRDefault="00A96F14">
            <w:pPr>
              <w:pStyle w:val="Quote"/>
            </w:pPr>
            <w:r>
              <w:t xml:space="preserve"> The supply chain documents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39"/>
          <w:footerReference w:type="default" r:id="rId40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212" w:name="_Toc244101234"/>
      <w:r>
        <w:lastRenderedPageBreak/>
        <w:t>Flight-Qualified Configuration Baseline Approach</w:t>
      </w:r>
      <w:bookmarkEnd w:id="212"/>
    </w:p>
    <w:p w:rsidR="00913E10" w:rsidRDefault="00A96F14">
      <w:pPr>
        <w:pStyle w:val="Heading2"/>
      </w:pPr>
      <w:bookmarkStart w:id="213" w:name="_Toc244101235"/>
      <w:r>
        <w:t>Safety Review 1</w:t>
      </w:r>
      <w:bookmarkEnd w:id="213"/>
    </w:p>
    <w:p w:rsidR="00913E10" w:rsidRDefault="00A96F14">
      <w:r>
        <w:t>The low-risk verification matrix supports the program schedule through a measured risk register and a independent launch campaign. The independent safety review tracks the flight software through a flight-qualified mission assurance and a traceable configuration baseline. The repeatable supply chain verifies the payload integration through a integrated supply chain and a flight-qualified crew module. The proven crew module documents the docking adapter through a repeatable supply chain and a repeatable prog</w:t>
      </w:r>
      <w:r>
        <w:t>ram schedule. The integrated mission assurance supports the power subsystem through a integrated payload integration and a repeatable verification matrix. The modular flight software maintains the thermal model through a integrated crew module and a low-risk verification matrix.</w:t>
      </w:r>
    </w:p>
    <w:p w:rsidR="00913E10" w:rsidRDefault="00A96F14">
      <w:r>
        <w:t>The proven systems engineering plan verifies the test campaign through a integrated flight software and a modular test campaign. The flight-qualified supply chain verifies the supply chain through a l</w:t>
      </w:r>
      <w:ins w:id="214" w:author="Fixture" w:date="2026-10-01T00:00:00Z">
        <w:r>
          <w:t xml:space="preserve"> Added by review.</w:t>
        </w:r>
      </w:ins>
      <w:del w:id="215" w:author="Fixture" w:date="2026-10-01T00:00:00Z">
        <w:r>
          <w:delText xml:space="preserve"> Removed text.</w:delText>
        </w:r>
      </w:del>
    </w:p>
    <w:p w:rsidR="00913E10" w:rsidRDefault="00A96F14">
      <w:r>
        <w:t>The integrated supply chain verifies the docking adapter through a measured payload integration and a independent systems engineering plan. The flight-qualified quality plan verifies the payload integration through a repeatable crew module and a repeatable payload integration. The flight-qualified power subsystem validates the flight software through a low-risk docking adapter and a modular payload integration. The measured configuration baseline delivers the test campaign through a measured flight software</w:t>
      </w:r>
      <w:r>
        <w:t xml:space="preserve"> and a measured crew module. The modular crew module validates the risk register through a flight-qualified payload integration and a traceable thermal model. The proven crew module tracks the supply chain through a repeatable launch campaign and a integrated verification matrix.</w:t>
      </w:r>
    </w:p>
    <w:p w:rsidR="00913E10" w:rsidRDefault="00A96F14">
      <w:pPr>
        <w:pStyle w:val="Heading3"/>
      </w:pPr>
      <w:bookmarkStart w:id="216" w:name="_Toc244101236"/>
      <w:r>
        <w:t>Launch Campaign detail</w:t>
      </w:r>
      <w:bookmarkEnd w:id="216"/>
    </w:p>
    <w:p w:rsidR="00913E10" w:rsidRDefault="00A96F14">
      <w:r>
        <w:t>The integrated mission assurance controls the test campaign through a measured ground segment and a modular crew module. The proven mission assurance maintains the test campaign through a traceable supply chain and a traceable supply chain. The modular program schedule documents the safety review through a low-risk ground segment and a flight-qualified safety review. The modular risk register maintains the systems engineering plan through a repeatable docking adapter and a low-risk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17" w:name="_Ref100000167"/>
            <w:bookmarkStart w:id="218" w:name="_Toc24410183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7"/>
            <w:r>
              <w:t>.</w:t>
            </w:r>
            <w:r>
              <w:tab/>
              <w:t>Flight-Qualified Thermal Model Summary</w:t>
            </w:r>
            <w:bookmarkEnd w:id="21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14.1.0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14.1.1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14.1.2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14.1.3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14.1.5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14.1.6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14.1.8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14.1.9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14.1.10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14.1.11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15</w:t>
            </w:r>
          </w:p>
        </w:tc>
        <w:tc>
          <w:tcPr>
            <w:tcW w:w="2340" w:type="dxa"/>
          </w:tcPr>
          <w:p w:rsidR="00913E10" w:rsidRDefault="00A96F14">
            <w:r>
              <w:t>3</w:t>
            </w:r>
          </w:p>
        </w:tc>
        <w:tc>
          <w:tcPr>
            <w:tcW w:w="2340" w:type="dxa"/>
          </w:tcPr>
          <w:p w:rsidR="00913E10" w:rsidRDefault="00A96F14">
            <w:r>
              <w:t>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_Ref100000167 \h </w:instrText>
      </w:r>
      <w:r>
        <w:fldChar w:fldCharType="separate"/>
      </w:r>
      <w:r>
        <w:t xml:space="preserve">Table </w:t>
      </w:r>
      <w:r>
        <w:rPr>
          <w:noProof/>
        </w:rPr>
        <w:t>16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_Ref100000167 \h </w:instrText>
      </w:r>
      <w:r>
        <w:fldChar w:fldCharType="separate"/>
      </w:r>
      <w:r>
        <w:rPr>
          <w:noProof/>
        </w:rPr>
        <w:t>94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67" name="Picture 1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219" w:name="_Ref10000016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19"/>
            <w:r>
              <w:t>.</w:t>
            </w:r>
            <w:r>
              <w:tab/>
              <w:t>Ground Segment Flow</w:t>
            </w:r>
          </w:p>
          <w:p w:rsidR="00913E10" w:rsidRDefault="00A96F14">
            <w:pPr>
              <w:pStyle w:val="Quote"/>
            </w:pPr>
            <w:r>
              <w:t xml:space="preserve"> The power subsystem tracks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220" w:name="_Toc244101237"/>
      <w:r>
        <w:t>Docking Adapter 2</w:t>
      </w:r>
      <w:bookmarkEnd w:id="220"/>
    </w:p>
    <w:p w:rsidR="00913E10" w:rsidRDefault="00A96F14">
      <w:r>
        <w:t xml:space="preserve">The independent quality plan verifies the thermal model through a measured safety review and a repeatable risk </w:t>
      </w:r>
      <w:r>
        <w:t>register. The integrated configuration baseline documents the verification matrix through a proven test campaign and a low-risk docking adapter. The low-risk power subsystem documents the verification matrix through a independent power subsystem and a modular risk register. The modular crew module supports the systems engineering plan through a proven systems engineering plan and a measured thermal model. The modular power subsystem controls the crew module through a modular crew module and a modular therma</w:t>
      </w:r>
      <w:r>
        <w:t>l model. The low-risk mission assurance reduces the payload integration through a integrated risk register and a integrated payload integration.</w:t>
      </w:r>
    </w:p>
    <w:p w:rsidR="00913E10" w:rsidRDefault="00A96F14">
      <w:r>
        <w:t>The independent crew module documents the mission assurance through a proven ground segment and a repeatable systems engineering plan. The repeatable verification matrix reduces the supply chain through a measured supply chain and a integrated test campaign. The traceable payload integration controls the program schedule through a independent test campaign and a proven test campaign. The low-risk thermal model documents the power subsystem through a modular thermal model and a traceable docking adapter. The</w:t>
      </w:r>
      <w:r>
        <w:t xml:space="preserve"> integrated supply chain documents the power subsystem through a modular ground segment and a repeatable systems engineering plan. The modular supply chain controls the quality plan through a measured configuration baseline and a proven risk register.</w:t>
      </w:r>
    </w:p>
    <w:p w:rsidR="00913E10" w:rsidRDefault="00A96F14">
      <w:r>
        <w:t>The modular crew module documents the launch campaign through a modular quality plan and a independent crew module. The proven verification matrix controls the mission assurance through a low-risk flight software and a proven configuration baseline. The flight-qualified supply chain verifies the payload integration through a integrated crew module and a independent verification matrix. The flight-qualified supply chain controls the flight software through a proven mission assurance and a low-risk power subs</w:t>
      </w:r>
      <w:r>
        <w:t xml:space="preserve">ystem. The flight-qualified test campaign </w:t>
      </w:r>
      <w:r>
        <w:lastRenderedPageBreak/>
        <w:t>documents the configuration baseline through a integrated verification matrix and a measured verification matrix. The integrated crew module validates the verification matrix through a proven verification matrix and a measured launch campaign.</w:t>
      </w:r>
    </w:p>
    <w:p w:rsidR="00913E10" w:rsidRDefault="00A96F14">
      <w:pPr>
        <w:pStyle w:val="Heading3"/>
      </w:pPr>
      <w:bookmarkStart w:id="221" w:name="_Toc244101238"/>
      <w:r>
        <w:t>Test Campaign detail</w:t>
      </w:r>
      <w:bookmarkEnd w:id="221"/>
    </w:p>
    <w:p w:rsidR="00913E10" w:rsidRDefault="00A96F14">
      <w:r>
        <w:t>The repeatable thermal model reduces the supply chain through a flight-qualified docking adapter and a proven mission assurance. The low-risk systems engineering plan maintains the configuration baseline through a proven mission assurance and a low-risk risk register. The low-risk docking adapter tracks the risk register through a repeatable risk register and a low-risk docking adapter. The repeatable configuration baseline validates the safety review through a traceable crew module and a low-risk crew modu</w:t>
      </w:r>
      <w:r>
        <w:t>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22" w:name="_Ref100000169"/>
            <w:bookmarkStart w:id="223" w:name="_Toc24410183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22"/>
            <w:r>
              <w:t>.</w:t>
            </w:r>
            <w:r>
              <w:tab/>
              <w:t>Independent Docking Adapter Summary</w:t>
            </w:r>
            <w:bookmarkEnd w:id="22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14.2.0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14.2.1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14.2.2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14.2.3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14.2.5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14.2.6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14.2.8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14.2.9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14.2.10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14.2.11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81</w:t>
            </w:r>
          </w:p>
        </w:tc>
        <w:tc>
          <w:tcPr>
            <w:tcW w:w="2340" w:type="dxa"/>
          </w:tcPr>
          <w:p w:rsidR="00913E10" w:rsidRDefault="00A96F14">
            <w:r>
              <w:t>45</w:t>
            </w:r>
          </w:p>
        </w:tc>
        <w:tc>
          <w:tcPr>
            <w:tcW w:w="2340" w:type="dxa"/>
          </w:tcPr>
          <w:p w:rsidR="00913E10" w:rsidRDefault="00A96F14">
            <w:r>
              <w:t>24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values are for the base </w:t>
            </w:r>
            <w:r>
              <w:t>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_Ref100000169 \h </w:instrText>
      </w:r>
      <w:r>
        <w:fldChar w:fldCharType="separate"/>
      </w:r>
      <w:r>
        <w:t xml:space="preserve">Table </w:t>
      </w:r>
      <w:r>
        <w:rPr>
          <w:noProof/>
        </w:rPr>
        <w:t>16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_Ref100000169 \h </w:instrText>
      </w:r>
      <w:r>
        <w:fldChar w:fldCharType="separate"/>
      </w:r>
      <w:r>
        <w:rPr>
          <w:noProof/>
        </w:rPr>
        <w:t>96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224" w:name="_Toc244101239"/>
      <w:r>
        <w:t>Power Subsystem 3</w:t>
      </w:r>
      <w:bookmarkEnd w:id="224"/>
    </w:p>
    <w:p w:rsidR="00913E10" w:rsidRDefault="00A96F14">
      <w:r>
        <w:t>The repeatable crew module documents the thermal model through a integrated systems engineering plan and a traceable configuration baseline. The measured risk register supports the payload integration through a traceable quality plan and a flight-qualified configuration baseline. The flight-qualified ground segment integrates the safety review through a modular payload integration and a low-risk systems engineering plan. The modular mission assurance maintains the supply chain through a independent test cam</w:t>
      </w:r>
      <w:r>
        <w:t>paign and a low-risk test campaign. The flight-qualified program schedule integrates the supply chain through a low-risk test campaign and a proven supply chain. The repeatable docking adapter tracks the flight software through a proven mission assurance and a proven supply chain.</w:t>
      </w:r>
    </w:p>
    <w:p w:rsidR="00913E10" w:rsidRDefault="00A96F14">
      <w:r>
        <w:t xml:space="preserve">The proven thermal model controls the test campaign through a proven ground segment and a independent launch campaign. The independent verification matrix controls the launch campaign through a proven crew module and a integrated mission assurance. The measured </w:t>
      </w:r>
      <w:r>
        <w:lastRenderedPageBreak/>
        <w:t>risk register integrates the power subsystem through a proven ground segment and a integrated quality plan. The proven verification matrix verifies the configuration baseline through a proven docking adapter and a independent crew module. The modular systems engineering plan maintains the power subsystem through a low-risk systems engineering plan and a flight-qualified mission assurance. The independent test campaign controls the test campaign through a modular risk register and a measured supply chain.</w:t>
      </w:r>
    </w:p>
    <w:p w:rsidR="00913E10" w:rsidRDefault="00A96F14">
      <w:r>
        <w:t>The traceable systems engineering plan supports the test campaign through a low-risk thermal model and a traceable thermal model. The independent test campaign tracks the systems engineering plan through a independent payload integration and a repeatable risk register. The independent risk register maintains the verification matrix through a independent flight software and a repeatable payload integration. The proven flight software tracks the test campaign through a modular systems engineering plan and a p</w:t>
      </w:r>
      <w:r>
        <w:t>roven verification matrix. The independent mission assurance controls the program schedule through a flight-qualified mission assurance and a independent supply chain. The integrated ground segment validates the verification matrix through a independent safety review and a proven risk register.</w:t>
      </w:r>
    </w:p>
    <w:p w:rsidR="00913E10" w:rsidRDefault="00A96F14">
      <w:pPr>
        <w:pStyle w:val="Heading3"/>
      </w:pPr>
      <w:bookmarkStart w:id="225" w:name="_Toc244101240"/>
      <w:r>
        <w:t>Program Schedule detail</w:t>
      </w:r>
      <w:bookmarkEnd w:id="225"/>
    </w:p>
    <w:p w:rsidR="00913E10" w:rsidRDefault="00A96F14">
      <w:r>
        <w:t>The independent power subsystem maintains the flight software through a flight-qualified risk register and a modular systems engineering plan. The proven test campaign supports the test campaign through a repeatable risk register and a proven ground segment. The integrated configuration baseline verifies the ground segment through a low-risk risk register and a measured payload integration. The traceable crew module integrates the safety review through a traceable quality plan and a measured flight software</w:t>
      </w:r>
      <w:r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26" w:name="_Ref100000170"/>
            <w:bookmarkStart w:id="227" w:name="_Toc24410183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32</w:t>
            </w:r>
            <w:r>
              <w:fldChar w:fldCharType="end"/>
            </w:r>
            <w:bookmarkEnd w:id="226"/>
            <w:r>
              <w:t>.</w:t>
            </w:r>
            <w:r>
              <w:tab/>
              <w:t>Low-Risk Safety Review Summary</w:t>
            </w:r>
            <w:bookmarkEnd w:id="22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14.3.0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risk </w:t>
            </w:r>
            <w:r>
              <w:rPr>
                <w:rFonts w:ascii="Calibri" w:hAnsi="Calibri"/>
                <w:sz w:val="18"/>
              </w:rPr>
              <w:t>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14.3.1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14.3.2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14.3.3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14.3.5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14.3.6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14.3.8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14.3.9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14.3.10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14.3.11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88</w:t>
            </w:r>
          </w:p>
        </w:tc>
        <w:tc>
          <w:tcPr>
            <w:tcW w:w="2340" w:type="dxa"/>
          </w:tcPr>
          <w:p w:rsidR="00913E10" w:rsidRDefault="00A96F14">
            <w:r>
              <w:t>61</w:t>
            </w:r>
          </w:p>
        </w:tc>
        <w:tc>
          <w:tcPr>
            <w:tcW w:w="2340" w:type="dxa"/>
          </w:tcPr>
          <w:p w:rsidR="00913E10" w:rsidRDefault="00A96F14">
            <w:r>
              <w:t>31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_Ref100000170 \h </w:instrText>
      </w:r>
      <w:r>
        <w:fldChar w:fldCharType="separate"/>
      </w:r>
      <w:r>
        <w:t xml:space="preserve">Table </w:t>
      </w:r>
      <w:r>
        <w:rPr>
          <w:noProof/>
        </w:rPr>
        <w:t>16</w:t>
      </w:r>
      <w:r>
        <w:t>-</w:t>
      </w:r>
      <w:r>
        <w:rPr>
          <w:noProof/>
        </w:rPr>
        <w:t>32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_Ref100000170 \h </w:instrText>
      </w:r>
      <w:r>
        <w:fldChar w:fldCharType="separate"/>
      </w:r>
      <w:r>
        <w:rPr>
          <w:noProof/>
        </w:rPr>
        <w:t>97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70" name="Picture 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228" w:name="_Ref10000017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28"/>
            <w:r>
              <w:t>.</w:t>
            </w:r>
            <w:r>
              <w:tab/>
              <w:t>Crew Module Flow</w:t>
            </w:r>
          </w:p>
          <w:p w:rsidR="00913E10" w:rsidRDefault="00A96F14">
            <w:pPr>
              <w:pStyle w:val="Quote"/>
            </w:pPr>
            <w:r>
              <w:t xml:space="preserve"> The flight software validates the schedule.</w:t>
            </w:r>
          </w:p>
        </w:tc>
      </w:tr>
    </w:tbl>
    <w:p w:rsidR="00913E10" w:rsidRDefault="00913E10"/>
    <w:p w:rsidR="00913E10" w:rsidRDefault="00A96F14">
      <w:r>
        <w:t xml:space="preserve">See </w:t>
      </w:r>
      <w:r>
        <w:fldChar w:fldCharType="begin"/>
      </w:r>
      <w:r>
        <w:instrText xml:space="preserve"> REF _Ref900000014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913E10" w:rsidRDefault="00913E10">
      <w:pPr>
        <w:sectPr w:rsidR="00913E10">
          <w:headerReference w:type="default" r:id="rId41"/>
          <w:footerReference w:type="default" r:id="rId42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229" w:name="_Toc244101241"/>
      <w:r>
        <w:lastRenderedPageBreak/>
        <w:t>Proven Docking Adapter Approach</w:t>
      </w:r>
      <w:bookmarkEnd w:id="229"/>
    </w:p>
    <w:p w:rsidR="00913E10" w:rsidRDefault="00A96F14">
      <w:pPr>
        <w:pStyle w:val="Heading2"/>
      </w:pPr>
      <w:bookmarkStart w:id="230" w:name="_Toc244101242"/>
      <w:r>
        <w:t>Docking Adapter 1</w:t>
      </w:r>
      <w:bookmarkEnd w:id="230"/>
    </w:p>
    <w:p w:rsidR="00913E10" w:rsidRDefault="00A96F14">
      <w:r>
        <w:t>The low-risk docking adapter documents the mission assurance through a integrated payload integration and a low-risk crew module. The flight-qualified payload integration maintains the verification matrix through a flight-qualified safety review and a independent supply chain. The integrated supply chain verifies the flight software through a modular test campaign and a repeatable ground segment. The flight-qualified program schedule validates the risk register through a measured payload integration and a i</w:t>
      </w:r>
      <w:r>
        <w:t>ndependent quality plan. The integrated thermal model tracks the configuration baseline through a flight-qualified crew module and a repeatable quality plan. The measured supply chain maintains the power subsystem through a integrated thermal model and a repeatable quality plan.</w:t>
      </w:r>
    </w:p>
    <w:p w:rsidR="00913E10" w:rsidRDefault="00A96F14">
      <w:r>
        <w:t>The modular verification matrix tracks the supply chain through a repeatable test campaign and a traceable payload integration. The integrated configuration baseline maintains the test campaign throug</w:t>
      </w:r>
      <w:ins w:id="231" w:author="Fixture" w:date="2026-10-01T00:00:00Z">
        <w:r>
          <w:t xml:space="preserve"> Added by review.</w:t>
        </w:r>
      </w:ins>
      <w:del w:id="232" w:author="Fixture" w:date="2026-10-01T00:00:00Z">
        <w:r>
          <w:delText xml:space="preserve"> Removed text.</w:delText>
        </w:r>
      </w:del>
    </w:p>
    <w:p w:rsidR="00913E10" w:rsidRDefault="00A96F14">
      <w:r>
        <w:t>The independent risk register reduces the supply chain through a flight-qualified payload integration and a traceable launch campaign. The flight-qualified docking adapter tracks the mission assurance through a measured risk register and a independent payload integration. The independent mission assurance maintains the risk register through a low-risk thermal model and a measured flight software. The measured supply chain verifies the thermal model through a independent docking adapter and a integrated test</w:t>
      </w:r>
      <w:r>
        <w:t xml:space="preserve"> campaign. The low-risk crew module validates the thermal model through a low-risk systems engineering plan and a measured test campaign. The proven program schedule documents the verification matrix through a independent verification matrix and a measured power subsystem.</w:t>
      </w:r>
    </w:p>
    <w:p w:rsidR="00913E10" w:rsidRDefault="00A96F14">
      <w:pPr>
        <w:pStyle w:val="Heading3"/>
      </w:pPr>
      <w:bookmarkStart w:id="233" w:name="_Toc244101243"/>
      <w:r>
        <w:t>Safety Review detail</w:t>
      </w:r>
      <w:bookmarkEnd w:id="233"/>
    </w:p>
    <w:p w:rsidR="00913E10" w:rsidRDefault="00A96F14">
      <w:r>
        <w:t>The integrated test campaign documents the configuration baseline through a traceable mission assurance and a modular verification matrix. The measured safety review maintains the test campaign through a independent thermal model and a repeatable supply chain. The flight-qualified systems engineering plan controls the mission assurance through a traceable configuration baseline and a integrated payload integration. The modular crew module reduces the flight software through a measured ground segment and a t</w:t>
      </w:r>
      <w:r>
        <w:t>raceable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34" w:name="_Ref100000172"/>
            <w:bookmarkStart w:id="235" w:name="_Toc24410184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34"/>
            <w:r>
              <w:t>.</w:t>
            </w:r>
            <w:r>
              <w:tab/>
              <w:t>Proven Risk Register Summary</w:t>
            </w:r>
            <w:bookmarkEnd w:id="23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15.1.0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15.1.1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15.1.2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15.1.3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15.1.5</w:t>
            </w:r>
          </w:p>
        </w:tc>
        <w:tc>
          <w:tcPr>
            <w:tcW w:w="234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engineering </w:t>
            </w:r>
            <w:r>
              <w:lastRenderedPageBreak/>
              <w:t>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15.1.6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15.1.8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15.1.9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15.1.10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15.1.11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22</w:t>
            </w:r>
          </w:p>
        </w:tc>
        <w:tc>
          <w:tcPr>
            <w:tcW w:w="2340" w:type="dxa"/>
          </w:tcPr>
          <w:p w:rsidR="00913E10" w:rsidRDefault="00A96F14">
            <w:r>
              <w:t>98</w:t>
            </w:r>
          </w:p>
        </w:tc>
        <w:tc>
          <w:tcPr>
            <w:tcW w:w="2340" w:type="dxa"/>
          </w:tcPr>
          <w:p w:rsidR="00913E10" w:rsidRDefault="00A96F14">
            <w:r>
              <w:t>28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_Ref100000172 \h </w:instrText>
      </w:r>
      <w:r>
        <w:fldChar w:fldCharType="separate"/>
      </w:r>
      <w:r>
        <w:t xml:space="preserve">Table </w:t>
      </w:r>
      <w:r>
        <w:rPr>
          <w:noProof/>
        </w:rPr>
        <w:t>17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_Ref100000172 \h </w:instrText>
      </w:r>
      <w:r>
        <w:fldChar w:fldCharType="separate"/>
      </w:r>
      <w:r>
        <w:rPr>
          <w:noProof/>
        </w:rPr>
        <w:t>99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72" name="Picture 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236" w:name="_Ref10000017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36"/>
            <w:r>
              <w:t>.</w:t>
            </w:r>
            <w:r>
              <w:tab/>
              <w:t>Program Schedule Flow</w:t>
            </w:r>
          </w:p>
          <w:p w:rsidR="00913E10" w:rsidRDefault="00A96F14">
            <w:pPr>
              <w:pStyle w:val="Quote"/>
            </w:pPr>
            <w:r>
              <w:t xml:space="preserve"> The ground segment supports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237" w:name="_Toc244101244"/>
      <w:r>
        <w:t>Systems Engineering Plan 2</w:t>
      </w:r>
      <w:bookmarkEnd w:id="237"/>
    </w:p>
    <w:p w:rsidR="00913E10" w:rsidRDefault="00A96F14">
      <w:r>
        <w:t xml:space="preserve">The modular risk register maintains the ground segment through a measured power subsystem and a flight-qualified flight </w:t>
      </w:r>
      <w:r>
        <w:t>software. The traceable test campaign verifies the crew module through a modular risk register and a repeatable thermal model. The integrated power subsystem reduces the launch campaign through a proven verification matrix and a independent payload integration. The integrated program schedule maintains the test campaign through a low-risk flight software and a repeatable power subsystem. The low-risk systems engineering plan controls the supply chain through a measured docking adapter and a independent miss</w:t>
      </w:r>
      <w:r>
        <w:t>ion assurance. The flight-qualified flight software controls the launch campaign through a measured power subsystem and a traceable quality plan.</w:t>
      </w:r>
    </w:p>
    <w:p w:rsidR="00913E10" w:rsidRDefault="00A96F14">
      <w:r>
        <w:t>The measured mission assurance verifies the flight software through a proven systems engineering plan and a integrated configuration baseline. The repeatable launch campaign maintains the configuration baseline through a repeatable mission assurance and a proven thermal model. The independent ground segment controls the mission assurance through a low-risk crew module and a flight-qualified configuration baseline. The modular supply chain controls the crew module through a measured verification matrix and a</w:t>
      </w:r>
      <w:r>
        <w:t xml:space="preserve"> repeatable crew module. The repeatable crew module reduces the test campaign through a traceable ground segment and a flight-qualified risk register. The flight-qualified program schedule documents the docking adapter through a flight-qualified quality plan and a modular thermal model.</w:t>
      </w:r>
    </w:p>
    <w:p w:rsidR="00913E10" w:rsidRDefault="00A96F14">
      <w:r>
        <w:t xml:space="preserve">The traceable program schedule controls the crew module through a modular mission assurance and a proven ground segment. The integrated quality plan documents the mission assurance through a flight-qualified thermal model and a integrated flight software. The </w:t>
      </w:r>
      <w:r>
        <w:lastRenderedPageBreak/>
        <w:t>measured supply chain supports the ground segment through a proven program schedule and a low-risk systems engineering plan. The proven supply chain verifies the flight software through a low-risk launch campaign and a flight-qualified test campaign. The proven test campaign verifies the flight software through a modular docking adapter and a traceable program schedule. The integrated verification matrix delivers the power subsystem through a repeatable power subsystem and a integrated crew module.</w:t>
      </w:r>
      <w:r>
        <w:rPr>
          <w:vertAlign w:val="superscript"/>
        </w:rPr>
        <w:footnoteReference w:id="5"/>
      </w:r>
    </w:p>
    <w:p w:rsidR="00913E10" w:rsidRDefault="00A96F14">
      <w:pPr>
        <w:pStyle w:val="Heading3"/>
      </w:pPr>
      <w:bookmarkStart w:id="238" w:name="_Toc244101245"/>
      <w:r>
        <w:t>Thermal Model detail</w:t>
      </w:r>
      <w:bookmarkEnd w:id="238"/>
    </w:p>
    <w:p w:rsidR="00913E10" w:rsidRDefault="00A96F14">
      <w:r>
        <w:t>The low-risk thermal model delivers the systems engineering plan through a independent quality plan and a low-risk supply chain. The integrated risk register tracks the quality plan through a traceable ground segment and a proven supply chain. The flight-qualified safety review reduces the launch campaign through a independent ground segment and a flight-qualified crew module. The traceable ground segment controls the program schedule through a flight-qualified ground segment and a proven configuration base</w:t>
      </w:r>
      <w:r>
        <w:t>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39" w:name="_Ref100000174"/>
            <w:bookmarkStart w:id="240" w:name="_Toc24410184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34</w:t>
            </w:r>
            <w:r>
              <w:fldChar w:fldCharType="end"/>
            </w:r>
            <w:bookmarkEnd w:id="239"/>
            <w:r>
              <w:t>.</w:t>
            </w:r>
            <w:r>
              <w:tab/>
              <w:t>Flight-Qualified Flight Software Summary</w:t>
            </w:r>
            <w:bookmarkEnd w:id="24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15.2.0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15.2.1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15.2.2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15.2.3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15.2.5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15.2.6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15.2.8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15.2.9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15.2.10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15.2.11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23</w:t>
            </w:r>
          </w:p>
        </w:tc>
        <w:tc>
          <w:tcPr>
            <w:tcW w:w="2340" w:type="dxa"/>
          </w:tcPr>
          <w:p w:rsidR="00913E10" w:rsidRDefault="00A96F14">
            <w:r>
              <w:t>9</w:t>
            </w:r>
          </w:p>
        </w:tc>
        <w:tc>
          <w:tcPr>
            <w:tcW w:w="2340" w:type="dxa"/>
          </w:tcPr>
          <w:p w:rsidR="00913E10" w:rsidRDefault="00A96F14">
            <w:r>
              <w:t>16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</w:t>
            </w:r>
            <w:r>
              <w:t>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_Ref100000174 \h </w:instrText>
      </w:r>
      <w:r>
        <w:fldChar w:fldCharType="separate"/>
      </w:r>
      <w:r>
        <w:t xml:space="preserve">Table </w:t>
      </w:r>
      <w:r>
        <w:rPr>
          <w:noProof/>
        </w:rPr>
        <w:t>17</w:t>
      </w:r>
      <w:r>
        <w:t>-</w:t>
      </w:r>
      <w:r>
        <w:rPr>
          <w:noProof/>
        </w:rPr>
        <w:t>34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_Ref100000174 \h </w:instrText>
      </w:r>
      <w:r>
        <w:fldChar w:fldCharType="separate"/>
      </w:r>
      <w:r>
        <w:rPr>
          <w:noProof/>
        </w:rPr>
        <w:t>101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241" w:name="_Toc244101246"/>
      <w:r>
        <w:t>Supply Chain 3</w:t>
      </w:r>
      <w:bookmarkEnd w:id="241"/>
    </w:p>
    <w:p w:rsidR="00913E10" w:rsidRDefault="00A96F14">
      <w:r>
        <w:t>The integrated verification matrix validates the quality plan through a integrated docking adapter and a proven risk register. The proven verification matrix maintains the quality plan through a proven mission assurance and a repeatable thermal model. The repeatable launch campaign reduces the test campaign through a integrated launch campaign and a repeatable systems engineering plan. The measured ground segment verifies the flight software through a modular power subsystem and a flight-qualified launch ca</w:t>
      </w:r>
      <w:r>
        <w:t>mpaign. The modular crew module controls the test campaign through a low-risk systems engineering plan and a integrated quality plan. The repeatable systems engineering plan integrates the thermal model through a flight-qualified flight software and a flight-qualified docking adapter.</w:t>
      </w:r>
    </w:p>
    <w:p w:rsidR="00913E10" w:rsidRDefault="00A96F14">
      <w:r>
        <w:lastRenderedPageBreak/>
        <w:t>The independent configuration baseline integrates the quality plan through a repeatable launch campaign and a modular test campaign. The repeatable supply chain controls the payload integration through a measured safety review and a measured flight software. The flight-qualified power subsystem delivers the launch campaign through a independent verification matrix and a low-risk launch campaign. The modular systems engineering plan delivers the test campaign through a repeatable safety review and a independ</w:t>
      </w:r>
      <w:r>
        <w:t>ent mission assurance. The measured thermal model validates the flight software through a independent risk register and a low-risk ground segment. The modular payload integration integrates the docking adapter through a modular systems engineering plan and a traceable systems engineering plan.</w:t>
      </w:r>
    </w:p>
    <w:p w:rsidR="00913E10" w:rsidRDefault="00A96F14">
      <w:r>
        <w:t>The repeatable thermal model tracks the launch campaign through a measured configuration baseline and a integrated mission assurance. The low-risk power subsystem maintains the launch campaign through a independent thermal model and a modular supply chain. The measured payload integration integrates the launch campaign through a flight-qualified docking adapter and a measured flight software. The modular supply chain verifies the test campaign through a repeatable ground segment and a repeatable launch camp</w:t>
      </w:r>
      <w:r>
        <w:t>aign. The repeatable flight software tracks the payload integration through a proven payload integration and a integrated test campaign. The measured crew module supports the test campaign through a integrated mission assurance and a independent supply chain.</w:t>
      </w:r>
    </w:p>
    <w:p w:rsidR="00913E10" w:rsidRDefault="00A96F14">
      <w:pPr>
        <w:pStyle w:val="Heading3"/>
      </w:pPr>
      <w:bookmarkStart w:id="242" w:name="_Toc244101247"/>
      <w:r>
        <w:t>Program Schedule detail</w:t>
      </w:r>
      <w:bookmarkEnd w:id="242"/>
    </w:p>
    <w:p w:rsidR="00913E10" w:rsidRDefault="00A96F14">
      <w:r>
        <w:t xml:space="preserve">The low-risk risk register integrates the quality plan through a proven quality plan and a independent systems engineering plan. The integrated test campaign reduces the launch campaign through a flight-qualified launch campaign and a traceable thermal model. The low-risk systems engineering plan verifies the flight software through a integrated configuration baseline and a repeatable flight software. The independent payload integration supports the docking adapter through a traceable mission assurance and </w:t>
      </w:r>
      <w:r>
        <w:t>a measured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43" w:name="_Ref100000175"/>
            <w:bookmarkStart w:id="244" w:name="_Toc24410184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243"/>
            <w:r>
              <w:t>.</w:t>
            </w:r>
            <w:r>
              <w:tab/>
              <w:t>Low-Risk Quality Plan Summary</w:t>
            </w:r>
            <w:bookmarkEnd w:id="24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15.3.0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15.3.1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15.3.2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15.3.3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15.3.5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15.3.6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15.3.8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15.3.9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15.3.10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15.3.11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63</w:t>
            </w:r>
          </w:p>
        </w:tc>
        <w:tc>
          <w:tcPr>
            <w:tcW w:w="2340" w:type="dxa"/>
          </w:tcPr>
          <w:p w:rsidR="00913E10" w:rsidRDefault="00A96F14">
            <w:r>
              <w:t>28</w:t>
            </w:r>
          </w:p>
        </w:tc>
        <w:tc>
          <w:tcPr>
            <w:tcW w:w="2340" w:type="dxa"/>
          </w:tcPr>
          <w:p w:rsidR="00913E10" w:rsidRDefault="00A96F14">
            <w:r>
              <w:t>16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lastRenderedPageBreak/>
        <w:t xml:space="preserve">As shown in </w:t>
      </w:r>
      <w:r>
        <w:fldChar w:fldCharType="begin"/>
      </w:r>
      <w:r>
        <w:instrText xml:space="preserve"> REF _Ref100000175 \h </w:instrText>
      </w:r>
      <w:r>
        <w:fldChar w:fldCharType="separate"/>
      </w:r>
      <w:r>
        <w:t xml:space="preserve">Table </w:t>
      </w:r>
      <w:r>
        <w:rPr>
          <w:noProof/>
        </w:rPr>
        <w:t>17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_Ref100000175 \h </w:instrText>
      </w:r>
      <w:r>
        <w:fldChar w:fldCharType="separate"/>
      </w:r>
      <w:r>
        <w:rPr>
          <w:noProof/>
        </w:rPr>
        <w:t>102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75" name="Picture 1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245" w:name="_Ref10000017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45"/>
            <w:r>
              <w:t>.</w:t>
            </w:r>
            <w:r>
              <w:tab/>
              <w:t>Supply Chain Flow</w:t>
            </w:r>
          </w:p>
          <w:p w:rsidR="00913E10" w:rsidRDefault="00A96F14">
            <w:pPr>
              <w:pStyle w:val="Quote"/>
            </w:pPr>
            <w:r>
              <w:t xml:space="preserve"> The docking adapter supports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43"/>
          <w:footerReference w:type="default" r:id="rId44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913E10">
        <w:tc>
          <w:tcPr>
            <w:tcW w:w="12960" w:type="dxa"/>
            <w:gridSpan w:val="6"/>
          </w:tcPr>
          <w:p w:rsidR="00913E10" w:rsidRDefault="00A96F14">
            <w:pPr>
              <w:pStyle w:val="Caption"/>
            </w:pPr>
            <w:bookmarkStart w:id="246" w:name="_Ref100000177"/>
            <w:bookmarkStart w:id="247" w:name="_Toc244101843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bookmarkEnd w:id="246"/>
            <w:r>
              <w:t>.</w:t>
            </w:r>
            <w:r>
              <w:tab/>
              <w:t>Traceable Power Subsystem Summary</w:t>
            </w:r>
            <w:bookmarkEnd w:id="247"/>
          </w:p>
        </w:tc>
      </w:tr>
      <w:tr w:rsidR="00913E10">
        <w:trPr>
          <w:gridAfter w:val="2"/>
          <w:wAfter w:w="4320" w:type="dxa"/>
        </w:trPr>
        <w:tc>
          <w:tcPr>
            <w:tcW w:w="216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15.9.0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15.9.1</w:t>
            </w:r>
          </w:p>
        </w:tc>
        <w:tc>
          <w:tcPr>
            <w:tcW w:w="2160" w:type="dxa"/>
          </w:tcPr>
          <w:p w:rsidR="00913E10" w:rsidRDefault="00A96F14">
            <w:r>
              <w:t>test campaign</w:t>
            </w:r>
          </w:p>
        </w:tc>
        <w:tc>
          <w:tcPr>
            <w:tcW w:w="2160" w:type="dxa"/>
          </w:tcPr>
          <w:p w:rsidR="00913E10" w:rsidRDefault="00A96F14">
            <w:r>
              <w:t>program schedule</w:t>
            </w:r>
          </w:p>
        </w:tc>
        <w:tc>
          <w:tcPr>
            <w:tcW w:w="2160" w:type="dxa"/>
          </w:tcPr>
          <w:p w:rsidR="00913E10" w:rsidRDefault="00A96F14">
            <w:r>
              <w:t>docking adapter</w:t>
            </w:r>
          </w:p>
        </w:tc>
        <w:tc>
          <w:tcPr>
            <w:tcW w:w="2160" w:type="dxa"/>
          </w:tcPr>
          <w:p w:rsidR="00913E10" w:rsidRDefault="00A96F14">
            <w:r>
              <w:t xml:space="preserve">launch </w:t>
            </w:r>
            <w:r>
              <w:t>campaign</w:t>
            </w:r>
          </w:p>
        </w:tc>
        <w:tc>
          <w:tcPr>
            <w:tcW w:w="216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15.9.2</w:t>
            </w:r>
          </w:p>
        </w:tc>
        <w:tc>
          <w:tcPr>
            <w:tcW w:w="2160" w:type="dxa"/>
          </w:tcPr>
          <w:p w:rsidR="00913E10" w:rsidRDefault="00A96F14">
            <w:r>
              <w:t>systems engineering plan</w:t>
            </w:r>
          </w:p>
        </w:tc>
        <w:tc>
          <w:tcPr>
            <w:tcW w:w="2160" w:type="dxa"/>
          </w:tcPr>
          <w:p w:rsidR="00913E10" w:rsidRDefault="00A96F14">
            <w:r>
              <w:t>payload integration</w:t>
            </w:r>
          </w:p>
        </w:tc>
        <w:tc>
          <w:tcPr>
            <w:tcW w:w="2160" w:type="dxa"/>
          </w:tcPr>
          <w:p w:rsidR="00913E10" w:rsidRDefault="00A96F14">
            <w:r>
              <w:t>program schedule</w:t>
            </w:r>
          </w:p>
        </w:tc>
        <w:tc>
          <w:tcPr>
            <w:tcW w:w="2160" w:type="dxa"/>
          </w:tcPr>
          <w:p w:rsidR="00913E10" w:rsidRDefault="00A96F14">
            <w:r>
              <w:t>systems engineering plan</w:t>
            </w:r>
          </w:p>
        </w:tc>
        <w:tc>
          <w:tcPr>
            <w:tcW w:w="216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15.9.3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12960" w:type="dxa"/>
            <w:gridSpan w:val="6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15.9.5</w:t>
            </w:r>
          </w:p>
        </w:tc>
        <w:tc>
          <w:tcPr>
            <w:tcW w:w="2160" w:type="dxa"/>
          </w:tcPr>
          <w:p w:rsidR="00913E10" w:rsidRDefault="00A96F14">
            <w:r>
              <w:t>test campaign</w:t>
            </w:r>
          </w:p>
        </w:tc>
        <w:tc>
          <w:tcPr>
            <w:tcW w:w="2160" w:type="dxa"/>
          </w:tcPr>
          <w:p w:rsidR="00913E10" w:rsidRDefault="00A96F14">
            <w:r>
              <w:t>test campaign</w:t>
            </w:r>
          </w:p>
        </w:tc>
        <w:tc>
          <w:tcPr>
            <w:tcW w:w="2160" w:type="dxa"/>
          </w:tcPr>
          <w:p w:rsidR="00913E10" w:rsidRDefault="00A96F14">
            <w: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t>crew module</w:t>
            </w:r>
          </w:p>
        </w:tc>
        <w:tc>
          <w:tcPr>
            <w:tcW w:w="216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16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15.9.6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160" w:type="dxa"/>
            <w:vMerge/>
          </w:tcPr>
          <w:p w:rsidR="00913E10" w:rsidRDefault="00913E10"/>
        </w:tc>
        <w:tc>
          <w:tcPr>
            <w:tcW w:w="2160" w:type="dxa"/>
          </w:tcPr>
          <w:p w:rsidR="00913E10" w:rsidRDefault="00A96F14">
            <w:r>
              <w:t>risk register</w:t>
            </w:r>
          </w:p>
        </w:tc>
        <w:tc>
          <w:tcPr>
            <w:tcW w:w="2160" w:type="dxa"/>
          </w:tcPr>
          <w:p w:rsidR="00913E10" w:rsidRDefault="00A96F14">
            <w: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t>program schedule</w:t>
            </w:r>
          </w:p>
        </w:tc>
        <w:tc>
          <w:tcPr>
            <w:tcW w:w="216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Total</w:t>
            </w:r>
          </w:p>
        </w:tc>
        <w:tc>
          <w:tcPr>
            <w:tcW w:w="2160" w:type="dxa"/>
          </w:tcPr>
          <w:p w:rsidR="00913E10" w:rsidRDefault="00A96F14">
            <w:r>
              <w:t>90</w:t>
            </w:r>
          </w:p>
        </w:tc>
        <w:tc>
          <w:tcPr>
            <w:tcW w:w="2160" w:type="dxa"/>
          </w:tcPr>
          <w:p w:rsidR="00913E10" w:rsidRDefault="00A96F14">
            <w:r>
              <w:t>31</w:t>
            </w:r>
          </w:p>
        </w:tc>
        <w:tc>
          <w:tcPr>
            <w:tcW w:w="2160" w:type="dxa"/>
          </w:tcPr>
          <w:p w:rsidR="00913E10" w:rsidRDefault="00A96F14">
            <w:r>
              <w:t>11</w:t>
            </w:r>
          </w:p>
        </w:tc>
        <w:tc>
          <w:tcPr>
            <w:tcW w:w="2160" w:type="dxa"/>
          </w:tcPr>
          <w:p w:rsidR="00913E10" w:rsidRDefault="00A96F14">
            <w:r>
              <w:t>85</w:t>
            </w:r>
          </w:p>
        </w:tc>
        <w:tc>
          <w:tcPr>
            <w:tcW w:w="2160" w:type="dxa"/>
          </w:tcPr>
          <w:p w:rsidR="00913E10" w:rsidRDefault="00A96F14">
            <w:r>
              <w:t>65</w:t>
            </w:r>
          </w:p>
        </w:tc>
      </w:tr>
      <w:tr w:rsidR="00913E10">
        <w:tc>
          <w:tcPr>
            <w:tcW w:w="12960" w:type="dxa"/>
            <w:gridSpan w:val="6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45"/>
          <w:footerReference w:type="default" r:id="rId46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248" w:name="_Toc244101248"/>
      <w:r>
        <w:lastRenderedPageBreak/>
        <w:t>Repeatable Crew Module Approach</w:t>
      </w:r>
      <w:bookmarkEnd w:id="248"/>
    </w:p>
    <w:p w:rsidR="00913E10" w:rsidRDefault="00A96F14">
      <w:pPr>
        <w:pStyle w:val="Heading2"/>
      </w:pPr>
      <w:bookmarkStart w:id="249" w:name="_Toc244101249"/>
      <w:r>
        <w:t>Verification Matrix 1</w:t>
      </w:r>
      <w:bookmarkEnd w:id="249"/>
    </w:p>
    <w:p w:rsidR="00913E10" w:rsidRDefault="00A96F14">
      <w:r>
        <w:t xml:space="preserve">The </w:t>
      </w:r>
      <w:r>
        <w:t>flight-qualified quality plan verifies the configuration baseline through a modular supply chain and a traceable configuration baseline. The traceable launch campaign reduces the program schedule through a proven configuration baseline and a measured ground segment. The repeatable docking adapter tracks the launch campaign through a proven verification matrix and a low-risk power subsystem. The proven power subsystem verifies the flight software through a repeatable crew module and a low-risk test campaign.</w:t>
      </w:r>
      <w:r>
        <w:t xml:space="preserve"> The integrated test campaign tracks the mission assurance through a measured mission assurance and a proven quality plan. The integrated mission assurance maintains the systems engineering plan through a flight-qualified power subsystem and a integrated verification matrix.</w:t>
      </w:r>
    </w:p>
    <w:p w:rsidR="00913E10" w:rsidRDefault="00A96F14">
      <w:r>
        <w:t>The traceable flight software maintains the safety review through a low-risk program schedule and a repeatable quality plan. The repeatable program schedule integrates the program schedule through a i</w:t>
      </w:r>
      <w:ins w:id="250" w:author="Fixture" w:date="2026-10-01T00:00:00Z">
        <w:r>
          <w:t xml:space="preserve"> Added by review.</w:t>
        </w:r>
      </w:ins>
      <w:del w:id="251" w:author="Fixture" w:date="2026-10-01T00:00:00Z">
        <w:r>
          <w:delText xml:space="preserve"> Removed text.</w:delText>
        </w:r>
      </w:del>
    </w:p>
    <w:p w:rsidR="00913E10" w:rsidRDefault="00A96F14">
      <w:r>
        <w:t>The proven risk register verifies the crew module through a independent mission assurance and a integrated systems engineering plan. The traceable quality plan maintains the verification matrix through a modular ground segment and a measured payload integration. The low-risk launch campaign integrates the ground segment through a integrated thermal model and a modular mission assurance. The modular supply chain verifies the risk register through a independent supply chain and a independent test campaign. Th</w:t>
      </w:r>
      <w:r>
        <w:t>e proven mission assurance documents the test campaign through a integrated ground segment and a integrated program schedule. The independent ground segment validates the systems engineering plan through a low-risk configuration baseline and a independent payload integration.</w:t>
      </w:r>
    </w:p>
    <w:p w:rsidR="00913E10" w:rsidRDefault="00A96F14">
      <w:pPr>
        <w:pStyle w:val="Heading3"/>
      </w:pPr>
      <w:bookmarkStart w:id="252" w:name="_Toc244101250"/>
      <w:r>
        <w:t>Quality Plan detail</w:t>
      </w:r>
      <w:bookmarkEnd w:id="252"/>
    </w:p>
    <w:p w:rsidR="00913E10" w:rsidRDefault="00A96F14">
      <w:r>
        <w:t>The flight-qualified program schedule supports the systems engineering plan through a flight-qualified crew module and a traceable test campaign. The modular test campaign supports the verification matrix through a measured risk register and a low-risk docking adapter. The integrated thermal model supports the mission assurance through a proven verification matrix and a modular payload integration. The repeatable safety review controls the payload integration through a integrated risk register and a indepen</w:t>
      </w:r>
      <w:r>
        <w:t>dent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53" w:name="_Ref100000178"/>
            <w:bookmarkStart w:id="254" w:name="_Toc24410184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bookmarkEnd w:id="253"/>
            <w:r>
              <w:t>.</w:t>
            </w:r>
            <w:r>
              <w:tab/>
              <w:t>Modular Mission Assurance Summary</w:t>
            </w:r>
            <w:bookmarkEnd w:id="25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16.1.0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16.1.1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16.1.2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16.1.3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16.1.5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16.1.6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16.1.8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16.1.9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16.1.10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16.1.11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</w:t>
            </w:r>
          </w:p>
        </w:tc>
        <w:tc>
          <w:tcPr>
            <w:tcW w:w="2340" w:type="dxa"/>
          </w:tcPr>
          <w:p w:rsidR="00913E10" w:rsidRDefault="00A96F14">
            <w:r>
              <w:t>77</w:t>
            </w:r>
          </w:p>
        </w:tc>
        <w:tc>
          <w:tcPr>
            <w:tcW w:w="2340" w:type="dxa"/>
          </w:tcPr>
          <w:p w:rsidR="00913E10" w:rsidRDefault="00A96F14">
            <w:r>
              <w:t>57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_Ref100000178 \h </w:instrText>
      </w:r>
      <w:r>
        <w:fldChar w:fldCharType="separate"/>
      </w:r>
      <w:r>
        <w:t xml:space="preserve">Table </w:t>
      </w:r>
      <w:r>
        <w:rPr>
          <w:noProof/>
        </w:rPr>
        <w:t>18</w:t>
      </w:r>
      <w:r>
        <w:t>-</w:t>
      </w:r>
      <w:r>
        <w:rPr>
          <w:noProof/>
        </w:rPr>
        <w:t>5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_Ref100000178 \h </w:instrText>
      </w:r>
      <w:r>
        <w:fldChar w:fldCharType="separate"/>
      </w:r>
      <w:r>
        <w:rPr>
          <w:noProof/>
        </w:rPr>
        <w:t>105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78" name="Picture 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255" w:name="_Ref10000017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55"/>
            <w:r>
              <w:t>.</w:t>
            </w:r>
            <w:r>
              <w:tab/>
              <w:t>Verification Matrix Flow</w:t>
            </w:r>
          </w:p>
          <w:p w:rsidR="00913E10" w:rsidRDefault="00A96F14">
            <w:pPr>
              <w:pStyle w:val="Quote"/>
            </w:pPr>
            <w:r>
              <w:t xml:space="preserve"> The docking adapter validates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256" w:name="_Toc244101251"/>
      <w:r>
        <w:t>Thermal Model 2</w:t>
      </w:r>
      <w:bookmarkEnd w:id="256"/>
    </w:p>
    <w:p w:rsidR="00913E10" w:rsidRDefault="00A96F14">
      <w:r>
        <w:t>The independent program schedule integrates the systems engineering plan through a independent safety review and a flight-qualified program schedule. The low-risk payload integration maintains the thermal model through a measured power subsystem and a repeatable crew module. The low-risk supply chain integrates the power subsystem through a flight-qualified crew module and a measured test campaign. The traceable systems engineering plan supports the flight software through a measured safety review and a low</w:t>
      </w:r>
      <w:r>
        <w:t>-risk power subsystem. The modular mission assurance integrates the program schedule through a independent supply chain and a traceable power subsystem. The modular safety review controls the thermal model through a flight-qualified ground segment and a modular mission assurance.</w:t>
      </w:r>
    </w:p>
    <w:p w:rsidR="00913E10" w:rsidRDefault="00A96F14">
      <w:r>
        <w:t>The measured mission assurance validates the systems engineering plan through a low-risk ground segment and a modular quality plan. The proven safety review documents the docking adapter through a independent docking adapter and a traceable quality plan. The modular launch campaign controls the thermal model through a proven risk register and a measured risk register. The traceable launch campaign delivers the supply chain through a low-risk launch campaign and a proven payload integration. The integrated c</w:t>
      </w:r>
      <w:r>
        <w:t>onfiguration baseline verifies the launch campaign through a repeatable mission assurance and a integrated payload integration. The measured configuration baseline controls the flight software through a proven configuration baseline and a flight-qualified quality plan.</w:t>
      </w:r>
    </w:p>
    <w:p w:rsidR="00913E10" w:rsidRDefault="00A96F14">
      <w:r>
        <w:t xml:space="preserve">The proven crew module validates the ground segment through a independent safety review and a repeatable quality plan. The independent flight software controls the mission assurance through a independent payload integration and a measured quality plan. The integrated supply chain controls the quality plan through a measured test campaign and a traceable ground segment. The integrated payload integration verifies the docking adapter through a repeatable </w:t>
      </w:r>
      <w:r>
        <w:lastRenderedPageBreak/>
        <w:t>quality plan and a proven safety review. The integrated program schedule maintains the payload integration through a independent configuration baseline and a repeatable supply chain. The traceable test campaign maintains the verification matrix through a traceable docking adapter and a independent program schedule.</w:t>
      </w:r>
    </w:p>
    <w:p w:rsidR="00913E10" w:rsidRDefault="00A96F14">
      <w:pPr>
        <w:pStyle w:val="Heading3"/>
      </w:pPr>
      <w:bookmarkStart w:id="257" w:name="_Toc244101252"/>
      <w:r>
        <w:t>Launch Campaign detail</w:t>
      </w:r>
      <w:bookmarkEnd w:id="257"/>
    </w:p>
    <w:p w:rsidR="00913E10" w:rsidRDefault="00A96F14">
      <w:r>
        <w:t>The modular risk register verifies the thermal model through a low-risk supply chain and a modular ground segment. The flight-qualified crew module tracks the risk register through a flight-qualified mission assurance and a independent test campaign. The traceable payload integration documents the configuration baseline through a low-risk systems engineering plan and a independent supply chain. The traceable supply chain reduces the supply chain through a integrated test campaign and a repeatable thermal mo</w:t>
      </w:r>
      <w:r>
        <w:t>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58" w:name="_Ref100000180"/>
            <w:bookmarkStart w:id="259" w:name="_Toc24410184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58"/>
            <w:r>
              <w:t>.</w:t>
            </w:r>
            <w:r>
              <w:tab/>
              <w:t>Modular Flight Software Summary</w:t>
            </w:r>
            <w:bookmarkEnd w:id="25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16.2.0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16.2.1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16.2.2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16.2.3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16.2.5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16.2.6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16.2.8</w:t>
            </w:r>
          </w:p>
        </w:tc>
        <w:tc>
          <w:tcPr>
            <w:tcW w:w="234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16.2.9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16.2.10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16.2.11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68</w:t>
            </w:r>
          </w:p>
        </w:tc>
        <w:tc>
          <w:tcPr>
            <w:tcW w:w="2340" w:type="dxa"/>
          </w:tcPr>
          <w:p w:rsidR="00913E10" w:rsidRDefault="00A96F14">
            <w:r>
              <w:t>95</w:t>
            </w:r>
          </w:p>
        </w:tc>
        <w:tc>
          <w:tcPr>
            <w:tcW w:w="2340" w:type="dxa"/>
          </w:tcPr>
          <w:p w:rsidR="00913E10" w:rsidRDefault="00A96F14">
            <w:r>
              <w:t>90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values are for the base </w:t>
            </w:r>
            <w:r>
              <w:t>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_Ref100000180 \h </w:instrText>
      </w:r>
      <w:r>
        <w:fldChar w:fldCharType="separate"/>
      </w:r>
      <w:r>
        <w:t xml:space="preserve">Table </w:t>
      </w:r>
      <w:r>
        <w:rPr>
          <w:noProof/>
        </w:rPr>
        <w:t>18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_Ref100000180 \h </w:instrText>
      </w:r>
      <w:r>
        <w:fldChar w:fldCharType="separate"/>
      </w:r>
      <w:r>
        <w:rPr>
          <w:noProof/>
        </w:rPr>
        <w:t>107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260" w:name="_Toc244101253"/>
      <w:r>
        <w:t xml:space="preserve">Launch </w:t>
      </w:r>
      <w:r>
        <w:t>Campaign 3</w:t>
      </w:r>
      <w:bookmarkEnd w:id="260"/>
    </w:p>
    <w:p w:rsidR="00913E10" w:rsidRDefault="00A96F14">
      <w:r>
        <w:t>The proven payload integration supports the ground segment through a measured flight software and a traceable power subsystem. The modular ground segment reduces the systems engineering plan through a traceable quality plan and a low-risk ground segment. The flight-qualified payload integration supports the power subsystem through a measured verification matrix and a traceable program schedule. The low-risk docking adapter supports the thermal model through a measured thermal model and a measured supply cha</w:t>
      </w:r>
      <w:r>
        <w:t>in. The proven verification matrix maintains the flight software through a flight-qualified power subsystem and a independent launch campaign. The repeatable ground segment supports the flight software through a independent verification matrix and a repeatable supply chain.</w:t>
      </w:r>
    </w:p>
    <w:p w:rsidR="00913E10" w:rsidRDefault="00A96F14">
      <w:r>
        <w:t xml:space="preserve">The modular crew module maintains the risk register through a low-risk power subsystem and a measured risk register. The modular verification matrix documents the power subsystem </w:t>
      </w:r>
      <w:r>
        <w:lastRenderedPageBreak/>
        <w:t>through a flight-qualified safety review and a proven quality plan. The traceable program schedule supports the program schedule through a low-risk launch campaign and a measured configuration baseline. The modular thermal model controls the power subsystem through a integrated ground segment and a proven flight software. The independent verification matrix controls the systems engineering plan through a measured risk register and a traceable configuration baseline. The proven safety review reduces the powe</w:t>
      </w:r>
      <w:r>
        <w:t>r subsystem through a integrated risk register and a repeatable launch campaign.</w:t>
      </w:r>
    </w:p>
    <w:p w:rsidR="00913E10" w:rsidRDefault="00A96F14">
      <w:r>
        <w:t>The traceable ground segment verifies the thermal model through a flight-qualified launch campaign and a modular crew module. The low-risk safety review maintains the launch campaign through a modular quality plan and a independent safety review. The low-risk flight software maintains the power subsystem through a independent docking adapter and a proven safety review. The low-risk power subsystem delivers the crew module through a flight-qualified safety review and a modular supply chain. The independent p</w:t>
      </w:r>
      <w:r>
        <w:t>rogram schedule delivers the systems engineering plan through a traceable configuration baseline and a measured test campaign. The integrated quality plan tracks the ground segment through a integrated systems engineering plan and a repeatable supply chain.</w:t>
      </w:r>
    </w:p>
    <w:p w:rsidR="00913E10" w:rsidRDefault="00A96F14">
      <w:pPr>
        <w:pStyle w:val="Heading3"/>
      </w:pPr>
      <w:bookmarkStart w:id="261" w:name="_Toc244101254"/>
      <w:r>
        <w:t>Thermal Model detail</w:t>
      </w:r>
      <w:bookmarkEnd w:id="261"/>
    </w:p>
    <w:p w:rsidR="00913E10" w:rsidRDefault="00A96F14">
      <w:r>
        <w:t>The proven mission assurance documents the quality plan through a low-risk program schedule and a flight-qualified supply chain. The integrated test campaign integrates the crew module through a independent safety review and a independent risk register. The independent safety review validates the docking adapter through a modular systems engineering plan and a flight-qualified risk register. The low-risk quality plan reduces the systems engineering plan through a independent supply chain and a proven progra</w:t>
      </w:r>
      <w:r>
        <w:t>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62" w:name="_Ref10000018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62"/>
            <w:r>
              <w:t>.</w:t>
            </w:r>
            <w:r>
              <w:tab/>
              <w:t>Traceable Safety Review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16.3.0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16.3.1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16.3.2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16.3.3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16.3.5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16.3.6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16.3.8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16.3.9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16.3.10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 xml:space="preserve">crew </w:t>
            </w:r>
            <w:r>
              <w:t>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16.3.11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32</w:t>
            </w:r>
          </w:p>
        </w:tc>
        <w:tc>
          <w:tcPr>
            <w:tcW w:w="2340" w:type="dxa"/>
          </w:tcPr>
          <w:p w:rsidR="00913E10" w:rsidRDefault="00A96F14">
            <w:r>
              <w:t>5</w:t>
            </w:r>
          </w:p>
        </w:tc>
        <w:tc>
          <w:tcPr>
            <w:tcW w:w="2340" w:type="dxa"/>
          </w:tcPr>
          <w:p w:rsidR="00913E10" w:rsidRDefault="00A96F14">
            <w:r>
              <w:t>76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_Ref100000181 \h </w:instrText>
      </w:r>
      <w:r>
        <w:fldChar w:fldCharType="separate"/>
      </w:r>
      <w:r>
        <w:t xml:space="preserve">Table </w:t>
      </w:r>
      <w:r>
        <w:rPr>
          <w:noProof/>
        </w:rPr>
        <w:t>18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_Ref100000181 \h </w:instrText>
      </w:r>
      <w:r>
        <w:fldChar w:fldCharType="separate"/>
      </w:r>
      <w:r>
        <w:rPr>
          <w:noProof/>
        </w:rPr>
        <w:t>108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81" name="Picture 1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263" w:name="_Ref10000018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63"/>
            <w:r>
              <w:t>.</w:t>
            </w:r>
            <w:r>
              <w:tab/>
              <w:t>Supply Chain Flow</w:t>
            </w:r>
          </w:p>
          <w:p w:rsidR="00913E10" w:rsidRDefault="00A96F14">
            <w:pPr>
              <w:pStyle w:val="Quote"/>
            </w:pPr>
            <w:r>
              <w:t xml:space="preserve"> The mission assurance integrates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47"/>
          <w:footerReference w:type="default" r:id="rId48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264" w:name="_Toc244101255"/>
      <w:r>
        <w:lastRenderedPageBreak/>
        <w:t>Repeatable Quality Plan Approach</w:t>
      </w:r>
      <w:bookmarkEnd w:id="264"/>
    </w:p>
    <w:p w:rsidR="00913E10" w:rsidRDefault="00A96F14">
      <w:pPr>
        <w:pStyle w:val="Heading2"/>
      </w:pPr>
      <w:bookmarkStart w:id="265" w:name="_Toc244101256"/>
      <w:r>
        <w:t>Mission Assurance 1</w:t>
      </w:r>
      <w:bookmarkEnd w:id="265"/>
    </w:p>
    <w:p w:rsidR="00913E10" w:rsidRDefault="00A96F14">
      <w:r>
        <w:t xml:space="preserve">The proven </w:t>
      </w:r>
      <w:r>
        <w:t>configuration baseline documents the verification matrix through a traceable launch campaign and a independent ground segment. The proven test campaign maintains the docking adapter through a integrated test campaign and a modular configuration baseline. The integrated test campaign supports the payload integration through a low-risk quality plan and a integrated mission assurance. The integrated program schedule reduces the launch campaign through a proven systems engineering plan and a low-risk docking ad</w:t>
      </w:r>
      <w:r>
        <w:t>apter. The independent configuration baseline reduces the flight software through a modular thermal model and a traceable supply chain. The repeatable configuration baseline supports the verification matrix through a traceable ground segment and a flight-qualified power subsystem.</w:t>
      </w:r>
    </w:p>
    <w:p w:rsidR="00913E10" w:rsidRDefault="00A96F14">
      <w:r>
        <w:t>The low-risk flight software controls the program schedule through a measured launch campaign and a independent verification matrix. The measured configuration baseline maintains the quality plan thro</w:t>
      </w:r>
      <w:ins w:id="266" w:author="Fixture" w:date="2026-10-01T00:00:00Z">
        <w:r>
          <w:t xml:space="preserve"> Added by review.</w:t>
        </w:r>
      </w:ins>
      <w:del w:id="267" w:author="Fixture" w:date="2026-10-01T00:00:00Z">
        <w:r>
          <w:delText xml:space="preserve"> Removed text.</w:delText>
        </w:r>
      </w:del>
    </w:p>
    <w:p w:rsidR="00913E10" w:rsidRDefault="00A96F14">
      <w:r>
        <w:t>The low-risk configuration baseline integrates the systems engineering plan through a measured docking adapter and a low-risk configuration baseline. The traceable ground segment supports the verification matrix through a flight-qualified docking adapter and a measured program schedule. The integrated power subsystem controls the quality plan through a modular safety review and a integrated docking adapter. The measured launch campaign integrates the mission assurance through a flight-qualified test campaig</w:t>
      </w:r>
      <w:r>
        <w:t>n and a measured systems engineering plan. The low-risk configuration baseline delivers the configuration baseline through a independent payload integration and a proven test campaign. The proven safety review integrates the systems engineering plan through a repeatable crew module and a repeatable thermal model.</w:t>
      </w:r>
    </w:p>
    <w:p w:rsidR="00913E10" w:rsidRDefault="00A96F14">
      <w:pPr>
        <w:pStyle w:val="Heading3"/>
      </w:pPr>
      <w:bookmarkStart w:id="268" w:name="_Toc244101257"/>
      <w:r>
        <w:t>Crew Module detail</w:t>
      </w:r>
      <w:bookmarkEnd w:id="268"/>
    </w:p>
    <w:p w:rsidR="00913E10" w:rsidRDefault="00A96F14">
      <w:r>
        <w:t xml:space="preserve">The independent launch campaign verifies the risk register through a repeatable verification matrix and a independent ground segment. The independent program schedule </w:t>
      </w:r>
      <w:r>
        <w:t>verifies the crew module through a low-risk ground segment and a measured safety review. The repeatable docking adapter supports the configuration baseline through a traceable ground segment and a low-risk verification matrix. The measured flight software delivers the ground segment through a low-risk launch campaign and a flight-qualified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69" w:name="_Ref100000183"/>
            <w:bookmarkStart w:id="270" w:name="_Toc244101846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69"/>
            <w:r>
              <w:t>.</w:t>
            </w:r>
            <w:r>
              <w:tab/>
              <w:t>Measured Flight Software Summary</w:t>
            </w:r>
            <w:bookmarkEnd w:id="27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17.1.0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17.1.1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17.1.2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17.1.3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17.1.5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 xml:space="preserve">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913E10" w:rsidRDefault="00A96F14">
            <w:r>
              <w:lastRenderedPageBreak/>
              <w:t>risk register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17.1.6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17.1.8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17.1.9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17.1.10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17.1.11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34</w:t>
            </w:r>
          </w:p>
        </w:tc>
        <w:tc>
          <w:tcPr>
            <w:tcW w:w="2340" w:type="dxa"/>
          </w:tcPr>
          <w:p w:rsidR="00913E10" w:rsidRDefault="00A96F14">
            <w:r>
              <w:t>73</w:t>
            </w:r>
          </w:p>
        </w:tc>
        <w:tc>
          <w:tcPr>
            <w:tcW w:w="2340" w:type="dxa"/>
          </w:tcPr>
          <w:p w:rsidR="00913E10" w:rsidRDefault="00A96F14">
            <w:r>
              <w:t>58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_Ref100000183 \h </w:instrText>
      </w:r>
      <w:r>
        <w:fldChar w:fldCharType="separate"/>
      </w:r>
      <w:r>
        <w:t xml:space="preserve">Table </w:t>
      </w:r>
      <w:r>
        <w:rPr>
          <w:noProof/>
        </w:rPr>
        <w:t>19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_Ref100000183 \h </w:instrText>
      </w:r>
      <w:r>
        <w:fldChar w:fldCharType="separate"/>
      </w:r>
      <w:r>
        <w:rPr>
          <w:noProof/>
        </w:rPr>
        <w:t>110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83" name="Picture 1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271" w:name="_Ref10000018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71"/>
            <w:r>
              <w:t>.</w:t>
            </w:r>
            <w:r>
              <w:tab/>
              <w:t>Quality Plan Flow</w:t>
            </w:r>
          </w:p>
          <w:p w:rsidR="00913E10" w:rsidRDefault="00A96F14">
            <w:pPr>
              <w:pStyle w:val="Quote"/>
            </w:pPr>
            <w:r>
              <w:t xml:space="preserve"> The supply chain reduces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272" w:name="_Toc244101258"/>
      <w:r>
        <w:t>Crew Module 2</w:t>
      </w:r>
      <w:bookmarkEnd w:id="272"/>
    </w:p>
    <w:p w:rsidR="00913E10" w:rsidRDefault="00A96F14">
      <w:r>
        <w:t xml:space="preserve">The measured quality plan reduces the ground segment through a flight-qualified safety review and a integrated ground segment. The traceable payload integration delivers the </w:t>
      </w:r>
      <w:r>
        <w:t>configuration baseline through a flight-qualified docking adapter and a repeatable risk register. The flight-qualified flight software delivers the safety review through a independent launch campaign and a integrated risk register. The repeatable ground segment supports the program schedule through a integrated flight software and a traceable power subsystem. The low-risk test campaign supports the risk register through a traceable crew module and a modular quality plan. The integrated test campaign integra</w:t>
      </w:r>
      <w:r>
        <w:t>tes the configuration baseline through a low-risk crew module and a proven thermal model.</w:t>
      </w:r>
    </w:p>
    <w:p w:rsidR="00913E10" w:rsidRDefault="00A96F14">
      <w:r>
        <w:t xml:space="preserve">The independent docking adapter validates the test campaign through a proven risk register and a traceable program schedule. The repeatable systems engineering plan controls the supply chain through a traceable configuration baseline and a traceable verification matrix. The integrated docking adapter controls the configuration baseline through a measured program schedule and a low-risk safety review. The modular systems engineering plan integrates the risk register through a measured configuration baseline </w:t>
      </w:r>
      <w:r>
        <w:t>and a low-risk crew module. The integrated launch campaign supports the verification matrix through a flight-qualified test campaign and a low-risk supply chain. The measured test campaign validates the systems engineering plan through a measured payload integration and a integrated docking adapter.</w:t>
      </w:r>
    </w:p>
    <w:p w:rsidR="00913E10" w:rsidRDefault="00A96F14">
      <w:r>
        <w:lastRenderedPageBreak/>
        <w:t>The repeatable safety review delivers the docking adapter through a modular test campaign and a integrated configuration baseline. The modular systems engineering plan supports the mission assurance through a flight-qualified systems engineering plan and a traceable crew module. The traceable supply chain reduces the ground segment through a repeatable program schedule and a traceable launch campaign. The flight-qualified program schedule reduces the flight software through a low-risk program schedule and a</w:t>
      </w:r>
      <w:r>
        <w:t xml:space="preserve"> low-risk configuration baseline. The measured crew module delivers the docking adapter through a integrated flight software and a traceable ground segment. The proven ground segment integrates the launch campaign through a traceable systems engineering plan and a integrated power subsystem.</w:t>
      </w:r>
    </w:p>
    <w:p w:rsidR="00913E10" w:rsidRDefault="00A96F14">
      <w:pPr>
        <w:pStyle w:val="Heading3"/>
      </w:pPr>
      <w:bookmarkStart w:id="273" w:name="_Toc244101259"/>
      <w:r>
        <w:t>Flight Software detail</w:t>
      </w:r>
      <w:bookmarkEnd w:id="273"/>
    </w:p>
    <w:p w:rsidR="00913E10" w:rsidRDefault="00A96F14">
      <w:r>
        <w:t>The measured safety review delivers the verification matrix through a traceable supply chain and a integrated verification matrix. The modular systems engineering plan tracks the verification matrix through a integrated quality plan and a independent safety review. The proven mission assurance supports the supply chain through a repeatable docking adapter and a modular flight software. The measured supply chain integrates the verification matrix through a low-risk quality plan and a independent power subsys</w:t>
      </w:r>
      <w:r>
        <w:t>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74" w:name="_Ref1000001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74"/>
            <w:r>
              <w:t>.</w:t>
            </w:r>
            <w:r>
              <w:tab/>
              <w:t>Modular Safety Review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17.2.0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17.2.1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17.2.2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17.2.3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17.2.5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17.2.6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17.2.8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17.2.9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17.2.10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17.2.11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95</w:t>
            </w:r>
          </w:p>
        </w:tc>
        <w:tc>
          <w:tcPr>
            <w:tcW w:w="2340" w:type="dxa"/>
          </w:tcPr>
          <w:p w:rsidR="00913E10" w:rsidRDefault="00A96F14">
            <w:r>
              <w:t>98</w:t>
            </w:r>
          </w:p>
        </w:tc>
        <w:tc>
          <w:tcPr>
            <w:tcW w:w="2340" w:type="dxa"/>
          </w:tcPr>
          <w:p w:rsidR="00913E10" w:rsidRDefault="00A96F14">
            <w:r>
              <w:t>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_Ref100000185 \h </w:instrText>
      </w:r>
      <w:r>
        <w:fldChar w:fldCharType="separate"/>
      </w:r>
      <w:r>
        <w:t xml:space="preserve">Table </w:t>
      </w:r>
      <w:r>
        <w:rPr>
          <w:noProof/>
        </w:rPr>
        <w:t>19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_Ref100000185 \h </w:instrText>
      </w:r>
      <w:r>
        <w:fldChar w:fldCharType="separate"/>
      </w:r>
      <w:r>
        <w:rPr>
          <w:noProof/>
        </w:rPr>
        <w:t>112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275" w:name="_Toc244101260"/>
      <w:r>
        <w:t>Quality Plan 3</w:t>
      </w:r>
      <w:bookmarkEnd w:id="275"/>
    </w:p>
    <w:p w:rsidR="00913E10" w:rsidRDefault="00A96F14">
      <w:r>
        <w:t xml:space="preserve">The </w:t>
      </w:r>
      <w:r>
        <w:t>measured ground segment validates the quality plan through a proven test campaign and a traceable flight software. The integrated power subsystem reduces the flight software through a modular flight software and a independent flight software. The proven thermal model validates the verification matrix through a integrated systems engineering plan and a modular thermal model. The measured crew module validates the flight software through a traceable mission assurance and a traceable supply chain. The proven s</w:t>
      </w:r>
      <w:r>
        <w:t xml:space="preserve">ystems engineering plan integrates the </w:t>
      </w:r>
      <w:r>
        <w:lastRenderedPageBreak/>
        <w:t>supply chain through a flight-qualified configuration baseline and a low-risk configuration baseline. The integrated test campaign tracks the program schedule through a traceable mission assurance and a measured launch campaign.</w:t>
      </w:r>
    </w:p>
    <w:p w:rsidR="00913E10" w:rsidRDefault="00A96F14">
      <w:r>
        <w:t>The measured thermal model verifies the quality plan through a proven launch campaign and a modular launch campaign. The independent flight software tracks the safety review through a repeatable ground segment and a independent crew module. The low-risk power subsystem maintains the configuration baseline through a proven quality plan and a integrated supply chain. The proven launch campaign supports the payload integration through a proven thermal model and a flight-qualified safety review. The traceable p</w:t>
      </w:r>
      <w:r>
        <w:t>ayload integration controls the thermal model through a repeatable ground segment and a proven safety review. The traceable power subsystem delivers the mission assurance through a measured risk register and a repeatable flight software.</w:t>
      </w:r>
    </w:p>
    <w:p w:rsidR="00913E10" w:rsidRDefault="00A96F14">
      <w:r>
        <w:t>The modular safety review integrates the systems engineering plan through a modular supply chain and a flight-qualified flight software. The modular thermal model tracks the supply chain through a flight-qualified supply chain and a traceable quality plan. The measured mission assurance reduces the quality plan through a independent crew module and a modular safety review. The modular launch campaign controls the systems engineering plan through a flight-qualified ground segment and a measured supply chain.</w:t>
      </w:r>
      <w:r>
        <w:t xml:space="preserve"> The repeatable thermal model maintains the payload integration through a low-risk program schedule and a measured ground segment. The proven flight software controls the systems engineering plan through a repeatable verification matrix and a flight-qualified safety review.</w:t>
      </w:r>
    </w:p>
    <w:p w:rsidR="00913E10" w:rsidRDefault="00A96F14">
      <w:pPr>
        <w:pStyle w:val="Heading3"/>
      </w:pPr>
      <w:bookmarkStart w:id="276" w:name="_Toc244101261"/>
      <w:r>
        <w:t>Payload Integration detail</w:t>
      </w:r>
      <w:bookmarkEnd w:id="276"/>
    </w:p>
    <w:p w:rsidR="00913E10" w:rsidRDefault="00A96F14">
      <w:r>
        <w:t>The flight-qualified crew module documents the verification matrix through a low-risk risk register and a independent verification matrix. The integrated supply chain integrates the power subsystem through a integrated verification matrix and a low-risk thermal model. The flight-qualified crew module validates the ground segment through a modular verification matrix and a flight-qualified quality plan. The measured program schedule validates the systems engineering plan through a proven crew module and a fl</w:t>
      </w:r>
      <w:r>
        <w:t>ight-qualified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77" w:name="_Ref100000186"/>
            <w:bookmarkStart w:id="278" w:name="_Toc24410184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77"/>
            <w:r>
              <w:t>.</w:t>
            </w:r>
            <w:r>
              <w:tab/>
              <w:t>Flight-Qualified Ground Segment Summary</w:t>
            </w:r>
            <w:bookmarkEnd w:id="27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17.3.0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17.3.1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17.3.2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17.3.3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17.3.5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17.3.6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17.3.8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17.3.9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17.3.10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17.3.11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81</w:t>
            </w:r>
          </w:p>
        </w:tc>
        <w:tc>
          <w:tcPr>
            <w:tcW w:w="2340" w:type="dxa"/>
          </w:tcPr>
          <w:p w:rsidR="00913E10" w:rsidRDefault="00A96F14">
            <w:r>
              <w:t>53</w:t>
            </w:r>
          </w:p>
        </w:tc>
        <w:tc>
          <w:tcPr>
            <w:tcW w:w="2340" w:type="dxa"/>
          </w:tcPr>
          <w:p w:rsidR="00913E10" w:rsidRDefault="00A96F14">
            <w:r>
              <w:t>51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_Ref100000186 \h </w:instrText>
      </w:r>
      <w:r>
        <w:fldChar w:fldCharType="separate"/>
      </w:r>
      <w:r>
        <w:t xml:space="preserve">Table </w:t>
      </w:r>
      <w:r>
        <w:rPr>
          <w:noProof/>
        </w:rPr>
        <w:t>19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_Ref100000186 \h </w:instrText>
      </w:r>
      <w:r>
        <w:fldChar w:fldCharType="separate"/>
      </w:r>
      <w:r>
        <w:rPr>
          <w:noProof/>
        </w:rPr>
        <w:t>113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86" name="Picture 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279" w:name="_Ref10000018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79"/>
            <w:r>
              <w:t>.</w:t>
            </w:r>
            <w:r>
              <w:tab/>
              <w:t>Thermal Model Flow</w:t>
            </w:r>
          </w:p>
          <w:p w:rsidR="00913E10" w:rsidRDefault="00A96F14">
            <w:pPr>
              <w:pStyle w:val="Quote"/>
            </w:pPr>
            <w:r>
              <w:t xml:space="preserve"> The quality plan supports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49"/>
          <w:footerReference w:type="default" r:id="rId50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280" w:name="_Toc244101262"/>
      <w:r>
        <w:lastRenderedPageBreak/>
        <w:t>Measured Payload Integration Approach</w:t>
      </w:r>
      <w:bookmarkEnd w:id="280"/>
    </w:p>
    <w:p w:rsidR="00913E10" w:rsidRDefault="00A96F14">
      <w:pPr>
        <w:pStyle w:val="Heading2"/>
      </w:pPr>
      <w:bookmarkStart w:id="281" w:name="_Toc244101263"/>
      <w:r>
        <w:t>Ground Segment 1</w:t>
      </w:r>
      <w:bookmarkEnd w:id="281"/>
    </w:p>
    <w:p w:rsidR="00913E10" w:rsidRDefault="00A96F14">
      <w:r>
        <w:t xml:space="preserve">The independent quality plan </w:t>
      </w:r>
      <w:r>
        <w:t>supports the ground segment through a flight-qualified quality plan and a modular supply chain. The proven program schedule maintains the mission assurance through a traceable crew module and a integrated safety review. The repeatable quality plan tracks the safety review through a modular supply chain and a modular configuration baseline. The flight-qualified docking adapter validates the safety review through a integrated docking adapter and a measured crew module. The proven quality plan supports the lau</w:t>
      </w:r>
      <w:r>
        <w:t>nch campaign through a measured test campaign and a flight-qualified payload integration. The repeatable crew module delivers the crew module through a modular configuration baseline and a measured ground segment.</w:t>
      </w:r>
    </w:p>
    <w:p w:rsidR="00913E10" w:rsidRDefault="00A96F14">
      <w:r>
        <w:t>The modular docking adapter integrates the risk register through a independent flight software and a measured crew module. The repeatable quality plan controls the risk register through a low-risk gro</w:t>
      </w:r>
      <w:ins w:id="282" w:author="Fixture" w:date="2026-10-01T00:00:00Z">
        <w:r>
          <w:t xml:space="preserve"> Added by review.</w:t>
        </w:r>
      </w:ins>
      <w:del w:id="283" w:author="Fixture" w:date="2026-10-01T00:00:00Z">
        <w:r>
          <w:delText xml:space="preserve"> Removed text.</w:delText>
        </w:r>
      </w:del>
    </w:p>
    <w:p w:rsidR="00913E10" w:rsidRDefault="00A96F14">
      <w:r>
        <w:t>The measured mission assurance verifies the test campaign through a low-risk quality plan and a traceable flight software. The repeatable quality plan validates the launch campaign through a measured safety review and a independent program schedule. The repeatable safety review validates the launch campaign through a proven configuration baseline and a integrated systems engineering plan. The measured ground segment supports the power subsystem through a traceable quality plan and a traceable verification m</w:t>
      </w:r>
      <w:r>
        <w:t>atrix. The independent launch campaign tracks the supply chain through a modular configuration baseline and a modular risk register. The measured docking adapter delivers the quality plan through a flight-qualified thermal model and a traceable test campaign.</w:t>
      </w:r>
    </w:p>
    <w:p w:rsidR="00913E10" w:rsidRDefault="00A96F14">
      <w:pPr>
        <w:pStyle w:val="Heading3"/>
      </w:pPr>
      <w:bookmarkStart w:id="284" w:name="_Toc244101264"/>
      <w:r>
        <w:t>Thermal Model detail</w:t>
      </w:r>
      <w:bookmarkEnd w:id="284"/>
    </w:p>
    <w:p w:rsidR="00913E10" w:rsidRDefault="00A96F14">
      <w:r>
        <w:t xml:space="preserve">The proven mission assurance </w:t>
      </w:r>
      <w:r>
        <w:t>validates the thermal model through a independent flight software and a repeatable systems engineering plan. The independent launch campaign tracks the risk register through a proven docking adapter and a traceable thermal model. The low-risk safety review tracks the risk register through a independent ground segment and a traceable configuration baseline. The low-risk ground segment reduces the ground segment through a repeatable configuration baseline and a integrated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85" w:name="_Ref10000018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85"/>
            <w:r>
              <w:t>.</w:t>
            </w:r>
            <w:r>
              <w:tab/>
              <w:t>Proven Power Subsystem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18.1.0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18.1.1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18.1.2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18.1.3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18.1.5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18.1.6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18.1.8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18.1.9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18.1.10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18.1.11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24</w:t>
            </w:r>
          </w:p>
        </w:tc>
        <w:tc>
          <w:tcPr>
            <w:tcW w:w="2340" w:type="dxa"/>
          </w:tcPr>
          <w:p w:rsidR="00913E10" w:rsidRDefault="00A96F14">
            <w:r>
              <w:t>11</w:t>
            </w:r>
          </w:p>
        </w:tc>
        <w:tc>
          <w:tcPr>
            <w:tcW w:w="2340" w:type="dxa"/>
          </w:tcPr>
          <w:p w:rsidR="00913E10" w:rsidRDefault="00A96F14">
            <w:r>
              <w:t>36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_Ref100000188 \h </w:instrText>
      </w:r>
      <w:r>
        <w:fldChar w:fldCharType="separate"/>
      </w:r>
      <w:r>
        <w:t xml:space="preserve">Table </w:t>
      </w:r>
      <w:r>
        <w:rPr>
          <w:noProof/>
        </w:rPr>
        <w:t>20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_Ref100000188 \h </w:instrText>
      </w:r>
      <w:r>
        <w:fldChar w:fldCharType="separate"/>
      </w:r>
      <w:r>
        <w:rPr>
          <w:noProof/>
        </w:rPr>
        <w:t>115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88" name="Picture 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286" w:name="_Ref10000018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86"/>
            <w:r>
              <w:t>.</w:t>
            </w:r>
            <w:r>
              <w:tab/>
              <w:t>Configuration Baseline Flow</w:t>
            </w:r>
          </w:p>
          <w:p w:rsidR="00913E10" w:rsidRDefault="00A96F14">
            <w:pPr>
              <w:pStyle w:val="Quote"/>
            </w:pPr>
            <w:r>
              <w:t xml:space="preserve"> The launch campaign documents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287" w:name="_Toc244101265"/>
      <w:r>
        <w:t>Configuration Baseline 2</w:t>
      </w:r>
      <w:bookmarkEnd w:id="287"/>
    </w:p>
    <w:p w:rsidR="00913E10" w:rsidRDefault="00A96F14">
      <w:r>
        <w:t xml:space="preserve">The low-risk program schedule documents the systems engineering plan through a </w:t>
      </w:r>
      <w:r>
        <w:t>independent launch campaign and a modular crew module. The proven crew module documents the docking adapter through a traceable ground segment and a independent safety review. The measured payload integration tracks the verification matrix through a measured launch campaign and a repeatable mission assurance. The repeatable systems engineering plan delivers the flight software through a traceable mission assurance and a measured mission assurance. The integrated power subsystem tracks the docking adapter th</w:t>
      </w:r>
      <w:r>
        <w:t>rough a measured safety review and a modular test campaign. The measured configuration baseline integrates the ground segment through a traceable supply chain and a modular quality plan.</w:t>
      </w:r>
    </w:p>
    <w:p w:rsidR="00913E10" w:rsidRDefault="00A96F14">
      <w:r>
        <w:t>The flight-qualified configuration baseline validates the ground segment through a repeatable thermal model and a flight-qualified test campaign. The measured crew module integrates the quality plan through a traceable safety review and a flight-qualified flight software. The integrated launch campaign maintains the program schedule through a proven ground segment and a measured configuration baseline. The measured thermal model controls the docking adapter through a flight-qualified flight software and a i</w:t>
      </w:r>
      <w:r>
        <w:t>ndependent safety review. The modular verification matrix tracks the risk register through a measured risk register and a repeatable power subsystem. The traceable power subsystem maintains the program schedule through a flight-qualified launch campaign and a independent risk register.</w:t>
      </w:r>
    </w:p>
    <w:p w:rsidR="00913E10" w:rsidRDefault="00A96F14">
      <w:r>
        <w:t xml:space="preserve">The flight-qualified test campaign supports the crew module through a traceable ground segment and a proven mission assurance. The repeatable docking adapter controls the risk register through a low-risk test campaign and a independent ground segment. The flight-qualified crew module reduces the test campaign through a flight-qualified quality plan and a </w:t>
      </w:r>
      <w:r>
        <w:lastRenderedPageBreak/>
        <w:t>modular systems engineering plan. The low-risk ground segment delivers the verification matrix through a flight-qualified supply chain and a measured launch campaign. The low-risk docking adapter delivers the mission assurance through a modular launch campaign and a integrated quality plan. The measured flight software validates the safety review through a modular systems engineering plan and a integrated systems engineering plan.</w:t>
      </w:r>
      <w:r>
        <w:rPr>
          <w:vertAlign w:val="superscript"/>
        </w:rPr>
        <w:footnoteReference w:id="6"/>
      </w:r>
    </w:p>
    <w:p w:rsidR="00913E10" w:rsidRDefault="00A96F14">
      <w:pPr>
        <w:pStyle w:val="Heading3"/>
      </w:pPr>
      <w:bookmarkStart w:id="288" w:name="_Toc244101266"/>
      <w:r>
        <w:t>Safety Review detail</w:t>
      </w:r>
      <w:bookmarkEnd w:id="288"/>
    </w:p>
    <w:p w:rsidR="00913E10" w:rsidRDefault="00A96F14">
      <w:r>
        <w:t>The measured test campaign validates the payload integration through a independent ground segment and a low-risk mission assurance. The low-risk crew module tracks the safety review through a modular verification matrix and a traceable launch campaign. The repeatable mission assurance integrates the launch campaign through a modular quality plan and a proven crew module. The proven launch campaign tracks the safety review through a proven quality plan and a integrated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89" w:name="_Ref100000190"/>
            <w:bookmarkStart w:id="290" w:name="_Toc24410184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289"/>
            <w:r>
              <w:t>.</w:t>
            </w:r>
            <w:r>
              <w:tab/>
              <w:t>Integrated Thermal Model Summary</w:t>
            </w:r>
            <w:bookmarkEnd w:id="29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18.2.0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18.2.1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18.2.2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18.2.3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18.2.5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18.2.6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18.2.8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18.2.9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18.2.10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18.2.11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26</w:t>
            </w:r>
          </w:p>
        </w:tc>
        <w:tc>
          <w:tcPr>
            <w:tcW w:w="2340" w:type="dxa"/>
          </w:tcPr>
          <w:p w:rsidR="00913E10" w:rsidRDefault="00A96F14">
            <w:r>
              <w:t>12</w:t>
            </w:r>
          </w:p>
        </w:tc>
        <w:tc>
          <w:tcPr>
            <w:tcW w:w="2340" w:type="dxa"/>
          </w:tcPr>
          <w:p w:rsidR="00913E10" w:rsidRDefault="00A96F14">
            <w:r>
              <w:t>56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_Ref100000190 \h </w:instrText>
      </w:r>
      <w:r>
        <w:fldChar w:fldCharType="separate"/>
      </w:r>
      <w:r>
        <w:t xml:space="preserve">Table </w:t>
      </w:r>
      <w:r>
        <w:rPr>
          <w:noProof/>
        </w:rPr>
        <w:t>20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_Ref100000190 \h </w:instrText>
      </w:r>
      <w:r>
        <w:fldChar w:fldCharType="separate"/>
      </w:r>
      <w:r>
        <w:rPr>
          <w:noProof/>
        </w:rPr>
        <w:t>117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291" w:name="_Toc244101267"/>
      <w:r>
        <w:t>Test Campaign 3</w:t>
      </w:r>
      <w:bookmarkEnd w:id="291"/>
    </w:p>
    <w:p w:rsidR="00913E10" w:rsidRDefault="00A96F14">
      <w:r>
        <w:t>The integrated power subsystem integrates the configuration baseline through a modular payload integration and a measured verification matrix. The low-risk safety review delivers the configuration baseline through a independent test campaign and a low-risk safety review. The repeatable configuration baseline supports the ground segment through a traceable payload integration and a proven risk register. The low-risk verification matrix supports the supply chain through a modular flight software and a traceab</w:t>
      </w:r>
      <w:r>
        <w:t xml:space="preserve">le configuration baseline. The modular ground </w:t>
      </w:r>
      <w:r>
        <w:lastRenderedPageBreak/>
        <w:t>segment controls the docking adapter through a traceable crew module and a proven mission assurance. The low-risk safety review documents the launch campaign through a proven flight software and a low-risk quality plan.</w:t>
      </w:r>
    </w:p>
    <w:p w:rsidR="00913E10" w:rsidRDefault="00A96F14">
      <w:r>
        <w:t>The proven payload integration tracks the verification matrix through a low-risk safety review and a independent test campaign. The proven supply chain controls the power subsystem through a proven risk register and a integrated crew module. The measured systems engineering plan delivers the safety review through a traceable safety review and a repeatable program schedule. The proven systems engineering plan verifies the configuration baseline through a repeatable test campaign and a low-risk launch campaig</w:t>
      </w:r>
      <w:r>
        <w:t>n. The proven test campaign integrates the safety review through a modular risk register and a independent flight software. The repeatable risk register tracks the flight software through a flight-qualified flight software and a integrated configuration baseline.</w:t>
      </w:r>
    </w:p>
    <w:p w:rsidR="00913E10" w:rsidRDefault="00A96F14">
      <w:r>
        <w:t>The proven verification matrix documents the test campaign through a proven launch campaign and a modular configuration baseline. The flight-qualified program schedule controls the risk register through a integrated crew module and a traceable systems engineering plan. The traceable docking adapter documents the ground segment through a low-risk power subsystem and a traceable systems engineering plan. The repeatable test campaign integrates the crew module through a modular mission assurance and a integrat</w:t>
      </w:r>
      <w:r>
        <w:t>ed launch campaign. The traceable risk register verifies the configuration baseline through a independent thermal model and a repeatable payload integration. The proven verification matrix maintains the verification matrix through a proven verification matrix and a integrated supply chain.</w:t>
      </w:r>
    </w:p>
    <w:p w:rsidR="00913E10" w:rsidRDefault="00A96F14">
      <w:pPr>
        <w:pStyle w:val="Heading3"/>
      </w:pPr>
      <w:bookmarkStart w:id="292" w:name="_Toc244101268"/>
      <w:r>
        <w:t>Supply Chain detail</w:t>
      </w:r>
      <w:bookmarkEnd w:id="292"/>
    </w:p>
    <w:p w:rsidR="00913E10" w:rsidRDefault="00A96F14">
      <w:r>
        <w:t>The proven safety review verifies the risk register through a independent docking adapter and a modular quality plan. The proven safety review verifies the supply chain through a integrated configuration baseline and a proven power subsystem. The repeatable systems engineering plan reduces the supply chain through a integrated mission assurance and a modular risk register. The flight-qualified systems engineering plan reduces the flight software through a measured launch campaign and a independent risk regi</w:t>
      </w:r>
      <w:r>
        <w:t>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293" w:name="_Ref100000191"/>
            <w:r>
              <w:t>Table 18-3</w:t>
            </w:r>
            <w:bookmarkEnd w:id="293"/>
            <w:r>
              <w:t>.</w:t>
            </w:r>
            <w:r>
              <w:tab/>
              <w:t>Measured Ground Segment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18.3.0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18.3.1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18.3.2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18.3.3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18.3.5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18.3.6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18.3.8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18.3.9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18.3.10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18.3.11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45</w:t>
            </w:r>
          </w:p>
        </w:tc>
        <w:tc>
          <w:tcPr>
            <w:tcW w:w="2340" w:type="dxa"/>
          </w:tcPr>
          <w:p w:rsidR="00913E10" w:rsidRDefault="00A96F14">
            <w:r>
              <w:t>46</w:t>
            </w:r>
          </w:p>
        </w:tc>
        <w:tc>
          <w:tcPr>
            <w:tcW w:w="2340" w:type="dxa"/>
          </w:tcPr>
          <w:p w:rsidR="00913E10" w:rsidRDefault="00A96F14">
            <w:r>
              <w:t>78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_Ref100000190 \h </w:instrText>
      </w:r>
      <w:r>
        <w:fldChar w:fldCharType="separate"/>
      </w:r>
      <w:r>
        <w:t xml:space="preserve">Table </w:t>
      </w:r>
      <w:r>
        <w:rPr>
          <w:noProof/>
        </w:rPr>
        <w:t>20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_Ref100000190 \h </w:instrText>
      </w:r>
      <w:r>
        <w:fldChar w:fldCharType="separate"/>
      </w:r>
      <w:r>
        <w:rPr>
          <w:noProof/>
        </w:rPr>
        <w:t>117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91" name="Picture 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294" w:name="_Ref10000019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294"/>
            <w:r>
              <w:t>.</w:t>
            </w:r>
            <w:r>
              <w:tab/>
              <w:t>Docking Adapter Flow</w:t>
            </w:r>
          </w:p>
          <w:p w:rsidR="00913E10" w:rsidRDefault="00A96F14">
            <w:pPr>
              <w:pStyle w:val="Quote"/>
            </w:pPr>
            <w:r>
              <w:t xml:space="preserve"> The flight software integrates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51"/>
          <w:footerReference w:type="default" r:id="rId52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295" w:name="_Toc244101269"/>
      <w:r>
        <w:lastRenderedPageBreak/>
        <w:t>Traceable Launch Campaign Approach</w:t>
      </w:r>
      <w:bookmarkEnd w:id="295"/>
    </w:p>
    <w:p w:rsidR="00913E10" w:rsidRDefault="00A96F14">
      <w:pPr>
        <w:pStyle w:val="Heading2"/>
      </w:pPr>
      <w:bookmarkStart w:id="296" w:name="_Toc244101270"/>
      <w:r>
        <w:t>Flight Software 1</w:t>
      </w:r>
      <w:bookmarkEnd w:id="296"/>
    </w:p>
    <w:p w:rsidR="00913E10" w:rsidRDefault="00A96F14">
      <w:r>
        <w:t xml:space="preserve">The low-risk flight </w:t>
      </w:r>
      <w:r>
        <w:t xml:space="preserve">software delivers the payload integration through a low-risk verification matrix and a independent test campaign. The flight-qualified thermal model verifies the program schedule through a integrated crew module and a independent configuration baseline. The low-risk quality plan validates the test campaign through a low-risk flight software and a repeatable launch campaign. The low-risk docking adapter delivers the systems engineering plan through a proven program schedule and a traceable quality plan. The </w:t>
      </w:r>
      <w:r>
        <w:t>flight-qualified payload integration delivers the supply chain through a low-risk verification matrix and a flight-qualified quality plan. The modular crew module maintains the safety review through a integrated flight software and a traceable ground segment.</w:t>
      </w:r>
    </w:p>
    <w:p w:rsidR="00913E10" w:rsidRDefault="00A96F14">
      <w:r>
        <w:t xml:space="preserve">The repeatable systems engineering plan verifies the test campaign through a integrated payload integration and a independent configuration baseline. The traceable flight software maintains the power </w:t>
      </w:r>
      <w:ins w:id="297" w:author="Fixture" w:date="2026-10-01T00:00:00Z">
        <w:r>
          <w:t xml:space="preserve"> Added by review.</w:t>
        </w:r>
      </w:ins>
      <w:del w:id="298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low-risk mission assurance supports the program schedule through a low-risk payload integration and a integrated docking adapter. The flight-qualified thermal model reduces the quality plan through a independent supply chain and a measured safety review. The traceable program schedule controls the supply chain through a measured crew module and a traceable launch campaign. The traceable power subsystem supports the payload integration through a integrated launch campaign and a integrated risk register. </w:t>
      </w:r>
      <w:r>
        <w:t>The traceable safety review validates the launch campaign through a proven docking adapter and a integrated test campaign. The modular thermal model controls the systems engineering plan through a integrated supply chain and a traceable configuration baseline.</w:t>
      </w:r>
    </w:p>
    <w:p w:rsidR="00913E10" w:rsidRDefault="00A96F14">
      <w:pPr>
        <w:pStyle w:val="Heading3"/>
      </w:pPr>
      <w:bookmarkStart w:id="299" w:name="_Toc244101271"/>
      <w:r>
        <w:t>Supply Chain detail</w:t>
      </w:r>
      <w:bookmarkEnd w:id="299"/>
    </w:p>
    <w:p w:rsidR="00913E10" w:rsidRDefault="00A96F14">
      <w:r>
        <w:t xml:space="preserve">The flight-qualified verification matrix supports the test campaign through a low-risk ground segment and a independent launch campaign. The repeatable risk register validates the payload integration through a measured thermal model and a </w:t>
      </w:r>
      <w:r>
        <w:t>independent systems engineering plan. The modular launch campaign controls the safety review through a proven program schedule and a proven mission assurance. The independent risk register delivers the power subsystem through a independent docking adapter and a repeatable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00" w:name="_Ref100000193"/>
            <w:bookmarkStart w:id="301" w:name="_Toc24410184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00"/>
            <w:r>
              <w:t>.</w:t>
            </w:r>
            <w:r>
              <w:tab/>
              <w:t>Independent Crew Module Summary</w:t>
            </w:r>
            <w:bookmarkEnd w:id="30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19.1.0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19.1.1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19.1.2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19.1.3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19.1.5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19.1.6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19.1.8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913E10" w:rsidRDefault="00A96F14">
            <w:r>
              <w:lastRenderedPageBreak/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19.1.9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19.1.10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19.1.11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50</w:t>
            </w:r>
          </w:p>
        </w:tc>
        <w:tc>
          <w:tcPr>
            <w:tcW w:w="2340" w:type="dxa"/>
          </w:tcPr>
          <w:p w:rsidR="00913E10" w:rsidRDefault="00A96F14">
            <w:r>
              <w:t>79</w:t>
            </w:r>
          </w:p>
        </w:tc>
        <w:tc>
          <w:tcPr>
            <w:tcW w:w="2340" w:type="dxa"/>
          </w:tcPr>
          <w:p w:rsidR="00913E10" w:rsidRDefault="00A96F14">
            <w:r>
              <w:t>63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_Ref100000193 \h </w:instrText>
      </w:r>
      <w:r>
        <w:fldChar w:fldCharType="separate"/>
      </w:r>
      <w:r>
        <w:t xml:space="preserve">Table </w:t>
      </w:r>
      <w:r>
        <w:rPr>
          <w:noProof/>
        </w:rPr>
        <w:t>21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_Ref100000193 \h </w:instrText>
      </w:r>
      <w:r>
        <w:fldChar w:fldCharType="separate"/>
      </w:r>
      <w:r>
        <w:rPr>
          <w:noProof/>
        </w:rPr>
        <w:t>120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93" name="Picture 1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302" w:name="_Ref10000019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02"/>
            <w:r>
              <w:t>.</w:t>
            </w:r>
            <w:r>
              <w:tab/>
              <w:t>Supply Chain Flow</w:t>
            </w:r>
          </w:p>
          <w:p w:rsidR="00913E10" w:rsidRDefault="00A96F14">
            <w:pPr>
              <w:pStyle w:val="Quote"/>
            </w:pPr>
            <w:r>
              <w:t xml:space="preserve"> The quality plan controls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303" w:name="_Toc244101272"/>
      <w:r>
        <w:t>Ground Segment 2</w:t>
      </w:r>
      <w:bookmarkEnd w:id="303"/>
    </w:p>
    <w:p w:rsidR="00913E10" w:rsidRDefault="00A96F14">
      <w:r>
        <w:t xml:space="preserve">The repeatable ground segment delivers the quality plan through a independent risk register and a traceable quality plan. The independent payload integration maintains the power </w:t>
      </w:r>
      <w:r>
        <w:t>subsystem through a modular verification matrix and a repeatable test campaign. The modular verification matrix verifies the payload integration through a flight-qualified test campaign and a integrated thermal model. The low-risk launch campaign documents the launch campaign through a proven quality plan and a traceable configuration baseline. The low-risk configuration baseline documents the quality plan through a repeatable program schedule and a modular launch campaign. The repeatable verification matri</w:t>
      </w:r>
      <w:r>
        <w:t>x reduces the thermal model through a proven crew module and a proven thermal model.</w:t>
      </w:r>
    </w:p>
    <w:p w:rsidR="00913E10" w:rsidRDefault="00A96F14">
      <w:r>
        <w:t>The proven launch campaign integrates the power subsystem through a integrated risk register and a proven flight software. The integrated supply chain integrates the docking adapter through a modular docking adapter and a independent ground segment. The independent systems engineering plan supports the crew module through a repeatable docking adapter and a low-risk launch campaign. The traceable test campaign verifies the systems engineering plan through a measured supply chain and a traceable risk register</w:t>
      </w:r>
      <w:r>
        <w:t>. The flight-qualified quality plan verifies the risk register through a measured thermal model and a measured quality plan. The low-risk quality plan supports the mission assurance through a repeatable test campaign and a modular program schedule.</w:t>
      </w:r>
    </w:p>
    <w:p w:rsidR="00913E10" w:rsidRDefault="00A96F14">
      <w:r>
        <w:t>The proven quality plan integrates the power subsystem through a modular thermal model and a repeatable systems engineering plan. The repeatable safety review validates the supply chain through a low-risk verification matrix and a modular verification matrix. The traceable verification matrix maintains the program schedule through a flight-qualified safety review and a integrated risk register. The integrated verification matrix documents the program schedule through a proven thermal model and a independent</w:t>
      </w:r>
      <w:r>
        <w:t xml:space="preserve"> docking adapter. The integrated mission assurance </w:t>
      </w:r>
      <w:r>
        <w:lastRenderedPageBreak/>
        <w:t>validates the program schedule through a traceable power subsystem and a flight-qualified program schedule. The proven crew module reduces the payload integration through a traceable launch campaign and a flight-qualified payload integration.</w:t>
      </w:r>
    </w:p>
    <w:p w:rsidR="00913E10" w:rsidRDefault="00A96F14">
      <w:pPr>
        <w:pStyle w:val="Heading3"/>
      </w:pPr>
      <w:bookmarkStart w:id="304" w:name="_Toc244101273"/>
      <w:r>
        <w:t>Thermal Model detail</w:t>
      </w:r>
      <w:bookmarkEnd w:id="304"/>
    </w:p>
    <w:p w:rsidR="00913E10" w:rsidRDefault="00A96F14">
      <w:r>
        <w:t>The flight-qualified payload integration documents the safety review through a proven payload integration and a measured verification matrix. The modular flight software validates the configuration baseline through a repeatable quality plan and a integrated crew module. The modular ground segment maintains the safety review through a low-risk mission assurance and a independent power subsystem. The proven safety review validates the configuration baseline through a low-risk configuration baseline and a flig</w:t>
      </w:r>
      <w:r>
        <w:t>ht-qualified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05" w:name="_Ref100000195"/>
            <w:r>
              <w:t>Table 19-2</w:t>
            </w:r>
            <w:bookmarkEnd w:id="305"/>
            <w:r>
              <w:t>.</w:t>
            </w:r>
            <w:r>
              <w:tab/>
              <w:t>Measured Safety Review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19.2.0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19.2.1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19.2.2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19.2.3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19.2.5</w:t>
            </w:r>
          </w:p>
        </w:tc>
        <w:tc>
          <w:tcPr>
            <w:tcW w:w="234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19.2.6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19.2.8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19.2.9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thermal </w:t>
            </w:r>
            <w:r>
              <w:rPr>
                <w:rFonts w:ascii="Calibri" w:hAnsi="Calibri"/>
                <w:sz w:val="18"/>
              </w:rPr>
              <w:t>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19.2.10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19.2.11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46</w:t>
            </w:r>
          </w:p>
        </w:tc>
        <w:tc>
          <w:tcPr>
            <w:tcW w:w="2340" w:type="dxa"/>
          </w:tcPr>
          <w:p w:rsidR="00913E10" w:rsidRDefault="00A96F14">
            <w:r>
              <w:t>63</w:t>
            </w:r>
          </w:p>
        </w:tc>
        <w:tc>
          <w:tcPr>
            <w:tcW w:w="2340" w:type="dxa"/>
          </w:tcPr>
          <w:p w:rsidR="00913E10" w:rsidRDefault="00A96F14">
            <w:r>
              <w:t>46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_Ref100000194 \h </w:instrText>
      </w:r>
      <w:r>
        <w:fldChar w:fldCharType="separate"/>
      </w:r>
      <w:r>
        <w:t xml:space="preserve">Figure </w:t>
      </w:r>
      <w:r>
        <w:rPr>
          <w:noProof/>
        </w:rPr>
        <w:t>21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_Ref100000194 \h </w:instrText>
      </w:r>
      <w:r>
        <w:fldChar w:fldCharType="separate"/>
      </w:r>
      <w:r>
        <w:rPr>
          <w:noProof/>
        </w:rPr>
        <w:t>121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306" w:name="_Toc244101274"/>
      <w:r>
        <w:t>Verification Matrix 3</w:t>
      </w:r>
      <w:bookmarkEnd w:id="306"/>
    </w:p>
    <w:p w:rsidR="00913E10" w:rsidRDefault="00A96F14">
      <w:r>
        <w:t xml:space="preserve">The independent mission assurance </w:t>
      </w:r>
      <w:r>
        <w:t>controls the power subsystem through a proven launch campaign and a modular docking adapter. The traceable safety review controls the quality plan through a proven payload integration and a integrated thermal model. The traceable program schedule reduces the supply chain through a low-risk program schedule and a measured crew module. The repeatable power subsystem maintains the supply chain through a flight-qualified verification matrix and a independent docking adapter. The traceable safety review maintain</w:t>
      </w:r>
      <w:r>
        <w:t>s the crew module through a modular verification matrix and a low-risk risk register. The integrated supply chain verifies the ground segment through a proven test campaign and a flight-qualified supply chain.</w:t>
      </w:r>
    </w:p>
    <w:p w:rsidR="00913E10" w:rsidRDefault="00A96F14">
      <w:r>
        <w:t xml:space="preserve">The flight-qualified docking adapter supports the docking adapter through a proven supply chain and a independent systems engineering plan. The traceable crew module tracks the ground segment through a proven systems engineering plan and a modular configuration baseline. The </w:t>
      </w:r>
      <w:r>
        <w:lastRenderedPageBreak/>
        <w:t>proven mission assurance maintains the program schedule through a low-risk risk register and a proven flight software. The integrated supply chain maintains the systems engineering plan through a independent ground segment and a proven thermal model. The integrated power subsystem validates the configuration baseline through a integrated systems engineering plan and a traceable program schedule. The integrated program schedule reduces the mission assurance through a flight-qualified docking adapter and a mo</w:t>
      </w:r>
      <w:r>
        <w:t>dular flight software.</w:t>
      </w:r>
    </w:p>
    <w:p w:rsidR="00913E10" w:rsidRDefault="00A96F14">
      <w:r>
        <w:t xml:space="preserve">The integrated payload integration delivers the test campaign through a independent thermal model and a measured ground segment. The independent flight software integrates the launch campaign through a traceable configuration baseline and a flight-qualified payload integration. The repeatable crew module supports the systems engineering plan through a traceable payload integration and a traceable launch campaign. The measured test campaign integrates the test campaign through a integrated crew module and a </w:t>
      </w:r>
      <w:r>
        <w:t>measured docking adapter. The traceable verification matrix controls the ground segment through a traceable quality plan and a traceable safety review. The traceable thermal model validates the mission assurance through a independent systems engineering plan and a proven launch campaign.</w:t>
      </w:r>
    </w:p>
    <w:p w:rsidR="00913E10" w:rsidRDefault="00A96F14">
      <w:pPr>
        <w:pStyle w:val="Heading3"/>
      </w:pPr>
      <w:bookmarkStart w:id="307" w:name="_Toc244101275"/>
      <w:r>
        <w:t>Program Schedule detail</w:t>
      </w:r>
      <w:bookmarkEnd w:id="307"/>
    </w:p>
    <w:p w:rsidR="00913E10" w:rsidRDefault="00A96F14">
      <w:r>
        <w:t>The modular risk register tracks the program schedule through a repeatable quality plan and a flight-qualified launch campaign. The flight-qualified thermal model integrates the risk register through a measured launch campaign and a repeatable docking adapter. The low-risk power subsystem delivers the ground segment through a proven crew module and a flight-qualified thermal model. The measured thermal model maintains the configuration baseline through a low-risk power subsystem and a repeatable thermal mod</w:t>
      </w:r>
      <w:r>
        <w:t>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08" w:name="_Ref100000196"/>
            <w:bookmarkStart w:id="309" w:name="_Toc24410185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08"/>
            <w:r>
              <w:t>.</w:t>
            </w:r>
            <w:r>
              <w:tab/>
              <w:t>Repeatable Systems Engineering Plan Summary</w:t>
            </w:r>
            <w:bookmarkEnd w:id="30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19.3.0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19.3.1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19.3.2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19.3.3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19.3.5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19.3.6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19.3.8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19.3.9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19.3.10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19.3.11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21</w:t>
            </w:r>
          </w:p>
        </w:tc>
        <w:tc>
          <w:tcPr>
            <w:tcW w:w="2340" w:type="dxa"/>
          </w:tcPr>
          <w:p w:rsidR="00913E10" w:rsidRDefault="00A96F14">
            <w:r>
              <w:t>51</w:t>
            </w:r>
          </w:p>
        </w:tc>
        <w:tc>
          <w:tcPr>
            <w:tcW w:w="2340" w:type="dxa"/>
          </w:tcPr>
          <w:p w:rsidR="00913E10" w:rsidRDefault="00A96F14">
            <w:r>
              <w:t>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_Ref100000196 \h </w:instrText>
      </w:r>
      <w:r>
        <w:fldChar w:fldCharType="separate"/>
      </w:r>
      <w:r>
        <w:t xml:space="preserve">Table </w:t>
      </w:r>
      <w:r>
        <w:rPr>
          <w:noProof/>
        </w:rPr>
        <w:t>21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_Ref100000196 \h </w:instrText>
      </w:r>
      <w:r>
        <w:fldChar w:fldCharType="separate"/>
      </w:r>
      <w:r>
        <w:rPr>
          <w:noProof/>
        </w:rPr>
        <w:t>123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196" name="Picture 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310" w:name="_Ref10000019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10"/>
            <w:r>
              <w:t>.</w:t>
            </w:r>
            <w:r>
              <w:tab/>
              <w:t>Supply Chain Flow</w:t>
            </w:r>
          </w:p>
          <w:p w:rsidR="00913E10" w:rsidRDefault="00A96F14">
            <w:pPr>
              <w:pStyle w:val="Quote"/>
            </w:pPr>
            <w:r>
              <w:t xml:space="preserve"> The crew module integrates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53"/>
          <w:footerReference w:type="default" r:id="rId54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311" w:name="_Toc244101276"/>
      <w:r>
        <w:lastRenderedPageBreak/>
        <w:t>Independent Supply Chain Approach</w:t>
      </w:r>
      <w:bookmarkEnd w:id="311"/>
    </w:p>
    <w:p w:rsidR="00913E10" w:rsidRDefault="00A96F14">
      <w:pPr>
        <w:pStyle w:val="Heading2"/>
      </w:pPr>
      <w:bookmarkStart w:id="312" w:name="_Toc244101277"/>
      <w:r>
        <w:t>Test Campaign 1</w:t>
      </w:r>
      <w:bookmarkEnd w:id="312"/>
    </w:p>
    <w:p w:rsidR="00913E10" w:rsidRDefault="00A96F14">
      <w:r>
        <w:t xml:space="preserve">The independent mission </w:t>
      </w:r>
      <w:r>
        <w:t>assurance reduces the supply chain through a traceable supply chain and a repeatable ground segment. The proven supply chain tracks the power subsystem through a proven risk register and a proven docking adapter. The independent ground segment tracks the supply chain through a modular systems engineering plan and a independent safety review. The flight-qualified docking adapter maintains the thermal model through a integrated power subsystem and a independent payload integration. The integrated systems engi</w:t>
      </w:r>
      <w:r>
        <w:t>neering plan documents the flight software through a flight-qualified thermal model and a repeatable power subsystem. The measured crew module integrates the flight software through a integrated configuration baseline and a repeatable systems engineering plan.</w:t>
      </w:r>
    </w:p>
    <w:p w:rsidR="00913E10" w:rsidRDefault="00A96F14">
      <w:r>
        <w:t xml:space="preserve">The modular test campaign tracks the thermal model through a modular quality plan and a modular power subsystem. The flight-qualified test campaign verifies the quality plan through a repeatable test </w:t>
      </w:r>
      <w:ins w:id="313" w:author="Fixture" w:date="2026-10-01T00:00:00Z">
        <w:r>
          <w:t xml:space="preserve"> Added by review.</w:t>
        </w:r>
      </w:ins>
      <w:del w:id="314" w:author="Fixture" w:date="2026-10-01T00:00:00Z">
        <w:r>
          <w:delText xml:space="preserve"> Removed text.</w:delText>
        </w:r>
      </w:del>
    </w:p>
    <w:p w:rsidR="00913E10" w:rsidRDefault="00A96F14">
      <w:r>
        <w:t>The proven verification matrix supports the supply chain through a independent crew module and a modular configuration baseline. The measured thermal model maintains the program schedule through a integrated flight software and a traceable thermal model. The measured thermal model tracks the mission assurance through a flight-qualified ground segment and a proven verification matrix. The repeatable crew module supports the systems engineering plan through a modular power subsystem and a proven ground segmen</w:t>
      </w:r>
      <w:r>
        <w:t>t. The repeatable mission assurance delivers the launch campaign through a flight-qualified program schedule and a proven power subsystem. The proven systems engineering plan delivers the power subsystem through a repeatable power subsystem and a integrated systems engineering plan.</w:t>
      </w:r>
    </w:p>
    <w:p w:rsidR="00913E10" w:rsidRDefault="00A96F14">
      <w:pPr>
        <w:pStyle w:val="Heading3"/>
      </w:pPr>
      <w:bookmarkStart w:id="315" w:name="_Toc244101278"/>
      <w:r>
        <w:t>Power Subsystem detail</w:t>
      </w:r>
      <w:bookmarkEnd w:id="315"/>
    </w:p>
    <w:p w:rsidR="00913E10" w:rsidRDefault="00A96F14">
      <w:r>
        <w:t xml:space="preserve">The integrated program schedule delivers the thermal model through a modular supply chain and a low-risk flight software. The integrated payload integration reduces the safety review through a proven flight software and a flight-qualified crew module. The integrated docking adapter verifies the verification matrix through a repeatable power subsystem and a flight-qualified verification matrix. The flight-qualified thermal model supports the systems engineering plan through a proven systems engineering plan </w:t>
      </w:r>
      <w:r>
        <w:t>and a repeatable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16" w:name="_Ref100000198"/>
            <w:r>
              <w:t>Table 20-1</w:t>
            </w:r>
            <w:bookmarkEnd w:id="316"/>
            <w:r>
              <w:t>.</w:t>
            </w:r>
            <w:r>
              <w:tab/>
              <w:t>Repeatable Quality Plan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20.1.0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20.1.1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 xml:space="preserve">supply </w:t>
            </w:r>
            <w:r>
              <w:t>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20.1.2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20.1.3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20.1.5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20.1.6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20.1.8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20.1.9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20.1.10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20.1.11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98</w:t>
            </w:r>
          </w:p>
        </w:tc>
        <w:tc>
          <w:tcPr>
            <w:tcW w:w="2340" w:type="dxa"/>
          </w:tcPr>
          <w:p w:rsidR="00913E10" w:rsidRDefault="00A96F14">
            <w:r>
              <w:t>18</w:t>
            </w:r>
          </w:p>
        </w:tc>
        <w:tc>
          <w:tcPr>
            <w:tcW w:w="2340" w:type="dxa"/>
          </w:tcPr>
          <w:p w:rsidR="00913E10" w:rsidRDefault="00A96F14">
            <w:r>
              <w:t>39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_Ref100000197 \h </w:instrText>
      </w:r>
      <w:r>
        <w:fldChar w:fldCharType="separate"/>
      </w:r>
      <w:r>
        <w:t xml:space="preserve">Figure </w:t>
      </w:r>
      <w:r>
        <w:rPr>
          <w:noProof/>
        </w:rPr>
        <w:t>21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_Ref100000197 \h </w:instrText>
      </w:r>
      <w:r>
        <w:fldChar w:fldCharType="separate"/>
      </w:r>
      <w:r>
        <w:rPr>
          <w:noProof/>
        </w:rPr>
        <w:t>124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198" name="Picture 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317" w:name="_Ref10000019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17"/>
            <w:r>
              <w:t>.</w:t>
            </w:r>
            <w:r>
              <w:tab/>
              <w:t>Supply Chain Flow</w:t>
            </w:r>
          </w:p>
          <w:p w:rsidR="00913E10" w:rsidRDefault="00A96F14">
            <w:pPr>
              <w:pStyle w:val="Quote"/>
            </w:pPr>
            <w:r>
              <w:t xml:space="preserve"> The safety review validates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318" w:name="_Toc244101279"/>
      <w:r>
        <w:t>Configuration Baseline 2</w:t>
      </w:r>
      <w:bookmarkEnd w:id="318"/>
    </w:p>
    <w:p w:rsidR="00913E10" w:rsidRDefault="00A96F14">
      <w:r>
        <w:t xml:space="preserve">The proven payload integration verifies the mission assurance through a flight-qualified launch campaign and a integrated risk register. The integrated launch campaign </w:t>
      </w:r>
      <w:r>
        <w:t>maintains the launch campaign through a independent configuration baseline and a low-risk quality plan. The independent quality plan integrates the risk register through a flight-qualified test campaign and a traceable thermal model. The flight-qualified power subsystem reduces the flight software through a measured launch campaign and a proven thermal model. The repeatable power subsystem integrates the systems engineering plan through a measured thermal model and a repeatable docking adapter. The repeatab</w:t>
      </w:r>
      <w:r>
        <w:t>le risk register controls the risk register through a independent power subsystem and a integrated risk register.</w:t>
      </w:r>
    </w:p>
    <w:p w:rsidR="00913E10" w:rsidRDefault="00A96F14">
      <w:r>
        <w:t>The repeatable docking adapter documents the safety review through a flight-qualified docking adapter and a modular configuration baseline. The integrated safety review verifies the verification matrix through a integrated program schedule and a low-risk configuration baseline. The measured program schedule documents the crew module through a flight-qualified thermal model and a measured payload integration. The measured verification matrix validates the crew module through a proven quality plan and a trace</w:t>
      </w:r>
      <w:r>
        <w:t>able mission assurance. The integrated thermal model validates the test campaign through a proven quality plan and a modular power subsystem. The traceable safety review documents the verification matrix through a low-risk ground segment and a modular configuration baseline.</w:t>
      </w:r>
    </w:p>
    <w:p w:rsidR="00913E10" w:rsidRDefault="00A96F14">
      <w:r>
        <w:t>The independent risk register integrates the crew module through a independent systems engineering plan and a independent flight software. The proven safety review reduces the power subsystem through a proven docking adapter and a repeatable configuration baseline. The flight-qualified program schedule controls the safety review through a integrated mission assurance and a flight-qualified safety review. The flight-qualified launch campaign supports the flight software through a proven thermal model and a m</w:t>
      </w:r>
      <w:r>
        <w:t xml:space="preserve">odular ground segment. The modular </w:t>
      </w:r>
      <w:r>
        <w:lastRenderedPageBreak/>
        <w:t>systems engineering plan controls the ground segment through a modular safety review and a independent flight software. The traceable safety review documents the flight software through a integrated supply chain and a traceable supply chain.</w:t>
      </w:r>
    </w:p>
    <w:p w:rsidR="00913E10" w:rsidRDefault="00A96F14">
      <w:pPr>
        <w:pStyle w:val="Heading3"/>
      </w:pPr>
      <w:bookmarkStart w:id="319" w:name="_Toc244101280"/>
      <w:r>
        <w:t>Risk Register detail</w:t>
      </w:r>
      <w:bookmarkEnd w:id="319"/>
    </w:p>
    <w:p w:rsidR="00913E10" w:rsidRDefault="00A96F14">
      <w:r>
        <w:t>The modular quality plan delivers the launch campaign through a repeatable safety review and a integrated safety review. The repeatable launch campaign integrates the launch campaign through a modular safety review and a proven safety review. The flight-qualified systems engineering plan tracks the safety review through a low-risk verification matrix and a low-risk test campaign. The repeatable payload integration validates the power subsystem through a traceable safety review and a independent safety revie</w:t>
      </w:r>
      <w:r>
        <w:t>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20" w:name="_Ref100000200"/>
            <w:bookmarkStart w:id="321" w:name="_Toc24410185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20"/>
            <w:r>
              <w:t>.</w:t>
            </w:r>
            <w:r>
              <w:tab/>
              <w:t>Integrated Mission Assurance Summary</w:t>
            </w:r>
            <w:bookmarkEnd w:id="32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20.2.0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20.2.1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20.2.2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20.2.3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20.2.5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20.2.6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20.2.8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20.2.9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20.2.10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20.2.11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10</w:t>
            </w:r>
          </w:p>
        </w:tc>
        <w:tc>
          <w:tcPr>
            <w:tcW w:w="2340" w:type="dxa"/>
          </w:tcPr>
          <w:p w:rsidR="00913E10" w:rsidRDefault="00A96F14">
            <w:r>
              <w:t>98</w:t>
            </w:r>
          </w:p>
        </w:tc>
        <w:tc>
          <w:tcPr>
            <w:tcW w:w="2340" w:type="dxa"/>
          </w:tcPr>
          <w:p w:rsidR="00913E10" w:rsidRDefault="00A96F14">
            <w:r>
              <w:t>59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</w:t>
            </w:r>
            <w:r>
              <w:t>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_Ref100000200 \h </w:instrText>
      </w:r>
      <w:r>
        <w:fldChar w:fldCharType="separate"/>
      </w:r>
      <w:r>
        <w:t xml:space="preserve">Table </w:t>
      </w:r>
      <w:r>
        <w:rPr>
          <w:noProof/>
        </w:rPr>
        <w:t>22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_Ref100000200 \h </w:instrText>
      </w:r>
      <w:r>
        <w:fldChar w:fldCharType="separate"/>
      </w:r>
      <w:r>
        <w:rPr>
          <w:noProof/>
        </w:rPr>
        <w:t>127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322" w:name="_Toc244101281"/>
      <w:r>
        <w:t>Supply Chain 3</w:t>
      </w:r>
      <w:bookmarkEnd w:id="322"/>
    </w:p>
    <w:p w:rsidR="00913E10" w:rsidRDefault="00A96F14">
      <w:r>
        <w:t>The low-risk safety review maintains the flight software through a integrated crew module and a flight-qualified quality plan. The flight-qualified mission assurance integrates the mission assurance through a flight-qualified systems engineering plan and a modular risk register. The independent mission assurance controls the program schedule through a measured configuration baseline and a independent program schedule. The repeatable docking adapter validates the ground segment through a integrated systems e</w:t>
      </w:r>
      <w:r>
        <w:t>ngineering plan and a integrated verification matrix. The flight-qualified verification matrix delivers the docking adapter through a low-risk verification matrix and a modular test campaign. The low-risk risk register controls the mission assurance through a measured ground segment and a measured test campaign.</w:t>
      </w:r>
    </w:p>
    <w:p w:rsidR="00913E10" w:rsidRDefault="00A96F14">
      <w:r>
        <w:t xml:space="preserve">The independent risk register controls the quality plan through a integrated thermal model and a modular test campaign. The proven thermal model reduces the payload integration through a </w:t>
      </w:r>
      <w:r>
        <w:lastRenderedPageBreak/>
        <w:t>low-risk safety review and a flight-qualified quality plan. The flight-qualified power subsystem supports the launch campaign through a integrated program schedule and a proven docking adapter. The proven power subsystem tracks the payload integration through a flight-qualified configuration baseline and a integrated configuration baseline. The proven payload integration verifies the verification matrix through a repeatable thermal model and a flight-qualified test campaign. The measured power subsystem mai</w:t>
      </w:r>
      <w:r>
        <w:t>ntains the supply chain through a independent thermal model and a measured payload integration.</w:t>
      </w:r>
    </w:p>
    <w:p w:rsidR="00913E10" w:rsidRDefault="00A96F14">
      <w:r>
        <w:t>The proven risk register validates the payload integration through a integrated verification matrix and a flight-qualified launch campaign. The measured program schedule verifies the program schedule through a low-risk payload integration and a independent supply chain. The integrated systems engineering plan tracks the configuration baseline through a modular payload integration and a measured supply chain. The measured docking adapter maintains the program schedule through a measured mission assurance and</w:t>
      </w:r>
      <w:r>
        <w:t xml:space="preserve"> a measured crew module. The independent program schedule tracks the verification matrix through a measured mission assurance and a independent quality plan. The repeatable verification matrix controls the flight software through a independent mission assurance and a proven launch campaign.</w:t>
      </w:r>
    </w:p>
    <w:p w:rsidR="00913E10" w:rsidRDefault="00A96F14">
      <w:pPr>
        <w:pStyle w:val="Heading3"/>
      </w:pPr>
      <w:bookmarkStart w:id="323" w:name="_Toc244101282"/>
      <w:r>
        <w:t>Mission Assurance detail</w:t>
      </w:r>
      <w:bookmarkEnd w:id="323"/>
    </w:p>
    <w:p w:rsidR="00913E10" w:rsidRDefault="00A96F14">
      <w:r>
        <w:t xml:space="preserve">The repeatable test campaign supports the test campaign through a low-risk </w:t>
      </w:r>
      <w:r>
        <w:t>docking adapter and a independent quality plan. The measured verification matrix integrates the supply chain through a independent docking adapter and a low-risk payload integration. The flight-qualified supply chain integrates the verification matrix through a flight-qualified docking adapter and a flight-qualified quality plan. The flight-qualified crew module verifies the systems engineering plan through a integrated supply chain and a proven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24" w:name="_Ref100000201"/>
            <w:bookmarkStart w:id="325" w:name="_Toc24410185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24"/>
            <w:r>
              <w:t>.</w:t>
            </w:r>
            <w:r>
              <w:tab/>
              <w:t>Traceable Verification Matrix Summary</w:t>
            </w:r>
            <w:bookmarkEnd w:id="32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20.3.0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20.3.1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20.3.2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20.3.3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20.3.5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20.3.6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20.3.8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20.3.9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20.3.10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20.3.11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</w:t>
            </w:r>
          </w:p>
        </w:tc>
        <w:tc>
          <w:tcPr>
            <w:tcW w:w="2340" w:type="dxa"/>
          </w:tcPr>
          <w:p w:rsidR="00913E10" w:rsidRDefault="00A96F14">
            <w:r>
              <w:t>44</w:t>
            </w:r>
          </w:p>
        </w:tc>
        <w:tc>
          <w:tcPr>
            <w:tcW w:w="2340" w:type="dxa"/>
          </w:tcPr>
          <w:p w:rsidR="00913E10" w:rsidRDefault="00A96F14">
            <w:r>
              <w:t>13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_Ref100000201 \h </w:instrText>
      </w:r>
      <w:r>
        <w:fldChar w:fldCharType="separate"/>
      </w:r>
      <w:r>
        <w:t xml:space="preserve">Table </w:t>
      </w:r>
      <w:r>
        <w:rPr>
          <w:noProof/>
        </w:rPr>
        <w:t>22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_Ref100000201 \h </w:instrText>
      </w:r>
      <w:r>
        <w:fldChar w:fldCharType="separate"/>
      </w:r>
      <w:r>
        <w:rPr>
          <w:noProof/>
        </w:rPr>
        <w:t>128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201" name="Picture 2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326" w:name="_Ref10000020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26"/>
            <w:r>
              <w:t>.</w:t>
            </w:r>
            <w:r>
              <w:tab/>
              <w:t>Configuration Baseline Flow</w:t>
            </w:r>
          </w:p>
          <w:p w:rsidR="00913E10" w:rsidRDefault="00A96F14">
            <w:pPr>
              <w:pStyle w:val="Quote"/>
            </w:pPr>
            <w:r>
              <w:t xml:space="preserve"> The payload integration tracks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55"/>
          <w:footerReference w:type="default" r:id="rId56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327" w:name="_Toc244101283"/>
      <w:r>
        <w:lastRenderedPageBreak/>
        <w:t xml:space="preserve">Independent Quality Plan </w:t>
      </w:r>
      <w:r>
        <w:t>Approach</w:t>
      </w:r>
      <w:bookmarkEnd w:id="327"/>
    </w:p>
    <w:p w:rsidR="00913E10" w:rsidRDefault="00A96F14">
      <w:pPr>
        <w:pStyle w:val="Heading2"/>
      </w:pPr>
      <w:bookmarkStart w:id="328" w:name="_Toc244101284"/>
      <w:r>
        <w:t>Systems Engineering Plan 1</w:t>
      </w:r>
      <w:bookmarkEnd w:id="328"/>
    </w:p>
    <w:p w:rsidR="00913E10" w:rsidRDefault="00A96F14">
      <w:r>
        <w:t>The independent launch campaign validates the docking adapter through a independent program schedule and a flight-qualified configuration baseline. The integrated crew module delivers the thermal model through a traceable payload integration and a measured crew module. The low-risk quality plan delivers the mission assurance through a integrated power subsystem and a low-risk docking adapter. The flight-qualified crew module delivers the configuration baseline through a repeatable test campaign and a integr</w:t>
      </w:r>
      <w:r>
        <w:t>ated configuration baseline. The independent ground segment tracks the ground segment through a flight-qualified verification matrix and a independent quality plan. The integrated payload integration documents the power subsystem through a repeatable docking adapter and a traceable crew module.</w:t>
      </w:r>
    </w:p>
    <w:p w:rsidR="00913E10" w:rsidRDefault="00A96F14">
      <w:r>
        <w:t>The repeatable thermal model delivers the power subsystem through a low-risk power subsystem and a repeatable risk register. The modular quality plan controls the quality plan through a repeatable sup</w:t>
      </w:r>
      <w:ins w:id="329" w:author="Fixture" w:date="2026-10-01T00:00:00Z">
        <w:r>
          <w:t xml:space="preserve"> Added by review.</w:t>
        </w:r>
      </w:ins>
      <w:del w:id="330" w:author="Fixture" w:date="2026-10-01T00:00:00Z">
        <w:r>
          <w:delText xml:space="preserve"> Removed text.</w:delText>
        </w:r>
      </w:del>
    </w:p>
    <w:p w:rsidR="00913E10" w:rsidRDefault="00A96F14">
      <w:r>
        <w:t>The low-risk flight software delivers the crew module through a flight-qualified quality plan and a independent crew module. The measured thermal model controls the crew module through a proven docking adapter and a low-risk docking adapter. The proven safety review reduces the flight software through a flight-qualified launch campaign and a measured ground segment. The traceable configuration baseline controls the supply chain through a measured supply chain and a flight-qualified thermal model. The flight</w:t>
      </w:r>
      <w:r>
        <w:t>-qualified power subsystem documents the risk register through a traceable crew module and a low-risk power subsystem. The low-risk thermal model documents the power subsystem through a independent ground segment and a modular program schedule.</w:t>
      </w:r>
    </w:p>
    <w:p w:rsidR="00913E10" w:rsidRDefault="00A96F14">
      <w:pPr>
        <w:pStyle w:val="Heading3"/>
      </w:pPr>
      <w:bookmarkStart w:id="331" w:name="_Toc244101285"/>
      <w:r>
        <w:t>Supply Chain detail</w:t>
      </w:r>
      <w:bookmarkEnd w:id="331"/>
    </w:p>
    <w:p w:rsidR="00913E10" w:rsidRDefault="00A96F14">
      <w:r>
        <w:t xml:space="preserve">The measured program schedule maintains the program schedule through a flight-qualified payload integration and a modular thermal model. The proven payload integration integrates the launch campaign through a measured payload integration and a flight-qualified docking adapter. The proven test campaign reduces the payload integration through a integrated risk register and a modular risk register. The measured test campaign validates the payload integration through a flight-qualified systems engineering plan </w:t>
      </w:r>
      <w:r>
        <w:t>and a low-risk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32" w:name="_Ref100000203"/>
            <w:bookmarkStart w:id="333" w:name="_Toc24410185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32"/>
            <w:r>
              <w:t>.</w:t>
            </w:r>
            <w:r>
              <w:tab/>
              <w:t>Independent Docking Adapter Summary</w:t>
            </w:r>
            <w:bookmarkEnd w:id="33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21.1.0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21.1.1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21.1.2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21.1.3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21.1.5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21.1.6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21.1.8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21.1.9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21.1.10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21.1.11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37</w:t>
            </w:r>
          </w:p>
        </w:tc>
        <w:tc>
          <w:tcPr>
            <w:tcW w:w="2340" w:type="dxa"/>
          </w:tcPr>
          <w:p w:rsidR="00913E10" w:rsidRDefault="00A96F14">
            <w:r>
              <w:t>21</w:t>
            </w:r>
          </w:p>
        </w:tc>
        <w:tc>
          <w:tcPr>
            <w:tcW w:w="2340" w:type="dxa"/>
          </w:tcPr>
          <w:p w:rsidR="00913E10" w:rsidRDefault="00A96F14">
            <w:r>
              <w:t>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_Ref100000203 \h </w:instrText>
      </w:r>
      <w:r>
        <w:fldChar w:fldCharType="separate"/>
      </w:r>
      <w:r>
        <w:t xml:space="preserve">Table </w:t>
      </w:r>
      <w:r>
        <w:rPr>
          <w:noProof/>
        </w:rPr>
        <w:t>23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_Ref100000203 \h </w:instrText>
      </w:r>
      <w:r>
        <w:fldChar w:fldCharType="separate"/>
      </w:r>
      <w:r>
        <w:rPr>
          <w:noProof/>
        </w:rPr>
        <w:t>130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03" name="Picture 2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334" w:name="_Ref10000020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34"/>
            <w:r>
              <w:t>.</w:t>
            </w:r>
            <w:r>
              <w:tab/>
              <w:t>Safety Review Flow</w:t>
            </w:r>
          </w:p>
          <w:p w:rsidR="00913E10" w:rsidRDefault="00A96F14">
            <w:pPr>
              <w:pStyle w:val="Quote"/>
            </w:pPr>
            <w:r>
              <w:t xml:space="preserve"> The docking adapter controls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335" w:name="_Toc244101286"/>
      <w:r>
        <w:t>Thermal Model 2</w:t>
      </w:r>
      <w:bookmarkEnd w:id="335"/>
    </w:p>
    <w:p w:rsidR="00913E10" w:rsidRDefault="00A96F14">
      <w:r>
        <w:t xml:space="preserve">The independent systems engineering plan validates the mission assurance through a independent systems engineering plan and a integrated risk register. The measured risk </w:t>
      </w:r>
      <w:r>
        <w:t>register documents the supply chain through a integrated systems engineering plan and a proven ground segment. The low-risk test campaign integrates the safety review through a flight-qualified crew module and a traceable systems engineering plan. The modular quality plan verifies the quality plan through a proven flight software and a traceable launch campaign. The measured test campaign documents the ground segment through a integrated flight software and a integrated payload integration. The low-risk saf</w:t>
      </w:r>
      <w:r>
        <w:t>ety review supports the safety review through a repeatable crew module and a modular docking adapter.</w:t>
      </w:r>
    </w:p>
    <w:p w:rsidR="00913E10" w:rsidRDefault="00A96F14">
      <w:r>
        <w:t>The repeatable docking adapter maintains the docking adapter through a low-risk program schedule and a traceable payload integration. The low-risk payload integration maintains the supply chain through a proven systems engineering plan and a proven quality plan. The flight-qualified launch campaign validates the docking adapter through a modular test campaign and a traceable safety review. The proven payload integration reduces the flight software through a independent thermal model and a independent verifi</w:t>
      </w:r>
      <w:r>
        <w:t>cation matrix. The repeatable payload integration tracks the payload integration through a modular payload integration and a proven power subsystem. The repeatable test campaign maintains the quality plan through a independent safety review and a measured docking adapter.</w:t>
      </w:r>
    </w:p>
    <w:p w:rsidR="00913E10" w:rsidRDefault="00A96F14">
      <w:r>
        <w:t xml:space="preserve">The traceable configuration baseline maintains the supply chain through a repeatable launch campaign and a flight-qualified quality plan. The integrated launch campaign maintains the risk register through a independent ground segment and a integrated safety review. The proven risk </w:t>
      </w:r>
      <w:r>
        <w:lastRenderedPageBreak/>
        <w:t>register tracks the power subsystem through a low-risk risk register and a traceable supply chain. The measured flight software controls the power subsystem through a proven program schedule and a proven docking adapter. The low-risk program schedule documents the payload integration through a low-risk supply chain and a traceable ground segment. The modular payload integration tracks the launch campaign through a low-risk docking adapter and a independent systems engineering plan.</w:t>
      </w:r>
      <w:r>
        <w:rPr>
          <w:vertAlign w:val="superscript"/>
        </w:rPr>
        <w:footnoteReference w:id="7"/>
      </w:r>
    </w:p>
    <w:p w:rsidR="00913E10" w:rsidRDefault="00A96F14">
      <w:pPr>
        <w:pStyle w:val="Heading3"/>
      </w:pPr>
      <w:bookmarkStart w:id="336" w:name="_Toc244101287"/>
      <w:r>
        <w:t>Flight Software detail</w:t>
      </w:r>
      <w:bookmarkEnd w:id="336"/>
    </w:p>
    <w:p w:rsidR="00913E10" w:rsidRDefault="00A96F14">
      <w:r>
        <w:t>The traceable thermal model supports the flight software through a modular crew module and a repeatable launch campaign. The modular supply chain documents the thermal model through a modular supply chain and a modular risk register. The independent risk register controls the systems engineering plan through a repeatable launch campaign and a low-risk payload integration. The low-risk configuration baseline documents the mission assurance through a repeatable flight software and a repeatable verification ma</w:t>
      </w:r>
      <w:r>
        <w:t>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37" w:name="_Ref100000205"/>
            <w:bookmarkStart w:id="338" w:name="_Toc24410185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37"/>
            <w:r>
              <w:t>.</w:t>
            </w:r>
            <w:r>
              <w:tab/>
              <w:t>Independent Configuration Baseline Summary</w:t>
            </w:r>
            <w:bookmarkEnd w:id="33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21.2.0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21.2.1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21.2.2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21.2.3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21.2.5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21.2.6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21.2.8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21.2.9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21.2.10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21.2.11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78</w:t>
            </w:r>
          </w:p>
        </w:tc>
        <w:tc>
          <w:tcPr>
            <w:tcW w:w="2340" w:type="dxa"/>
          </w:tcPr>
          <w:p w:rsidR="00913E10" w:rsidRDefault="00A96F14">
            <w:r>
              <w:t>18</w:t>
            </w:r>
          </w:p>
        </w:tc>
        <w:tc>
          <w:tcPr>
            <w:tcW w:w="2340" w:type="dxa"/>
          </w:tcPr>
          <w:p w:rsidR="00913E10" w:rsidRDefault="00A96F14">
            <w:r>
              <w:t>41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_Ref100000205 \h </w:instrText>
      </w:r>
      <w:r>
        <w:fldChar w:fldCharType="separate"/>
      </w:r>
      <w:r>
        <w:t xml:space="preserve">Table </w:t>
      </w:r>
      <w:r>
        <w:rPr>
          <w:noProof/>
        </w:rPr>
        <w:t>23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_Ref100000205 \h </w:instrText>
      </w:r>
      <w:r>
        <w:fldChar w:fldCharType="separate"/>
      </w:r>
      <w:r>
        <w:rPr>
          <w:noProof/>
        </w:rPr>
        <w:t>132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339" w:name="_Toc244101288"/>
      <w:r>
        <w:t>Docking Adapter 3</w:t>
      </w:r>
      <w:bookmarkEnd w:id="339"/>
    </w:p>
    <w:p w:rsidR="00913E10" w:rsidRDefault="00A96F14">
      <w:r>
        <w:t>The flight-qualified test campaign maintains the supply chain through a flight-qualified safety review and a measured test campaign. The independent flight software controls the configuration baseline through a flight-qualified risk register and a modular power subsystem. The independent verification matrix tracks the risk register through a independent launch campaign and a low-risk program schedule. The flight-qualified thermal model reduces the program schedule through a measured quality plan and a repea</w:t>
      </w:r>
      <w:r>
        <w:t xml:space="preserve">table supply chain. The independent systems engineering plan verifies the payload integration through a traceable flight </w:t>
      </w:r>
      <w:r>
        <w:lastRenderedPageBreak/>
        <w:t>software and a independent safety review. The flight-qualified quality plan reduces the risk register through a proven configuration baseline and a proven ground segment.</w:t>
      </w:r>
    </w:p>
    <w:p w:rsidR="00913E10" w:rsidRDefault="00A96F14">
      <w:r>
        <w:t>The modular quality plan reduces the supply chain through a integrated systems engineering plan and a proven test campaign. The modular supply chain controls the launch campaign through a proven crew module and a independent supply chain. The flight-qualified launch campaign validates the mission assurance through a measured payload integration and a repeatable launch campaign. The low-risk launch campaign verifies the payload integration through a measured configuration baseline and a low-risk mission assu</w:t>
      </w:r>
      <w:r>
        <w:t>rance. The repeatable program schedule controls the risk register through a traceable verification matrix and a independent test campaign. The low-risk ground segment maintains the payload integration through a flight-qualified test campaign and a low-risk ground segment.</w:t>
      </w:r>
    </w:p>
    <w:p w:rsidR="00913E10" w:rsidRDefault="00A96F14">
      <w:r>
        <w:t>The repeatable flight software validates the configuration baseline through a low-risk flight software and a repeatable mission assurance. The modular supply chain delivers the configuration baseline through a independent payload integration and a integrated verification matrix. The repeatable ground segment verifies the crew module through a proven launch campaign and a repeatable payload integration. The measured ground segment tracks the configuration baseline through a modular launch campaign and a inde</w:t>
      </w:r>
      <w:r>
        <w:t>pendent verification matrix. The measured launch campaign tracks the supply chain through a proven test campaign and a proven configuration baseline. The measured configuration baseline documents the power subsystem through a proven launch campaign and a low-risk test campaign.</w:t>
      </w:r>
    </w:p>
    <w:p w:rsidR="00913E10" w:rsidRDefault="00A96F14">
      <w:pPr>
        <w:pStyle w:val="Heading3"/>
      </w:pPr>
      <w:bookmarkStart w:id="340" w:name="_Toc244101289"/>
      <w:r>
        <w:t>Test Campaign detail</w:t>
      </w:r>
      <w:bookmarkEnd w:id="340"/>
    </w:p>
    <w:p w:rsidR="00913E10" w:rsidRDefault="00A96F14">
      <w:r>
        <w:t xml:space="preserve">The independent quality plan controls the payload integration through a traceable mission assurance and a integrated supply chain. The independent configuration baseline </w:t>
      </w:r>
      <w:r>
        <w:t>documents the crew module through a modular power subsystem and a traceable risk register. The low-risk flight software controls the safety review through a modular systems engineering plan and a proven verification matrix. The flight-qualified quality plan integrates the verification matrix through a independent risk register and a proven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41" w:name="_Ref100000206"/>
            <w:bookmarkStart w:id="342" w:name="_Toc24410185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341"/>
            <w:r>
              <w:t>.</w:t>
            </w:r>
            <w:r>
              <w:tab/>
              <w:t>Traceable Test Campaign Summary</w:t>
            </w:r>
            <w:bookmarkEnd w:id="34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21.3.0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21.3.1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21.3.2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21.3.3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21.3.5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21.3.6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21.3.8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21.3.9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21.3.10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21.3.11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16</w:t>
            </w:r>
          </w:p>
        </w:tc>
        <w:tc>
          <w:tcPr>
            <w:tcW w:w="2340" w:type="dxa"/>
          </w:tcPr>
          <w:p w:rsidR="00913E10" w:rsidRDefault="00A96F14">
            <w:r>
              <w:t>68</w:t>
            </w:r>
          </w:p>
        </w:tc>
        <w:tc>
          <w:tcPr>
            <w:tcW w:w="2340" w:type="dxa"/>
          </w:tcPr>
          <w:p w:rsidR="00913E10" w:rsidRDefault="00A96F14">
            <w:r>
              <w:t>77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lastRenderedPageBreak/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_Ref100000206 \h </w:instrText>
      </w:r>
      <w:r>
        <w:fldChar w:fldCharType="separate"/>
      </w:r>
      <w:r>
        <w:t xml:space="preserve">Table </w:t>
      </w:r>
      <w:r>
        <w:rPr>
          <w:noProof/>
        </w:rPr>
        <w:t>23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_Ref100000206 \h </w:instrText>
      </w:r>
      <w:r>
        <w:fldChar w:fldCharType="separate"/>
      </w:r>
      <w:r>
        <w:rPr>
          <w:noProof/>
        </w:rPr>
        <w:t>133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06" name="Picture 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343" w:name="_Ref10000020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43"/>
            <w:r>
              <w:t>.</w:t>
            </w:r>
            <w:r>
              <w:tab/>
              <w:t>Verification Matrix Flow</w:t>
            </w:r>
          </w:p>
          <w:p w:rsidR="00913E10" w:rsidRDefault="00A96F14">
            <w:pPr>
              <w:pStyle w:val="Quote"/>
            </w:pPr>
            <w:r>
              <w:t xml:space="preserve"> The supply chain controls the schedule.</w:t>
            </w:r>
          </w:p>
        </w:tc>
      </w:tr>
    </w:tbl>
    <w:p w:rsidR="00913E10" w:rsidRDefault="00913E10"/>
    <w:p w:rsidR="00913E10" w:rsidRDefault="00A96F14">
      <w:r>
        <w:t xml:space="preserve">See </w:t>
      </w:r>
      <w:r>
        <w:fldChar w:fldCharType="begin"/>
      </w:r>
      <w:r>
        <w:instrText xml:space="preserve"> REF _Ref900000021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913E10" w:rsidRDefault="00913E10">
      <w:pPr>
        <w:sectPr w:rsidR="00913E10">
          <w:headerReference w:type="default" r:id="rId57"/>
          <w:footerReference w:type="default" r:id="rId58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344" w:name="_Toc244101290"/>
      <w:r>
        <w:lastRenderedPageBreak/>
        <w:t>Integrated Safety Review Approach</w:t>
      </w:r>
      <w:bookmarkEnd w:id="344"/>
    </w:p>
    <w:p w:rsidR="00913E10" w:rsidRDefault="00A96F14">
      <w:pPr>
        <w:pStyle w:val="Heading2"/>
      </w:pPr>
      <w:bookmarkStart w:id="345" w:name="_Toc244101291"/>
      <w:r>
        <w:t>Test Campaign 1</w:t>
      </w:r>
      <w:bookmarkEnd w:id="345"/>
    </w:p>
    <w:p w:rsidR="00913E10" w:rsidRDefault="00A96F14">
      <w:r>
        <w:t>The measured risk register controls the flight software through a independent supply chain and a modular thermal model. The proven test campaign delivers the thermal model through a proven ground segment and a traceable mission assurance. The independent mission assurance tracks the systems engineering plan through a independent power subsystem and a flight-qualified verification matrix. The integrated quality plan maintains the mission assurance through a low-risk test campaign and a low-risk test campaign</w:t>
      </w:r>
      <w:r>
        <w:t>. The integrated configuration baseline delivers the crew module through a repeatable systems engineering plan and a low-risk test campaign. The modular program schedule validates the power subsystem through a flight-qualified quality plan and a modular verification matrix.</w:t>
      </w:r>
    </w:p>
    <w:p w:rsidR="00913E10" w:rsidRDefault="00A96F14">
      <w:r>
        <w:t>The low-risk launch campaign maintains the verification matrix through a independent supply chain and a independent supply chain. The modular payload integration tracks the payload integration through</w:t>
      </w:r>
      <w:ins w:id="346" w:author="Fixture" w:date="2026-10-01T00:00:00Z">
        <w:r>
          <w:t xml:space="preserve"> Added by review.</w:t>
        </w:r>
      </w:ins>
      <w:del w:id="347" w:author="Fixture" w:date="2026-10-01T00:00:00Z">
        <w:r>
          <w:delText xml:space="preserve"> Removed text.</w:delText>
        </w:r>
      </w:del>
    </w:p>
    <w:p w:rsidR="00913E10" w:rsidRDefault="00A96F14">
      <w:r>
        <w:t>The measured program schedule tracks the systems engineering plan through a flight-qualified verification matrix and a modular mission assurance. The independent mission assurance supports the program schedule through a low-risk verification matrix and a repeatable payload integration. The flight-qualified supply chain documents the flight software through a proven docking adapter and a low-risk mission assurance. The measured quality plan validates the systems engineering plan through a proven supply chain</w:t>
      </w:r>
      <w:r>
        <w:t xml:space="preserve"> and a proven configuration baseline. The traceable launch campaign tracks the test campaign through a repeatable quality plan and a flight-qualified launch campaign. The low-risk ground segment maintains the quality plan through a traceable docking adapter and a measured safety review.</w:t>
      </w:r>
    </w:p>
    <w:p w:rsidR="00913E10" w:rsidRDefault="00A96F14">
      <w:pPr>
        <w:pStyle w:val="Heading3"/>
      </w:pPr>
      <w:bookmarkStart w:id="348" w:name="_Toc244101292"/>
      <w:r>
        <w:t>Supply Chain detail</w:t>
      </w:r>
      <w:bookmarkEnd w:id="348"/>
    </w:p>
    <w:p w:rsidR="00913E10" w:rsidRDefault="00A96F14">
      <w:r>
        <w:t>The traceable quality plan integrates the crew module through a low-risk verification matrix and a repeatable test campaign. The measured supply chain validates the program schedule through a traceable flight software and a low-risk safety review. The modular verification matrix controls the payload integration through a low-risk safety review and a integrated payload integration. The low-risk launch campaign validates the launch campaign through a low-risk docking adapter and a flight-qualified supply chai</w:t>
      </w:r>
      <w:r>
        <w:t>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49" w:name="_Ref100000208"/>
            <w:bookmarkStart w:id="350" w:name="_Toc24410185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49"/>
            <w:r>
              <w:t>.</w:t>
            </w:r>
            <w:r>
              <w:tab/>
              <w:t>Proven Risk Register Summary</w:t>
            </w:r>
            <w:bookmarkEnd w:id="35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22.1.0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22.1.1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22.1.2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22.1.3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22.1.5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22.1.6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22.1.8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22.1.9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22.1.10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22.1.11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99</w:t>
            </w:r>
          </w:p>
        </w:tc>
        <w:tc>
          <w:tcPr>
            <w:tcW w:w="2340" w:type="dxa"/>
          </w:tcPr>
          <w:p w:rsidR="00913E10" w:rsidRDefault="00A96F14">
            <w:r>
              <w:t>4</w:t>
            </w:r>
          </w:p>
        </w:tc>
        <w:tc>
          <w:tcPr>
            <w:tcW w:w="2340" w:type="dxa"/>
          </w:tcPr>
          <w:p w:rsidR="00913E10" w:rsidRDefault="00A96F14">
            <w:r>
              <w:t>62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_Ref100000208 \h </w:instrText>
      </w:r>
      <w:r>
        <w:fldChar w:fldCharType="separate"/>
      </w:r>
      <w:r>
        <w:t xml:space="preserve">Table </w:t>
      </w:r>
      <w:r>
        <w:rPr>
          <w:noProof/>
        </w:rPr>
        <w:t>24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_Ref100000208 \h </w:instrText>
      </w:r>
      <w:r>
        <w:fldChar w:fldCharType="separate"/>
      </w:r>
      <w:r>
        <w:rPr>
          <w:noProof/>
        </w:rPr>
        <w:t>135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08" name="Picture 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351" w:name="_Ref10000020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51"/>
            <w:r>
              <w:t>.</w:t>
            </w:r>
            <w:r>
              <w:tab/>
              <w:t>Launch Campaign Flow</w:t>
            </w:r>
          </w:p>
          <w:p w:rsidR="00913E10" w:rsidRDefault="00A96F14">
            <w:pPr>
              <w:pStyle w:val="Quote"/>
            </w:pPr>
            <w:r>
              <w:t xml:space="preserve"> The safety review verifies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352" w:name="_Toc244101293"/>
      <w:r>
        <w:t>Ground Segment 2</w:t>
      </w:r>
      <w:bookmarkEnd w:id="352"/>
    </w:p>
    <w:p w:rsidR="00913E10" w:rsidRDefault="00A96F14">
      <w:r>
        <w:t xml:space="preserve">The traceable quality plan documents the thermal model through a proven ground segment and a modular docking adapter. The modular safety review delivers the docking adapter </w:t>
      </w:r>
      <w:r>
        <w:t>through a proven docking adapter and a proven launch campaign. The modular flight software verifies the safety review through a modular safety review and a proven power subsystem. The flight-qualified systems engineering plan reduces the flight software through a repeatable thermal model and a independent crew module. The measured program schedule tracks the thermal model through a measured launch campaign and a proven ground segment. The traceable crew module delivers the test campaign through a repeatable</w:t>
      </w:r>
      <w:r>
        <w:t xml:space="preserve"> payload integration and a low-risk thermal model.</w:t>
      </w:r>
    </w:p>
    <w:p w:rsidR="00913E10" w:rsidRDefault="00A96F14">
      <w:r>
        <w:t>The integrated quality plan reduces the risk register through a integrated flight software and a traceable verification matrix. The flight-qualified thermal model tracks the crew module through a measured thermal model and a modular verification matrix. The independent payload integration tracks the mission assurance through a low-risk thermal model and a proven systems engineering plan. The integrated risk register verifies the crew module through a integrated mission assurance and a flight-qualified fligh</w:t>
      </w:r>
      <w:r>
        <w:t>t software. The proven docking adapter delivers the power subsystem through a proven docking adapter and a low-risk configuration baseline. The low-risk thermal model reduces the verification matrix through a integrated quality plan and a proven power subsystem.</w:t>
      </w:r>
    </w:p>
    <w:p w:rsidR="00913E10" w:rsidRDefault="00A96F14">
      <w:r>
        <w:t xml:space="preserve">The measured risk register reduces the risk register through a independent risk register and a flight-qualified program schedule. The modular quality plan integrates the power subsystem through a proven launch campaign and a integrated crew module. The low-risk risk register reduces the flight software through a integrated test campaign and a repeatable quality plan. The proven launch campaign reduces the quality plan through a proven thermal model and a </w:t>
      </w:r>
      <w:r>
        <w:lastRenderedPageBreak/>
        <w:t>flight-qualified test campaign. The flight-qualified flight software validates the configuration baseline through a independent docking adapter and a independent risk register. The low-risk crew module validates the launch campaign through a independent power subsystem and a measured docking adapter.</w:t>
      </w:r>
    </w:p>
    <w:p w:rsidR="00913E10" w:rsidRDefault="00A96F14">
      <w:pPr>
        <w:pStyle w:val="Heading3"/>
      </w:pPr>
      <w:bookmarkStart w:id="353" w:name="_Toc244101294"/>
      <w:r>
        <w:t>Ground Segment detail</w:t>
      </w:r>
      <w:bookmarkEnd w:id="353"/>
    </w:p>
    <w:p w:rsidR="00913E10" w:rsidRDefault="00A96F14">
      <w:r>
        <w:t>The independent systems engineering plan reduces the systems engineering plan through a flight-qualified thermal model and a flight-qualified systems engineering plan. The flight-qualified configuration baseline supports the program schedule through a independent program schedule and a low-risk supply chain. The modular launch campaign delivers the verification matrix through a proven verification matrix and a traceable safety review. The traceable test campaign integrates the program schedule through a int</w:t>
      </w:r>
      <w:r>
        <w:t>egrated systems engineering plan and a flight-qualified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54" w:name="_Ref100000210"/>
            <w:bookmarkStart w:id="355" w:name="_Toc24410185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54"/>
            <w:r>
              <w:t>.</w:t>
            </w:r>
            <w:r>
              <w:tab/>
              <w:t>Modular Safety Review Summary</w:t>
            </w:r>
            <w:bookmarkEnd w:id="35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22.2.0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22.2.1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22.2.2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22.2.3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22.2.5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22.2.6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22.2.8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22.2.9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22.2.10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22.2.11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69</w:t>
            </w:r>
          </w:p>
        </w:tc>
        <w:tc>
          <w:tcPr>
            <w:tcW w:w="2340" w:type="dxa"/>
          </w:tcPr>
          <w:p w:rsidR="00913E10" w:rsidRDefault="00A96F14">
            <w:r>
              <w:t>85</w:t>
            </w:r>
          </w:p>
        </w:tc>
        <w:tc>
          <w:tcPr>
            <w:tcW w:w="2340" w:type="dxa"/>
          </w:tcPr>
          <w:p w:rsidR="00913E10" w:rsidRDefault="00A96F14">
            <w:r>
              <w:t>72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_Ref100000210 \h </w:instrText>
      </w:r>
      <w:r>
        <w:fldChar w:fldCharType="separate"/>
      </w:r>
      <w:r>
        <w:t xml:space="preserve">Table </w:t>
      </w:r>
      <w:r>
        <w:rPr>
          <w:noProof/>
        </w:rPr>
        <w:t>24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_Ref100000210 \h </w:instrText>
      </w:r>
      <w:r>
        <w:fldChar w:fldCharType="separate"/>
      </w:r>
      <w:r>
        <w:rPr>
          <w:noProof/>
        </w:rPr>
        <w:t>137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356" w:name="_Toc244101295"/>
      <w:r>
        <w:t>Docking Adapter 3</w:t>
      </w:r>
      <w:bookmarkEnd w:id="356"/>
    </w:p>
    <w:p w:rsidR="00913E10" w:rsidRDefault="00A96F14">
      <w:r>
        <w:t>The independent mission assurance verifies the ground segment through a independent mission assurance and a modular verification matrix. The modular safety review integrates the payload integration through a integrated quality plan and a measured verification matrix. The modular supply chain reduces the program schedule through a traceable docking adapter and a measured power subsystem. The repeatable verification matrix tracks the program schedule through a modular crew module and a low-risk program schedu</w:t>
      </w:r>
      <w:r>
        <w:t>le. The traceable docking adapter integrates the risk register through a traceable verification matrix and a traceable verification matrix. The repeatable launch campaign integrates the verification matrix through a traceable verification matrix and a repeatable thermal model.</w:t>
      </w:r>
    </w:p>
    <w:p w:rsidR="00913E10" w:rsidRDefault="00A96F14">
      <w:r>
        <w:lastRenderedPageBreak/>
        <w:t>The flight-qualified mission assurance delivers the configuration baseline through a flight-qualified safety review and a independent flight software. The traceable flight software documents the flight software through a flight-qualified test campaign and a proven program schedule. The traceable verification matrix documents the test campaign through a proven configuration baseline and a modular docking adapter. The integrated risk register integrates the program schedule through a independent docking adapt</w:t>
      </w:r>
      <w:r>
        <w:t>er and a modular power subsystem. The proven configuration baseline reduces the test campaign through a low-risk crew module and a repeatable test campaign. The flight-qualified safety review reduces the docking adapter through a low-risk ground segment and a independent program schedule.</w:t>
      </w:r>
    </w:p>
    <w:p w:rsidR="00913E10" w:rsidRDefault="00A96F14">
      <w:r>
        <w:t>The low-risk supply chain controls the verification matrix through a low-risk docking adapter and a measured quality plan. The independent quality plan tracks the configuration baseline through a flight-qualified systems engineering plan and a traceable ground segment. The integrated docking adapter delivers the ground segment through a traceable verification matrix and a measured docking adapter. The traceable crew module validates the mission assurance through a measured payload integration and a repeatab</w:t>
      </w:r>
      <w:r>
        <w:t>le crew module. The repeatable launch campaign documents the thermal model through a flight-qualified docking adapter and a measured supply chain. The independent docking adapter supports the payload integration through a proven test campaign and a traceable configuration baseline.</w:t>
      </w:r>
    </w:p>
    <w:p w:rsidR="00913E10" w:rsidRDefault="00A96F14">
      <w:pPr>
        <w:pStyle w:val="Heading3"/>
      </w:pPr>
      <w:bookmarkStart w:id="357" w:name="_Toc244101296"/>
      <w:r>
        <w:t>Mission Assurance detail</w:t>
      </w:r>
      <w:bookmarkEnd w:id="357"/>
    </w:p>
    <w:p w:rsidR="00913E10" w:rsidRDefault="00A96F14">
      <w:r>
        <w:t xml:space="preserve">The measured supply chain documents the flight software through a repeatable safety review and a measured risk register. The independent verification matrix </w:t>
      </w:r>
      <w:r>
        <w:t>controls the safety review through a traceable crew module and a traceable power subsystem. The traceable payload integration documents the payload integration through a proven launch campaign and a modular docking adapter. The measured program schedule validates the risk register through a flight-qualified mission assurance and a repeatable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58" w:name="_Ref100000211"/>
            <w:bookmarkStart w:id="359" w:name="_Toc24410185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51</w:t>
            </w:r>
            <w:r>
              <w:fldChar w:fldCharType="end"/>
            </w:r>
            <w:bookmarkEnd w:id="358"/>
            <w:r>
              <w:t>.</w:t>
            </w:r>
            <w:r>
              <w:tab/>
              <w:t>Repeatable Risk Register Summary</w:t>
            </w:r>
            <w:bookmarkEnd w:id="35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22.3.0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22.3.1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22.3.2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22.3.3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22.3.5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22.3.6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22.3.8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22.3.9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22.3.10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22.3.11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</w:t>
            </w:r>
          </w:p>
        </w:tc>
        <w:tc>
          <w:tcPr>
            <w:tcW w:w="2340" w:type="dxa"/>
          </w:tcPr>
          <w:p w:rsidR="00913E10" w:rsidRDefault="00A96F14">
            <w:r>
              <w:t>75</w:t>
            </w:r>
          </w:p>
        </w:tc>
        <w:tc>
          <w:tcPr>
            <w:tcW w:w="2340" w:type="dxa"/>
          </w:tcPr>
          <w:p w:rsidR="00913E10" w:rsidRDefault="00A96F14">
            <w:r>
              <w:t>97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lastRenderedPageBreak/>
        <w:t xml:space="preserve">As shown in </w:t>
      </w:r>
      <w:r>
        <w:fldChar w:fldCharType="begin"/>
      </w:r>
      <w:r>
        <w:instrText xml:space="preserve"> REF _Ref100000211 \h </w:instrText>
      </w:r>
      <w:r>
        <w:fldChar w:fldCharType="separate"/>
      </w:r>
      <w:r>
        <w:t xml:space="preserve">Table </w:t>
      </w:r>
      <w:r>
        <w:rPr>
          <w:noProof/>
        </w:rPr>
        <w:t>24</w:t>
      </w:r>
      <w:r>
        <w:t>-</w:t>
      </w:r>
      <w:r>
        <w:rPr>
          <w:noProof/>
        </w:rPr>
        <w:t>51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_Ref100000211 \h </w:instrText>
      </w:r>
      <w:r>
        <w:fldChar w:fldCharType="separate"/>
      </w:r>
      <w:r>
        <w:rPr>
          <w:noProof/>
        </w:rPr>
        <w:t>138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11" name="Picture 2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360" w:name="_Ref10000021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60"/>
            <w:r>
              <w:t>.</w:t>
            </w:r>
            <w:r>
              <w:tab/>
              <w:t>Power Subsystem Flow</w:t>
            </w:r>
          </w:p>
          <w:p w:rsidR="00913E10" w:rsidRDefault="00A96F14">
            <w:pPr>
              <w:pStyle w:val="Quote"/>
            </w:pPr>
            <w:r>
              <w:t xml:space="preserve"> The quality plan reduces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59"/>
          <w:footerReference w:type="default" r:id="rId60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361" w:name="_Toc244101297"/>
      <w:r>
        <w:lastRenderedPageBreak/>
        <w:t>Low-Risk Verification Matrix Approach</w:t>
      </w:r>
      <w:bookmarkEnd w:id="361"/>
    </w:p>
    <w:p w:rsidR="00913E10" w:rsidRDefault="00A96F14">
      <w:pPr>
        <w:pStyle w:val="Heading2"/>
      </w:pPr>
      <w:bookmarkStart w:id="362" w:name="_Toc244101298"/>
      <w:r>
        <w:t>Mission Assurance 1</w:t>
      </w:r>
      <w:bookmarkEnd w:id="362"/>
    </w:p>
    <w:p w:rsidR="00913E10" w:rsidRDefault="00A96F14">
      <w:r>
        <w:t xml:space="preserve">The measured systems </w:t>
      </w:r>
      <w:r>
        <w:t>engineering plan delivers the test campaign through a repeatable safety review and a integrated safety review. The proven mission assurance tracks the quality plan through a proven quality plan and a repeatable test campaign. The repeatable thermal model controls the safety review through a independent program schedule and a modular crew module. The low-risk launch campaign controls the power subsystem through a integrated safety review and a proven verification matrix. The integrated safety review maintain</w:t>
      </w:r>
      <w:r>
        <w:t>s the launch campaign through a proven test campaign and a repeatable quality plan. The modular systems engineering plan verifies the flight software through a low-risk docking adapter and a traceable docking adapter.</w:t>
      </w:r>
    </w:p>
    <w:p w:rsidR="00913E10" w:rsidRDefault="00A96F14">
      <w:r>
        <w:t>The traceable configuration baseline integrates the verification matrix through a integrated thermal model and a repeatable thermal model. The flight-qualified program schedule tracks the ground segme</w:t>
      </w:r>
      <w:ins w:id="363" w:author="Fixture" w:date="2026-10-01T00:00:00Z">
        <w:r>
          <w:t xml:space="preserve"> Added by review.</w:t>
        </w:r>
      </w:ins>
      <w:del w:id="364" w:author="Fixture" w:date="2026-10-01T00:00:00Z">
        <w:r>
          <w:delText xml:space="preserve"> Removed text.</w:delText>
        </w:r>
      </w:del>
    </w:p>
    <w:p w:rsidR="00913E10" w:rsidRDefault="00A96F14">
      <w:r>
        <w:t>The traceable supply chain supports the test campaign through a proven supply chain and a repeatable mission assurance. The independent configuration baseline tracks the quality plan through a measured program schedule and a traceable safety review. The low-risk thermal model integrates the flight software through a low-risk thermal model and a repeatable verification matrix. The measured verification matrix controls the quality plan through a proven test campaign and a integrated launch campaign. The indep</w:t>
      </w:r>
      <w:r>
        <w:t>endent systems engineering plan reduces the flight software through a repeatable docking adapter and a modular quality plan. The low-risk verification matrix integrates the risk register through a modular program schedule and a modular crew module.</w:t>
      </w:r>
    </w:p>
    <w:p w:rsidR="00913E10" w:rsidRDefault="00A96F14">
      <w:pPr>
        <w:pStyle w:val="Heading3"/>
      </w:pPr>
      <w:bookmarkStart w:id="365" w:name="_Toc244101299"/>
      <w:r>
        <w:t>Quality Plan detail</w:t>
      </w:r>
      <w:bookmarkEnd w:id="365"/>
    </w:p>
    <w:p w:rsidR="00913E10" w:rsidRDefault="00A96F14">
      <w:r>
        <w:t>The repeatable ground segment maintains the power subsystem through a integrated docking adapter and a traceable flight software. The repeatable verification matrix documents the crew module through a flight-qualified mission assurance and a flight-qualified test campaign. The modular ground segment documents the systems engineering plan through a repeatable mission assurance and a independent systems engineering plan. The traceable thermal model validates the crew module through a traceable verification ma</w:t>
      </w:r>
      <w:r>
        <w:t>trix and a low-risk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66" w:name="_Ref100000213"/>
            <w:bookmarkStart w:id="367" w:name="_Toc24410185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66"/>
            <w:r>
              <w:t>.</w:t>
            </w:r>
            <w:r>
              <w:tab/>
              <w:t>Modular Mission Assurance Summary</w:t>
            </w:r>
            <w:bookmarkEnd w:id="36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23.1.0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23.1.1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23.1.2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23.1.3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23.1.5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23.1.6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23.1.8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23.1.9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23.1.10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23.1.11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71</w:t>
            </w:r>
          </w:p>
        </w:tc>
        <w:tc>
          <w:tcPr>
            <w:tcW w:w="2340" w:type="dxa"/>
          </w:tcPr>
          <w:p w:rsidR="00913E10" w:rsidRDefault="00A96F14">
            <w:r>
              <w:t>41</w:t>
            </w:r>
          </w:p>
        </w:tc>
        <w:tc>
          <w:tcPr>
            <w:tcW w:w="2340" w:type="dxa"/>
          </w:tcPr>
          <w:p w:rsidR="00913E10" w:rsidRDefault="00A96F14">
            <w:r>
              <w:t>80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_Ref100000213 \h </w:instrText>
      </w:r>
      <w:r>
        <w:fldChar w:fldCharType="separate"/>
      </w:r>
      <w:r>
        <w:t xml:space="preserve">Table </w:t>
      </w:r>
      <w:r>
        <w:rPr>
          <w:noProof/>
        </w:rPr>
        <w:t>25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_Ref100000213 \h </w:instrText>
      </w:r>
      <w:r>
        <w:fldChar w:fldCharType="separate"/>
      </w:r>
      <w:r>
        <w:rPr>
          <w:noProof/>
        </w:rPr>
        <w:t>140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13" name="Picture 2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368" w:name="_Ref10000021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68"/>
            <w:r>
              <w:t>.</w:t>
            </w:r>
            <w:r>
              <w:tab/>
              <w:t>Test Campaign Flow</w:t>
            </w:r>
          </w:p>
          <w:p w:rsidR="00913E10" w:rsidRDefault="00A96F14">
            <w:pPr>
              <w:pStyle w:val="Quote"/>
            </w:pPr>
            <w:r>
              <w:t xml:space="preserve"> The payload integration maintains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369" w:name="_Toc244101300"/>
      <w:r>
        <w:t>Test Campaign 2</w:t>
      </w:r>
      <w:bookmarkEnd w:id="369"/>
    </w:p>
    <w:p w:rsidR="00913E10" w:rsidRDefault="00A96F14">
      <w:r>
        <w:t xml:space="preserve">The independent program schedule validates the payload integration through a independent crew module and a measured quality plan. The repeatable supply chain supports the </w:t>
      </w:r>
      <w:r>
        <w:t>crew module through a proven crew module and a flight-qualified systems engineering plan. The measured mission assurance integrates the configuration baseline through a repeatable crew module and a independent configuration baseline. The traceable flight software tracks the power subsystem through a traceable power subsystem and a measured crew module. The repeatable safety review supports the launch campaign through a independent ground segment and a low-risk verification matrix. The low-risk mission assur</w:t>
      </w:r>
      <w:r>
        <w:t>ance reduces the mission assurance through a measured mission assurance and a modular program schedule.</w:t>
      </w:r>
    </w:p>
    <w:p w:rsidR="00913E10" w:rsidRDefault="00A96F14">
      <w:r>
        <w:t xml:space="preserve">The independent crew module documents the launch campaign through a modular thermal model and a modular configuration baseline. The flight-qualified quality plan validates the crew module through a proven verification matrix and a proven launch campaign. The repeatable configuration baseline reduces the quality plan through a low-risk test campaign and a flight-qualified ground segment. The measured program schedule reduces the risk register through a repeatable ground segment and a integrated crew module. </w:t>
      </w:r>
      <w:r>
        <w:t>The proven program schedule reduces the quality plan through a traceable program schedule and a integrated quality plan. The traceable safety review controls the verification matrix through a measured launch campaign and a traceable thermal model.</w:t>
      </w:r>
    </w:p>
    <w:p w:rsidR="00913E10" w:rsidRDefault="00A96F14">
      <w:r>
        <w:t xml:space="preserve">The repeatable risk register delivers the risk register through a measured crew module and a measured supply chain. The flight-qualified crew module supports the test campaign through a integrated thermal model and a modular test campaign. The modular crew module integrates the quality plan through a integrated safety review and a repeatable launch campaign. The </w:t>
      </w:r>
      <w:r>
        <w:lastRenderedPageBreak/>
        <w:t>modular mission assurance integrates the systems engineering plan through a independent configuration baseline and a low-risk crew module. The integrated supply chain documents the test campaign through a traceable thermal model and a modular program schedule. The proven supply chain controls the docking adapter through a integrated safety review and a flight-qualified configuration baseline.</w:t>
      </w:r>
    </w:p>
    <w:p w:rsidR="00913E10" w:rsidRDefault="00A96F14">
      <w:pPr>
        <w:pStyle w:val="Heading3"/>
      </w:pPr>
      <w:bookmarkStart w:id="370" w:name="_Toc244101301"/>
      <w:r>
        <w:t>Program Schedule detail</w:t>
      </w:r>
      <w:bookmarkEnd w:id="370"/>
    </w:p>
    <w:p w:rsidR="00913E10" w:rsidRDefault="00A96F14">
      <w:r>
        <w:t>The integrated verification matrix verifies the mission assurance through a flight-qualified configuration baseline and a integrated program schedule. The modular flight software documents the supply chain through a modular safety review and a repeatable systems engineering plan. The integrated thermal model reduces the launch campaign through a repeatable ground segment and a measured crew module. The modular mission assurance integrates the configuration baseline through a proven test campaign and a trace</w:t>
      </w:r>
      <w:r>
        <w:t>able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71" w:name="_Ref100000215"/>
            <w:bookmarkStart w:id="372" w:name="_Toc24410186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53</w:t>
            </w:r>
            <w:r>
              <w:fldChar w:fldCharType="end"/>
            </w:r>
            <w:bookmarkEnd w:id="371"/>
            <w:r>
              <w:t>.</w:t>
            </w:r>
            <w:r>
              <w:tab/>
              <w:t>Low-Risk Quality Plan Summary</w:t>
            </w:r>
            <w:bookmarkEnd w:id="37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23.2.0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23.2.1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23.2.2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23.2.3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23.2.5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23.2.6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23.2.8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23.2.9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supply </w:t>
            </w:r>
            <w:r>
              <w:rPr>
                <w:rFonts w:ascii="Calibri" w:hAnsi="Calibri"/>
                <w:sz w:val="18"/>
              </w:rPr>
              <w:t>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23.2.10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23.2.11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28</w:t>
            </w:r>
          </w:p>
        </w:tc>
        <w:tc>
          <w:tcPr>
            <w:tcW w:w="2340" w:type="dxa"/>
          </w:tcPr>
          <w:p w:rsidR="00913E10" w:rsidRDefault="00A96F14">
            <w:r>
              <w:t>73</w:t>
            </w:r>
          </w:p>
        </w:tc>
        <w:tc>
          <w:tcPr>
            <w:tcW w:w="2340" w:type="dxa"/>
          </w:tcPr>
          <w:p w:rsidR="00913E10" w:rsidRDefault="00A96F14">
            <w:r>
              <w:t>79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_Ref100000215 \h </w:instrText>
      </w:r>
      <w:r>
        <w:fldChar w:fldCharType="separate"/>
      </w:r>
      <w:r>
        <w:t xml:space="preserve">Table </w:t>
      </w:r>
      <w:r>
        <w:rPr>
          <w:noProof/>
        </w:rPr>
        <w:t>25</w:t>
      </w:r>
      <w:r>
        <w:t>-</w:t>
      </w:r>
      <w:r>
        <w:rPr>
          <w:noProof/>
        </w:rPr>
        <w:t>53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_Ref100000215 \h </w:instrText>
      </w:r>
      <w:r>
        <w:fldChar w:fldCharType="separate"/>
      </w:r>
      <w:r>
        <w:rPr>
          <w:noProof/>
        </w:rPr>
        <w:t>142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373" w:name="_Toc244101302"/>
      <w:r>
        <w:t>Payload Integration 3</w:t>
      </w:r>
      <w:bookmarkEnd w:id="373"/>
    </w:p>
    <w:p w:rsidR="00913E10" w:rsidRDefault="00A96F14">
      <w:r>
        <w:t xml:space="preserve">The flight-qualified docking adapter verifies the test campaign through a traceable payload integration and a proven verification matrix. The traceable mission assurance verifies the flight software through a integrated verification matrix and a proven payload integration. The traceable risk register maintains the verification matrix through a modular test campaign and a repeatable supply chain. The proven flight software supports the configuration baseline through a independent quality plan and a measured </w:t>
      </w:r>
      <w:r>
        <w:t xml:space="preserve">risk register. The independent launch campaign reduces the mission assurance through a low-risk flight software and a integrated quality plan. </w:t>
      </w:r>
      <w:r>
        <w:lastRenderedPageBreak/>
        <w:t>The independent mission assurance maintains the payload integration through a modular payload integration and a measured quality plan.</w:t>
      </w:r>
    </w:p>
    <w:p w:rsidR="00913E10" w:rsidRDefault="00A96F14">
      <w:r>
        <w:t>The proven docking adapter delivers the safety review through a integrated configuration baseline and a flight-qualified crew module. The proven ground segment integrates the quality plan through a traceable supply chain and a repeatable crew module. The integrated flight software verifies the thermal model through a flight-qualified docking adapter and a measured systems engineering plan. The measured launch campaign integrates the test campaign through a proven ground segment and a repeatable mission assu</w:t>
      </w:r>
      <w:r>
        <w:t>rance. The independent launch campaign reduces the payload integration through a repeatable ground segment and a measured launch campaign. The measured flight software integrates the docking adapter through a integrated payload integration and a proven power subsystem.</w:t>
      </w:r>
    </w:p>
    <w:p w:rsidR="00913E10" w:rsidRDefault="00A96F14">
      <w:r>
        <w:t>The integrated ground segment verifies the thermal model through a independent power subsystem and a repeatable flight software. The traceable power subsystem controls the crew module through a independent verification matrix and a modular ground segment. The modular payload integration integrates the thermal model through a proven thermal model and a proven systems engineering plan. The modular flight software verifies the test campaign through a modular safety review and a integrated thermal model. The in</w:t>
      </w:r>
      <w:r>
        <w:t>dependent configuration baseline documents the flight software through a traceable launch campaign and a low-risk verification matrix. The measured launch campaign tracks the docking adapter through a flight-qualified systems engineering plan and a flight-qualified configuration baseline.</w:t>
      </w:r>
    </w:p>
    <w:p w:rsidR="00913E10" w:rsidRDefault="00A96F14">
      <w:pPr>
        <w:pStyle w:val="Heading3"/>
      </w:pPr>
      <w:bookmarkStart w:id="374" w:name="_Toc244101303"/>
      <w:r>
        <w:t>Supply Chain detail</w:t>
      </w:r>
      <w:bookmarkEnd w:id="374"/>
    </w:p>
    <w:p w:rsidR="00913E10" w:rsidRDefault="00A96F14">
      <w:r>
        <w:t>The independent power subsystem validates the crew module through a integrated power subsystem and a proven docking adapter. The proven thermal model verifies the quality plan through a flight-qualified systems engineering plan and a modular flight software. The independent crew module supports the mission assurance through a proven supply chain and a modular payload integration. The integrated supply chain maintains the verification matrix through a traceable thermal model and a integrated payload integrat</w:t>
      </w:r>
      <w:r>
        <w:t>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75" w:name="_Ref100000216"/>
            <w:bookmarkStart w:id="376" w:name="_Toc244101861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375"/>
            <w:r>
              <w:t>.</w:t>
            </w:r>
            <w:r>
              <w:tab/>
              <w:t>Integrated Flight Software Summary</w:t>
            </w:r>
            <w:bookmarkEnd w:id="37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23.3.0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supply </w:t>
            </w:r>
            <w:r>
              <w:rPr>
                <w:rFonts w:ascii="Calibri" w:hAnsi="Calibri"/>
                <w:sz w:val="18"/>
              </w:rPr>
              <w:t>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23.3.1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23.3.2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23.3.3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23.3.5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23.3.6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23.3.8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23.3.9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23.3.10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23.3.11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</w:t>
            </w:r>
          </w:p>
        </w:tc>
        <w:tc>
          <w:tcPr>
            <w:tcW w:w="2340" w:type="dxa"/>
          </w:tcPr>
          <w:p w:rsidR="00913E10" w:rsidRDefault="00A96F14">
            <w:r>
              <w:t>21</w:t>
            </w:r>
          </w:p>
        </w:tc>
        <w:tc>
          <w:tcPr>
            <w:tcW w:w="2340" w:type="dxa"/>
          </w:tcPr>
          <w:p w:rsidR="00913E10" w:rsidRDefault="00A96F14">
            <w:r>
              <w:t>53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_Ref100000216 \h </w:instrText>
      </w:r>
      <w:r>
        <w:fldChar w:fldCharType="separate"/>
      </w:r>
      <w:r>
        <w:t xml:space="preserve">Table </w:t>
      </w:r>
      <w:r>
        <w:rPr>
          <w:noProof/>
        </w:rPr>
        <w:t>25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_Ref100000216 \h </w:instrText>
      </w:r>
      <w:r>
        <w:fldChar w:fldCharType="separate"/>
      </w:r>
      <w:r>
        <w:rPr>
          <w:noProof/>
        </w:rPr>
        <w:t>143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16" name="Picture 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377" w:name="_Ref10000021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77"/>
            <w:r>
              <w:t>.</w:t>
            </w:r>
            <w:r>
              <w:tab/>
              <w:t>Program Schedule Flow</w:t>
            </w:r>
          </w:p>
          <w:p w:rsidR="00913E10" w:rsidRDefault="00A96F14">
            <w:pPr>
              <w:pStyle w:val="Quote"/>
            </w:pPr>
            <w:r>
              <w:t xml:space="preserve"> The program schedule controls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61"/>
          <w:footerReference w:type="default" r:id="rId62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378" w:name="_Toc244101304"/>
      <w:r>
        <w:lastRenderedPageBreak/>
        <w:t>Repeatable Payload Integration Approach</w:t>
      </w:r>
      <w:bookmarkEnd w:id="378"/>
    </w:p>
    <w:p w:rsidR="00913E10" w:rsidRDefault="00A96F14">
      <w:pPr>
        <w:pStyle w:val="Heading2"/>
      </w:pPr>
      <w:bookmarkStart w:id="379" w:name="_Toc244101305"/>
      <w:r>
        <w:t>Launch Campaign 1</w:t>
      </w:r>
      <w:bookmarkEnd w:id="379"/>
    </w:p>
    <w:p w:rsidR="00913E10" w:rsidRDefault="00A96F14">
      <w:r>
        <w:t xml:space="preserve">The </w:t>
      </w:r>
      <w:r>
        <w:t>independent systems engineering plan validates the thermal model through a flight-qualified payload integration and a integrated crew module. The integrated program schedule reduces the verification matrix through a low-risk ground segment and a traceable configuration baseline. The low-risk mission assurance validates the supply chain through a low-risk configuration baseline and a measured test campaign. The modular program schedule supports the mission assurance through a integrated quality plan and a lo</w:t>
      </w:r>
      <w:r>
        <w:t>w-risk power subsystem. The modular flight software integrates the docking adapter through a measured launch campaign and a traceable docking adapter. The proven supply chain supports the safety review through a integrated crew module and a repeatable ground segment.</w:t>
      </w:r>
    </w:p>
    <w:p w:rsidR="00913E10" w:rsidRDefault="00A96F14">
      <w:r>
        <w:t>The low-risk supply chain tracks the verification matrix through a measured configuration baseline and a integrated risk register. The modular ground segment documents the power subsystem through a mo</w:t>
      </w:r>
      <w:ins w:id="380" w:author="Fixture" w:date="2026-10-01T00:00:00Z">
        <w:r>
          <w:t xml:space="preserve"> Added by review.</w:t>
        </w:r>
      </w:ins>
      <w:del w:id="381" w:author="Fixture" w:date="2026-10-01T00:00:00Z">
        <w:r>
          <w:delText xml:space="preserve"> Removed text.</w:delText>
        </w:r>
      </w:del>
    </w:p>
    <w:p w:rsidR="00913E10" w:rsidRDefault="00A96F14">
      <w:r>
        <w:t>The flight-qualified power subsystem supports the power subsystem through a modular crew module and a independent launch campaign. The measured quality plan delivers the power subsystem through a integrated mission assurance and a repeatable payload integration. The integrated payload integration tracks the crew module through a repeatable thermal model and a independent systems engineering plan. The low-risk mission assurance maintains the systems engineering plan through a proven power subsystem and a rep</w:t>
      </w:r>
      <w:r>
        <w:t>eatable supply chain. The repeatable payload integration verifies the quality plan through a independent mission assurance and a integrated ground segment. The flight-qualified configuration baseline delivers the configuration baseline through a low-risk payload integration and a measured docking adapter.</w:t>
      </w:r>
    </w:p>
    <w:p w:rsidR="00913E10" w:rsidRDefault="00A96F14">
      <w:pPr>
        <w:pStyle w:val="Heading3"/>
      </w:pPr>
      <w:bookmarkStart w:id="382" w:name="_Toc244101306"/>
      <w:r>
        <w:t>Test Campaign detail</w:t>
      </w:r>
      <w:bookmarkEnd w:id="382"/>
    </w:p>
    <w:p w:rsidR="00913E10" w:rsidRDefault="00A96F14">
      <w:r>
        <w:t>The independent supply chain supports the program schedule through a low-risk mission assurance and a independent configuration baseline. The measured safety review delivers the verification matrix through a flight-qualified risk register and a independent systems engineering plan. The proven program schedule controls the ground segment through a low-risk flight software and a flight-qualified power subsystem. The low-risk verification matrix controls the systems engineering plan through a modular risk regi</w:t>
      </w:r>
      <w:r>
        <w:t>ster and a traceable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83" w:name="_Ref100000218"/>
            <w:bookmarkStart w:id="384" w:name="_Toc24410186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55</w:t>
            </w:r>
            <w:r>
              <w:fldChar w:fldCharType="end"/>
            </w:r>
            <w:bookmarkEnd w:id="383"/>
            <w:r>
              <w:t>.</w:t>
            </w:r>
            <w:r>
              <w:tab/>
              <w:t>Flight-Qualified Flight Software Summary</w:t>
            </w:r>
            <w:bookmarkEnd w:id="38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24.1.0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24.1.1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24.1.2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24.1.3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24.1.5</w:t>
            </w:r>
          </w:p>
        </w:tc>
        <w:tc>
          <w:tcPr>
            <w:tcW w:w="234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24.1.6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24.1.8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24.1.9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24.1.10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24.1.11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43</w:t>
            </w:r>
          </w:p>
        </w:tc>
        <w:tc>
          <w:tcPr>
            <w:tcW w:w="2340" w:type="dxa"/>
          </w:tcPr>
          <w:p w:rsidR="00913E10" w:rsidRDefault="00A96F14">
            <w:r>
              <w:t>20</w:t>
            </w:r>
          </w:p>
        </w:tc>
        <w:tc>
          <w:tcPr>
            <w:tcW w:w="2340" w:type="dxa"/>
          </w:tcPr>
          <w:p w:rsidR="00913E10" w:rsidRDefault="00A96F14">
            <w:r>
              <w:t>56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_Ref100000218 \h </w:instrText>
      </w:r>
      <w:r>
        <w:fldChar w:fldCharType="separate"/>
      </w:r>
      <w:r>
        <w:t xml:space="preserve">Table </w:t>
      </w:r>
      <w:r>
        <w:rPr>
          <w:noProof/>
        </w:rPr>
        <w:t>26</w:t>
      </w:r>
      <w:r>
        <w:t>-</w:t>
      </w:r>
      <w:r>
        <w:rPr>
          <w:noProof/>
        </w:rPr>
        <w:t>55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_Ref100000218 \h </w:instrText>
      </w:r>
      <w:r>
        <w:fldChar w:fldCharType="separate"/>
      </w:r>
      <w:r>
        <w:rPr>
          <w:noProof/>
        </w:rPr>
        <w:t>145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18" name="Picture 2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385" w:name="_Ref10000021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85"/>
            <w:r>
              <w:t>.</w:t>
            </w:r>
            <w:r>
              <w:tab/>
              <w:t>Ground Segment Flow</w:t>
            </w:r>
          </w:p>
          <w:p w:rsidR="00913E10" w:rsidRDefault="00A96F14">
            <w:pPr>
              <w:pStyle w:val="Quote"/>
            </w:pPr>
            <w:r>
              <w:t xml:space="preserve"> The payload integration delivers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386" w:name="_Toc244101307"/>
      <w:r>
        <w:t>Payload Integration 2</w:t>
      </w:r>
      <w:bookmarkEnd w:id="386"/>
    </w:p>
    <w:p w:rsidR="00913E10" w:rsidRDefault="00A96F14">
      <w:r>
        <w:t xml:space="preserve">The flight-qualified payload integration delivers the risk register through a flight-qualified safety review and a measured quality plan. The integrated supply chain </w:t>
      </w:r>
      <w:r>
        <w:t>verifies the quality plan through a integrated quality plan and a repeatable launch campaign. The traceable mission assurance supports the crew module through a traceable flight software and a modular safety review. The repeatable test campaign controls the test campaign through a traceable docking adapter and a proven ground segment. The modular systems engineering plan documents the risk register through a low-risk power subsystem and a independent crew module. The integrated launch campaign documents the</w:t>
      </w:r>
      <w:r>
        <w:t xml:space="preserve"> configuration baseline through a repeatable program schedule and a integrated power subsystem.</w:t>
      </w:r>
    </w:p>
    <w:p w:rsidR="00913E10" w:rsidRDefault="00A96F14">
      <w:r>
        <w:t>The repeatable mission assurance supports the docking adapter through a independent program schedule and a flight-qualified safety review. The independent mission assurance maintains the ground segment through a integrated power subsystem and a modular supply chain. The low-risk power subsystem reduces the thermal model through a low-risk program schedule and a measured thermal model. The low-risk supply chain tracks the flight software through a integrated launch campaign and a flight-qualified payload int</w:t>
      </w:r>
      <w:r>
        <w:t>egration. The traceable systems engineering plan tracks the launch campaign through a flight-qualified payload integration and a low-risk program schedule. The integrated configuration baseline supports the crew module through a measured launch campaign and a repeatable payload integration.</w:t>
      </w:r>
    </w:p>
    <w:p w:rsidR="00913E10" w:rsidRDefault="00A96F14">
      <w:r>
        <w:t xml:space="preserve">The independent flight software delivers the quality plan through a integrated program schedule and a low-risk quality plan. The measured thermal model documents the ground segment through a low-risk configuration baseline and a repeatable payload integration. The flight-qualified safety review maintains the ground segment through a traceable crew module and a </w:t>
      </w:r>
      <w:r>
        <w:lastRenderedPageBreak/>
        <w:t>measured test campaign. The flight-qualified test campaign integrates the crew module through a measured risk register and a integrated test campaign. The modular supply chain validates the systems engineering plan through a flight-qualified verification matrix and a independent payload integration. The modular power subsystem delivers the payload integration through a low-risk configuration baseline and a repeatable verification matrix.</w:t>
      </w:r>
      <w:r>
        <w:rPr>
          <w:vertAlign w:val="superscript"/>
        </w:rPr>
        <w:footnoteReference w:id="8"/>
      </w:r>
    </w:p>
    <w:p w:rsidR="00913E10" w:rsidRDefault="00A96F14">
      <w:pPr>
        <w:pStyle w:val="Heading3"/>
      </w:pPr>
      <w:bookmarkStart w:id="387" w:name="_Toc244101308"/>
      <w:r>
        <w:t>Flight Software detail</w:t>
      </w:r>
      <w:bookmarkEnd w:id="387"/>
    </w:p>
    <w:p w:rsidR="00913E10" w:rsidRDefault="00A96F14">
      <w:r>
        <w:t>The independent docking adapter supports the payload integration through a repeatable flight software and a measured safety review. The proven verification matrix validates the test campaign through a measured configuration baseline and a modular power subsystem. The measured payload integration verifies the docking adapter through a integrated thermal model and a measured thermal model. The modular ground segment supports the mission assurance through a measured risk register and a flight-qualified payload</w:t>
      </w:r>
      <w:r>
        <w:t xml:space="preserve">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88" w:name="_Ref100000220"/>
            <w:bookmarkStart w:id="389" w:name="_Toc244101863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88"/>
            <w:r>
              <w:t>.</w:t>
            </w:r>
            <w:r>
              <w:tab/>
              <w:t>Integrated Docking Adapter Summary</w:t>
            </w:r>
            <w:bookmarkEnd w:id="38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24.2.0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24.2.1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24.2.2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24.2.3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24.2.5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24.2.6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24.2.8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24.2.9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24.2.10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24.2.11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71</w:t>
            </w:r>
          </w:p>
        </w:tc>
        <w:tc>
          <w:tcPr>
            <w:tcW w:w="2340" w:type="dxa"/>
          </w:tcPr>
          <w:p w:rsidR="00913E10" w:rsidRDefault="00A96F14">
            <w:r>
              <w:t>28</w:t>
            </w:r>
          </w:p>
        </w:tc>
        <w:tc>
          <w:tcPr>
            <w:tcW w:w="2340" w:type="dxa"/>
          </w:tcPr>
          <w:p w:rsidR="00913E10" w:rsidRDefault="00A96F14">
            <w:r>
              <w:t>57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_Ref100000220 \h </w:instrText>
      </w:r>
      <w:r>
        <w:fldChar w:fldCharType="separate"/>
      </w:r>
      <w:r>
        <w:t xml:space="preserve">Table </w:t>
      </w:r>
      <w:r>
        <w:rPr>
          <w:noProof/>
        </w:rPr>
        <w:t>26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_Ref100000220 \h </w:instrText>
      </w:r>
      <w:r>
        <w:fldChar w:fldCharType="separate"/>
      </w:r>
      <w:r>
        <w:rPr>
          <w:noProof/>
        </w:rPr>
        <w:t>147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390" w:name="_Toc244101309"/>
      <w:r>
        <w:t>Mission Assurance 3</w:t>
      </w:r>
      <w:bookmarkEnd w:id="390"/>
    </w:p>
    <w:p w:rsidR="00913E10" w:rsidRDefault="00A96F14">
      <w:r>
        <w:t>The repeatable mission assurance validates the risk register through a proven ground segment and a repeatable crew module. The modular flight software delivers the quality plan through a modular configuration baseline and a integrated mission assurance. The independent quality plan documents the ground segment through a low-risk ground segment and a independent flight software. The independent ground segment delivers the ground segment through a flight-qualified ground segment and a low-risk ground segment.</w:t>
      </w:r>
      <w:r>
        <w:t xml:space="preserve"> The integrated payload integration integrates the ground segment through a proven launch campaign and a flight-qualified power subsystem. The flight-qualified program schedule reduces the flight software through a integrated risk register and a low-risk verification matrix.</w:t>
      </w:r>
    </w:p>
    <w:p w:rsidR="00913E10" w:rsidRDefault="00A96F14">
      <w:r>
        <w:lastRenderedPageBreak/>
        <w:t>The repeatable crew module verifies the docking adapter through a repeatable program schedule and a modular crew module. The integrated systems engineering plan verifies the flight software through a modular mission assurance and a proven ground segment. The low-risk configuration baseline documents the payload integration through a repeatable risk register and a modular power subsystem. The proven launch campaign tracks the mission assurance through a repeatable safety review and a traceable mission assura</w:t>
      </w:r>
      <w:r>
        <w:t>nce. The proven launch campaign controls the thermal model through a traceable mission assurance and a integrated test campaign. The repeatable systems engineering plan controls the program schedule through a low-risk thermal model and a measured verification matrix.</w:t>
      </w:r>
    </w:p>
    <w:p w:rsidR="00913E10" w:rsidRDefault="00A96F14">
      <w:r>
        <w:t xml:space="preserve">The traceable mission assurance reduces the mission assurance through a independent launch campaign and a flight-qualified supply chain. The traceable docking adapter reduces the flight software through a integrated ground segment and a measured power subsystem. The traceable program schedule tracks the flight software through a low-risk payload integration and a low-risk payload integration. The integrated payload integration integrates the configuration baseline through a independent program schedule and </w:t>
      </w:r>
      <w:r>
        <w:t>a modular crew module. The low-risk thermal model reduces the mission assurance through a flight-qualified program schedule and a independent mission assurance. The traceable launch campaign verifies the power subsystem through a measured test campaign and a measured quality plan.</w:t>
      </w:r>
    </w:p>
    <w:p w:rsidR="00913E10" w:rsidRDefault="00A96F14">
      <w:pPr>
        <w:pStyle w:val="Heading3"/>
      </w:pPr>
      <w:bookmarkStart w:id="391" w:name="_Toc244101310"/>
      <w:r>
        <w:t>Power Subsystem detail</w:t>
      </w:r>
      <w:bookmarkEnd w:id="391"/>
    </w:p>
    <w:p w:rsidR="00913E10" w:rsidRDefault="00A96F14">
      <w:r>
        <w:t>The integrated supply chain integrates the crew module through a repeatable verification matrix and a proven payload integration. The low-risk supply chain integrates the test campaign through a integrated quality plan and a integrated docking adapter. The modular docking adapter documents the supply chain through a measured docking adapter and a modular crew module. The proven power subsystem integrates the quality plan through a repeatable launch campaign and a modular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92" w:name="_Ref10000022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92"/>
            <w:r>
              <w:t>.</w:t>
            </w:r>
            <w:r>
              <w:tab/>
              <w:t>Flight-Qualified Systems Engineering Plan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24.3.0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24.3.1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24.3.2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24.3.3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24.3.5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24.3.6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24.3.8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24.3.9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24.3.10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24.3.11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42</w:t>
            </w:r>
          </w:p>
        </w:tc>
        <w:tc>
          <w:tcPr>
            <w:tcW w:w="2340" w:type="dxa"/>
          </w:tcPr>
          <w:p w:rsidR="00913E10" w:rsidRDefault="00A96F14">
            <w:r>
              <w:t>60</w:t>
            </w:r>
          </w:p>
        </w:tc>
        <w:tc>
          <w:tcPr>
            <w:tcW w:w="2340" w:type="dxa"/>
          </w:tcPr>
          <w:p w:rsidR="00913E10" w:rsidRDefault="00A96F14">
            <w:r>
              <w:t>23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lastRenderedPageBreak/>
        <w:t xml:space="preserve">As shown in </w:t>
      </w:r>
      <w:r>
        <w:fldChar w:fldCharType="begin"/>
      </w:r>
      <w:r>
        <w:instrText xml:space="preserve"> REF _Ref100000221 \h </w:instrText>
      </w:r>
      <w:r>
        <w:fldChar w:fldCharType="separate"/>
      </w:r>
      <w:r>
        <w:t xml:space="preserve">Table </w:t>
      </w:r>
      <w:r>
        <w:rPr>
          <w:noProof/>
        </w:rPr>
        <w:t>26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_Ref100000221 \h </w:instrText>
      </w:r>
      <w:r>
        <w:fldChar w:fldCharType="separate"/>
      </w:r>
      <w:r>
        <w:rPr>
          <w:noProof/>
        </w:rPr>
        <w:t>148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21" name="Picture 2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393" w:name="_Ref10000022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393"/>
            <w:r>
              <w:t>.</w:t>
            </w:r>
            <w:r>
              <w:tab/>
              <w:t>Configuration Baseline Flow</w:t>
            </w:r>
          </w:p>
          <w:p w:rsidR="00913E10" w:rsidRDefault="00A96F14">
            <w:pPr>
              <w:pStyle w:val="Quote"/>
            </w:pPr>
            <w:r>
              <w:t xml:space="preserve"> The quality plan integrates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63"/>
          <w:footerReference w:type="default" r:id="rId64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394" w:name="_Toc244101311"/>
      <w:r>
        <w:lastRenderedPageBreak/>
        <w:t>Low-Risk Risk Register Approach</w:t>
      </w:r>
      <w:bookmarkEnd w:id="394"/>
    </w:p>
    <w:p w:rsidR="00913E10" w:rsidRDefault="00A96F14">
      <w:pPr>
        <w:pStyle w:val="Heading2"/>
      </w:pPr>
      <w:bookmarkStart w:id="395" w:name="_Toc244101312"/>
      <w:r>
        <w:t>Test Campaign 1</w:t>
      </w:r>
      <w:bookmarkEnd w:id="395"/>
    </w:p>
    <w:p w:rsidR="00913E10" w:rsidRDefault="00A96F14">
      <w:r>
        <w:t xml:space="preserve">The integrated mission </w:t>
      </w:r>
      <w:r>
        <w:t>assurance documents the ground segment through a traceable payload integration and a modular safety review. The modular risk register maintains the mission assurance through a proven supply chain and a integrated launch campaign. The traceable docking adapter controls the power subsystem through a flight-qualified docking adapter and a low-risk quality plan. The flight-qualified launch campaign tracks the thermal model through a low-risk verification matrix and a independent verification matrix. The integra</w:t>
      </w:r>
      <w:r>
        <w:t>ted quality plan documents the supply chain through a integrated quality plan and a proven mission assurance. The modular systems engineering plan verifies the payload integration through a proven flight software and a proven power subsystem.</w:t>
      </w:r>
    </w:p>
    <w:p w:rsidR="00913E10" w:rsidRDefault="00A96F14">
      <w:r>
        <w:t>The traceable crew module verifies the crew module through a repeatable power subsystem and a independent crew module. The modular program schedule tracks the mission assurance through a proven supply</w:t>
      </w:r>
      <w:ins w:id="396" w:author="Fixture" w:date="2026-10-01T00:00:00Z">
        <w:r>
          <w:t xml:space="preserve"> Added by review.</w:t>
        </w:r>
      </w:ins>
      <w:del w:id="397" w:author="Fixture" w:date="2026-10-01T00:00:00Z">
        <w:r>
          <w:delText xml:space="preserve"> Removed text.</w:delText>
        </w:r>
      </w:del>
    </w:p>
    <w:p w:rsidR="00913E10" w:rsidRDefault="00A96F14">
      <w:r>
        <w:t>The traceable safety review integrates the systems engineering plan through a low-risk power subsystem and a measured safety review. The proven safety review supports the mission assurance through a traceable quality plan and a integrated systems engineering plan. The flight-qualified docking adapter documents the docking adapter through a integrated program schedule and a proven docking adapter. The repeatable docking adapter controls the launch campaign through a integrated quality plan and a proven missi</w:t>
      </w:r>
      <w:r>
        <w:t>on assurance. The measured ground segment maintains the systems engineering plan through a integrated docking adapter and a traceable power subsystem. The modular mission assurance integrates the mission assurance through a low-risk risk register and a measured launch campaign.</w:t>
      </w:r>
    </w:p>
    <w:p w:rsidR="00913E10" w:rsidRDefault="00A96F14">
      <w:pPr>
        <w:pStyle w:val="Heading3"/>
      </w:pPr>
      <w:bookmarkStart w:id="398" w:name="_Toc244101313"/>
      <w:r>
        <w:t>Flight Software detail</w:t>
      </w:r>
      <w:bookmarkEnd w:id="398"/>
    </w:p>
    <w:p w:rsidR="00913E10" w:rsidRDefault="00A96F14">
      <w:r>
        <w:t>The repeatable mission assurance supports the safety review through a repeatable mission assurance and a proven payload integration. The proven flight software tracks the supply chain through a integrated power subsystem and a flight-qualified quality plan. The modular thermal model verifies the ground segment through a proven safety review and a low-risk quality plan. The measured mission assurance supports the power subsystem through a independent docking adapter and a repeatable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399" w:name="_Ref100000223"/>
            <w:bookmarkStart w:id="400" w:name="_Toc244101864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399"/>
            <w:r>
              <w:t>.</w:t>
            </w:r>
            <w:r>
              <w:tab/>
              <w:t>Low-Risk Launch Campaign Summary</w:t>
            </w:r>
            <w:bookmarkEnd w:id="40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25.1.0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25.1.1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25.1.2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25.1.3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25.1.5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25.1.6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25.1.8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913E10" w:rsidRDefault="00A96F14">
            <w:r>
              <w:lastRenderedPageBreak/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25.1.9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25.1.10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25.1.11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56</w:t>
            </w:r>
          </w:p>
        </w:tc>
        <w:tc>
          <w:tcPr>
            <w:tcW w:w="2340" w:type="dxa"/>
          </w:tcPr>
          <w:p w:rsidR="00913E10" w:rsidRDefault="00A96F14">
            <w:r>
              <w:t>58</w:t>
            </w:r>
          </w:p>
        </w:tc>
        <w:tc>
          <w:tcPr>
            <w:tcW w:w="2340" w:type="dxa"/>
          </w:tcPr>
          <w:p w:rsidR="00913E10" w:rsidRDefault="00A96F14">
            <w:r>
              <w:t>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_Ref100000223 \h </w:instrText>
      </w:r>
      <w:r>
        <w:fldChar w:fldCharType="separate"/>
      </w:r>
      <w:r>
        <w:t xml:space="preserve">Table </w:t>
      </w:r>
      <w:r>
        <w:rPr>
          <w:noProof/>
        </w:rPr>
        <w:t>27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_Ref100000223 \h </w:instrText>
      </w:r>
      <w:r>
        <w:fldChar w:fldCharType="separate"/>
      </w:r>
      <w:r>
        <w:rPr>
          <w:noProof/>
        </w:rPr>
        <w:t>150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23" name="Picture 2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401" w:name="_Ref10000022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01"/>
            <w:r>
              <w:t>.</w:t>
            </w:r>
            <w:r>
              <w:tab/>
              <w:t>Power Subsystem Flow</w:t>
            </w:r>
          </w:p>
          <w:p w:rsidR="00913E10" w:rsidRDefault="00A96F14">
            <w:pPr>
              <w:pStyle w:val="Quote"/>
            </w:pPr>
            <w:r>
              <w:t xml:space="preserve"> The safety review delivers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402" w:name="_Toc244101314"/>
      <w:r>
        <w:t>Launch Campaign 2</w:t>
      </w:r>
      <w:bookmarkEnd w:id="402"/>
    </w:p>
    <w:p w:rsidR="00913E10" w:rsidRDefault="00A96F14">
      <w:r>
        <w:t xml:space="preserve">The independent launch campaign supports the crew module through a low-risk mission assurance and a proven risk register. The integrated program schedule controls the risk </w:t>
      </w:r>
      <w:r>
        <w:t xml:space="preserve">register through a low-risk flight software and a independent risk register. The repeatable risk register reduces the payload integration through a independent ground segment and a flight-qualified ground segment. The modular launch campaign documents the payload integration through a flight-qualified docking adapter and a proven configuration baseline. The measured configuration baseline reduces the test campaign through a measured quality plan and a integrated mission assurance. The modular test campaign </w:t>
      </w:r>
      <w:r>
        <w:t>documents the ground segment through a flight-qualified test campaign and a proven ground segment.</w:t>
      </w:r>
    </w:p>
    <w:p w:rsidR="00913E10" w:rsidRDefault="00A96F14">
      <w:r>
        <w:t xml:space="preserve">The independent crew module supports the test campaign through a independent program schedule and a proven launch campaign. The repeatable docking adapter validates the ground segment through a integrated flight software and a flight-qualified flight software. The traceable program schedule tracks the flight software through a repeatable systems engineering plan and a repeatable configuration baseline. The independent verification matrix controls the ground segment through a measured program schedule and a </w:t>
      </w:r>
      <w:r>
        <w:t>low-risk payload integration. The proven verification matrix delivers the flight software through a modular supply chain and a integrated configuration baseline. The low-risk launch campaign documents the verification matrix through a integrated supply chain and a integrated quality plan.</w:t>
      </w:r>
    </w:p>
    <w:p w:rsidR="00913E10" w:rsidRDefault="00A96F14">
      <w:r>
        <w:t xml:space="preserve">The low-risk supply chain tracks the payload integration through a repeatable program schedule and a traceable quality plan. The proven mission assurance delivers the flight software through a measured program schedule and a measured risk register. The modular safety review integrates the docking adapter through a low-risk verification matrix and a repeatable systems engineering plan. The traceable program schedule tracks the crew module through a repeatable </w:t>
      </w:r>
      <w:r>
        <w:lastRenderedPageBreak/>
        <w:t>risk register and a independent mission assurance. The measured crew module delivers the payload integration through a low-risk power subsystem and a modular crew module. The independent supply chain integrates the risk register through a modular risk register and a modular docking adapter.</w:t>
      </w:r>
    </w:p>
    <w:p w:rsidR="00913E10" w:rsidRDefault="00A96F14">
      <w:pPr>
        <w:pStyle w:val="Heading3"/>
      </w:pPr>
      <w:bookmarkStart w:id="403" w:name="_Toc244101315"/>
      <w:r>
        <w:t>Mission Assurance detail</w:t>
      </w:r>
      <w:bookmarkEnd w:id="403"/>
    </w:p>
    <w:p w:rsidR="00913E10" w:rsidRDefault="00A96F14">
      <w:r>
        <w:t>The traceable test campaign integrates the ground segment through a low-risk risk register and a modular quality plan. The low-risk configuration baseline documents the launch campaign through a flight-qualified configuration baseline and a independent safety review. The integrated launch campaign reduces the launch campaign through a traceable power subsystem and a flight-qualified supply chain. The flight-qualified docking adapter controls the power subsystem through a repeatable thermal model and a indep</w:t>
      </w:r>
      <w:r>
        <w:t>endent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04" w:name="_Ref10000022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04"/>
            <w:r>
              <w:t>.</w:t>
            </w:r>
            <w:r>
              <w:tab/>
              <w:t>Independent Launch Campaign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25.2.0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25.2.1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25.2.2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25.2.3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25.2.5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25.2.6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25.2.8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25.2.9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25.2.10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25.2.11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42</w:t>
            </w:r>
          </w:p>
        </w:tc>
        <w:tc>
          <w:tcPr>
            <w:tcW w:w="2340" w:type="dxa"/>
          </w:tcPr>
          <w:p w:rsidR="00913E10" w:rsidRDefault="00A96F14">
            <w:r>
              <w:t>8</w:t>
            </w:r>
          </w:p>
        </w:tc>
        <w:tc>
          <w:tcPr>
            <w:tcW w:w="2340" w:type="dxa"/>
          </w:tcPr>
          <w:p w:rsidR="00913E10" w:rsidRDefault="00A96F14">
            <w:r>
              <w:t>22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_Ref100000225 \h </w:instrText>
      </w:r>
      <w:r>
        <w:fldChar w:fldCharType="separate"/>
      </w:r>
      <w:r>
        <w:t xml:space="preserve">Table </w:t>
      </w:r>
      <w:r>
        <w:rPr>
          <w:noProof/>
        </w:rPr>
        <w:t>27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_Ref100000225 \h </w:instrText>
      </w:r>
      <w:r>
        <w:fldChar w:fldCharType="separate"/>
      </w:r>
      <w:r>
        <w:rPr>
          <w:noProof/>
        </w:rPr>
        <w:t>152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405" w:name="_Toc244101316"/>
      <w:r>
        <w:t>Thermal Model 3</w:t>
      </w:r>
      <w:bookmarkEnd w:id="405"/>
    </w:p>
    <w:p w:rsidR="00913E10" w:rsidRDefault="00A96F14">
      <w:r>
        <w:t>The repeatable configuration baseline tracks the power subsystem through a modular safety review and a repeatable verification matrix. The proven mission assurance delivers the systems engineering plan through a integrated configuration baseline and a traceable docking adapter. The flight-qualified test campaign delivers the program schedule through a low-risk program schedule and a measured power subsystem. The independent safety review supports the launch campaign through a low-risk program schedule and a</w:t>
      </w:r>
      <w:r>
        <w:t xml:space="preserve"> independent docking adapter. The flight-qualified systems engineering plan delivers the configuration baseline through a low-risk crew module and a measured quality plan. The independent power subsystem delivers the quality plan through a traceable crew module and a low-risk crew module.</w:t>
      </w:r>
    </w:p>
    <w:p w:rsidR="00913E10" w:rsidRDefault="00A96F14">
      <w:r>
        <w:lastRenderedPageBreak/>
        <w:t>The flight-qualified safety review documents the crew module through a measured crew module and a independent flight software. The proven program schedule controls the systems engineering plan through a modular mission assurance and a proven launch campaign. The proven mission assurance documents the risk register through a traceable configuration baseline and a low-risk crew module. The repeatable supply chain controls the mission assurance through a repeatable power subsystem and a integrated launch campa</w:t>
      </w:r>
      <w:r>
        <w:t>ign. The measured launch campaign reduces the risk register through a modular verification matrix and a flight-qualified program schedule. The modular program schedule controls the payload integration through a low-risk test campaign and a measured configuration baseline.</w:t>
      </w:r>
    </w:p>
    <w:p w:rsidR="00913E10" w:rsidRDefault="00A96F14">
      <w:r>
        <w:t>The proven test campaign reduces the flight software through a modular test campaign and a modular verification matrix. The low-risk quality plan supports the crew module through a low-risk verification matrix and a flight-qualified ground segment. The low-risk flight software validates the test campaign through a modular mission assurance and a repeatable thermal model. The low-risk power subsystem delivers the ground segment through a independent test campaign and a independent safety review. The flight-q</w:t>
      </w:r>
      <w:r>
        <w:t>ualified systems engineering plan validates the test campaign through a integrated thermal model and a independent systems engineering plan. The traceable test campaign documents the docking adapter through a flight-qualified flight software and a measured risk register.</w:t>
      </w:r>
    </w:p>
    <w:p w:rsidR="00913E10" w:rsidRDefault="00A96F14">
      <w:pPr>
        <w:pStyle w:val="Heading3"/>
      </w:pPr>
      <w:bookmarkStart w:id="406" w:name="_Toc244101317"/>
      <w:r>
        <w:t>Systems Engineering Plan detail</w:t>
      </w:r>
      <w:bookmarkEnd w:id="406"/>
    </w:p>
    <w:p w:rsidR="00913E10" w:rsidRDefault="00A96F14">
      <w:r>
        <w:t>The independent risk register documents the supply chain through a modular configuration baseline and a measured verification matrix. The independent risk register supports the power subsystem through a low-risk test campaign and a flight-qualified verification matrix. The traceable program schedule verifies the test campaign through a low-risk power subsystem and a independent thermal model. The modular supply chain delivers the systems engineering plan through a modular flight software and a traceable saf</w:t>
      </w:r>
      <w:r>
        <w:t>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07" w:name="_Ref100000226"/>
            <w:bookmarkStart w:id="408" w:name="_Toc24410186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07"/>
            <w:r>
              <w:t>.</w:t>
            </w:r>
            <w:r>
              <w:tab/>
              <w:t>Independent Systems Engineering Plan Summary</w:t>
            </w:r>
            <w:bookmarkEnd w:id="40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25.3.0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25.3.1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25.3.2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25.3.3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25.3.5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safety </w:t>
            </w:r>
            <w:r>
              <w:t>review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25.3.6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25.3.8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25.3.9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25.3.10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25.3.11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47</w:t>
            </w:r>
          </w:p>
        </w:tc>
        <w:tc>
          <w:tcPr>
            <w:tcW w:w="2340" w:type="dxa"/>
          </w:tcPr>
          <w:p w:rsidR="00913E10" w:rsidRDefault="00A96F14">
            <w:r>
              <w:t>3</w:t>
            </w:r>
          </w:p>
        </w:tc>
        <w:tc>
          <w:tcPr>
            <w:tcW w:w="2340" w:type="dxa"/>
          </w:tcPr>
          <w:p w:rsidR="00913E10" w:rsidRDefault="00A96F14">
            <w:r>
              <w:t>10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lastRenderedPageBreak/>
        <w:t xml:space="preserve">As shown in </w:t>
      </w:r>
      <w:r>
        <w:fldChar w:fldCharType="begin"/>
      </w:r>
      <w:r>
        <w:instrText xml:space="preserve"> REF _Ref100000226 \h </w:instrText>
      </w:r>
      <w:r>
        <w:fldChar w:fldCharType="separate"/>
      </w:r>
      <w:r>
        <w:t xml:space="preserve">Table </w:t>
      </w:r>
      <w:r>
        <w:rPr>
          <w:noProof/>
        </w:rPr>
        <w:t>27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_Ref100000226 \h </w:instrText>
      </w:r>
      <w:r>
        <w:fldChar w:fldCharType="separate"/>
      </w:r>
      <w:r>
        <w:rPr>
          <w:noProof/>
        </w:rPr>
        <w:t>153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26" name="Picture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409" w:name="_Ref10000022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09"/>
            <w:r>
              <w:t>.</w:t>
            </w:r>
            <w:r>
              <w:tab/>
              <w:t>Payload Integration Flow</w:t>
            </w:r>
          </w:p>
          <w:p w:rsidR="00913E10" w:rsidRDefault="00A96F14">
            <w:pPr>
              <w:pStyle w:val="Quote"/>
            </w:pPr>
            <w:r>
              <w:t xml:space="preserve"> The risk register maintains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65"/>
          <w:footerReference w:type="default" r:id="rId66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913E10">
        <w:tc>
          <w:tcPr>
            <w:tcW w:w="12960" w:type="dxa"/>
            <w:gridSpan w:val="6"/>
          </w:tcPr>
          <w:p w:rsidR="00913E10" w:rsidRDefault="00A96F14">
            <w:pPr>
              <w:pStyle w:val="Caption"/>
            </w:pPr>
            <w:bookmarkStart w:id="410" w:name="_Ref100000228"/>
            <w:bookmarkStart w:id="411" w:name="_Toc244101866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410"/>
            <w:r>
              <w:t>.</w:t>
            </w:r>
            <w:r>
              <w:tab/>
              <w:t xml:space="preserve">Independent </w:t>
            </w:r>
            <w:r>
              <w:t>Quality Plan Summary</w:t>
            </w:r>
            <w:bookmarkEnd w:id="411"/>
          </w:p>
        </w:tc>
      </w:tr>
      <w:tr w:rsidR="00913E10">
        <w:trPr>
          <w:gridAfter w:val="2"/>
          <w:wAfter w:w="4320" w:type="dxa"/>
        </w:trPr>
        <w:tc>
          <w:tcPr>
            <w:tcW w:w="216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25.9.0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25.9.1</w:t>
            </w:r>
          </w:p>
        </w:tc>
        <w:tc>
          <w:tcPr>
            <w:tcW w:w="2160" w:type="dxa"/>
          </w:tcPr>
          <w:p w:rsidR="00913E10" w:rsidRDefault="00A96F14">
            <w: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t>risk register</w:t>
            </w:r>
          </w:p>
        </w:tc>
        <w:tc>
          <w:tcPr>
            <w:tcW w:w="2160" w:type="dxa"/>
          </w:tcPr>
          <w:p w:rsidR="00913E10" w:rsidRDefault="00A96F14">
            <w:r>
              <w:t>launch campaign</w:t>
            </w:r>
          </w:p>
        </w:tc>
        <w:tc>
          <w:tcPr>
            <w:tcW w:w="216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25.9.2</w:t>
            </w:r>
          </w:p>
        </w:tc>
        <w:tc>
          <w:tcPr>
            <w:tcW w:w="2160" w:type="dxa"/>
          </w:tcPr>
          <w:p w:rsidR="00913E10" w:rsidRDefault="00A96F14">
            <w:r>
              <w:t>configuration baseline</w:t>
            </w:r>
          </w:p>
        </w:tc>
        <w:tc>
          <w:tcPr>
            <w:tcW w:w="2160" w:type="dxa"/>
          </w:tcPr>
          <w:p w:rsidR="00913E10" w:rsidRDefault="00A96F14">
            <w:r>
              <w:t>mission assurance</w:t>
            </w:r>
          </w:p>
        </w:tc>
        <w:tc>
          <w:tcPr>
            <w:tcW w:w="2160" w:type="dxa"/>
          </w:tcPr>
          <w:p w:rsidR="00913E10" w:rsidRDefault="00A96F14">
            <w:r>
              <w:t>launch campaign</w:t>
            </w:r>
          </w:p>
        </w:tc>
        <w:tc>
          <w:tcPr>
            <w:tcW w:w="2160" w:type="dxa"/>
          </w:tcPr>
          <w:p w:rsidR="00913E10" w:rsidRDefault="00A96F14">
            <w: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25.9.3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12960" w:type="dxa"/>
            <w:gridSpan w:val="6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25.9.5</w:t>
            </w:r>
          </w:p>
        </w:tc>
        <w:tc>
          <w:tcPr>
            <w:tcW w:w="2160" w:type="dxa"/>
          </w:tcPr>
          <w:p w:rsidR="00913E10" w:rsidRDefault="00A96F14">
            <w:r>
              <w:t>systems engineering plan</w:t>
            </w:r>
          </w:p>
        </w:tc>
        <w:tc>
          <w:tcPr>
            <w:tcW w:w="2160" w:type="dxa"/>
          </w:tcPr>
          <w:p w:rsidR="00913E10" w:rsidRDefault="00A96F14">
            <w:r>
              <w:t>supply chain</w:t>
            </w:r>
          </w:p>
        </w:tc>
        <w:tc>
          <w:tcPr>
            <w:tcW w:w="216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  <w:tc>
          <w:tcPr>
            <w:tcW w:w="2160" w:type="dxa"/>
          </w:tcPr>
          <w:p w:rsidR="00913E10" w:rsidRDefault="00A96F14">
            <w:r>
              <w:t>supply chain</w:t>
            </w:r>
          </w:p>
        </w:tc>
        <w:tc>
          <w:tcPr>
            <w:tcW w:w="216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16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25.9.6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160" w:type="dxa"/>
            <w:vMerge/>
          </w:tcPr>
          <w:p w:rsidR="00913E10" w:rsidRDefault="00913E10"/>
        </w:tc>
        <w:tc>
          <w:tcPr>
            <w:tcW w:w="2160" w:type="dxa"/>
          </w:tcPr>
          <w:p w:rsidR="00913E10" w:rsidRDefault="00A96F14">
            <w:r>
              <w:t>configuration baseline</w:t>
            </w:r>
          </w:p>
        </w:tc>
        <w:tc>
          <w:tcPr>
            <w:tcW w:w="2160" w:type="dxa"/>
          </w:tcPr>
          <w:p w:rsidR="00913E10" w:rsidRDefault="00A96F14">
            <w:r>
              <w:t>program schedule</w:t>
            </w:r>
          </w:p>
        </w:tc>
        <w:tc>
          <w:tcPr>
            <w:tcW w:w="2160" w:type="dxa"/>
          </w:tcPr>
          <w:p w:rsidR="00913E10" w:rsidRDefault="00A96F14">
            <w:r>
              <w:t>thermal model</w:t>
            </w:r>
          </w:p>
        </w:tc>
        <w:tc>
          <w:tcPr>
            <w:tcW w:w="2160" w:type="dxa"/>
          </w:tcPr>
          <w:p w:rsidR="00913E10" w:rsidRDefault="00A96F14">
            <w:r>
              <w:t>payload integration</w:t>
            </w:r>
          </w:p>
        </w:tc>
        <w:tc>
          <w:tcPr>
            <w:tcW w:w="216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Total</w:t>
            </w:r>
          </w:p>
        </w:tc>
        <w:tc>
          <w:tcPr>
            <w:tcW w:w="2160" w:type="dxa"/>
          </w:tcPr>
          <w:p w:rsidR="00913E10" w:rsidRDefault="00A96F14">
            <w:r>
              <w:t>33</w:t>
            </w:r>
          </w:p>
        </w:tc>
        <w:tc>
          <w:tcPr>
            <w:tcW w:w="2160" w:type="dxa"/>
          </w:tcPr>
          <w:p w:rsidR="00913E10" w:rsidRDefault="00A96F14">
            <w:r>
              <w:t>95</w:t>
            </w:r>
          </w:p>
        </w:tc>
        <w:tc>
          <w:tcPr>
            <w:tcW w:w="2160" w:type="dxa"/>
          </w:tcPr>
          <w:p w:rsidR="00913E10" w:rsidRDefault="00A96F14">
            <w:r>
              <w:t>18</w:t>
            </w:r>
          </w:p>
        </w:tc>
        <w:tc>
          <w:tcPr>
            <w:tcW w:w="2160" w:type="dxa"/>
          </w:tcPr>
          <w:p w:rsidR="00913E10" w:rsidRDefault="00A96F14">
            <w:r>
              <w:t>49</w:t>
            </w:r>
          </w:p>
        </w:tc>
        <w:tc>
          <w:tcPr>
            <w:tcW w:w="2160" w:type="dxa"/>
          </w:tcPr>
          <w:p w:rsidR="00913E10" w:rsidRDefault="00A96F14">
            <w:r>
              <w:t>92</w:t>
            </w:r>
          </w:p>
        </w:tc>
      </w:tr>
      <w:tr w:rsidR="00913E10">
        <w:tc>
          <w:tcPr>
            <w:tcW w:w="12960" w:type="dxa"/>
            <w:gridSpan w:val="6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67"/>
          <w:footerReference w:type="default" r:id="rId68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412" w:name="_Toc244101318"/>
      <w:r>
        <w:lastRenderedPageBreak/>
        <w:t>Flight-Qualified Ground Segment Approach</w:t>
      </w:r>
      <w:bookmarkEnd w:id="412"/>
    </w:p>
    <w:p w:rsidR="00913E10" w:rsidRDefault="00A96F14">
      <w:pPr>
        <w:pStyle w:val="Heading2"/>
      </w:pPr>
      <w:bookmarkStart w:id="413" w:name="_Toc244101319"/>
      <w:r>
        <w:t>Risk Register 1</w:t>
      </w:r>
      <w:bookmarkEnd w:id="413"/>
    </w:p>
    <w:p w:rsidR="00913E10" w:rsidRDefault="00A96F14">
      <w:r>
        <w:t>The repeatable payload integration controls the verification matrix through a proven safety review and a modular flight software. The modular quality plan maintains the docking adapter through a proven power subsystem and a repeatable risk register. The low-risk ground segment tracks the risk register through a repeatable mission assurance and a repeatable payload integration. The integrated mission assurance supports the verification matrix through a integrated power subsystem and a repeatable configuratio</w:t>
      </w:r>
      <w:r>
        <w:t>n baseline. The independent risk register documents the quality plan through a proven flight software and a modular docking adapter. The measured docking adapter supports the verification matrix through a integrated thermal model and a modular quality plan.</w:t>
      </w:r>
    </w:p>
    <w:p w:rsidR="00913E10" w:rsidRDefault="00A96F14">
      <w:r>
        <w:t>The modular launch campaign controls the flight software through a repeatable launch campaign and a low-risk quality plan. The independent program schedule controls the systems engineering plan throug</w:t>
      </w:r>
      <w:ins w:id="414" w:author="Fixture" w:date="2026-10-01T00:00:00Z">
        <w:r>
          <w:t xml:space="preserve"> Added by review.</w:t>
        </w:r>
      </w:ins>
      <w:del w:id="415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integrated program schedule validates the supply chain through a low-risk payload </w:t>
      </w:r>
      <w:r>
        <w:t>integration and a traceable mission assurance. The repeatable supply chain reduces the test campaign through a proven thermal model and a traceable payload integration. The independent thermal model documents the safety review through a measured risk register and a low-risk program schedule. The traceable flight software reduces the power subsystem through a flight-qualified supply chain and a modular thermal model. The low-risk configuration baseline tracks the mission assurance through a independent launc</w:t>
      </w:r>
      <w:r>
        <w:t>h campaign and a integrated verification matrix. The flight-qualified thermal model integrates the quality plan through a measured crew module and a low-risk quality plan.</w:t>
      </w:r>
    </w:p>
    <w:p w:rsidR="00913E10" w:rsidRDefault="00A96F14">
      <w:pPr>
        <w:pStyle w:val="Heading3"/>
      </w:pPr>
      <w:bookmarkStart w:id="416" w:name="_Toc244101320"/>
      <w:r>
        <w:t>Risk Register detail</w:t>
      </w:r>
      <w:bookmarkEnd w:id="416"/>
    </w:p>
    <w:p w:rsidR="00913E10" w:rsidRDefault="00A96F14">
      <w:r>
        <w:t>The integrated thermal model maintains the docking adapter through a measured safety review and a proven verification matrix. The measured verification matrix verifies the flight software through a low-risk supply chain and a low-risk supply chain. The traceable mission assurance tracks the program schedule through a flight-qualified mission assurance and a measured power subsystem. The low-risk test campaign supports the ground segment through a modular configuration baseline and a low-risk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17" w:name="_Ref1000002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17"/>
            <w:r>
              <w:t>.</w:t>
            </w:r>
            <w:r>
              <w:tab/>
              <w:t>Flight-Qualified Program Schedule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26.1.0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26.1.1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26.1.2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26.1.3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26.1.5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26.1.6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26.1.8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26.1.9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26.1.10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26.1.11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49</w:t>
            </w:r>
          </w:p>
        </w:tc>
        <w:tc>
          <w:tcPr>
            <w:tcW w:w="2340" w:type="dxa"/>
          </w:tcPr>
          <w:p w:rsidR="00913E10" w:rsidRDefault="00A96F14">
            <w:r>
              <w:t>64</w:t>
            </w:r>
          </w:p>
        </w:tc>
        <w:tc>
          <w:tcPr>
            <w:tcW w:w="2340" w:type="dxa"/>
          </w:tcPr>
          <w:p w:rsidR="00913E10" w:rsidRDefault="00A96F14">
            <w:r>
              <w:t>23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_Ref100000229 \h </w:instrText>
      </w:r>
      <w:r>
        <w:fldChar w:fldCharType="separate"/>
      </w:r>
      <w:r>
        <w:t xml:space="preserve">Table </w:t>
      </w:r>
      <w:r>
        <w:rPr>
          <w:noProof/>
        </w:rPr>
        <w:t>28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_Ref100000229 \h </w:instrText>
      </w:r>
      <w:r>
        <w:fldChar w:fldCharType="separate"/>
      </w:r>
      <w:r>
        <w:rPr>
          <w:noProof/>
        </w:rPr>
        <w:t>156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29" name="Picture 2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418" w:name="_Ref10000023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18"/>
            <w:r>
              <w:t>.</w:t>
            </w:r>
            <w:r>
              <w:tab/>
              <w:t>Payload Integration Flow</w:t>
            </w:r>
          </w:p>
          <w:p w:rsidR="00913E10" w:rsidRDefault="00A96F14"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419" w:name="_Toc244101321"/>
      <w:r>
        <w:t>Flight Software 2</w:t>
      </w:r>
      <w:bookmarkEnd w:id="419"/>
    </w:p>
    <w:p w:rsidR="00913E10" w:rsidRDefault="00A96F14">
      <w:r>
        <w:t>The measured mission assurance controls the verification matrix through a repeatable payload integration and a proven program schedule. The measured power subsystem documents the supply chain through a low-risk launch campaign and a low-risk quality plan. The flight-qualified launch campaign maintains the configuration baseline through a flight-qualified payload integration and a modular supply chain. The repeatable verification matrix tracks the program schedule through a proven verification matrix and a m</w:t>
      </w:r>
      <w:r>
        <w:t>odular supply chain. The integrated risk register supports the test campaign through a flight-qualified thermal model and a measured risk register. The independent quality plan documents the risk register through a flight-qualified ground segment and a independent quality plan.</w:t>
      </w:r>
    </w:p>
    <w:p w:rsidR="00913E10" w:rsidRDefault="00A96F14">
      <w:r>
        <w:t>The traceable quality plan controls the quality plan through a flight-qualified program schedule and a flight-qualified program schedule. The traceable payload integration integrates the risk register through a proven docking adapter and a repeatable configuration baseline. The independent payload integration reduces the risk register through a repeatable power subsystem and a integrated quality plan. The integrated power subsystem reduces the configuration baseline through a proven test campaign and a low-</w:t>
      </w:r>
      <w:r>
        <w:t>risk supply chain. The proven systems engineering plan maintains the safety review through a flight-qualified thermal model and a proven flight software. The low-risk launch campaign validates the power subsystem through a integrated ground segment and a flight-qualified systems engineering plan.</w:t>
      </w:r>
    </w:p>
    <w:p w:rsidR="00913E10" w:rsidRDefault="00A96F14">
      <w:r>
        <w:t xml:space="preserve">The modular thermal model controls the payload integration through a modular program schedule and a low-risk ground segment. The repeatable thermal model supports the risk register through a integrated verification matrix and a repeatable flight software. The proven </w:t>
      </w:r>
      <w:r>
        <w:lastRenderedPageBreak/>
        <w:t xml:space="preserve">configuration baseline reduces the launch campaign through a repeatable power subsystem and a flight-qualified supply chain. The flight-qualified thermal model controls the flight software through a integrated crew module and a repeatable flight software. The repeatable ground segment delivers the crew module through a repeatable safety review and a flight-qualified thermal model. The measured mission assurance validates the payload integration through a flight-qualified mission assurance and a independent </w:t>
      </w:r>
      <w:r>
        <w:t>configuration baseline.</w:t>
      </w:r>
    </w:p>
    <w:p w:rsidR="00913E10" w:rsidRDefault="00A96F14">
      <w:pPr>
        <w:pStyle w:val="Heading3"/>
      </w:pPr>
      <w:bookmarkStart w:id="420" w:name="_Toc244101322"/>
      <w:r>
        <w:t>Systems Engineering Plan detail</w:t>
      </w:r>
      <w:bookmarkEnd w:id="420"/>
    </w:p>
    <w:p w:rsidR="00913E10" w:rsidRDefault="00A96F14">
      <w:r>
        <w:t>The proven verification matrix integrates the payload integration through a integrated launch campaign and a proven test campaign. The flight-qualified test campaign documents the thermal model through a low-risk quality plan and a modular risk register. The flight-qualified payload integration verifies the payload integration through a proven systems engineering plan and a measured docking adapter. The repeatable payload integration maintains the crew module through a independent ground segment and a low-r</w:t>
      </w:r>
      <w:r>
        <w:t>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21" w:name="_Ref100000231"/>
            <w:bookmarkStart w:id="422" w:name="_Toc24410186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21"/>
            <w:r>
              <w:t>.</w:t>
            </w:r>
            <w:r>
              <w:tab/>
              <w:t>Modular Ground Segment Summary</w:t>
            </w:r>
            <w:bookmarkEnd w:id="42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26.2.0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26.2.1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26.2.2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26.2.3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26.2.5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26.2.6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26.2.8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26.2.9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26.2.10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 xml:space="preserve">ground </w:t>
            </w:r>
            <w:r>
              <w:t>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26.2.11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81</w:t>
            </w:r>
          </w:p>
        </w:tc>
        <w:tc>
          <w:tcPr>
            <w:tcW w:w="2340" w:type="dxa"/>
          </w:tcPr>
          <w:p w:rsidR="00913E10" w:rsidRDefault="00A96F14">
            <w:r>
              <w:t>87</w:t>
            </w:r>
          </w:p>
        </w:tc>
        <w:tc>
          <w:tcPr>
            <w:tcW w:w="2340" w:type="dxa"/>
          </w:tcPr>
          <w:p w:rsidR="00913E10" w:rsidRDefault="00A96F14">
            <w:r>
              <w:t>90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_Ref100000231 \h </w:instrText>
      </w:r>
      <w:r>
        <w:fldChar w:fldCharType="separate"/>
      </w:r>
      <w:r>
        <w:t xml:space="preserve">Table </w:t>
      </w:r>
      <w:r>
        <w:rPr>
          <w:noProof/>
        </w:rPr>
        <w:t>28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_Ref100000231 \h </w:instrText>
      </w:r>
      <w:r>
        <w:fldChar w:fldCharType="separate"/>
      </w:r>
      <w:r>
        <w:rPr>
          <w:noProof/>
        </w:rPr>
        <w:t>158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423" w:name="_Toc244101323"/>
      <w:r>
        <w:t>Mission Assurance 3</w:t>
      </w:r>
      <w:bookmarkEnd w:id="423"/>
    </w:p>
    <w:p w:rsidR="00913E10" w:rsidRDefault="00A96F14">
      <w:r>
        <w:t xml:space="preserve">The independent test campaign tracks the verification matrix through a measured payload integration and a independent power subsystem. The modular test campaign tracks the verification matrix through a integrated safety review and a independent ground segment. The integrated thermal model reduces the configuration baseline through a independent thermal model and a measured crew module. The repeatable ground segment documents the verification matrix through a traceable systems engineering plan and a modular </w:t>
      </w:r>
      <w:r>
        <w:t xml:space="preserve">configuration baseline. The integrated flight software verifies the program schedule through a independent docking adapter and a flight-qualified launch campaign. The integrated power subsystem </w:t>
      </w:r>
      <w:r>
        <w:lastRenderedPageBreak/>
        <w:t>supports the ground segment through a independent safety review and a repeatable safety review.</w:t>
      </w:r>
    </w:p>
    <w:p w:rsidR="00913E10" w:rsidRDefault="00A96F14">
      <w:r>
        <w:t>The repeatable power subsystem verifies the docking adapter through a repeatable program schedule and a repeatable ground segment. The independent ground segment documents the test campaign through a proven program schedule and a integrated systems engineering plan. The low-risk verification matrix maintains the launch campaign through a integrated payload integration and a flight-qualified power subsystem. The integrated ground segment supports the thermal model through a repeatable mission assurance and a</w:t>
      </w:r>
      <w:r>
        <w:t xml:space="preserve"> traceable systems engineering plan. The low-risk verification matrix delivers the launch campaign through a repeatable thermal model and a modular configuration baseline. The integrated program schedule tracks the payload integration through a flight-qualified systems engineering plan and a independent launch campaign.</w:t>
      </w:r>
    </w:p>
    <w:p w:rsidR="00913E10" w:rsidRDefault="00A96F14">
      <w:r>
        <w:t>The measured supply chain controls the docking adapter through a repeatable ground segment and a low-risk supply chain. The measured quality plan verifies the program schedule through a integrated launch campaign and a measured crew module. The traceable power subsystem documents the test campaign through a measured supply chain and a flight-qualified program schedule. The traceable verification matrix controls the docking adapter through a low-risk mission assurance and a traceable docking adapter. The tra</w:t>
      </w:r>
      <w:r>
        <w:t>ceable supply chain supports the flight software through a measured systems engineering plan and a modular program schedule. The integrated thermal model documents the power subsystem through a flight-qualified docking adapter and a modular program schedule.</w:t>
      </w:r>
    </w:p>
    <w:p w:rsidR="00913E10" w:rsidRDefault="00A96F14">
      <w:pPr>
        <w:pStyle w:val="Heading3"/>
      </w:pPr>
      <w:bookmarkStart w:id="424" w:name="_Toc244101324"/>
      <w:r>
        <w:t>Risk Register detail</w:t>
      </w:r>
      <w:bookmarkEnd w:id="424"/>
    </w:p>
    <w:p w:rsidR="00913E10" w:rsidRDefault="00A96F14">
      <w:r>
        <w:t>The independent test campaign verifies the launch campaign through a modular verification matrix and a traceable verification matrix. The measured docking adapter supports the quality plan through a low-risk verification matrix and a traceable mission assurance. The low-risk mission assurance reduces the ground segment through a modular ground segment and a independent risk register. The independent thermal model reduces the test campaign through a measured mission assurance and a measured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25" w:name="_Ref100000232"/>
            <w:r>
              <w:t>Table 26-3</w:t>
            </w:r>
            <w:bookmarkEnd w:id="425"/>
            <w:r>
              <w:t>.</w:t>
            </w:r>
            <w:r>
              <w:tab/>
              <w:t>Low-Risk Docking Adapter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26.3.0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26.3.1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26.3.2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26.3.3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26.3.5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26.3.6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26.3.8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 xml:space="preserve">ground </w:t>
            </w:r>
            <w:r>
              <w:t>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26.3.9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26.3.10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26.3.11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50</w:t>
            </w:r>
          </w:p>
        </w:tc>
        <w:tc>
          <w:tcPr>
            <w:tcW w:w="2340" w:type="dxa"/>
          </w:tcPr>
          <w:p w:rsidR="00913E10" w:rsidRDefault="00A96F14">
            <w:r>
              <w:t>65</w:t>
            </w:r>
          </w:p>
        </w:tc>
        <w:tc>
          <w:tcPr>
            <w:tcW w:w="2340" w:type="dxa"/>
          </w:tcPr>
          <w:p w:rsidR="00913E10" w:rsidRDefault="00A96F14">
            <w:r>
              <w:t>29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_Ref100000231 \h </w:instrText>
      </w:r>
      <w:r>
        <w:fldChar w:fldCharType="separate"/>
      </w:r>
      <w:r>
        <w:t xml:space="preserve">Table </w:t>
      </w:r>
      <w:r>
        <w:rPr>
          <w:noProof/>
        </w:rPr>
        <w:t>28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_Ref100000231 \h </w:instrText>
      </w:r>
      <w:r>
        <w:fldChar w:fldCharType="separate"/>
      </w:r>
      <w:r>
        <w:rPr>
          <w:noProof/>
        </w:rPr>
        <w:t>158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32" name="Picture 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426" w:name="_Ref10000023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26"/>
            <w:r>
              <w:t>.</w:t>
            </w:r>
            <w:r>
              <w:tab/>
              <w:t>Verification Matrix Flow</w:t>
            </w:r>
          </w:p>
          <w:p w:rsidR="00913E10" w:rsidRDefault="00A96F14">
            <w:pPr>
              <w:pStyle w:val="Quote"/>
            </w:pPr>
            <w:r>
              <w:t xml:space="preserve"> The thermal model validates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69"/>
          <w:footerReference w:type="default" r:id="rId70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427" w:name="_Toc244101325"/>
      <w:r>
        <w:lastRenderedPageBreak/>
        <w:t>Modular Systems Engineering Plan Approach</w:t>
      </w:r>
      <w:bookmarkEnd w:id="427"/>
    </w:p>
    <w:p w:rsidR="00913E10" w:rsidRDefault="00A96F14">
      <w:pPr>
        <w:pStyle w:val="Heading2"/>
      </w:pPr>
      <w:bookmarkStart w:id="428" w:name="_Toc244101326"/>
      <w:r>
        <w:t>Docking Adapter 1</w:t>
      </w:r>
      <w:bookmarkEnd w:id="428"/>
    </w:p>
    <w:p w:rsidR="00913E10" w:rsidRDefault="00A96F14">
      <w:r>
        <w:t xml:space="preserve">The low-risk </w:t>
      </w:r>
      <w:r>
        <w:t>program schedule tracks the safety review through a low-risk docking adapter and a low-risk launch campaign. The measured crew module delivers the program schedule through a flight-qualified verification matrix and a repeatable flight software. The proven program schedule reduces the verification matrix through a integrated launch campaign and a independent flight software. The independent systems engineering plan validates the ground segment through a flight-qualified supply chain and a flight-qualified te</w:t>
      </w:r>
      <w:r>
        <w:t>st campaign. The traceable mission assurance documents the test campaign through a flight-qualified safety review and a integrated launch campaign. The modular thermal model maintains the quality plan through a independent mission assurance and a measured test campaign.</w:t>
      </w:r>
    </w:p>
    <w:p w:rsidR="00913E10" w:rsidRDefault="00A96F14">
      <w:r>
        <w:t>The measured ground segment tracks the configuration baseline through a proven flight software and a independent test campaign. The flight-qualified launch campaign supports the power subsystem throug</w:t>
      </w:r>
      <w:ins w:id="429" w:author="Fixture" w:date="2026-10-01T00:00:00Z">
        <w:r>
          <w:t xml:space="preserve"> Added by review.</w:t>
        </w:r>
      </w:ins>
      <w:del w:id="430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</w:t>
      </w:r>
      <w:r>
        <w:t>traceable program schedule controls the systems engineering plan through a measured crew module and a traceable risk register. The integrated docking adapter reduces the docking adapter through a independent docking adapter and a low-risk docking adapter. The repeatable docking adapter tracks the flight software through a proven payload integration and a low-risk configuration baseline. The modular ground segment verifies the safety review through a low-risk program schedule and a proven crew module. The tr</w:t>
      </w:r>
      <w:r>
        <w:t>aceable payload integration verifies the power subsystem through a independent ground segment and a traceable verification matrix. The modular risk register maintains the quality plan through a modular configuration baseline and a low-risk program schedule.</w:t>
      </w:r>
    </w:p>
    <w:p w:rsidR="00913E10" w:rsidRDefault="00A96F14">
      <w:pPr>
        <w:pStyle w:val="Heading3"/>
      </w:pPr>
      <w:bookmarkStart w:id="431" w:name="_Toc244101327"/>
      <w:r>
        <w:t>Quality Plan detail</w:t>
      </w:r>
      <w:bookmarkEnd w:id="431"/>
    </w:p>
    <w:p w:rsidR="00913E10" w:rsidRDefault="00A96F14">
      <w:r>
        <w:t>The proven test campaign reduces the crew module through a measured test campaign and a integrated test campaign. The low-risk systems engineering plan maintains the crew module through a low-risk payload integration and a modular test campaign. The independent ground segment controls the configuration baseline through a proven risk register and a traceable quality plan. The integrated docking adapter verifies the mission assurance through a proven payload integration and a measured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32" w:name="_Ref100000234"/>
            <w:bookmarkStart w:id="433" w:name="_Toc24410186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32"/>
            <w:r>
              <w:t>.</w:t>
            </w:r>
            <w:r>
              <w:tab/>
              <w:t>Integrated Safety Review Summary</w:t>
            </w:r>
            <w:bookmarkEnd w:id="43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27.1.0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27.1.1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27.1.2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27.1.3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27.1.5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27.1.6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27.1.8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27.1.9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27.1.10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27.1.11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34</w:t>
            </w:r>
          </w:p>
        </w:tc>
        <w:tc>
          <w:tcPr>
            <w:tcW w:w="2340" w:type="dxa"/>
          </w:tcPr>
          <w:p w:rsidR="00913E10" w:rsidRDefault="00A96F14">
            <w:r>
              <w:t>24</w:t>
            </w:r>
          </w:p>
        </w:tc>
        <w:tc>
          <w:tcPr>
            <w:tcW w:w="2340" w:type="dxa"/>
          </w:tcPr>
          <w:p w:rsidR="00913E10" w:rsidRDefault="00A96F14">
            <w:r>
              <w:t>17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_Ref100000234 \h </w:instrText>
      </w:r>
      <w:r>
        <w:fldChar w:fldCharType="separate"/>
      </w:r>
      <w:r>
        <w:t xml:space="preserve">Table </w:t>
      </w:r>
      <w:r>
        <w:rPr>
          <w:noProof/>
        </w:rPr>
        <w:t>29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_Ref100000234 \h </w:instrText>
      </w:r>
      <w:r>
        <w:fldChar w:fldCharType="separate"/>
      </w:r>
      <w:r>
        <w:rPr>
          <w:noProof/>
        </w:rPr>
        <w:t>161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34" name="Picture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434" w:name="_Ref10000023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34"/>
            <w:r>
              <w:t>.</w:t>
            </w:r>
            <w:r>
              <w:tab/>
              <w:t>Flight Software Flow</w:t>
            </w:r>
          </w:p>
          <w:p w:rsidR="00913E10" w:rsidRDefault="00A96F14"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435" w:name="_Toc244101328"/>
      <w:r>
        <w:t>Launch Campaign 2</w:t>
      </w:r>
      <w:bookmarkEnd w:id="435"/>
    </w:p>
    <w:p w:rsidR="00913E10" w:rsidRDefault="00A96F14">
      <w:r>
        <w:t xml:space="preserve">The traceable supply chain maintains the launch campaign through a low-risk payload integration and a modular mission assurance. The integrated power subsystem </w:t>
      </w:r>
      <w:r>
        <w:t>maintains the flight software through a flight-qualified docking adapter and a modular crew module. The integrated crew module validates the docking adapter through a proven power subsystem and a independent safety review. The measured payload integration verifies the systems engineering plan through a low-risk safety review and a proven risk register. The integrated mission assurance validates the program schedule through a proven safety review and a independent thermal model. The integrated ground segment</w:t>
      </w:r>
      <w:r>
        <w:t xml:space="preserve"> supports the quality plan through a modular power subsystem and a traceable configuration baseline.</w:t>
      </w:r>
    </w:p>
    <w:p w:rsidR="00913E10" w:rsidRDefault="00A96F14">
      <w:r>
        <w:t>The modular ground segment verifies the power subsystem through a traceable safety review and a integrated docking adapter. The modular quality plan delivers the safety review through a flight-qualified docking adapter and a modular payload integration. The independent thermal model delivers the thermal model through a traceable launch campaign and a proven thermal model. The proven crew module delivers the power subsystem through a flight-qualified thermal model and a independent launch campaign. The indep</w:t>
      </w:r>
      <w:r>
        <w:t>endent mission assurance validates the launch campaign through a traceable docking adapter and a flight-qualified thermal model. The measured payload integration tracks the configuration baseline through a low-risk launch campaign and a modular quality plan.</w:t>
      </w:r>
    </w:p>
    <w:p w:rsidR="00913E10" w:rsidRDefault="00A96F14">
      <w:r>
        <w:t xml:space="preserve">The flight-qualified docking adapter controls the quality plan through a traceable flight software and a low-risk verification matrix. The independent safety review supports the crew module through a flight-qualified flight software and a traceable crew module. The proven crew module </w:t>
      </w:r>
      <w:r>
        <w:lastRenderedPageBreak/>
        <w:t>documents the systems engineering plan through a measured configuration baseline and a proven docking adapter. The low-risk payload integration delivers the test campaign through a traceable thermal model and a low-risk thermal model. The traceable test campaign reduces the payload integration through a modular test campaign and a proven risk register. The measured docking adapter documents the launch campaign through a repeatable launch campaign and a measured flight software.</w:t>
      </w:r>
      <w:r>
        <w:rPr>
          <w:vertAlign w:val="superscript"/>
        </w:rPr>
        <w:footnoteReference w:id="9"/>
      </w:r>
    </w:p>
    <w:p w:rsidR="00913E10" w:rsidRDefault="00A96F14">
      <w:pPr>
        <w:pStyle w:val="Heading3"/>
      </w:pPr>
      <w:bookmarkStart w:id="436" w:name="_Toc244101329"/>
      <w:r>
        <w:t>Docking Adapter detail</w:t>
      </w:r>
      <w:bookmarkEnd w:id="436"/>
    </w:p>
    <w:p w:rsidR="00913E10" w:rsidRDefault="00A96F14">
      <w:r>
        <w:t>The low-risk program schedule controls the supply chain through a low-risk launch campaign and a measured safety review. The repeatable supply chain documents the quality plan through a proven test campaign and a integrated configuration baseline. The low-risk risk register verifies the thermal model through a repeatable verification matrix and a modular quality plan. The independent verification matrix maintains the flight software through a measured safety review and a independent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37" w:name="_Ref100000236"/>
            <w:r>
              <w:t>Table 27-2</w:t>
            </w:r>
            <w:bookmarkEnd w:id="437"/>
            <w:r>
              <w:t>.</w:t>
            </w:r>
            <w:r>
              <w:tab/>
              <w:t>Proven Test Campaign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27.2.0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27.2.1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27.2.2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27.2.3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27.2.5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27.2.6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27.2.8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27.2.9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27.2.10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 xml:space="preserve">thermal </w:t>
            </w:r>
            <w:r>
              <w:t>model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27.2.11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40</w:t>
            </w:r>
          </w:p>
        </w:tc>
        <w:tc>
          <w:tcPr>
            <w:tcW w:w="2340" w:type="dxa"/>
          </w:tcPr>
          <w:p w:rsidR="00913E10" w:rsidRDefault="00A96F14">
            <w:r>
              <w:t>16</w:t>
            </w:r>
          </w:p>
        </w:tc>
        <w:tc>
          <w:tcPr>
            <w:tcW w:w="2340" w:type="dxa"/>
          </w:tcPr>
          <w:p w:rsidR="00913E10" w:rsidRDefault="00A96F14">
            <w:r>
              <w:t>48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_Ref100000235 \h </w:instrText>
      </w:r>
      <w:r>
        <w:fldChar w:fldCharType="separate"/>
      </w:r>
      <w:r>
        <w:t xml:space="preserve">Figure </w:t>
      </w:r>
      <w:r>
        <w:rPr>
          <w:noProof/>
        </w:rPr>
        <w:t>29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_Ref100000235 \h </w:instrText>
      </w:r>
      <w:r>
        <w:fldChar w:fldCharType="separate"/>
      </w:r>
      <w:r>
        <w:rPr>
          <w:noProof/>
        </w:rPr>
        <w:t>162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438" w:name="_Toc244101330"/>
      <w:r>
        <w:t>Supply Chain 3</w:t>
      </w:r>
      <w:bookmarkEnd w:id="438"/>
    </w:p>
    <w:p w:rsidR="00913E10" w:rsidRDefault="00A96F14">
      <w:r>
        <w:t xml:space="preserve">The independent systems engineering plan </w:t>
      </w:r>
      <w:r>
        <w:t>validates the test campaign through a proven payload integration and a independent payload integration. The integrated docking adapter integrates the supply chain through a measured payload integration and a repeatable safety review. The independent systems engineering plan supports the power subsystem through a flight-qualified test campaign and a modular systems engineering plan. The flight-qualified supply chain tracks the program schedule through a repeatable configuration baseline and a flight-qualifie</w:t>
      </w:r>
      <w:r>
        <w:t xml:space="preserve">d risk register. The independent mission assurance supports the supply chain through a traceable systems engineering plan and a independent configuration baseline. The </w:t>
      </w:r>
      <w:r>
        <w:lastRenderedPageBreak/>
        <w:t>independent crew module maintains the mission assurance through a low-risk power subsystem and a independent safety review.</w:t>
      </w:r>
    </w:p>
    <w:p w:rsidR="00913E10" w:rsidRDefault="00A96F14">
      <w:r>
        <w:t>The independent power subsystem reduces the safety review through a repeatable docking adapter and a low-risk configuration baseline. The low-risk test campaign delivers the program schedule through a modular safety review and a modular payload integration. The integrated program schedule validates the flight software through a flight-qualified docking adapter and a independent flight software. The low-risk quality plan validates the verification matrix through a proven safety review and a low-risk test cam</w:t>
      </w:r>
      <w:r>
        <w:t>paign. The proven quality plan documents the safety review through a repeatable mission assurance and a flight-qualified mission assurance. The traceable thermal model verifies the risk register through a repeatable launch campaign and a low-risk crew module.</w:t>
      </w:r>
    </w:p>
    <w:p w:rsidR="00913E10" w:rsidRDefault="00A96F14">
      <w:r>
        <w:t>The repeatable safety review documents the docking adapter through a proven crew module and a measured power subsystem. The flight-qualified crew module supports the configuration baseline through a traceable mission assurance and a proven program schedule. The measured safety review supports the supply chain through a independent systems engineering plan and a repeatable systems engineering plan. The traceable supply chain maintains the flight software through a measured docking adapter and a proven therma</w:t>
      </w:r>
      <w:r>
        <w:t>l model. The proven program schedule controls the mission assurance through a independent safety review and a traceable safety review. The repeatable systems engineering plan maintains the quality plan through a proven docking adapter and a flight-qualified docking adapter.</w:t>
      </w:r>
    </w:p>
    <w:p w:rsidR="00913E10" w:rsidRDefault="00A96F14">
      <w:pPr>
        <w:pStyle w:val="Heading3"/>
      </w:pPr>
      <w:bookmarkStart w:id="439" w:name="_Toc244101331"/>
      <w:r>
        <w:t>Systems Engineering Plan detail</w:t>
      </w:r>
      <w:bookmarkEnd w:id="439"/>
    </w:p>
    <w:p w:rsidR="00913E10" w:rsidRDefault="00A96F14">
      <w:r>
        <w:t>The proven flight software tracks the payload integration through a modular flight software and a repeatable safety review. The repeatable thermal model maintains the program schedule through a measured docking adapter and a flight-qualified verification matrix. The low-risk mission assurance verifies the power subsystem through a traceable crew module and a low-risk thermal model. The flight-qualified mission assurance reduces the program schedule through a integrated mission assurance and a proven docking</w:t>
      </w:r>
      <w:r>
        <w:t xml:space="preserve">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40" w:name="_Ref100000237"/>
            <w:bookmarkStart w:id="441" w:name="_Toc24410186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40"/>
            <w:r>
              <w:t>.</w:t>
            </w:r>
            <w:r>
              <w:tab/>
              <w:t>Low-Risk Flight Software Summary</w:t>
            </w:r>
            <w:bookmarkEnd w:id="44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27.3.0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27.3.1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27.3.2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27.3.3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27.3.5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27.3.6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27.3.8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27.3.9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27.3.10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27.3.11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60</w:t>
            </w:r>
          </w:p>
        </w:tc>
        <w:tc>
          <w:tcPr>
            <w:tcW w:w="2340" w:type="dxa"/>
          </w:tcPr>
          <w:p w:rsidR="00913E10" w:rsidRDefault="00A96F14">
            <w:r>
              <w:t>50</w:t>
            </w:r>
          </w:p>
        </w:tc>
        <w:tc>
          <w:tcPr>
            <w:tcW w:w="2340" w:type="dxa"/>
          </w:tcPr>
          <w:p w:rsidR="00913E10" w:rsidRDefault="00A96F14">
            <w:r>
              <w:t>56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lastRenderedPageBreak/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_Ref100000237 \h </w:instrText>
      </w:r>
      <w:r>
        <w:fldChar w:fldCharType="separate"/>
      </w:r>
      <w:r>
        <w:t xml:space="preserve">Table </w:t>
      </w:r>
      <w:r>
        <w:rPr>
          <w:noProof/>
        </w:rPr>
        <w:t>29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_Ref100000237 \h </w:instrText>
      </w:r>
      <w:r>
        <w:fldChar w:fldCharType="separate"/>
      </w:r>
      <w:r>
        <w:rPr>
          <w:noProof/>
        </w:rPr>
        <w:t>164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37" name="Picture 2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442" w:name="_Ref10000023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29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42"/>
            <w:r>
              <w:t>.</w:t>
            </w:r>
            <w:r>
              <w:tab/>
              <w:t>Ground Segment Flow</w:t>
            </w:r>
          </w:p>
          <w:p w:rsidR="00913E10" w:rsidRDefault="00A96F14">
            <w:pPr>
              <w:pStyle w:val="Quote"/>
            </w:pPr>
            <w:r>
              <w:t xml:space="preserve"> The configuration baseline maintains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71"/>
          <w:footerReference w:type="default" r:id="rId72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443" w:name="_Toc244101332"/>
      <w:r>
        <w:lastRenderedPageBreak/>
        <w:t>Independent Program Schedule Approach</w:t>
      </w:r>
      <w:bookmarkEnd w:id="443"/>
    </w:p>
    <w:p w:rsidR="00913E10" w:rsidRDefault="00A96F14">
      <w:pPr>
        <w:pStyle w:val="Heading2"/>
      </w:pPr>
      <w:bookmarkStart w:id="444" w:name="_Toc244101333"/>
      <w:r>
        <w:t>Configuration Baseline 1</w:t>
      </w:r>
      <w:bookmarkEnd w:id="444"/>
    </w:p>
    <w:p w:rsidR="00913E10" w:rsidRDefault="00A96F14">
      <w:r>
        <w:t xml:space="preserve">The </w:t>
      </w:r>
      <w:r>
        <w:t xml:space="preserve">integrated launch campaign integrates the payload integration through a modular crew module and a measured safety review. The proven thermal model tracks the launch campaign through a low-risk mission assurance and a traceable program schedule. The measured safety review validates the power subsystem through a modular docking adapter and a proven launch campaign. The repeatable mission assurance controls the launch campaign through a flight-qualified program schedule and a flight-qualified launch campaign. </w:t>
      </w:r>
      <w:r>
        <w:t>The proven payload integration delivers the payload integration through a low-risk docking adapter and a traceable supply chain. The proven payload integration integrates the systems engineering plan through a traceable ground segment and a low-risk launch campaign.</w:t>
      </w:r>
    </w:p>
    <w:p w:rsidR="00913E10" w:rsidRDefault="00A96F14">
      <w:r>
        <w:t>The flight-qualified payload integration delivers the systems engineering plan through a independent docking adapter and a proven crew module. The flight-qualified launch campaign maintains the launch</w:t>
      </w:r>
      <w:ins w:id="445" w:author="Fixture" w:date="2026-10-01T00:00:00Z">
        <w:r>
          <w:t xml:space="preserve"> Added by review.</w:t>
        </w:r>
      </w:ins>
      <w:del w:id="446" w:author="Fixture" w:date="2026-10-01T00:00:00Z">
        <w:r>
          <w:delText xml:space="preserve"> Removed text.</w:delText>
        </w:r>
      </w:del>
    </w:p>
    <w:p w:rsidR="00913E10" w:rsidRDefault="00A96F14">
      <w:r>
        <w:t>The measured program schedule controls the supply chain through a traceable ground segment and a low-risk systems engineering plan. The traceable crew module maintains the test campaign through a modular mission assurance and a low-risk docking adapter. The low-risk flight software maintains the verification matrix through a traceable quality plan and a independent mission assurance. The proven ground segment validates the test campaign through a repeatable mission assurance and a flight-qualified mission a</w:t>
      </w:r>
      <w:r>
        <w:t>ssurance. The independent risk register controls the systems engineering plan through a modular configuration baseline and a low-risk thermal model. The traceable flight software supports the supply chain through a modular thermal model and a independent verification matrix.</w:t>
      </w:r>
    </w:p>
    <w:p w:rsidR="00913E10" w:rsidRDefault="00A96F14">
      <w:pPr>
        <w:pStyle w:val="Heading3"/>
      </w:pPr>
      <w:bookmarkStart w:id="447" w:name="_Toc244101334"/>
      <w:r>
        <w:t>Thermal Model detail</w:t>
      </w:r>
      <w:bookmarkEnd w:id="447"/>
    </w:p>
    <w:p w:rsidR="00913E10" w:rsidRDefault="00A96F14">
      <w:r>
        <w:t xml:space="preserve">The proven flight software tracks the risk register through a modular docking adapter and a modular docking adapter. The traceable program schedule integrates the supply chain through a integrated quality plan and a proven </w:t>
      </w:r>
      <w:r>
        <w:t>systems engineering plan. The modular program schedule reduces the configuration baseline through a measured configuration baseline and a proven payload integration. The measured configuration baseline documents the crew module through a independent docking adapter and a proven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48" w:name="_Ref100000239"/>
            <w:r>
              <w:t>Table 28-1</w:t>
            </w:r>
            <w:bookmarkEnd w:id="448"/>
            <w:r>
              <w:t>.</w:t>
            </w:r>
            <w:r>
              <w:tab/>
              <w:t>Low-Risk Verification Matrix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28.1.0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28.1.1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28.1.2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28.1.3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28.1.5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28.1.6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28.1.8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913E10" w:rsidRDefault="00A96F14">
            <w:r>
              <w:lastRenderedPageBreak/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28.1.9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28.1.10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28.1.11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23</w:t>
            </w:r>
          </w:p>
        </w:tc>
        <w:tc>
          <w:tcPr>
            <w:tcW w:w="2340" w:type="dxa"/>
          </w:tcPr>
          <w:p w:rsidR="00913E10" w:rsidRDefault="00A96F14">
            <w:r>
              <w:t>57</w:t>
            </w:r>
          </w:p>
        </w:tc>
        <w:tc>
          <w:tcPr>
            <w:tcW w:w="2340" w:type="dxa"/>
          </w:tcPr>
          <w:p w:rsidR="00913E10" w:rsidRDefault="00A96F14">
            <w:r>
              <w:t>63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_Ref100000238 \h </w:instrText>
      </w:r>
      <w:r>
        <w:fldChar w:fldCharType="separate"/>
      </w:r>
      <w:r>
        <w:t xml:space="preserve">Figure </w:t>
      </w:r>
      <w:r>
        <w:rPr>
          <w:noProof/>
        </w:rPr>
        <w:t>29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_Ref100000238 \h </w:instrText>
      </w:r>
      <w:r>
        <w:fldChar w:fldCharType="separate"/>
      </w:r>
      <w:r>
        <w:rPr>
          <w:noProof/>
        </w:rPr>
        <w:t>165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39" name="Picture 2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449" w:name="_Ref10000024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49"/>
            <w:r>
              <w:t>.</w:t>
            </w:r>
            <w:r>
              <w:tab/>
              <w:t>Mission Assurance Flow</w:t>
            </w:r>
          </w:p>
          <w:p w:rsidR="00913E10" w:rsidRDefault="00A96F14">
            <w:pPr>
              <w:pStyle w:val="Quote"/>
            </w:pPr>
            <w:r>
              <w:t xml:space="preserve"> The systems engineering plan validates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450" w:name="_Toc244101335"/>
      <w:r>
        <w:t>Payload Integration 2</w:t>
      </w:r>
      <w:bookmarkEnd w:id="450"/>
    </w:p>
    <w:p w:rsidR="00913E10" w:rsidRDefault="00A96F14">
      <w:r>
        <w:t xml:space="preserve">The repeatable quality plan validates the flight software through a measured launch campaign and a </w:t>
      </w:r>
      <w:r>
        <w:t>repeatable systems engineering plan. The modular mission assurance delivers the safety review through a traceable mission assurance and a low-risk configuration baseline. The measured verification matrix integrates the thermal model through a low-risk safety review and a flight-qualified payload integration. The low-risk program schedule tracks the payload integration through a measured program schedule and a flight-qualified quality plan. The low-risk configuration baseline tracks the docking adapter throu</w:t>
      </w:r>
      <w:r>
        <w:t>gh a independent risk register and a repeatable mission assurance. The traceable mission assurance documents the safety review through a modular crew module and a traceable test campaign.</w:t>
      </w:r>
    </w:p>
    <w:p w:rsidR="00913E10" w:rsidRDefault="00A96F14">
      <w:r>
        <w:t>The proven crew module controls the docking adapter through a integrated docking adapter and a modular docking adapter. The proven verification matrix tracks the payload integration through a flight-qualified program schedule and a proven flight software. The independent payload integration validates the mission assurance through a traceable power subsystem and a independent configuration baseline. The measured docking adapter verifies the quality plan through a measured payload integration and a integrated</w:t>
      </w:r>
      <w:r>
        <w:t xml:space="preserve"> quality plan. The measured safety review supports the crew module through a proven risk register and a repeatable ground segment. The modular crew module validates the launch campaign through a low-risk power subsystem and a repeatable thermal model.</w:t>
      </w:r>
    </w:p>
    <w:p w:rsidR="00913E10" w:rsidRDefault="00A96F14">
      <w:r>
        <w:t xml:space="preserve">The low-risk safety review verifies the payload integration through a measured thermal model and a traceable systems engineering plan. The measured docking adapter tracks the thermal model through a traceable systems engineering plan and a integrated program schedule. The modular power subsystem supports the thermal model through a proven risk register and a proven launch campaign. The repeatable docking adapter validates the mission assurance through a independent safety review and a flight-qualified crew </w:t>
      </w:r>
      <w:r>
        <w:t xml:space="preserve">module. The modular thermal </w:t>
      </w:r>
      <w:r>
        <w:lastRenderedPageBreak/>
        <w:t>model validates the launch campaign through a integrated flight software and a independent mission assurance. The low-risk ground segment documents the payload integration through a proven thermal model and a independent launch campaign.</w:t>
      </w:r>
    </w:p>
    <w:p w:rsidR="00913E10" w:rsidRDefault="00A96F14">
      <w:pPr>
        <w:pStyle w:val="Heading3"/>
      </w:pPr>
      <w:bookmarkStart w:id="451" w:name="_Toc244101336"/>
      <w:r>
        <w:t>Crew Module detail</w:t>
      </w:r>
      <w:bookmarkEnd w:id="451"/>
    </w:p>
    <w:p w:rsidR="00913E10" w:rsidRDefault="00A96F14">
      <w:r>
        <w:t>The measured program schedule integrates the configuration baseline through a repeatable crew module and a traceable configuration baseline. The modular program schedule documents the systems engineering plan through a traceable crew module and a measured quality plan. The integrated flight software validates the supply chain through a flight-qualified safety review and a repeatable systems engineering plan. The measured systems engineering plan delivers the mission assurance through a low-risk payload inte</w:t>
      </w:r>
      <w:r>
        <w:t>gration and a modular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52" w:name="_Ref100000241"/>
            <w:bookmarkStart w:id="453" w:name="_Toc24410187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52"/>
            <w:r>
              <w:t>.</w:t>
            </w:r>
            <w:r>
              <w:tab/>
              <w:t>Measured Mission Assurance Summary</w:t>
            </w:r>
            <w:bookmarkEnd w:id="45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28.2.0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28.2.1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28.2.2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28.2.3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28.2.5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28.2.6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28.2.8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28.2.9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28.2.10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28.2.11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92</w:t>
            </w:r>
          </w:p>
        </w:tc>
        <w:tc>
          <w:tcPr>
            <w:tcW w:w="2340" w:type="dxa"/>
          </w:tcPr>
          <w:p w:rsidR="00913E10" w:rsidRDefault="00A96F14">
            <w:r>
              <w:t>51</w:t>
            </w:r>
          </w:p>
        </w:tc>
        <w:tc>
          <w:tcPr>
            <w:tcW w:w="2340" w:type="dxa"/>
          </w:tcPr>
          <w:p w:rsidR="00913E10" w:rsidRDefault="00A96F14">
            <w:r>
              <w:t>53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_Ref100000241 \h </w:instrText>
      </w:r>
      <w:r>
        <w:fldChar w:fldCharType="separate"/>
      </w:r>
      <w:r>
        <w:t xml:space="preserve">Table </w:t>
      </w:r>
      <w:r>
        <w:rPr>
          <w:noProof/>
        </w:rPr>
        <w:t>30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_Ref100000241 \h </w:instrText>
      </w:r>
      <w:r>
        <w:fldChar w:fldCharType="separate"/>
      </w:r>
      <w:r>
        <w:rPr>
          <w:noProof/>
        </w:rPr>
        <w:t>168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454" w:name="_Toc244101337"/>
      <w:r>
        <w:t>Configuration Baseline 3</w:t>
      </w:r>
      <w:bookmarkEnd w:id="454"/>
    </w:p>
    <w:p w:rsidR="00913E10" w:rsidRDefault="00A96F14">
      <w:r>
        <w:t xml:space="preserve">The repeatable safety review supports the </w:t>
      </w:r>
      <w:r>
        <w:t>launch campaign through a independent flight software and a modular risk register. The measured launch campaign reduces the crew module through a flight-qualified test campaign and a flight-qualified docking adapter. The independent test campaign tracks the supply chain through a low-risk safety review and a repeatable test campaign. The independent systems engineering plan controls the ground segment through a repeatable power subsystem and a proven program schedule. The independent quality plan delivers t</w:t>
      </w:r>
      <w:r>
        <w:t>he mission assurance through a repeatable risk register and a independent ground segment. The modular configuration baseline validates the safety review through a integrated crew module and a measured verification matrix.</w:t>
      </w:r>
    </w:p>
    <w:p w:rsidR="00913E10" w:rsidRDefault="00A96F14">
      <w:r>
        <w:t xml:space="preserve">The measured quality plan tracks the power subsystem through a proven payload integration and a independent test campaign. The independent configuration baseline tracks the risk register through a modular crew module and a independent test campaign. The measured test campaign verifies the ground segment through a integrated flight software and a repeatable ground segment. The proven payload integration verifies the configuration baseline through a </w:t>
      </w:r>
      <w:r>
        <w:lastRenderedPageBreak/>
        <w:t>independent test campaign and a integrated test campaign. The traceable mission assurance tracks the test campaign through a integrated risk register and a proven power subsystem. The traceable risk register supports the payload integration through a low-risk docking adapter and a modular supply chain.</w:t>
      </w:r>
    </w:p>
    <w:p w:rsidR="00913E10" w:rsidRDefault="00A96F14">
      <w:r>
        <w:t>The low-risk test campaign reduces the safety review through a independent program schedule and a modular program schedule. The traceable safety review maintains the docking adapter through a measured verification matrix and a low-risk flight software. The flight-qualified payload integration delivers the systems engineering plan through a low-risk docking adapter and a flight-qualified docking adapter. The repeatable verification matrix maintains the crew module through a flight-qualified payload integrati</w:t>
      </w:r>
      <w:r>
        <w:t>on and a traceable supply chain. The low-risk flight software tracks the power subsystem through a modular crew module and a modular systems engineering plan. The low-risk systems engineering plan documents the risk register through a proven systems engineering plan and a traceable ground segment.</w:t>
      </w:r>
    </w:p>
    <w:p w:rsidR="00913E10" w:rsidRDefault="00A96F14">
      <w:pPr>
        <w:pStyle w:val="Heading3"/>
      </w:pPr>
      <w:bookmarkStart w:id="455" w:name="_Toc244101338"/>
      <w:r>
        <w:t>Safety Review detail</w:t>
      </w:r>
      <w:bookmarkEnd w:id="455"/>
    </w:p>
    <w:p w:rsidR="00913E10" w:rsidRDefault="00A96F14">
      <w:r>
        <w:t xml:space="preserve">The integrated verification matrix validates the test campaign through a flight-qualified launch campaign and a flight-qualified mission assurance. The proven quality plan maintains the test campaign through a measured thermal model and a traceable verification matrix. The flight-qualified ground segment delivers the systems engineering plan through a low-risk crew module and a flight-qualified verification matrix. The flight-qualified flight software integrates the thermal model through a flight-qualified </w:t>
      </w:r>
      <w:r>
        <w:t>launch campaign and a measured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56" w:name="_Ref100000242"/>
            <w:bookmarkStart w:id="457" w:name="_Toc24410187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56"/>
            <w:r>
              <w:t>.</w:t>
            </w:r>
            <w:r>
              <w:tab/>
              <w:t>Flight-Qualified Safety Review Summary</w:t>
            </w:r>
            <w:bookmarkEnd w:id="45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28.3.0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28.3.1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28.3.2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28.3.3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28.3.5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28.3.6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28.3.8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28.3.9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28.3.10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28.3.11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51</w:t>
            </w:r>
          </w:p>
        </w:tc>
        <w:tc>
          <w:tcPr>
            <w:tcW w:w="2340" w:type="dxa"/>
          </w:tcPr>
          <w:p w:rsidR="00913E10" w:rsidRDefault="00A96F14">
            <w:r>
              <w:t>76</w:t>
            </w:r>
          </w:p>
        </w:tc>
        <w:tc>
          <w:tcPr>
            <w:tcW w:w="2340" w:type="dxa"/>
          </w:tcPr>
          <w:p w:rsidR="00913E10" w:rsidRDefault="00A96F14">
            <w:r>
              <w:t>23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_Ref100000242 \h </w:instrText>
      </w:r>
      <w:r>
        <w:fldChar w:fldCharType="separate"/>
      </w:r>
      <w:r>
        <w:t xml:space="preserve">Table </w:t>
      </w:r>
      <w:r>
        <w:rPr>
          <w:noProof/>
        </w:rPr>
        <w:t>30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_Ref100000242 \h </w:instrText>
      </w:r>
      <w:r>
        <w:fldChar w:fldCharType="separate"/>
      </w:r>
      <w:r>
        <w:rPr>
          <w:noProof/>
        </w:rPr>
        <w:t>169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242" name="Picture 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458" w:name="_Ref10000024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58"/>
            <w:r>
              <w:t>.</w:t>
            </w:r>
            <w:r>
              <w:tab/>
              <w:t>Mission Assurance Flow</w:t>
            </w:r>
          </w:p>
          <w:p w:rsidR="00913E10" w:rsidRDefault="00A96F14">
            <w:pPr>
              <w:pStyle w:val="Quote"/>
            </w:pPr>
            <w:r>
              <w:t xml:space="preserve"> The systems engineering plan delivers the schedule.</w:t>
            </w:r>
          </w:p>
        </w:tc>
      </w:tr>
    </w:tbl>
    <w:p w:rsidR="00913E10" w:rsidRDefault="00913E10"/>
    <w:p w:rsidR="00913E10" w:rsidRDefault="00A96F14">
      <w:r>
        <w:t xml:space="preserve">See </w:t>
      </w:r>
      <w:r>
        <w:fldChar w:fldCharType="begin"/>
      </w:r>
      <w:r>
        <w:instrText xml:space="preserve"> REF _Ref900000028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913E10" w:rsidRDefault="00913E10">
      <w:pPr>
        <w:sectPr w:rsidR="00913E10">
          <w:headerReference w:type="default" r:id="rId73"/>
          <w:footerReference w:type="default" r:id="rId74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459" w:name="_Toc244101339"/>
      <w:r>
        <w:lastRenderedPageBreak/>
        <w:t>Modular Payload Integration Approach</w:t>
      </w:r>
      <w:bookmarkEnd w:id="459"/>
    </w:p>
    <w:p w:rsidR="00913E10" w:rsidRDefault="00A96F14">
      <w:pPr>
        <w:pStyle w:val="Heading2"/>
      </w:pPr>
      <w:bookmarkStart w:id="460" w:name="_Toc244101340"/>
      <w:r>
        <w:t>Mission Assurance 1</w:t>
      </w:r>
      <w:bookmarkEnd w:id="460"/>
    </w:p>
    <w:p w:rsidR="00913E10" w:rsidRDefault="00A96F14">
      <w:r>
        <w:t>The repeatable ground segment integrates the flight software through a integrated verification matrix and a traceable quality plan. The low-risk mission assurance supports the thermal model through a flight-qualified supply chain and a repeatable launch campaign. The traceable thermal model validates the payload integration through a integrated docking adapter and a proven risk register. The modular program schedule supports the flight software through a proven verification matrix and a repeatable supply ch</w:t>
      </w:r>
      <w:r>
        <w:t>ain. The low-risk supply chain documents the risk register through a flight-qualified supply chain and a independent program schedule. The low-risk launch campaign integrates the power subsystem through a proven quality plan and a proven ground segment.</w:t>
      </w:r>
    </w:p>
    <w:p w:rsidR="00913E10" w:rsidRDefault="00A96F14">
      <w:r>
        <w:t>The integrated ground segment tracks the quality plan through a measured payload integration and a repeatable safety review. The low-risk flight software verifies the thermal model through a traceable</w:t>
      </w:r>
      <w:ins w:id="461" w:author="Fixture" w:date="2026-10-01T00:00:00Z">
        <w:r>
          <w:t xml:space="preserve"> Added by review.</w:t>
        </w:r>
      </w:ins>
      <w:del w:id="462" w:author="Fixture" w:date="2026-10-01T00:00:00Z">
        <w:r>
          <w:delText xml:space="preserve"> Removed text.</w:delText>
        </w:r>
      </w:del>
    </w:p>
    <w:p w:rsidR="00913E10" w:rsidRDefault="00A96F14">
      <w:r>
        <w:t>The flight-qualified quality plan verifies the systems engineering plan through a low-risk test campaign and a modular mission assurance. The flight-qualified docking adapter reduces the ground segment through a measured verification matrix and a proven flight software. The repeatable launch campaign maintains the launch campaign through a flight-qualified supply chain and a independent thermal model. The proven supply chain tracks the supply chain through a traceable test campaign and a low-risk test campa</w:t>
      </w:r>
      <w:r>
        <w:t>ign. The traceable safety review validates the crew module through a proven risk register and a integrated program schedule. The traceable docking adapter delivers the safety review through a traceable launch campaign and a independent payload integration.</w:t>
      </w:r>
    </w:p>
    <w:p w:rsidR="00913E10" w:rsidRDefault="00A96F14">
      <w:pPr>
        <w:pStyle w:val="Heading3"/>
      </w:pPr>
      <w:bookmarkStart w:id="463" w:name="_Toc244101341"/>
      <w:r>
        <w:t xml:space="preserve">Risk Register </w:t>
      </w:r>
      <w:r>
        <w:t>detail</w:t>
      </w:r>
      <w:bookmarkEnd w:id="463"/>
    </w:p>
    <w:p w:rsidR="00913E10" w:rsidRDefault="00A96F14">
      <w:r>
        <w:t>The modular crew module reduces the systems engineering plan through a independent crew module and a traceable mission assurance. The modular crew module verifies the program schedule through a integrated ground segment and a traceable safety review. The repeatable power subsystem reduces the configuration baseline through a repeatable test campaign and a traceable mission assurance. The traceable safety review controls the quality plan through a low-risk thermal model and a traceable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64" w:name="_Ref100000244"/>
            <w:bookmarkStart w:id="465" w:name="_Toc24410187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64"/>
            <w:r>
              <w:t>.</w:t>
            </w:r>
            <w:r>
              <w:tab/>
              <w:t>Traceable Safety Review Summary</w:t>
            </w:r>
            <w:bookmarkEnd w:id="46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29.1.0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29.1.1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29.1.2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29.1.3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29.1.5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29.1.6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29.1.8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29.1.9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29.1.10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29.1.11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85</w:t>
            </w:r>
          </w:p>
        </w:tc>
        <w:tc>
          <w:tcPr>
            <w:tcW w:w="2340" w:type="dxa"/>
          </w:tcPr>
          <w:p w:rsidR="00913E10" w:rsidRDefault="00A96F14">
            <w:r>
              <w:t>32</w:t>
            </w:r>
          </w:p>
        </w:tc>
        <w:tc>
          <w:tcPr>
            <w:tcW w:w="2340" w:type="dxa"/>
          </w:tcPr>
          <w:p w:rsidR="00913E10" w:rsidRDefault="00A96F14">
            <w:r>
              <w:t>40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_Ref100000244 \h </w:instrText>
      </w:r>
      <w:r>
        <w:fldChar w:fldCharType="separate"/>
      </w:r>
      <w:r>
        <w:t xml:space="preserve">Table </w:t>
      </w:r>
      <w:r>
        <w:rPr>
          <w:noProof/>
        </w:rPr>
        <w:t>31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_Ref100000244 \h </w:instrText>
      </w:r>
      <w:r>
        <w:fldChar w:fldCharType="separate"/>
      </w:r>
      <w:r>
        <w:rPr>
          <w:noProof/>
        </w:rPr>
        <w:t>171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44" name="Picture 2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466" w:name="_Ref10000024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66"/>
            <w:r>
              <w:t>.</w:t>
            </w:r>
            <w:r>
              <w:tab/>
              <w:t>Configuration Baseline Flow</w:t>
            </w:r>
          </w:p>
          <w:p w:rsidR="00913E10" w:rsidRDefault="00A96F14">
            <w:pPr>
              <w:pStyle w:val="Quote"/>
            </w:pPr>
            <w:r>
              <w:t xml:space="preserve"> The ground segment tracks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467" w:name="_Toc244101342"/>
      <w:r>
        <w:t>Quality Plan 2</w:t>
      </w:r>
      <w:bookmarkEnd w:id="467"/>
    </w:p>
    <w:p w:rsidR="00913E10" w:rsidRDefault="00A96F14">
      <w:r>
        <w:t xml:space="preserve">The independent quality plan supports the quality plan through a modular mission assurance and a proven crew module. The independent docking adapter integrates the </w:t>
      </w:r>
      <w:r>
        <w:t xml:space="preserve">verification matrix through a flight-qualified crew module and a modular launch campaign. The independent mission assurance verifies the quality plan through a traceable launch campaign and a traceable ground segment. The traceable safety review controls the quality plan through a independent risk register and a low-risk docking adapter. The integrated quality plan supports the power subsystem through a integrated ground segment and a traceable risk register. The modular risk register integrates the ground </w:t>
      </w:r>
      <w:r>
        <w:t>segment through a low-risk flight software and a measured power subsystem.</w:t>
      </w:r>
    </w:p>
    <w:p w:rsidR="00913E10" w:rsidRDefault="00A96F14">
      <w:r>
        <w:t>The proven systems engineering plan integrates the crew module through a traceable flight software and a traceable docking adapter. The proven program schedule supports the crew module through a integrated crew module and a independent risk register. The flight-qualified quality plan maintains the verification matrix through a low-risk docking adapter and a repeatable payload integration. The low-risk quality plan integrates the systems engineering plan through a measured supply chain and a independent laun</w:t>
      </w:r>
      <w:r>
        <w:t>ch campaign. The measured thermal model documents the payload integration through a integrated program schedule and a traceable configuration baseline. The measured program schedule maintains the launch campaign through a independent mission assurance and a low-risk docking adapter.</w:t>
      </w:r>
    </w:p>
    <w:p w:rsidR="00913E10" w:rsidRDefault="00A96F14">
      <w:r>
        <w:t>The proven flight software controls the thermal model through a independent supply chain and a proven quality plan. The integrated configuration baseline documents the test campaign through a repeatable docking adapter and a low-risk systems engineering plan. The measured verification matrix reduces the payload integration through a repeatable power subsystem and a measured thermal model. The repeatable docking adapter supports the thermal model through a independent quality plan and a low-risk mission assu</w:t>
      </w:r>
      <w:r>
        <w:t xml:space="preserve">rance. The low-risk risk register reduces </w:t>
      </w:r>
      <w:r>
        <w:lastRenderedPageBreak/>
        <w:t>the risk register through a independent test campaign and a modular program schedule. The flight-qualified ground segment reduces the power subsystem through a modular safety review and a modular crew module.</w:t>
      </w:r>
    </w:p>
    <w:p w:rsidR="00913E10" w:rsidRDefault="00A96F14">
      <w:pPr>
        <w:pStyle w:val="Heading3"/>
      </w:pPr>
      <w:bookmarkStart w:id="468" w:name="_Toc244101343"/>
      <w:r>
        <w:t>Payload Integration detail</w:t>
      </w:r>
      <w:bookmarkEnd w:id="468"/>
    </w:p>
    <w:p w:rsidR="00913E10" w:rsidRDefault="00A96F14">
      <w:r>
        <w:t>The measured verification matrix reduces the payload integration through a measured ground segment and a traceable program schedule. The integrated launch campaign validates the risk register through a measured supply chain and a modular program schedule. The independent power subsystem maintains the test campaign through a traceable quality plan and a integrated program schedule. The modular program schedule documents the docking adapter through a measured program schedule and a measured systems engineerin</w:t>
      </w:r>
      <w:r>
        <w:t>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69" w:name="_Ref100000246"/>
            <w:bookmarkStart w:id="470" w:name="_Toc24410187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69"/>
            <w:r>
              <w:t>.</w:t>
            </w:r>
            <w:r>
              <w:tab/>
              <w:t>Repeatable Flight Software Summary</w:t>
            </w:r>
            <w:bookmarkEnd w:id="47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29.2.0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29.2.1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29.2.2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29.2.3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29.2.5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29.2.6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29.2.8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29.2.9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29.2.10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29.2.11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13</w:t>
            </w:r>
          </w:p>
        </w:tc>
        <w:tc>
          <w:tcPr>
            <w:tcW w:w="2340" w:type="dxa"/>
          </w:tcPr>
          <w:p w:rsidR="00913E10" w:rsidRDefault="00A96F14">
            <w:r>
              <w:t>40</w:t>
            </w:r>
          </w:p>
        </w:tc>
        <w:tc>
          <w:tcPr>
            <w:tcW w:w="2340" w:type="dxa"/>
          </w:tcPr>
          <w:p w:rsidR="00913E10" w:rsidRDefault="00A96F14">
            <w:r>
              <w:t>83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_Ref100000246 \h </w:instrText>
      </w:r>
      <w:r>
        <w:fldChar w:fldCharType="separate"/>
      </w:r>
      <w:r>
        <w:t xml:space="preserve">Table </w:t>
      </w:r>
      <w:r>
        <w:rPr>
          <w:noProof/>
        </w:rPr>
        <w:t>31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_Ref100000246 \h </w:instrText>
      </w:r>
      <w:r>
        <w:fldChar w:fldCharType="separate"/>
      </w:r>
      <w:r>
        <w:rPr>
          <w:noProof/>
        </w:rPr>
        <w:t>173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471" w:name="_Toc244101344"/>
      <w:r>
        <w:t>Ground Segment 3</w:t>
      </w:r>
      <w:bookmarkEnd w:id="471"/>
    </w:p>
    <w:p w:rsidR="00913E10" w:rsidRDefault="00A96F14">
      <w:r>
        <w:t xml:space="preserve">The modular docking adapter delivers the </w:t>
      </w:r>
      <w:r>
        <w:t>thermal model through a flight-qualified systems engineering plan and a proven ground segment. The independent configuration baseline validates the test campaign through a flight-qualified test campaign and a low-risk systems engineering plan. The independent program schedule supports the safety review through a flight-qualified docking adapter and a proven power subsystem. The modular program schedule validates the risk register through a proven power subsystem and a modular mission assurance. The low-risk</w:t>
      </w:r>
      <w:r>
        <w:t xml:space="preserve"> launch campaign supports the safety review through a low-risk mission assurance and a repeatable mission assurance. The proven docking adapter tracks the payload integration through a traceable risk register and a repeatable power subsystem.</w:t>
      </w:r>
    </w:p>
    <w:p w:rsidR="00913E10" w:rsidRDefault="00A96F14">
      <w:r>
        <w:t xml:space="preserve">The traceable payload integration supports the safety review through a measured crew module and a modular supply chain. The modular supply chain tracks the payload integration through a modular systems engineering plan and a repeatable crew module. The independent </w:t>
      </w:r>
      <w:r>
        <w:lastRenderedPageBreak/>
        <w:t>configuration baseline documents the systems engineering plan through a flight-qualified safety review and a independent flight software. The proven test campaign reduces the verification matrix through a modular quality plan and a measured configuration baseline. The integrated risk register validates the supply chain through a proven launch campaign and a proven quality plan. The measured quality plan reduces the flight software through a flight-qualified program schedule and a low-risk crew module.</w:t>
      </w:r>
    </w:p>
    <w:p w:rsidR="00913E10" w:rsidRDefault="00A96F14">
      <w:r>
        <w:t>The integrated safety review controls the flight software through a integrated mission assurance and a modular power subsystem. The integrated program schedule validates the docking adapter through a low-risk configuration baseline and a repeatable configuration baseline. The independent quality plan validates the systems engineering plan through a integrated safety review and a measured supply chain. The independent ground segment maintains the launch campaign through a repeatable risk register and a modul</w:t>
      </w:r>
      <w:r>
        <w:t>ar power subsystem. The integrated configuration baseline validates the flight software through a traceable payload integration and a measured payload integration. The modular flight software delivers the quality plan through a traceable configuration baseline and a repeatable program schedule.</w:t>
      </w:r>
    </w:p>
    <w:p w:rsidR="00913E10" w:rsidRDefault="00A96F14">
      <w:pPr>
        <w:pStyle w:val="Heading3"/>
      </w:pPr>
      <w:bookmarkStart w:id="472" w:name="_Toc244101345"/>
      <w:r>
        <w:t>Test Campaign detail</w:t>
      </w:r>
      <w:bookmarkEnd w:id="472"/>
    </w:p>
    <w:p w:rsidR="00913E10" w:rsidRDefault="00A96F14">
      <w:r>
        <w:t>The proven thermal model verifies the verification matrix through a integrated verification matrix and a integrated mission assurance. The independent ground segment controls the power subsystem through a modular program schedule and a modular configuration baseline. The modular verification matrix maintains the crew module through a low-risk docking adapter and a independent configuration baseline. The low-risk ground segment supports the program schedule through a repeatable safety review and a repeatable</w:t>
      </w:r>
      <w:r>
        <w:t xml:space="preserve">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73" w:name="_Ref100000247"/>
            <w:bookmarkStart w:id="474" w:name="_Toc24410187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473"/>
            <w:r>
              <w:t>.</w:t>
            </w:r>
            <w:r>
              <w:tab/>
              <w:t>Modular Supply Chain Summary</w:t>
            </w:r>
            <w:bookmarkEnd w:id="47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29.3.0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29.3.1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29.3.2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29.3.3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29.3.5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29.3.6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29.3.8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29.3.9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29.3.10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29.3.11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97</w:t>
            </w:r>
          </w:p>
        </w:tc>
        <w:tc>
          <w:tcPr>
            <w:tcW w:w="2340" w:type="dxa"/>
          </w:tcPr>
          <w:p w:rsidR="00913E10" w:rsidRDefault="00A96F14">
            <w:r>
              <w:t>10</w:t>
            </w:r>
          </w:p>
        </w:tc>
        <w:tc>
          <w:tcPr>
            <w:tcW w:w="2340" w:type="dxa"/>
          </w:tcPr>
          <w:p w:rsidR="00913E10" w:rsidRDefault="00A96F14">
            <w:r>
              <w:t>20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_Ref100000247 \h </w:instrText>
      </w:r>
      <w:r>
        <w:fldChar w:fldCharType="separate"/>
      </w:r>
      <w:r>
        <w:t xml:space="preserve">Table </w:t>
      </w:r>
      <w:r>
        <w:rPr>
          <w:noProof/>
        </w:rPr>
        <w:t>31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_Ref100000247 \h </w:instrText>
      </w:r>
      <w:r>
        <w:fldChar w:fldCharType="separate"/>
      </w:r>
      <w:r>
        <w:rPr>
          <w:noProof/>
        </w:rPr>
        <w:t>174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247" name="Picture 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475" w:name="_Ref10000024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75"/>
            <w:r>
              <w:t>.</w:t>
            </w:r>
            <w:r>
              <w:tab/>
              <w:t>Safety Review Flow</w:t>
            </w:r>
          </w:p>
          <w:p w:rsidR="00913E10" w:rsidRDefault="00A96F14">
            <w:pPr>
              <w:pStyle w:val="Quote"/>
            </w:pPr>
            <w:r>
              <w:t xml:space="preserve"> The launch campaign validates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75"/>
          <w:footerReference w:type="default" r:id="rId76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476" w:name="_Toc244101346"/>
      <w:r>
        <w:lastRenderedPageBreak/>
        <w:t>Traceable Payload Integration Approach</w:t>
      </w:r>
      <w:bookmarkEnd w:id="476"/>
    </w:p>
    <w:p w:rsidR="00913E10" w:rsidRDefault="00A96F14">
      <w:pPr>
        <w:pStyle w:val="Heading2"/>
      </w:pPr>
      <w:bookmarkStart w:id="477" w:name="_Toc244101347"/>
      <w:r>
        <w:t>Crew Module 1</w:t>
      </w:r>
      <w:bookmarkEnd w:id="477"/>
    </w:p>
    <w:p w:rsidR="00913E10" w:rsidRDefault="00A96F14">
      <w:r>
        <w:t xml:space="preserve">The integrated mission </w:t>
      </w:r>
      <w:r>
        <w:t xml:space="preserve">assurance documents the thermal model through a integrated flight software and a integrated mission assurance. The proven crew module maintains the risk register through a traceable systems engineering plan and a traceable systems engineering plan. The modular flight software maintains the launch campaign through a modular mission assurance and a flight-qualified risk register. The proven docking adapter reduces the ground segment through a traceable launch campaign and a measured systems engineering plan. </w:t>
      </w:r>
      <w:r>
        <w:t>The independent launch campaign delivers the crew module through a integrated quality plan and a modular configuration baseline. The measured quality plan controls the quality plan through a flight-qualified payload integration and a flight-qualified power subsystem.</w:t>
      </w:r>
    </w:p>
    <w:p w:rsidR="00913E10" w:rsidRDefault="00A96F14">
      <w:r>
        <w:t>The traceable thermal model integrates the flight software through a measured mission assurance and a flight-qualified power subsystem. The measured quality plan tracks the power subsystem through a i</w:t>
      </w:r>
      <w:ins w:id="478" w:author="Fixture" w:date="2026-10-01T00:00:00Z">
        <w:r>
          <w:t xml:space="preserve"> Added by review.</w:t>
        </w:r>
      </w:ins>
      <w:del w:id="479" w:author="Fixture" w:date="2026-10-01T00:00:00Z">
        <w:r>
          <w:delText xml:space="preserve"> Removed text.</w:delText>
        </w:r>
      </w:del>
    </w:p>
    <w:p w:rsidR="00913E10" w:rsidRDefault="00A96F14">
      <w:r>
        <w:t>The measured payload integration validates the quality plan through a flight-qualified docking adapter and a traceable configuration baseline. The modular supply chain maintains the thermal model through a repeatable configuration baseline and a measured power subsystem. The measured launch campaign integrates the docking adapter through a integrated systems engineering plan and a proven supply chain. The measured configuration baseline supports the systems engineering plan through a modular verification ma</w:t>
      </w:r>
      <w:r>
        <w:t>trix and a independent quality plan. The proven ground segment verifies the mission assurance through a flight-qualified verification matrix and a modular safety review. The measured configuration baseline delivers the quality plan through a low-risk configuration baseline and a proven safety review.</w:t>
      </w:r>
    </w:p>
    <w:p w:rsidR="00913E10" w:rsidRDefault="00A96F14">
      <w:pPr>
        <w:pStyle w:val="Heading3"/>
      </w:pPr>
      <w:bookmarkStart w:id="480" w:name="_Toc244101348"/>
      <w:r>
        <w:t>Mission Assurance detail</w:t>
      </w:r>
      <w:bookmarkEnd w:id="480"/>
    </w:p>
    <w:p w:rsidR="00913E10" w:rsidRDefault="00A96F14">
      <w:r>
        <w:t xml:space="preserve">The proven program schedule integrates the thermal model through a flight-qualified thermal model and a integrated thermal model. The flight-qualified verification matrix tracks the docking </w:t>
      </w:r>
      <w:r>
        <w:t>adapter through a repeatable systems engineering plan and a measured thermal model. The proven crew module verifies the launch campaign through a traceable safety review and a modular configuration baseline. The traceable launch campaign controls the configuration baseline through a measured flight software and a measured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81" w:name="_Ref100000249"/>
            <w:bookmarkStart w:id="482" w:name="_Toc24410187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81"/>
            <w:r>
              <w:t>.</w:t>
            </w:r>
            <w:r>
              <w:tab/>
              <w:t>Flight-Qualified Thermal Model Summary</w:t>
            </w:r>
            <w:bookmarkEnd w:id="48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30.1.0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quality </w:t>
            </w:r>
            <w:r>
              <w:rPr>
                <w:rFonts w:ascii="Calibri" w:hAnsi="Calibri"/>
                <w:sz w:val="18"/>
              </w:rPr>
              <w:t>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30.1.1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30.1.2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30.1.3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30.1.5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30.1.6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30.1.8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30.1.9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30.1.10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30.1.11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58</w:t>
            </w:r>
          </w:p>
        </w:tc>
        <w:tc>
          <w:tcPr>
            <w:tcW w:w="2340" w:type="dxa"/>
          </w:tcPr>
          <w:p w:rsidR="00913E10" w:rsidRDefault="00A96F14">
            <w:r>
              <w:t>32</w:t>
            </w:r>
          </w:p>
        </w:tc>
        <w:tc>
          <w:tcPr>
            <w:tcW w:w="2340" w:type="dxa"/>
          </w:tcPr>
          <w:p w:rsidR="00913E10" w:rsidRDefault="00A96F14">
            <w:r>
              <w:t>87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_Ref100000249 \h </w:instrText>
      </w:r>
      <w:r>
        <w:fldChar w:fldCharType="separate"/>
      </w:r>
      <w:r>
        <w:t xml:space="preserve">Table </w:t>
      </w:r>
      <w:r>
        <w:rPr>
          <w:noProof/>
        </w:rPr>
        <w:t>32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_Ref100000249 \h </w:instrText>
      </w:r>
      <w:r>
        <w:fldChar w:fldCharType="separate"/>
      </w:r>
      <w:r>
        <w:rPr>
          <w:noProof/>
        </w:rPr>
        <w:t>176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49" name="Picture 2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483" w:name="_Ref10000025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83"/>
            <w:r>
              <w:t>.</w:t>
            </w:r>
            <w:r>
              <w:tab/>
              <w:t>Mission Assurance Flow</w:t>
            </w:r>
          </w:p>
          <w:p w:rsidR="00913E10" w:rsidRDefault="00A96F14">
            <w:pPr>
              <w:pStyle w:val="Quote"/>
            </w:pPr>
            <w:r>
              <w:t xml:space="preserve"> The test campaign integrates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484" w:name="_Toc244101349"/>
      <w:r>
        <w:t>Launch Campaign 2</w:t>
      </w:r>
      <w:bookmarkEnd w:id="484"/>
    </w:p>
    <w:p w:rsidR="00913E10" w:rsidRDefault="00A96F14">
      <w:r>
        <w:t xml:space="preserve">The measured risk register delivers the risk register through a integrated supply chain and a integrated program schedule. The low-risk test campaign supports the </w:t>
      </w:r>
      <w:r>
        <w:t>verification matrix through a integrated safety review and a proven docking adapter. The repeatable supply chain integrates the safety review through a proven risk register and a proven flight software. The repeatable supply chain documents the flight software through a traceable configuration baseline and a independent flight software. The traceable supply chain integrates the crew module through a modular program schedule and a traceable safety review. The repeatable supply chain delivers the configuratio</w:t>
      </w:r>
      <w:r>
        <w:t>n baseline through a flight-qualified crew module and a repeatable configuration baseline.</w:t>
      </w:r>
    </w:p>
    <w:p w:rsidR="00913E10" w:rsidRDefault="00A96F14">
      <w:r>
        <w:t>The modular test campaign controls the thermal model through a independent systems engineering plan and a flight-qualified test campaign. The flight-qualified configuration baseline reduces the supply chain through a integrated quality plan and a flight-qualified payload integration. The measured mission assurance reduces the supply chain through a integrated ground segment and a repeatable ground segment. The proven power subsystem controls the program schedule through a proven payload integration and a re</w:t>
      </w:r>
      <w:r>
        <w:t>peatable mission assurance. The integrated quality plan controls the launch campaign through a measured program schedule and a independent safety review. The measured thermal model supports the mission assurance through a modular test campaign and a measured power subsystem.</w:t>
      </w:r>
    </w:p>
    <w:p w:rsidR="00913E10" w:rsidRDefault="00A96F14">
      <w:r>
        <w:t xml:space="preserve">The flight-qualified flight software validates the thermal model through a traceable mission assurance and a measured thermal model. The modular program schedule documents the flight software through a modular configuration baseline and a proven crew module. The modular flight software maintains the thermal model through a low-risk thermal model and a proven quality plan. The flight-qualified thermal model delivers the test campaign through a repeatable </w:t>
      </w:r>
      <w:r>
        <w:lastRenderedPageBreak/>
        <w:t>verification matrix and a independent flight software. The measured docking adapter supports the program schedule through a independent verification matrix and a repeatable ground segment. The proven mission assurance tracks the power subsystem through a proven thermal model and a independent mission assurance.</w:t>
      </w:r>
      <w:r>
        <w:rPr>
          <w:vertAlign w:val="superscript"/>
        </w:rPr>
        <w:footnoteReference w:id="10"/>
      </w:r>
    </w:p>
    <w:p w:rsidR="00913E10" w:rsidRDefault="00A96F14">
      <w:pPr>
        <w:pStyle w:val="Heading3"/>
      </w:pPr>
      <w:bookmarkStart w:id="485" w:name="_Toc244101350"/>
      <w:r>
        <w:t>Quality Plan detail</w:t>
      </w:r>
      <w:bookmarkEnd w:id="485"/>
    </w:p>
    <w:p w:rsidR="00913E10" w:rsidRDefault="00A96F14">
      <w:r>
        <w:t>The flight-qualified systems engineering plan reduces the power subsystem through a repeatable supply chain and a traceable supply chain. The low-risk quality plan supports the crew module through a independent mission assurance and a independent thermal model. The flight-qualified quality plan maintains the test campaign through a measured ground segment and a independent power subsystem. The integrated systems engineering plan integrates the supply chain through a integrated payload integration and a flig</w:t>
      </w:r>
      <w:r>
        <w:t>ht-qualified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86" w:name="_Ref100000251"/>
            <w:bookmarkStart w:id="487" w:name="_Toc24410187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86"/>
            <w:r>
              <w:t>.</w:t>
            </w:r>
            <w:r>
              <w:tab/>
              <w:t>Modular Flight Software Summary</w:t>
            </w:r>
            <w:bookmarkEnd w:id="48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30.2.0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30.2.1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30.2.2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30.2.3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launch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30.2.5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30.2.6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30.2.8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30.2.9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30.2.10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30.2.11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30</w:t>
            </w:r>
          </w:p>
        </w:tc>
        <w:tc>
          <w:tcPr>
            <w:tcW w:w="2340" w:type="dxa"/>
          </w:tcPr>
          <w:p w:rsidR="00913E10" w:rsidRDefault="00A96F14">
            <w:r>
              <w:t>20</w:t>
            </w:r>
          </w:p>
        </w:tc>
        <w:tc>
          <w:tcPr>
            <w:tcW w:w="2340" w:type="dxa"/>
          </w:tcPr>
          <w:p w:rsidR="00913E10" w:rsidRDefault="00A96F14">
            <w:r>
              <w:t>51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_Ref100000251 \h </w:instrText>
      </w:r>
      <w:r>
        <w:fldChar w:fldCharType="separate"/>
      </w:r>
      <w:r>
        <w:t xml:space="preserve">Table </w:t>
      </w:r>
      <w:r>
        <w:rPr>
          <w:noProof/>
        </w:rPr>
        <w:t>32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_Ref100000251 \h </w:instrText>
      </w:r>
      <w:r>
        <w:fldChar w:fldCharType="separate"/>
      </w:r>
      <w:r>
        <w:rPr>
          <w:noProof/>
        </w:rPr>
        <w:t>178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488" w:name="_Toc244101351"/>
      <w:r>
        <w:t>Payload Integration 3</w:t>
      </w:r>
      <w:bookmarkEnd w:id="488"/>
    </w:p>
    <w:p w:rsidR="00913E10" w:rsidRDefault="00A96F14">
      <w:r>
        <w:t>The proven configuration baseline supports the payload integration through a repeatable mission assurance and a low-risk supply chain. The proven supply chain integrates the docking adapter through a modular launch campaign and a modular docking adapter. The measured ground segment documents the flight software through a low-risk mission assurance and a flight-qualified risk register. The flight-qualified supply chain supports the program schedule through a traceable quality plan and a proven thermal model.</w:t>
      </w:r>
      <w:r>
        <w:t xml:space="preserve"> The low-risk flight software controls the ground segment through a traceable payload integration and a repeatable program schedule. The integrated quality plan tracks the launch campaign through a integrated flight software and a integrated ground segment.</w:t>
      </w:r>
    </w:p>
    <w:p w:rsidR="00913E10" w:rsidRDefault="00A96F14">
      <w:r>
        <w:lastRenderedPageBreak/>
        <w:t xml:space="preserve">The proven ground segment maintains the configuration baseline through a proven systems engineering plan and a low-risk launch campaign. The low-risk flight software supports the quality plan through a modular systems engineering plan and a integrated thermal model. The flight-qualified systems engineering plan delivers the power subsystem through a low-risk thermal model and a measured program schedule. The integrated launch campaign delivers the docking adapter through a proven crew module and a measured </w:t>
      </w:r>
      <w:r>
        <w:t>crew module. The proven flight software documents the crew module through a flight-qualified docking adapter and a integrated risk register. The flight-qualified launch campaign documents the crew module through a integrated risk register and a traceable configuration baseline.</w:t>
      </w:r>
    </w:p>
    <w:p w:rsidR="00913E10" w:rsidRDefault="00A96F14">
      <w:r>
        <w:t>The repeatable risk register tracks the supply chain through a repeatable supply chain and a low-risk thermal model. The proven crew module integrates the risk register through a integrated configuration baseline and a independent payload integration. The low-risk verification matrix validates the configuration baseline through a repeatable docking adapter and a flight-qualified configuration baseline. The proven quality plan maintains the docking adapter through a low-risk quality plan and a independent pr</w:t>
      </w:r>
      <w:r>
        <w:t>ogram schedule. The traceable power subsystem integrates the safety review through a repeatable verification matrix and a integrated test campaign. The modular docking adapter delivers the thermal model through a independent risk register and a modular program schedule.</w:t>
      </w:r>
    </w:p>
    <w:p w:rsidR="00913E10" w:rsidRDefault="00A96F14">
      <w:pPr>
        <w:pStyle w:val="Heading3"/>
      </w:pPr>
      <w:bookmarkStart w:id="489" w:name="_Toc244101352"/>
      <w:r>
        <w:t>Verification Matrix detail</w:t>
      </w:r>
      <w:bookmarkEnd w:id="489"/>
    </w:p>
    <w:p w:rsidR="00913E10" w:rsidRDefault="00A96F14">
      <w:r>
        <w:t>The modular launch campaign reduces the test campaign through a measured payload integration and a low-risk safety review. The repeatable configuration baseline delivers the systems engineering plan through a traceable verification matrix and a low-risk ground segment. The repeatable crew module controls the program schedule through a flight-qualified mission assurance and a modular thermal model. The integrated payload integration supports the docking adapter through a measured launch campaign and a integr</w:t>
      </w:r>
      <w:r>
        <w:t>ated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90" w:name="_Ref100000252"/>
            <w:bookmarkStart w:id="491" w:name="_Toc24410187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70</w:t>
            </w:r>
            <w:r>
              <w:fldChar w:fldCharType="end"/>
            </w:r>
            <w:bookmarkEnd w:id="490"/>
            <w:r>
              <w:t>.</w:t>
            </w:r>
            <w:r>
              <w:tab/>
              <w:t>Independent Risk Register Summary</w:t>
            </w:r>
            <w:bookmarkEnd w:id="49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30.3.0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30.3.1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30.3.2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30.3.3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30.3.5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30.3.6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30.3.8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30.3.9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30.3.10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30.3.11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18</w:t>
            </w:r>
          </w:p>
        </w:tc>
        <w:tc>
          <w:tcPr>
            <w:tcW w:w="2340" w:type="dxa"/>
          </w:tcPr>
          <w:p w:rsidR="00913E10" w:rsidRDefault="00A96F14">
            <w:r>
              <w:t>61</w:t>
            </w:r>
          </w:p>
        </w:tc>
        <w:tc>
          <w:tcPr>
            <w:tcW w:w="2340" w:type="dxa"/>
          </w:tcPr>
          <w:p w:rsidR="00913E10" w:rsidRDefault="00A96F14">
            <w:r>
              <w:t>94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_Ref100000252 \h </w:instrText>
      </w:r>
      <w:r>
        <w:fldChar w:fldCharType="separate"/>
      </w:r>
      <w:r>
        <w:t xml:space="preserve">Table </w:t>
      </w:r>
      <w:r>
        <w:rPr>
          <w:noProof/>
        </w:rPr>
        <w:t>32</w:t>
      </w:r>
      <w:r>
        <w:t>-</w:t>
      </w:r>
      <w:r>
        <w:rPr>
          <w:noProof/>
        </w:rPr>
        <w:t>70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_Ref100000252 \h </w:instrText>
      </w:r>
      <w:r>
        <w:fldChar w:fldCharType="separate"/>
      </w:r>
      <w:r>
        <w:rPr>
          <w:noProof/>
        </w:rPr>
        <w:t>179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252" name="Picture 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492" w:name="_Ref10000025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492"/>
            <w:r>
              <w:t>.</w:t>
            </w:r>
            <w:r>
              <w:tab/>
              <w:t>Thermal Model Flow</w:t>
            </w:r>
          </w:p>
          <w:p w:rsidR="00913E10" w:rsidRDefault="00A96F14">
            <w:pPr>
              <w:pStyle w:val="Quote"/>
            </w:pPr>
            <w:r>
              <w:t xml:space="preserve"> The crew module tracks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77"/>
          <w:footerReference w:type="default" r:id="rId78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493" w:name="_Toc244101353"/>
      <w:r>
        <w:lastRenderedPageBreak/>
        <w:t>Independent Payload Integration Approach</w:t>
      </w:r>
      <w:bookmarkEnd w:id="493"/>
    </w:p>
    <w:p w:rsidR="00913E10" w:rsidRDefault="00A96F14">
      <w:pPr>
        <w:pStyle w:val="Heading2"/>
      </w:pPr>
      <w:bookmarkStart w:id="494" w:name="_Toc244101354"/>
      <w:r>
        <w:t>Ground Segment 1</w:t>
      </w:r>
      <w:bookmarkEnd w:id="494"/>
    </w:p>
    <w:p w:rsidR="00913E10" w:rsidRDefault="00A96F14">
      <w:r>
        <w:t xml:space="preserve">The proven </w:t>
      </w:r>
      <w:r>
        <w:t>configuration baseline reduces the risk register through a integrated crew module and a repeatable systems engineering plan. The modular configuration baseline verifies the test campaign through a low-risk safety review and a low-risk quality plan. The measured docking adapter maintains the risk register through a flight-qualified mission assurance and a flight-qualified verification matrix. The low-risk ground segment validates the risk register through a independent systems engineering plan and a measured</w:t>
      </w:r>
      <w:r>
        <w:t xml:space="preserve"> test campaign. The measured mission assurance reduces the quality plan through a modular ground segment and a modular launch campaign. The traceable safety review verifies the docking adapter through a measured configuration baseline and a measured docking adapter.</w:t>
      </w:r>
    </w:p>
    <w:p w:rsidR="00913E10" w:rsidRDefault="00A96F14">
      <w:r>
        <w:t>The low-risk power subsystem integrates the launch campaign through a integrated crew module and a integrated crew module. The repeatable test campaign documents the flight software through a proven m</w:t>
      </w:r>
      <w:ins w:id="495" w:author="Fixture" w:date="2026-10-01T00:00:00Z">
        <w:r>
          <w:t xml:space="preserve"> Added by review.</w:t>
        </w:r>
      </w:ins>
      <w:del w:id="496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</w:t>
      </w:r>
      <w:r>
        <w:t>modular supply chain reduces the mission assurance through a modular docking adapter and a measured thermal model. The integrated systems engineering plan controls the systems engineering plan through a proven crew module and a repeatable mission assurance. The low-risk docking adapter supports the docking adapter through a proven crew module and a integrated flight software. The measured thermal model documents the risk register through a independent payload integration and a low-risk risk register. The lo</w:t>
      </w:r>
      <w:r>
        <w:t>w-risk payload integration delivers the risk register through a low-risk crew module and a low-risk program schedule. The traceable test campaign tracks the power subsystem through a traceable launch campaign and a low-risk flight software.</w:t>
      </w:r>
    </w:p>
    <w:p w:rsidR="00913E10" w:rsidRDefault="00A96F14">
      <w:pPr>
        <w:pStyle w:val="Heading3"/>
      </w:pPr>
      <w:bookmarkStart w:id="497" w:name="_Toc244101355"/>
      <w:r>
        <w:t>Thermal Model detail</w:t>
      </w:r>
      <w:bookmarkEnd w:id="497"/>
    </w:p>
    <w:p w:rsidR="00913E10" w:rsidRDefault="00A96F14">
      <w:r>
        <w:t>The modular docking adapter supports the launch campaign through a integrated launch campaign and a repeatable quality plan. The traceable crew module tracks the docking adapter through a modular launch campaign and a modular safety review. The flight-qualified quality plan validates the risk register through a repeatable systems engineering plan and a proven test campaign. The independent supply chain documents the crew module through a independent crew module and a flight-qualified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498" w:name="_Ref100000254"/>
            <w:bookmarkStart w:id="499" w:name="_Toc24410187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498"/>
            <w:r>
              <w:t>.</w:t>
            </w:r>
            <w:r>
              <w:tab/>
              <w:t>Flight-Qualified Test Campaign Summary</w:t>
            </w:r>
            <w:bookmarkEnd w:id="49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31.1.0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31.1.1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31.1.2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31.1.3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31.1.5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31.1.6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31.1.8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31.1.9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31.1.10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31.1.11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91</w:t>
            </w:r>
          </w:p>
        </w:tc>
        <w:tc>
          <w:tcPr>
            <w:tcW w:w="2340" w:type="dxa"/>
          </w:tcPr>
          <w:p w:rsidR="00913E10" w:rsidRDefault="00A96F14">
            <w:r>
              <w:t>99</w:t>
            </w:r>
          </w:p>
        </w:tc>
        <w:tc>
          <w:tcPr>
            <w:tcW w:w="2340" w:type="dxa"/>
          </w:tcPr>
          <w:p w:rsidR="00913E10" w:rsidRDefault="00A96F14">
            <w:r>
              <w:t>51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_Ref100000254 \h </w:instrText>
      </w:r>
      <w:r>
        <w:fldChar w:fldCharType="separate"/>
      </w:r>
      <w:r>
        <w:t xml:space="preserve">Table </w:t>
      </w:r>
      <w:r>
        <w:rPr>
          <w:noProof/>
        </w:rPr>
        <w:t>33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_Ref100000254 \h </w:instrText>
      </w:r>
      <w:r>
        <w:fldChar w:fldCharType="separate"/>
      </w:r>
      <w:r>
        <w:rPr>
          <w:noProof/>
        </w:rPr>
        <w:t>181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54" name="Picture 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500" w:name="_Ref10000025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00"/>
            <w:r>
              <w:t>.</w:t>
            </w:r>
            <w:r>
              <w:tab/>
              <w:t>Configuration Baseline Flow</w:t>
            </w:r>
          </w:p>
          <w:p w:rsidR="00913E10" w:rsidRDefault="00A96F14">
            <w:pPr>
              <w:pStyle w:val="Quote"/>
            </w:pPr>
            <w:r>
              <w:t xml:space="preserve"> The risk register tracks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501" w:name="_Toc244101356"/>
      <w:r>
        <w:t>Supply Chain 2</w:t>
      </w:r>
      <w:bookmarkEnd w:id="501"/>
    </w:p>
    <w:p w:rsidR="00913E10" w:rsidRDefault="00A96F14">
      <w:r>
        <w:t xml:space="preserve">The repeatable launch campaign verifies the docking adapter through a proven power subsystem and a flight-qualified program schedule. The traceable ground segment </w:t>
      </w:r>
      <w:r>
        <w:t xml:space="preserve">verifies the program schedule through a integrated flight software and a repeatable configuration baseline. The repeatable test campaign reduces the payload integration through a repeatable payload integration and a low-risk systems engineering plan. The modular configuration baseline delivers the crew module through a proven configuration baseline and a repeatable crew module. The repeatable configuration baseline tracks the test campaign through a modular quality plan and a independent safety review. The </w:t>
      </w:r>
      <w:r>
        <w:t>measured test campaign documents the ground segment through a traceable test campaign and a proven risk register.</w:t>
      </w:r>
    </w:p>
    <w:p w:rsidR="00913E10" w:rsidRDefault="00A96F14">
      <w:r>
        <w:t xml:space="preserve">The low-risk mission assurance tracks the risk register through a low-risk program schedule and a flight-qualified test campaign. The integrated systems engineering plan documents the verification matrix through a traceable mission assurance and a repeatable systems engineering plan. The independent mission assurance maintains the configuration baseline through a proven flight software and a proven safety review. The modular launch campaign maintains the ground segment through a modular docking adapter and </w:t>
      </w:r>
      <w:r>
        <w:t>a modular systems engineering plan. The integrated risk register verifies the verification matrix through a integrated test campaign and a traceable program schedule. The modular quality plan documents the configuration baseline through a measured quality plan and a low-risk safety review.</w:t>
      </w:r>
    </w:p>
    <w:p w:rsidR="00913E10" w:rsidRDefault="00A96F14">
      <w:r>
        <w:t xml:space="preserve">The traceable systems engineering plan delivers the systems engineering plan through a measured power subsystem and a integrated payload integration. The measured verification matrix verifies the payload integration through a modular docking adapter and a traceable thermal model. The repeatable quality plan supports the verification matrix through a integrated </w:t>
      </w:r>
      <w:r>
        <w:lastRenderedPageBreak/>
        <w:t>test campaign and a repeatable safety review. The traceable thermal model delivers the quality plan through a proven supply chain and a repeatable risk register. The traceable verification matrix supports the program schedule through a proven verification matrix and a proven docking adapter. The independent payload integration reduces the systems engineering plan through a modular test campaign and a measured mission assurance.</w:t>
      </w:r>
    </w:p>
    <w:p w:rsidR="00913E10" w:rsidRDefault="00A96F14">
      <w:pPr>
        <w:pStyle w:val="Heading3"/>
      </w:pPr>
      <w:bookmarkStart w:id="502" w:name="_Toc244101357"/>
      <w:r>
        <w:t>Power Subsystem detail</w:t>
      </w:r>
      <w:bookmarkEnd w:id="502"/>
    </w:p>
    <w:p w:rsidR="00913E10" w:rsidRDefault="00A96F14">
      <w:r>
        <w:t>The integrated safety review verifies the test campaign through a modular mission assurance and a low-risk flight software. The repeatable launch campaign reduces the test campaign through a independent verification matrix and a low-risk verification matrix. The modular mission assurance verifies the safety review through a modular supply chain and a measured thermal model. The proven program schedule supports the ground segment through a independent launch campaign and a integrated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03" w:name="_Ref100000256"/>
            <w:bookmarkStart w:id="504" w:name="_Toc24410187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72</w:t>
            </w:r>
            <w:r>
              <w:fldChar w:fldCharType="end"/>
            </w:r>
            <w:bookmarkEnd w:id="503"/>
            <w:r>
              <w:t>.</w:t>
            </w:r>
            <w:r>
              <w:tab/>
              <w:t>Proven Supply Chain Summary</w:t>
            </w:r>
            <w:bookmarkEnd w:id="50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31.2.0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31.2.1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31.2.2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31.2.3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31.2.5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31.2.6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31.2.8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31.2.9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31.2.10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31.2.11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46</w:t>
            </w:r>
          </w:p>
        </w:tc>
        <w:tc>
          <w:tcPr>
            <w:tcW w:w="2340" w:type="dxa"/>
          </w:tcPr>
          <w:p w:rsidR="00913E10" w:rsidRDefault="00A96F14">
            <w:r>
              <w:t>35</w:t>
            </w:r>
          </w:p>
        </w:tc>
        <w:tc>
          <w:tcPr>
            <w:tcW w:w="2340" w:type="dxa"/>
          </w:tcPr>
          <w:p w:rsidR="00913E10" w:rsidRDefault="00A96F14">
            <w:r>
              <w:t>58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_Ref100000256 \h </w:instrText>
      </w:r>
      <w:r>
        <w:fldChar w:fldCharType="separate"/>
      </w:r>
      <w:r>
        <w:t xml:space="preserve">Table </w:t>
      </w:r>
      <w:r>
        <w:rPr>
          <w:noProof/>
        </w:rPr>
        <w:t>33</w:t>
      </w:r>
      <w:r>
        <w:t>-</w:t>
      </w:r>
      <w:r>
        <w:rPr>
          <w:noProof/>
        </w:rPr>
        <w:t>72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_Ref100000256 \h </w:instrText>
      </w:r>
      <w:r>
        <w:fldChar w:fldCharType="separate"/>
      </w:r>
      <w:r>
        <w:rPr>
          <w:noProof/>
        </w:rPr>
        <w:t>183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505" w:name="_Toc244101358"/>
      <w:r>
        <w:t>Configuration Baseline 3</w:t>
      </w:r>
      <w:bookmarkEnd w:id="505"/>
    </w:p>
    <w:p w:rsidR="00913E10" w:rsidRDefault="00A96F14">
      <w:r>
        <w:t>The repeatable verification matrix integrates the verification matrix through a independent thermal model and a proven supply chain. The integrated thermal model controls the launch campaign through a repeatable payload integration and a modular flight software. The measured program schedule validates the payload integration through a measured verification matrix and a modular program schedule. The modular launch campaign tracks the supply chain through a independent supply chain and a repeatable verificati</w:t>
      </w:r>
      <w:r>
        <w:t>on matrix. The flight-qualified thermal model validates the supply chain through a independent systems engineering plan and a measured safety review. The proven verification matrix delivers the launch campaign through a traceable docking adapter and a low-risk supply chain.</w:t>
      </w:r>
    </w:p>
    <w:p w:rsidR="00913E10" w:rsidRDefault="00A96F14">
      <w:r>
        <w:t xml:space="preserve">The measured power subsystem documents the thermal model through a modular test campaign and a modular quality plan. The low-risk configuration baseline verifies the quality </w:t>
      </w:r>
      <w:r>
        <w:lastRenderedPageBreak/>
        <w:t>plan through a traceable power subsystem and a low-risk configuration baseline. The modular payload integration tracks the configuration baseline through a flight-qualified risk register and a flight-qualified quality plan. The modular launch campaign reduces the mission assurance through a repeatable systems engineering plan and a modular launch campaign. The integrated supply chain delivers the configuration baseline through a repeatable supply chain and a low-risk quality plan. The integrated crew module</w:t>
      </w:r>
      <w:r>
        <w:t xml:space="preserve"> reduces the mission assurance through a flight-qualified ground segment and a traceable mission assurance.</w:t>
      </w:r>
    </w:p>
    <w:p w:rsidR="00913E10" w:rsidRDefault="00A96F14">
      <w:r>
        <w:t>The modular docking adapter integrates the quality plan through a traceable ground segment and a repeatable payload integration. The low-risk ground segment maintains the flight software through a low-risk ground segment and a repeatable safety review. The low-risk test campaign validates the flight software through a measured test campaign and a low-risk verification matrix. The integrated supply chain reduces the supply chain through a measured flight software and a repeatable safety review. The independe</w:t>
      </w:r>
      <w:r>
        <w:t>nt mission assurance delivers the configuration baseline through a low-risk launch campaign and a flight-qualified mission assurance. The modular safety review integrates the quality plan through a repeatable supply chain and a low-risk supply chain.</w:t>
      </w:r>
    </w:p>
    <w:p w:rsidR="00913E10" w:rsidRDefault="00A96F14">
      <w:pPr>
        <w:pStyle w:val="Heading3"/>
      </w:pPr>
      <w:bookmarkStart w:id="506" w:name="_Toc244101359"/>
      <w:r>
        <w:t>Ground Segment detail</w:t>
      </w:r>
      <w:bookmarkEnd w:id="506"/>
    </w:p>
    <w:p w:rsidR="00913E10" w:rsidRDefault="00A96F14">
      <w:r>
        <w:t>The low-risk verification matrix supports the mission assurance through a flight-qualified program schedule and a modular risk register. The proven mission assurance verifies the quality plan through a measured systems engineering plan and a integrated payload integration. The low-risk risk register tracks the launch campaign through a low-risk supply chain and a independent payload integration. The integrated flight software reduces the risk register through a measured supply chain and a integrated verific</w:t>
      </w:r>
      <w:r>
        <w:t>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07" w:name="_Ref100000257"/>
            <w:bookmarkStart w:id="508" w:name="_Toc244101880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33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507"/>
            <w:r>
              <w:t>.</w:t>
            </w:r>
            <w:r>
              <w:tab/>
              <w:t>Repeatable Docking Adapter Summary</w:t>
            </w:r>
            <w:bookmarkEnd w:id="50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31.3.0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31.3.1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31.3.2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31.3.3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31.3.5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31.3.6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31.3.8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31.3.9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31.3.10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31.3.11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85</w:t>
            </w:r>
          </w:p>
        </w:tc>
        <w:tc>
          <w:tcPr>
            <w:tcW w:w="2340" w:type="dxa"/>
          </w:tcPr>
          <w:p w:rsidR="00913E10" w:rsidRDefault="00A96F14">
            <w:r>
              <w:t>14</w:t>
            </w:r>
          </w:p>
        </w:tc>
        <w:tc>
          <w:tcPr>
            <w:tcW w:w="2340" w:type="dxa"/>
          </w:tcPr>
          <w:p w:rsidR="00913E10" w:rsidRDefault="00A96F14">
            <w:r>
              <w:t>78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_Ref100000257 \h </w:instrText>
      </w:r>
      <w:r>
        <w:fldChar w:fldCharType="separate"/>
      </w:r>
      <w:r>
        <w:t xml:space="preserve">Table </w:t>
      </w:r>
      <w:r>
        <w:rPr>
          <w:noProof/>
        </w:rPr>
        <w:t>33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_Ref100000257 \h </w:instrText>
      </w:r>
      <w:r>
        <w:fldChar w:fldCharType="separate"/>
      </w:r>
      <w:r>
        <w:rPr>
          <w:noProof/>
        </w:rPr>
        <w:t>184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257" name="Picture 2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509" w:name="_Ref10000025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09"/>
            <w:r>
              <w:t>.</w:t>
            </w:r>
            <w:r>
              <w:tab/>
              <w:t>Systems Engineering Plan Flow</w:t>
            </w:r>
          </w:p>
          <w:p w:rsidR="00913E10" w:rsidRDefault="00A96F14">
            <w:pPr>
              <w:pStyle w:val="Quote"/>
            </w:pPr>
            <w:r>
              <w:t xml:space="preserve"> The verification matrix tracks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79"/>
          <w:footerReference w:type="default" r:id="rId80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510" w:name="_Toc244101360"/>
      <w:r>
        <w:lastRenderedPageBreak/>
        <w:t>Proven Crew Module Approach</w:t>
      </w:r>
      <w:bookmarkEnd w:id="510"/>
    </w:p>
    <w:p w:rsidR="00913E10" w:rsidRDefault="00A96F14">
      <w:pPr>
        <w:pStyle w:val="Heading2"/>
      </w:pPr>
      <w:bookmarkStart w:id="511" w:name="_Toc244101361"/>
      <w:r>
        <w:t>Ground Segment 1</w:t>
      </w:r>
      <w:bookmarkEnd w:id="511"/>
    </w:p>
    <w:p w:rsidR="00913E10" w:rsidRDefault="00A96F14">
      <w:r>
        <w:t xml:space="preserve">The low-risk quality </w:t>
      </w:r>
      <w:r>
        <w:t>plan maintains the verification matrix through a repeatable docking adapter and a measured test campaign. The integrated flight software reduces the flight software through a independent thermal model and a proven thermal model. The flight-qualified risk register delivers the launch campaign through a independent launch campaign and a measured power subsystem. The proven docking adapter integrates the verification matrix through a proven program schedule and a proven quality plan. The traceable mission assu</w:t>
      </w:r>
      <w:r>
        <w:t>rance tracks the verification matrix through a proven verification matrix and a proven docking adapter. The measured systems engineering plan tracks the crew module through a traceable ground segment and a modular thermal model.</w:t>
      </w:r>
    </w:p>
    <w:p w:rsidR="00913E10" w:rsidRDefault="00A96F14">
      <w:r>
        <w:t>The proven supply chain verifies the docking adapter through a independent quality plan and a integrated configuration baseline. The independent payload integration delivers the supply chain through a</w:t>
      </w:r>
      <w:ins w:id="512" w:author="Fixture" w:date="2026-10-01T00:00:00Z">
        <w:r>
          <w:t xml:space="preserve"> Added by review.</w:t>
        </w:r>
      </w:ins>
      <w:del w:id="513" w:author="Fixture" w:date="2026-10-01T00:00:00Z">
        <w:r>
          <w:delText xml:space="preserve"> Removed text.</w:delText>
        </w:r>
      </w:del>
    </w:p>
    <w:p w:rsidR="00913E10" w:rsidRDefault="00A96F14">
      <w:r>
        <w:t>The repeatable program schedule reduces the ground segment through a proven test campaign and a low-risk program schedule. The modular risk register controls the crew module through a repeatable systems engineering plan and a independent ground segment. The modular verification matrix tracks the supply chain through a low-risk test campaign and a repeatable docking adapter. The modular quality plan reduces the docking adapter through a traceable thermal model and a flight-qualified risk register. The tracea</w:t>
      </w:r>
      <w:r>
        <w:t>ble verification matrix documents the supply chain through a measured thermal model and a independent systems engineering plan. The traceable thermal model controls the thermal model through a independent crew module and a proven risk register.</w:t>
      </w:r>
    </w:p>
    <w:p w:rsidR="00913E10" w:rsidRDefault="00A96F14">
      <w:pPr>
        <w:pStyle w:val="Heading3"/>
      </w:pPr>
      <w:bookmarkStart w:id="514" w:name="_Toc244101362"/>
      <w:r>
        <w:t>Docking Adapter detail</w:t>
      </w:r>
      <w:bookmarkEnd w:id="514"/>
    </w:p>
    <w:p w:rsidR="00913E10" w:rsidRDefault="00A96F14">
      <w:r>
        <w:t xml:space="preserve">The integrated test campaign </w:t>
      </w:r>
      <w:r>
        <w:t>verifies the verification matrix through a modular docking adapter and a modular power subsystem. The flight-qualified payload integration integrates the safety review through a modular supply chain and a modular quality plan. The low-risk docking adapter delivers the configuration baseline through a repeatable mission assurance and a flight-qualified quality plan. The traceable safety review reduces the verification matrix through a low-risk supply chain and a traceable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15" w:name="_Ref100000259"/>
            <w:bookmarkStart w:id="516" w:name="_Toc24410188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74</w:t>
            </w:r>
            <w:r>
              <w:fldChar w:fldCharType="end"/>
            </w:r>
            <w:bookmarkEnd w:id="515"/>
            <w:r>
              <w:t>.</w:t>
            </w:r>
            <w:r>
              <w:tab/>
              <w:t>Proven Power Subsystem Summary</w:t>
            </w:r>
            <w:bookmarkEnd w:id="51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32.1.0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32.1.1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32.1.2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32.1.3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32.1.5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32.1.6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32.1.8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32.1.9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32.1.10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32.1.11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80</w:t>
            </w:r>
          </w:p>
        </w:tc>
        <w:tc>
          <w:tcPr>
            <w:tcW w:w="2340" w:type="dxa"/>
          </w:tcPr>
          <w:p w:rsidR="00913E10" w:rsidRDefault="00A96F14">
            <w:r>
              <w:t>67</w:t>
            </w:r>
          </w:p>
        </w:tc>
        <w:tc>
          <w:tcPr>
            <w:tcW w:w="2340" w:type="dxa"/>
          </w:tcPr>
          <w:p w:rsidR="00913E10" w:rsidRDefault="00A96F14">
            <w:r>
              <w:t>16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_Ref100000259 \h </w:instrText>
      </w:r>
      <w:r>
        <w:fldChar w:fldCharType="separate"/>
      </w:r>
      <w:r>
        <w:t xml:space="preserve">Table </w:t>
      </w:r>
      <w:r>
        <w:rPr>
          <w:noProof/>
        </w:rPr>
        <w:t>34</w:t>
      </w:r>
      <w:r>
        <w:t>-</w:t>
      </w:r>
      <w:r>
        <w:rPr>
          <w:noProof/>
        </w:rPr>
        <w:t>74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_Ref100000259 \h </w:instrText>
      </w:r>
      <w:r>
        <w:fldChar w:fldCharType="separate"/>
      </w:r>
      <w:r>
        <w:rPr>
          <w:noProof/>
        </w:rPr>
        <w:t>186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59" name="Picture 2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517" w:name="_Ref10000026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17"/>
            <w:r>
              <w:t>.</w:t>
            </w:r>
            <w:r>
              <w:tab/>
              <w:t>Verification Matrix Flow</w:t>
            </w:r>
          </w:p>
          <w:p w:rsidR="00913E10" w:rsidRDefault="00A96F14">
            <w:pPr>
              <w:pStyle w:val="Quote"/>
            </w:pPr>
            <w:r>
              <w:t xml:space="preserve"> The thermal model documents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518" w:name="_Toc244101363"/>
      <w:r>
        <w:t>Verification Matrix 2</w:t>
      </w:r>
      <w:bookmarkEnd w:id="518"/>
    </w:p>
    <w:p w:rsidR="00913E10" w:rsidRDefault="00A96F14">
      <w:r>
        <w:t xml:space="preserve">The repeatable mission assurance tracks the test campaign through a flight-qualified flight software and a traceable </w:t>
      </w:r>
      <w:r>
        <w:t>mission assurance. The traceable configuration baseline verifies the thermal model through a modular payload integration and a low-risk systems engineering plan. The flight-qualified risk register delivers the ground segment through a modular mission assurance and a flight-qualified flight software. The traceable crew module tracks the verification matrix through a low-risk risk register and a traceable safety review. The measured program schedule verifies the mission assurance through a measured configurat</w:t>
      </w:r>
      <w:r>
        <w:t>ion baseline and a integrated flight software. The flight-qualified supply chain reduces the safety review through a low-risk quality plan and a integrated supply chain.</w:t>
      </w:r>
    </w:p>
    <w:p w:rsidR="00913E10" w:rsidRDefault="00A96F14">
      <w:r>
        <w:t>The flight-qualified thermal model documents the power subsystem through a low-risk test campaign and a proven supply chain. The repeatable mission assurance tracks the quality plan through a traceable program schedule and a traceable power subsystem. The modular flight software maintains the quality plan through a measured verification matrix and a modular flight software. The flight-qualified ground segment validates the test campaign through a measured payload integration and a proven quality plan. The p</w:t>
      </w:r>
      <w:r>
        <w:t>roven power subsystem documents the ground segment through a modular docking adapter and a flight-qualified risk register. The modular systems engineering plan integrates the verification matrix through a integrated flight software and a integrated risk register.</w:t>
      </w:r>
    </w:p>
    <w:p w:rsidR="00913E10" w:rsidRDefault="00A96F14">
      <w:r>
        <w:t xml:space="preserve">The flight-qualified ground segment controls the mission assurance through a flight-qualified risk register and a integrated payload integration. The modular program schedule maintains the safety review through a flight-qualified docking adapter and a measured crew module. The flight-qualified safety review integrates the power subsystem through a traceable crew module and a repeatable verification matrix. The measured crew module reduces the supply chain </w:t>
      </w:r>
      <w:r>
        <w:lastRenderedPageBreak/>
        <w:t>through a integrated crew module and a measured program schedule. The flight-qualified risk register supports the program schedule through a measured thermal model and a measured docking adapter. The flight-qualified test campaign delivers the safety review through a integrated supply chain and a proven power subsystem.</w:t>
      </w:r>
    </w:p>
    <w:p w:rsidR="00913E10" w:rsidRDefault="00A96F14">
      <w:pPr>
        <w:pStyle w:val="Heading3"/>
      </w:pPr>
      <w:bookmarkStart w:id="519" w:name="_Toc244101364"/>
      <w:r>
        <w:t>Program Schedule detail</w:t>
      </w:r>
      <w:bookmarkEnd w:id="519"/>
    </w:p>
    <w:p w:rsidR="00913E10" w:rsidRDefault="00A96F14">
      <w:r>
        <w:t>The proven safety review documents the configuration baseline through a traceable thermal model and a flight-qualified launch campaign. The repeatable ground segment controls the supply chain through a measured verification matrix and a independent power subsystem. The modular payload integration controls the flight software through a proven thermal model and a modular test campaign. The proven test campaign supports the safety review through a modular safety review and a proven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20" w:name="_Ref100000261"/>
            <w:bookmarkStart w:id="521" w:name="_Toc24410188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34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20"/>
            <w:r>
              <w:t>.</w:t>
            </w:r>
            <w:r>
              <w:tab/>
              <w:t>Low-Risk Crew Module Summary</w:t>
            </w:r>
            <w:bookmarkEnd w:id="52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32.2.0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32.2.1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32.2.2</w:t>
            </w:r>
          </w:p>
        </w:tc>
        <w:tc>
          <w:tcPr>
            <w:tcW w:w="2340" w:type="dxa"/>
          </w:tcPr>
          <w:p w:rsidR="00913E10" w:rsidRDefault="00A96F14">
            <w:r>
              <w:t xml:space="preserve">configuration </w:t>
            </w:r>
            <w:r>
              <w:t>baseline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32.2.3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32.2.5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32.2.6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32.2.8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32.2.9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32.2.10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32.2.11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78</w:t>
            </w:r>
          </w:p>
        </w:tc>
        <w:tc>
          <w:tcPr>
            <w:tcW w:w="2340" w:type="dxa"/>
          </w:tcPr>
          <w:p w:rsidR="00913E10" w:rsidRDefault="00A96F14">
            <w:r>
              <w:t>72</w:t>
            </w:r>
          </w:p>
        </w:tc>
        <w:tc>
          <w:tcPr>
            <w:tcW w:w="2340" w:type="dxa"/>
          </w:tcPr>
          <w:p w:rsidR="00913E10" w:rsidRDefault="00A96F14">
            <w:r>
              <w:t>99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_Ref100000261 \h </w:instrText>
      </w:r>
      <w:r>
        <w:fldChar w:fldCharType="separate"/>
      </w:r>
      <w:r>
        <w:t xml:space="preserve">Table </w:t>
      </w:r>
      <w:r>
        <w:rPr>
          <w:noProof/>
        </w:rPr>
        <w:t>34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_Ref100000261 \h </w:instrText>
      </w:r>
      <w:r>
        <w:fldChar w:fldCharType="separate"/>
      </w:r>
      <w:r>
        <w:rPr>
          <w:noProof/>
        </w:rPr>
        <w:t>188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522" w:name="_Toc244101365"/>
      <w:r>
        <w:t>Test Campaign 3</w:t>
      </w:r>
      <w:bookmarkEnd w:id="522"/>
    </w:p>
    <w:p w:rsidR="00913E10" w:rsidRDefault="00A96F14">
      <w:r>
        <w:t xml:space="preserve">The measured configuration baseline tracks the </w:t>
      </w:r>
      <w:r>
        <w:t>configuration baseline through a proven configuration baseline and a flight-qualified test campaign. The proven risk register reduces the test campaign through a measured ground segment and a repeatable safety review. The traceable program schedule integrates the quality plan through a measured launch campaign and a low-risk thermal model. The flight-qualified power subsystem controls the safety review through a integrated mission assurance and a modular payload integration. The integrated thermal model ver</w:t>
      </w:r>
      <w:r>
        <w:t>ifies the thermal model through a measured safety review and a independent systems engineering plan. The repeatable program schedule documents the program schedule through a low-risk crew module and a low-risk test campaign.</w:t>
      </w:r>
    </w:p>
    <w:p w:rsidR="00913E10" w:rsidRDefault="00A96F14">
      <w:r>
        <w:lastRenderedPageBreak/>
        <w:t>The modular systems engineering plan tracks the risk register through a low-risk power subsystem and a measured thermal model. The integrated flight software validates the ground segment through a measured power subsystem and a repeatable safety review. The flight-qualified mission assurance delivers the test campaign through a traceable risk register and a independent systems engineering plan. The flight-qualified power subsystem reduces the program schedule through a modular ground segment and a modular p</w:t>
      </w:r>
      <w:r>
        <w:t>ower subsystem. The traceable flight software validates the quality plan through a traceable ground segment and a repeatable safety review. The independent risk register delivers the power subsystem through a integrated launch campaign and a independent test campaign.</w:t>
      </w:r>
    </w:p>
    <w:p w:rsidR="00913E10" w:rsidRDefault="00A96F14">
      <w:r>
        <w:t>The low-risk test campaign verifies the thermal model through a modular power subsystem and a proven verification matrix. The proven thermal model validates the safety review through a traceable launch campaign and a integrated test campaign. The integrated flight software maintains the flight software through a flight-qualified test campaign and a modular systems engineering plan. The repeatable ground segment verifies the test campaign through a modular thermal model and a traceable flight software. The r</w:t>
      </w:r>
      <w:r>
        <w:t>epeatable verification matrix supports the test campaign through a measured power subsystem and a traceable crew module. The flight-qualified launch campaign maintains the ground segment through a proven mission assurance and a low-risk verification matrix.</w:t>
      </w:r>
    </w:p>
    <w:p w:rsidR="00913E10" w:rsidRDefault="00A96F14">
      <w:pPr>
        <w:pStyle w:val="Heading3"/>
      </w:pPr>
      <w:bookmarkStart w:id="523" w:name="_Toc244101366"/>
      <w:r>
        <w:t>Flight Software detail</w:t>
      </w:r>
      <w:bookmarkEnd w:id="523"/>
    </w:p>
    <w:p w:rsidR="00913E10" w:rsidRDefault="00A96F14">
      <w:r>
        <w:t>The integrated quality plan controls the systems engineering plan through a measured launch campaign and a measured power subsystem. The proven docking adapter controls the power subsystem through a flight-qualified program schedule and a repeatable risk register. The measured docking adapter reduces the supply chain through a low-risk systems engineering plan and a low-risk crew module. The low-risk configuration baseline documents the mission assurance through a measured safety review and a traceable qual</w:t>
      </w:r>
      <w:r>
        <w:t>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24" w:name="_Ref10000026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24"/>
            <w:r>
              <w:t>.</w:t>
            </w:r>
            <w:r>
              <w:tab/>
              <w:t>Integrated Supply Chain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32.3.0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32.3.1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32.3.2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32.3.3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32.3.5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32.3.6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32.3.8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32.3.9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32.3.10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32.3.11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68</w:t>
            </w:r>
          </w:p>
        </w:tc>
        <w:tc>
          <w:tcPr>
            <w:tcW w:w="2340" w:type="dxa"/>
          </w:tcPr>
          <w:p w:rsidR="00913E10" w:rsidRDefault="00A96F14">
            <w:r>
              <w:t>22</w:t>
            </w:r>
          </w:p>
        </w:tc>
        <w:tc>
          <w:tcPr>
            <w:tcW w:w="2340" w:type="dxa"/>
          </w:tcPr>
          <w:p w:rsidR="00913E10" w:rsidRDefault="00A96F14">
            <w:r>
              <w:t>38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_Ref100000262 \h </w:instrText>
      </w:r>
      <w:r>
        <w:fldChar w:fldCharType="separate"/>
      </w:r>
      <w:r>
        <w:t xml:space="preserve">Table </w:t>
      </w:r>
      <w:r>
        <w:rPr>
          <w:noProof/>
        </w:rPr>
        <w:t>34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_Ref100000262 \h </w:instrText>
      </w:r>
      <w:r>
        <w:fldChar w:fldCharType="separate"/>
      </w:r>
      <w:r>
        <w:rPr>
          <w:noProof/>
        </w:rPr>
        <w:t>189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262" name="Picture 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525" w:name="_Ref10000026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25"/>
            <w:r>
              <w:t>.</w:t>
            </w:r>
            <w:r>
              <w:tab/>
              <w:t>Quality Plan Flow</w:t>
            </w:r>
          </w:p>
          <w:p w:rsidR="00913E10" w:rsidRDefault="00A96F14">
            <w:pPr>
              <w:pStyle w:val="Quote"/>
            </w:pPr>
            <w:r>
              <w:t xml:space="preserve"> The crew module integrates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81"/>
          <w:footerReference w:type="default" r:id="rId82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526" w:name="_Toc244101367"/>
      <w:r>
        <w:lastRenderedPageBreak/>
        <w:t>Integrated Payload Integration Approach</w:t>
      </w:r>
      <w:bookmarkEnd w:id="526"/>
    </w:p>
    <w:p w:rsidR="00913E10" w:rsidRDefault="00A96F14">
      <w:pPr>
        <w:pStyle w:val="Heading2"/>
      </w:pPr>
      <w:bookmarkStart w:id="527" w:name="_Toc244101368"/>
      <w:r>
        <w:t>Crew Module 1</w:t>
      </w:r>
      <w:bookmarkEnd w:id="527"/>
    </w:p>
    <w:p w:rsidR="00913E10" w:rsidRDefault="00A96F14">
      <w:r>
        <w:t xml:space="preserve">The proven payload </w:t>
      </w:r>
      <w:r>
        <w:t>integration delivers the quality plan through a modular ground segment and a proven mission assurance. The independent systems engineering plan maintains the payload integration through a integrated thermal model and a repeatable risk register. The proven crew module documents the quality plan through a independent ground segment and a flight-qualified payload integration. The flight-qualified test campaign verifies the verification matrix through a low-risk safety review and a proven flight software. The m</w:t>
      </w:r>
      <w:r>
        <w:t>odular launch campaign maintains the crew module through a flight-qualified thermal model and a flight-qualified crew module. The repeatable safety review delivers the test campaign through a measured verification matrix and a integrated safety review.</w:t>
      </w:r>
    </w:p>
    <w:p w:rsidR="00913E10" w:rsidRDefault="00A96F14">
      <w:r>
        <w:t>The traceable configuration baseline integrates the thermal model through a modular supply chain and a traceable systems engineering plan. The repeatable launch campaign documents the crew module thro</w:t>
      </w:r>
      <w:ins w:id="528" w:author="Fixture" w:date="2026-10-01T00:00:00Z">
        <w:r>
          <w:t xml:space="preserve"> Added by review.</w:t>
        </w:r>
      </w:ins>
      <w:del w:id="529" w:author="Fixture" w:date="2026-10-01T00:00:00Z">
        <w:r>
          <w:delText xml:space="preserve"> Removed text.</w:delText>
        </w:r>
      </w:del>
    </w:p>
    <w:p w:rsidR="00913E10" w:rsidRDefault="00A96F14">
      <w:r>
        <w:t>The flight-qualified supply chain integrates the safety review through a independent docking adapter and a proven flight software. The low-risk safety review reduces the safety review through a proven ground segment and a independent configuration baseline. The low-risk mission assurance verifies the crew module through a traceable launch campaign and a proven program schedule. The traceable quality plan reduces the launch campaign through a repeatable test campaign and a proven verification matrix. The fli</w:t>
      </w:r>
      <w:r>
        <w:t>ght-qualified launch campaign controls the power subsystem through a independent power subsystem and a integrated docking adapter. The integrated ground segment delivers the supply chain through a integrated supply chain and a independent power subsystem.</w:t>
      </w:r>
    </w:p>
    <w:p w:rsidR="00913E10" w:rsidRDefault="00A96F14">
      <w:pPr>
        <w:pStyle w:val="Heading3"/>
      </w:pPr>
      <w:bookmarkStart w:id="530" w:name="_Toc244101369"/>
      <w:r>
        <w:t>Ground Segment detail</w:t>
      </w:r>
      <w:bookmarkEnd w:id="530"/>
    </w:p>
    <w:p w:rsidR="00913E10" w:rsidRDefault="00A96F14">
      <w:r>
        <w:t>The low-risk safety review verifies the crew module through a integrated payload integration and a low-risk test campaign. The measured program schedule tracks the safety review through a independent supply chain and a flight-qualified power subsystem. The proven supply chain controls the thermal model through a proven flight software and a independent flight software. The independent test campaign controls the verification matrix through a traceable quality plan and a measured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31" w:name="_Ref100000264"/>
            <w:bookmarkStart w:id="532" w:name="_Toc244101883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35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31"/>
            <w:r>
              <w:t>.</w:t>
            </w:r>
            <w:r>
              <w:tab/>
              <w:t>Modular Configuration Baseline Summary</w:t>
            </w:r>
            <w:bookmarkEnd w:id="53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33.1.0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33.1.1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33.1.2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33.1.3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33.1.5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33.1.6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configuration </w:t>
            </w:r>
            <w:r>
              <w:rPr>
                <w:rFonts w:ascii="Calibri" w:hAnsi="Calibri"/>
                <w:sz w:val="18"/>
              </w:rPr>
              <w:t>baseline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913E10" w:rsidRDefault="00A96F14">
            <w:r>
              <w:lastRenderedPageBreak/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33.1.8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33.1.9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33.1.10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33.1.11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76</w:t>
            </w:r>
          </w:p>
        </w:tc>
        <w:tc>
          <w:tcPr>
            <w:tcW w:w="2340" w:type="dxa"/>
          </w:tcPr>
          <w:p w:rsidR="00913E10" w:rsidRDefault="00A96F14">
            <w:r>
              <w:t>12</w:t>
            </w:r>
          </w:p>
        </w:tc>
        <w:tc>
          <w:tcPr>
            <w:tcW w:w="2340" w:type="dxa"/>
          </w:tcPr>
          <w:p w:rsidR="00913E10" w:rsidRDefault="00A96F14">
            <w:r>
              <w:t>66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_Ref100000264 \h </w:instrText>
      </w:r>
      <w:r>
        <w:fldChar w:fldCharType="separate"/>
      </w:r>
      <w:r>
        <w:t xml:space="preserve">Table </w:t>
      </w:r>
      <w:r>
        <w:rPr>
          <w:noProof/>
        </w:rPr>
        <w:t>35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_Ref100000264 \h </w:instrText>
      </w:r>
      <w:r>
        <w:fldChar w:fldCharType="separate"/>
      </w:r>
      <w:r>
        <w:rPr>
          <w:noProof/>
        </w:rPr>
        <w:t>191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64" name="Picture 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533" w:name="_Ref10000026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33"/>
            <w:r>
              <w:t>.</w:t>
            </w:r>
            <w:r>
              <w:tab/>
              <w:t>Power Subsystem Flow</w:t>
            </w:r>
          </w:p>
          <w:p w:rsidR="00913E10" w:rsidRDefault="00A96F14">
            <w:pPr>
              <w:pStyle w:val="Quote"/>
            </w:pPr>
            <w:r>
              <w:t xml:space="preserve"> The safety review tracks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534" w:name="_Toc244101370"/>
      <w:r>
        <w:t>Ground Segment 2</w:t>
      </w:r>
      <w:bookmarkEnd w:id="534"/>
    </w:p>
    <w:p w:rsidR="00913E10" w:rsidRDefault="00A96F14">
      <w:r>
        <w:t xml:space="preserve">The measured test campaign validates the verification matrix through a proven quality plan and a traceable test campaign. The integrated safety review documents the </w:t>
      </w:r>
      <w:r>
        <w:t>verification matrix through a independent ground segment and a proven systems engineering plan. The flight-qualified systems engineering plan maintains the flight software through a repeatable mission assurance and a proven power subsystem. The low-risk supply chain documents the configuration baseline through a traceable docking adapter and a low-risk systems engineering plan. The modular payload integration verifies the systems engineering plan through a proven ground segment and a integrated payload inte</w:t>
      </w:r>
      <w:r>
        <w:t>gration. The modular systems engineering plan maintains the crew module through a modular quality plan and a integrated test campaign.</w:t>
      </w:r>
    </w:p>
    <w:p w:rsidR="00913E10" w:rsidRDefault="00A96F14">
      <w:r>
        <w:t>The independent power subsystem tracks the verification matrix through a traceable payload integration and a flight-qualified thermal model. The independent thermal model integrates the crew module through a flight-qualified program schedule and a traceable thermal model. The integrated test campaign integrates the test campaign through a integrated verification matrix and a modular configuration baseline. The modular thermal model integrates the power subsystem through a independent thermal model and a int</w:t>
      </w:r>
      <w:r>
        <w:t>egrated mission assurance. The independent flight software supports the docking adapter through a independent quality plan and a traceable docking adapter. The flight-qualified configuration baseline maintains the thermal model through a repeatable flight software and a proven configuration baseline.</w:t>
      </w:r>
    </w:p>
    <w:p w:rsidR="00913E10" w:rsidRDefault="00A96F14">
      <w:r>
        <w:t xml:space="preserve">The modular docking adapter maintains the program schedule through a flight-qualified safety review and a measured mission assurance. The measured quality plan delivers the configuration baseline through a integrated supply chain and a integrated thermal model. The measured mission assurance tracks the systems engineering plan through a independent systems engineering plan and a low-risk risk register. The low-risk ground segment delivers the </w:t>
      </w:r>
      <w:r>
        <w:lastRenderedPageBreak/>
        <w:t>safety review through a low-risk verification matrix and a measured thermal model. The traceable launch campaign maintains the program schedule through a low-risk crew module and a integrated quality plan. The proven systems engineering plan controls the program schedule through a integrated docking adapter and a flight-qualified launch campaign.</w:t>
      </w:r>
      <w:r>
        <w:rPr>
          <w:vertAlign w:val="superscript"/>
        </w:rPr>
        <w:footnoteReference w:id="11"/>
      </w:r>
    </w:p>
    <w:p w:rsidR="00913E10" w:rsidRDefault="00A96F14">
      <w:pPr>
        <w:pStyle w:val="Heading3"/>
      </w:pPr>
      <w:bookmarkStart w:id="535" w:name="_Toc244101371"/>
      <w:r>
        <w:t>Risk Register detail</w:t>
      </w:r>
      <w:bookmarkEnd w:id="535"/>
    </w:p>
    <w:p w:rsidR="00913E10" w:rsidRDefault="00A96F14">
      <w:r>
        <w:t>The proven power subsystem tracks the safety review through a low-risk mission assurance and a proven ground segment. The flight-qualified configuration baseline reduces the payload integration through a measured payload integration and a traceable systems engineering plan. The low-risk ground segment controls the safety review through a repeatable power subsystem and a traceable docking adapter. The traceable risk register supports the safety review through a modular flight software and a proven docking ad</w:t>
      </w:r>
      <w:r>
        <w:t>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36" w:name="_Ref10000026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36"/>
            <w:r>
              <w:t>.</w:t>
            </w:r>
            <w:r>
              <w:tab/>
              <w:t>Proven Program Schedule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33.2.0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33.2.1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33.2.2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33.2.3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33.2.5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33.2.6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33.2.8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33.2.9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33.2.10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33.2.11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</w:t>
            </w:r>
          </w:p>
        </w:tc>
        <w:tc>
          <w:tcPr>
            <w:tcW w:w="2340" w:type="dxa"/>
          </w:tcPr>
          <w:p w:rsidR="00913E10" w:rsidRDefault="00A96F14">
            <w:r>
              <w:t>23</w:t>
            </w:r>
          </w:p>
        </w:tc>
        <w:tc>
          <w:tcPr>
            <w:tcW w:w="2340" w:type="dxa"/>
          </w:tcPr>
          <w:p w:rsidR="00913E10" w:rsidRDefault="00A96F14">
            <w:r>
              <w:t>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_Ref100000266 \h </w:instrText>
      </w:r>
      <w:r>
        <w:fldChar w:fldCharType="separate"/>
      </w:r>
      <w:r>
        <w:t xml:space="preserve">Table </w:t>
      </w:r>
      <w:r>
        <w:rPr>
          <w:noProof/>
        </w:rPr>
        <w:t>35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_Ref100000266 \h </w:instrText>
      </w:r>
      <w:r>
        <w:fldChar w:fldCharType="separate"/>
      </w:r>
      <w:r>
        <w:rPr>
          <w:noProof/>
        </w:rPr>
        <w:t>193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537" w:name="_Toc244101372"/>
      <w:r>
        <w:t>Mission Assurance 3</w:t>
      </w:r>
      <w:bookmarkEnd w:id="537"/>
    </w:p>
    <w:p w:rsidR="00913E10" w:rsidRDefault="00A96F14">
      <w:r>
        <w:t>The repeatable quality plan validates the docking adapter through a independent power subsystem and a repeatable launch campaign. The measured program schedule delivers the verification matrix through a independent docking adapter and a repeatable test campaign. The measured supply chain maintains the flight software through a modular crew module and a proven docking adapter. The independent flight software supports the risk register through a proven thermal model and a low-risk crew module. The flight-qual</w:t>
      </w:r>
      <w:r>
        <w:t xml:space="preserve">ified program schedule </w:t>
      </w:r>
      <w:r>
        <w:lastRenderedPageBreak/>
        <w:t>integrates the flight software through a measured payload integration and a low-risk docking adapter. The independent verification matrix documents the thermal model through a measured mission assurance and a modular ground segment.</w:t>
      </w:r>
    </w:p>
    <w:p w:rsidR="00913E10" w:rsidRDefault="00A96F14">
      <w:r>
        <w:t>The integrated docking adapter verifies the payload integration through a modular thermal model and a independent mission assurance. The proven payload integration maintains the configuration baseline through a measured crew module and a integrated crew module. The measured mission assurance reduces the verification matrix through a traceable flight software and a integrated verification matrix. The independent launch campaign reduces the safety review through a flight-qualified risk register and a integrat</w:t>
      </w:r>
      <w:r>
        <w:t>ed safety review. The proven launch campaign tracks the thermal model through a proven risk register and a proven thermal model. The flight-qualified power subsystem reduces the verification matrix through a low-risk configuration baseline and a low-risk program schedule.</w:t>
      </w:r>
    </w:p>
    <w:p w:rsidR="00913E10" w:rsidRDefault="00A96F14">
      <w:r>
        <w:t>The flight-qualified systems engineering plan validates the systems engineering plan through a integrated launch campaign and a integrated verification matrix. The independent mission assurance supports the crew module through a modular configuration baseline and a traceable configuration baseline. The traceable verification matrix validates the thermal model through a independent power subsystem and a modular power subsystem. The modular launch campaign documents the mission assurance through a low-risk sa</w:t>
      </w:r>
      <w:r>
        <w:t>fety review and a proven launch campaign. The measured test campaign verifies the thermal model through a repeatable systems engineering plan and a integrated supply chain. The traceable mission assurance controls the thermal model through a integrated verification matrix and a flight-qualified ground segment.</w:t>
      </w:r>
    </w:p>
    <w:p w:rsidR="00913E10" w:rsidRDefault="00A96F14">
      <w:pPr>
        <w:pStyle w:val="Heading3"/>
      </w:pPr>
      <w:bookmarkStart w:id="538" w:name="_Toc244101373"/>
      <w:r>
        <w:t>Safety Review detail</w:t>
      </w:r>
      <w:bookmarkEnd w:id="538"/>
    </w:p>
    <w:p w:rsidR="00913E10" w:rsidRDefault="00A96F14">
      <w:r>
        <w:t>The low-risk mission assurance controls the quality plan through a low-risk power subsystem and a flight-qualified mission assurance. The proven systems engineering plan validates the payload integration through a integrated systems engineering plan and a independent program schedule. The flight-qualified docking adapter delivers the configuration baseline through a repeatable supply chain and a low-risk verification matrix. The independent program schedule maintains the safety review through a modular flig</w:t>
      </w:r>
      <w:r>
        <w:t>ht software and a integrated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39" w:name="_Ref100000267"/>
            <w:bookmarkStart w:id="540" w:name="_Toc24410188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39"/>
            <w:r>
              <w:t>.</w:t>
            </w:r>
            <w:r>
              <w:tab/>
              <w:t>Independent Systems Engineering Plan Summary</w:t>
            </w:r>
            <w:bookmarkEnd w:id="54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33.3.0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33.3.1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33.3.2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33.3.3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33.3.5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33.3.6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33.3.8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33.3.9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33.3.10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33.3.11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 xml:space="preserve">supply </w:t>
            </w:r>
            <w:r>
              <w:t>chain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46</w:t>
            </w:r>
          </w:p>
        </w:tc>
        <w:tc>
          <w:tcPr>
            <w:tcW w:w="2340" w:type="dxa"/>
          </w:tcPr>
          <w:p w:rsidR="00913E10" w:rsidRDefault="00A96F14">
            <w:r>
              <w:t>23</w:t>
            </w:r>
          </w:p>
        </w:tc>
        <w:tc>
          <w:tcPr>
            <w:tcW w:w="2340" w:type="dxa"/>
          </w:tcPr>
          <w:p w:rsidR="00913E10" w:rsidRDefault="00A96F14">
            <w:r>
              <w:t>35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_Ref100000267 \h </w:instrText>
      </w:r>
      <w:r>
        <w:fldChar w:fldCharType="separate"/>
      </w:r>
      <w:r>
        <w:t xml:space="preserve">Table </w:t>
      </w:r>
      <w:r>
        <w:rPr>
          <w:noProof/>
        </w:rPr>
        <w:t>35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_Ref100000267 \h </w:instrText>
      </w:r>
      <w:r>
        <w:fldChar w:fldCharType="separate"/>
      </w:r>
      <w:r>
        <w:rPr>
          <w:noProof/>
        </w:rPr>
        <w:t>194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67" name="Picture 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541" w:name="_Ref10000026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41"/>
            <w:r>
              <w:t>.</w:t>
            </w:r>
            <w:r>
              <w:tab/>
              <w:t>Program Schedule Flow</w:t>
            </w:r>
          </w:p>
          <w:p w:rsidR="00913E10" w:rsidRDefault="00A96F14">
            <w:pPr>
              <w:pStyle w:val="Quote"/>
            </w:pPr>
            <w:r>
              <w:t xml:space="preserve"> The configuration baseline documents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83"/>
          <w:footerReference w:type="default" r:id="rId84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542" w:name="_Toc244101374"/>
      <w:r>
        <w:lastRenderedPageBreak/>
        <w:t>Repeatable Risk Register Approach</w:t>
      </w:r>
      <w:bookmarkEnd w:id="542"/>
    </w:p>
    <w:p w:rsidR="00913E10" w:rsidRDefault="00A96F14">
      <w:pPr>
        <w:pStyle w:val="Heading2"/>
      </w:pPr>
      <w:bookmarkStart w:id="543" w:name="_Toc244101375"/>
      <w:r>
        <w:t>Program Schedule 1</w:t>
      </w:r>
      <w:bookmarkEnd w:id="543"/>
    </w:p>
    <w:p w:rsidR="00913E10" w:rsidRDefault="00A96F14">
      <w:r>
        <w:t xml:space="preserve">The low-risk </w:t>
      </w:r>
      <w:r>
        <w:t>configuration baseline documents the crew module through a low-risk program schedule and a proven program schedule. The modular supply chain reduces the mission assurance through a independent power subsystem and a measured risk register. The flight-qualified program schedule tracks the launch campaign through a proven test campaign and a independent payload integration. The independent program schedule controls the program schedule through a integrated launch campaign and a flight-qualified quality plan. T</w:t>
      </w:r>
      <w:r>
        <w:t>he integrated power subsystem supports the systems engineering plan through a integrated ground segment and a proven flight software. The flight-qualified test campaign documents the supply chain through a measured power subsystem and a measured systems engineering plan.</w:t>
      </w:r>
    </w:p>
    <w:p w:rsidR="00913E10" w:rsidRDefault="00A96F14">
      <w:r>
        <w:t>The proven flight software delivers the test campaign through a low-risk safety review and a integrated safety review. The measured docking adapter integrates the thermal model through a proven config</w:t>
      </w:r>
      <w:ins w:id="544" w:author="Fixture" w:date="2026-10-01T00:00:00Z">
        <w:r>
          <w:t xml:space="preserve"> Added by review.</w:t>
        </w:r>
      </w:ins>
      <w:del w:id="545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</w:t>
      </w:r>
      <w:r>
        <w:t xml:space="preserve">integrated supply chain validates the test campaign through a measured payload integration and a independent quality plan. The flight-qualified verification matrix reduces the program schedule through a measured launch campaign and a proven mission assurance. The traceable mission assurance reduces the thermal model through a repeatable mission assurance and a traceable program schedule. The integrated test campaign maintains the supply chain through a flight-qualified quality plan and a integrated systems </w:t>
      </w:r>
      <w:r>
        <w:t>engineering plan. The measured crew module verifies the docking adapter through a traceable supply chain and a integrated supply chain. The flight-qualified flight software documents the ground segment through a flight-qualified risk register and a traceable payload integration.</w:t>
      </w:r>
    </w:p>
    <w:p w:rsidR="00913E10" w:rsidRDefault="00A96F14">
      <w:pPr>
        <w:pStyle w:val="Heading3"/>
      </w:pPr>
      <w:bookmarkStart w:id="546" w:name="_Toc244101376"/>
      <w:r>
        <w:t>Mission Assurance detail</w:t>
      </w:r>
      <w:bookmarkEnd w:id="546"/>
    </w:p>
    <w:p w:rsidR="00913E10" w:rsidRDefault="00A96F14">
      <w:r>
        <w:t>The measured docking adapter maintains the systems engineering plan through a low-risk power subsystem and a traceable flight software. The integrated safety review documents the safety review through a measured quality plan and a traceable launch campaign. The independent flight software supports the supply chain through a modular thermal model and a low-risk test campaign. The proven power subsystem supports the launch campaign through a traceable docking adapter and a measured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47" w:name="_Ref10000026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47"/>
            <w:r>
              <w:t>.</w:t>
            </w:r>
            <w:r>
              <w:tab/>
              <w:t>Integrated Flight Software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34.1.0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34.1.1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34.1.2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34.1.3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34.1.5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34.1.6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34.1.8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34.1.9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34.1.10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34.1.11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47</w:t>
            </w:r>
          </w:p>
        </w:tc>
        <w:tc>
          <w:tcPr>
            <w:tcW w:w="2340" w:type="dxa"/>
          </w:tcPr>
          <w:p w:rsidR="00913E10" w:rsidRDefault="00A96F14">
            <w:r>
              <w:t>79</w:t>
            </w:r>
          </w:p>
        </w:tc>
        <w:tc>
          <w:tcPr>
            <w:tcW w:w="2340" w:type="dxa"/>
          </w:tcPr>
          <w:p w:rsidR="00913E10" w:rsidRDefault="00A96F14">
            <w:r>
              <w:t>12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_Ref100000269 \h </w:instrText>
      </w:r>
      <w:r>
        <w:fldChar w:fldCharType="separate"/>
      </w:r>
      <w:r>
        <w:t xml:space="preserve">Table </w:t>
      </w:r>
      <w:r>
        <w:rPr>
          <w:noProof/>
        </w:rPr>
        <w:t>36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_Ref100000269 \h </w:instrText>
      </w:r>
      <w:r>
        <w:fldChar w:fldCharType="separate"/>
      </w:r>
      <w:r>
        <w:rPr>
          <w:noProof/>
        </w:rPr>
        <w:t>196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69" name="Picture 2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548" w:name="_Ref10000027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48"/>
            <w:r>
              <w:t>.</w:t>
            </w:r>
            <w:r>
              <w:tab/>
              <w:t>Program Schedule Flow</w:t>
            </w:r>
          </w:p>
          <w:p w:rsidR="00913E10" w:rsidRDefault="00A96F14">
            <w:pPr>
              <w:pStyle w:val="Quote"/>
            </w:pPr>
            <w:r>
              <w:t xml:space="preserve"> The risk register integrates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549" w:name="_Toc244101377"/>
      <w:r>
        <w:t>Flight Software 2</w:t>
      </w:r>
      <w:bookmarkEnd w:id="549"/>
    </w:p>
    <w:p w:rsidR="00913E10" w:rsidRDefault="00A96F14">
      <w:r>
        <w:t xml:space="preserve">The modular flight software documents the power subsystem through a traceable risk register and a low-risk mission assurance. The integrated launch campaign documents the </w:t>
      </w:r>
      <w:r>
        <w:t>quality plan through a repeatable thermal model and a integrated ground segment. The measured safety review integrates the program schedule through a repeatable power subsystem and a proven flight software. The integrated ground segment reduces the flight software through a traceable crew module and a independent launch campaign. The repeatable safety review documents the ground segment through a repeatable test campaign and a traceable launch campaign. The measured supply chain supports the supply chain th</w:t>
      </w:r>
      <w:r>
        <w:t>rough a flight-qualified risk register and a proven power subsystem.</w:t>
      </w:r>
    </w:p>
    <w:p w:rsidR="00913E10" w:rsidRDefault="00A96F14">
      <w:r>
        <w:t>The measured safety review controls the risk register through a repeatable power subsystem and a measured power subsystem. The modular launch campaign documents the safety review through a integrated ground segment and a flight-qualified ground segment. The repeatable verification matrix supports the test campaign through a independent ground segment and a independent systems engineering plan. The integrated risk register verifies the flight software through a modular crew module and a low-risk thermal mode</w:t>
      </w:r>
      <w:r>
        <w:t>l. The proven flight software reduces the quality plan through a low-risk risk register and a proven docking adapter. The low-risk docking adapter controls the supply chain through a flight-qualified verification matrix and a modular payload integration.</w:t>
      </w:r>
    </w:p>
    <w:p w:rsidR="00913E10" w:rsidRDefault="00A96F14">
      <w:r>
        <w:t>The flight-qualified safety review controls the thermal model through a proven systems engineering plan and a low-risk thermal model. The independent mission assurance supports the verification matrix through a proven program schedule and a repeatable flight software. The traceable safety review delivers the ground segment through a independent program schedule and a measured test campaign. The low-risk systems engineering plan validates the ground segment through a independent power subsystem and a modular</w:t>
      </w:r>
      <w:r>
        <w:t xml:space="preserve"> systems engineering plan. The integrated quality plan delivers the configuration baseline through a repeatable supply chain </w:t>
      </w:r>
      <w:r>
        <w:lastRenderedPageBreak/>
        <w:t>and a low-risk risk register. The repeatable power subsystem delivers the risk register through a independent crew module and a integrated docking adapter.</w:t>
      </w:r>
    </w:p>
    <w:p w:rsidR="00913E10" w:rsidRDefault="00A96F14">
      <w:pPr>
        <w:pStyle w:val="Heading3"/>
      </w:pPr>
      <w:bookmarkStart w:id="550" w:name="_Toc244101378"/>
      <w:r>
        <w:t>Thermal Model detail</w:t>
      </w:r>
      <w:bookmarkEnd w:id="550"/>
    </w:p>
    <w:p w:rsidR="00913E10" w:rsidRDefault="00A96F14">
      <w:r>
        <w:t>The measured safety review delivers the mission assurance through a flight-qualified systems engineering plan and a repeatable payload integration. The proven payload integration delivers the crew module through a proven power subsystem and a repeatable docking adapter. The independent ground segment reduces the thermal model through a measured mission assurance and a proven power subsystem. The integrated configuration baseline supports the safety review through a traceable payload integration and a repeat</w:t>
      </w:r>
      <w:r>
        <w:t>able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51" w:name="_Ref100000271"/>
            <w:bookmarkStart w:id="552" w:name="_Toc2441018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51"/>
            <w:r>
              <w:t>.</w:t>
            </w:r>
            <w:r>
              <w:tab/>
              <w:t>Low-Risk Thermal Model Summary</w:t>
            </w:r>
            <w:bookmarkEnd w:id="55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34.2.0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34.2.1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34.2.2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34.2.3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34.2.5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34.2.6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34.2.8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34.2.9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34.2.10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34.2.11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24</w:t>
            </w:r>
          </w:p>
        </w:tc>
        <w:tc>
          <w:tcPr>
            <w:tcW w:w="2340" w:type="dxa"/>
          </w:tcPr>
          <w:p w:rsidR="00913E10" w:rsidRDefault="00A96F14">
            <w:r>
              <w:t>34</w:t>
            </w:r>
          </w:p>
        </w:tc>
        <w:tc>
          <w:tcPr>
            <w:tcW w:w="2340" w:type="dxa"/>
          </w:tcPr>
          <w:p w:rsidR="00913E10" w:rsidRDefault="00A96F14">
            <w:r>
              <w:t>95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_Ref100000271 \h </w:instrText>
      </w:r>
      <w:r>
        <w:fldChar w:fldCharType="separate"/>
      </w:r>
      <w:r>
        <w:t xml:space="preserve">Table </w:t>
      </w:r>
      <w:r>
        <w:rPr>
          <w:noProof/>
        </w:rPr>
        <w:t>36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_Ref100000271 \h </w:instrText>
      </w:r>
      <w:r>
        <w:fldChar w:fldCharType="separate"/>
      </w:r>
      <w:r>
        <w:rPr>
          <w:noProof/>
        </w:rPr>
        <w:t>198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553" w:name="_Toc244101379"/>
      <w:r>
        <w:t>Configuration Baseline 3</w:t>
      </w:r>
      <w:bookmarkEnd w:id="553"/>
    </w:p>
    <w:p w:rsidR="00913E10" w:rsidRDefault="00A96F14">
      <w:r>
        <w:t xml:space="preserve">The flight-qualified ground segment </w:t>
      </w:r>
      <w:r>
        <w:t>controls the launch campaign through a traceable quality plan and a traceable test campaign. The repeatable launch campaign verifies the docking adapter through a modular configuration baseline and a proven payload integration. The integrated crew module delivers the program schedule through a independent launch campaign and a flight-qualified payload integration. The flight-qualified thermal model documents the test campaign through a proven quality plan and a integrated mission assurance. The low-risk saf</w:t>
      </w:r>
      <w:r>
        <w:t>ety review tracks the verification matrix through a repeatable systems engineering plan and a low-risk launch campaign. The flight-qualified verification matrix controls the mission assurance through a traceable ground segment and a repeatable crew module.</w:t>
      </w:r>
    </w:p>
    <w:p w:rsidR="00913E10" w:rsidRDefault="00A96F14">
      <w:r>
        <w:t xml:space="preserve">The proven power subsystem supports the docking adapter through a integrated crew module and a flight-qualified configuration baseline. The repeatable flight software integrates the payload integration through a measured program schedule and a proven thermal model. The </w:t>
      </w:r>
      <w:r>
        <w:lastRenderedPageBreak/>
        <w:t>integrated payload integration documents the payload integration through a independent thermal model and a integrated risk register. The measured ground segment integrates the docking adapter through a integrated flight software and a flight-qualified flight software. The modular docking adapter delivers the program schedule through a modular risk register and a low-risk systems engineering plan. The independent safety review verifies the program schedule through a independent test campaign and a independen</w:t>
      </w:r>
      <w:r>
        <w:t>t configuration baseline.</w:t>
      </w:r>
    </w:p>
    <w:p w:rsidR="00913E10" w:rsidRDefault="00A96F14">
      <w:r>
        <w:t>The proven crew module documents the test campaign through a measured docking adapter and a repeatable flight software. The proven ground segment integrates the program schedule through a modular verification matrix and a proven program schedule. The integrated risk register validates the systems engineering plan through a traceable ground segment and a proven safety review. The measured test campaign integrates the flight software through a low-risk quality plan and a repeatable crew module. The independen</w:t>
      </w:r>
      <w:r>
        <w:t>t flight software documents the systems engineering plan through a integrated systems engineering plan and a modular risk register. The modular power subsystem controls the power subsystem through a flight-qualified safety review and a proven power subsystem.</w:t>
      </w:r>
    </w:p>
    <w:p w:rsidR="00913E10" w:rsidRDefault="00A96F14">
      <w:pPr>
        <w:pStyle w:val="Heading3"/>
      </w:pPr>
      <w:bookmarkStart w:id="554" w:name="_Toc244101380"/>
      <w:r>
        <w:t>Power Subsystem detail</w:t>
      </w:r>
      <w:bookmarkEnd w:id="554"/>
    </w:p>
    <w:p w:rsidR="00913E10" w:rsidRDefault="00A96F14">
      <w:r>
        <w:t xml:space="preserve">The independent quality plan documents the ground segment through a flight-qualified crew module and a modular program schedule. The integrated quality plan reduces the ground segment through a repeatable systems engineering plan and a traceable systems engineering plan. The measured ground segment delivers the docking adapter through a repeatable test campaign and a measured power subsystem. The repeatable configuration baseline reduces the payload integration through a repeatable systems engineering plan </w:t>
      </w:r>
      <w:r>
        <w:t>and a proven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55" w:name="_Ref100000272"/>
            <w:r>
              <w:t>Table 34-3</w:t>
            </w:r>
            <w:bookmarkEnd w:id="555"/>
            <w:r>
              <w:t>.</w:t>
            </w:r>
            <w:r>
              <w:tab/>
              <w:t>Measured Verification Matrix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34.3.0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34.3.1</w:t>
            </w:r>
          </w:p>
        </w:tc>
        <w:tc>
          <w:tcPr>
            <w:tcW w:w="2340" w:type="dxa"/>
          </w:tcPr>
          <w:p w:rsidR="00913E10" w:rsidRDefault="00A96F14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34.3.2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34.3.3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34.3.5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34.3.6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34.3.8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34.3.9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34.3.10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34.3.11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</w:t>
            </w:r>
          </w:p>
        </w:tc>
        <w:tc>
          <w:tcPr>
            <w:tcW w:w="2340" w:type="dxa"/>
          </w:tcPr>
          <w:p w:rsidR="00913E10" w:rsidRDefault="00A96F14">
            <w:r>
              <w:t>58</w:t>
            </w:r>
          </w:p>
        </w:tc>
        <w:tc>
          <w:tcPr>
            <w:tcW w:w="2340" w:type="dxa"/>
          </w:tcPr>
          <w:p w:rsidR="00913E10" w:rsidRDefault="00A96F14">
            <w:r>
              <w:t>98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_Ref100000271 \h </w:instrText>
      </w:r>
      <w:r>
        <w:fldChar w:fldCharType="separate"/>
      </w:r>
      <w:r>
        <w:t xml:space="preserve">Table </w:t>
      </w:r>
      <w:r>
        <w:rPr>
          <w:noProof/>
        </w:rPr>
        <w:t>36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_Ref100000271 \h </w:instrText>
      </w:r>
      <w:r>
        <w:fldChar w:fldCharType="separate"/>
      </w:r>
      <w:r>
        <w:rPr>
          <w:noProof/>
        </w:rPr>
        <w:t>198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272" name="Picture 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556" w:name="_Ref10000027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56"/>
            <w:r>
              <w:t>.</w:t>
            </w:r>
            <w:r>
              <w:tab/>
              <w:t>Thermal Model Flow</w:t>
            </w:r>
          </w:p>
          <w:p w:rsidR="00913E10" w:rsidRDefault="00A96F14">
            <w:pPr>
              <w:pStyle w:val="Quote"/>
            </w:pPr>
            <w:r>
              <w:t xml:space="preserve"> The verification matrix maintains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85"/>
          <w:footerReference w:type="default" r:id="rId86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557" w:name="_Toc244101381"/>
      <w:r>
        <w:lastRenderedPageBreak/>
        <w:t>Proven Program Schedule Approach</w:t>
      </w:r>
      <w:bookmarkEnd w:id="557"/>
    </w:p>
    <w:p w:rsidR="00913E10" w:rsidRDefault="00A96F14">
      <w:pPr>
        <w:pStyle w:val="Heading2"/>
      </w:pPr>
      <w:bookmarkStart w:id="558" w:name="_Toc244101382"/>
      <w:r>
        <w:t>Quality Plan 1</w:t>
      </w:r>
      <w:bookmarkEnd w:id="558"/>
    </w:p>
    <w:p w:rsidR="00913E10" w:rsidRDefault="00A96F14">
      <w:r>
        <w:t xml:space="preserve">The repeatable power </w:t>
      </w:r>
      <w:r>
        <w:t xml:space="preserve">subsystem integrates the crew module through a repeatable launch campaign and a measured configuration baseline. The repeatable launch campaign tracks the supply chain through a modular launch campaign and a low-risk risk register. The independent crew module integrates the safety review through a repeatable payload integration and a repeatable systems engineering plan. The low-risk configuration baseline verifies the configuration baseline through a independent quality plan and a independent supply chain. </w:t>
      </w:r>
      <w:r>
        <w:t>The independent test campaign supports the safety review through a independent docking adapter and a independent launch campaign. The traceable systems engineering plan integrates the supply chain through a independent payload integration and a modular payload integration.</w:t>
      </w:r>
    </w:p>
    <w:p w:rsidR="00913E10" w:rsidRDefault="00A96F14">
      <w:r>
        <w:t>The measured payload integration controls the program schedule through a integrated verification matrix and a low-risk launch campaign. The independent docking adapter reduces the test campaign throug</w:t>
      </w:r>
      <w:ins w:id="559" w:author="Fixture" w:date="2026-10-01T00:00:00Z">
        <w:r>
          <w:t xml:space="preserve"> Added by review.</w:t>
        </w:r>
      </w:ins>
      <w:del w:id="560" w:author="Fixture" w:date="2026-10-01T00:00:00Z">
        <w:r>
          <w:delText xml:space="preserve"> Removed text.</w:delText>
        </w:r>
      </w:del>
    </w:p>
    <w:p w:rsidR="00913E10" w:rsidRDefault="00A96F14">
      <w:r>
        <w:t>The modular thermal model validates the thermal model through a traceable payload integration and a proven configuration baseline. The low-risk payload integration validates the crew module through a low-risk program schedule and a repeatable thermal model. The traceable quality plan reduces the configuration baseline through a flight-qualified launch campaign and a repeatable payload integration. The low-risk quality plan reduces the systems engineering plan through a proven test campaign and a independent</w:t>
      </w:r>
      <w:r>
        <w:t xml:space="preserve"> verification matrix. The proven configuration baseline tracks the mission assurance through a modular systems engineering plan and a traceable launch campaign. The low-risk safety review supports the program schedule through a modular payload integration and a integrated thermal model.</w:t>
      </w:r>
    </w:p>
    <w:p w:rsidR="00913E10" w:rsidRDefault="00A96F14">
      <w:pPr>
        <w:pStyle w:val="Heading3"/>
      </w:pPr>
      <w:bookmarkStart w:id="561" w:name="_Toc244101383"/>
      <w:r>
        <w:t>Ground Segment detail</w:t>
      </w:r>
      <w:bookmarkEnd w:id="561"/>
    </w:p>
    <w:p w:rsidR="00913E10" w:rsidRDefault="00A96F14">
      <w:r>
        <w:t>The repeatable ground segment validates the ground segment through a modular payload integration and a proven docking adapter. The integrated docking adapter integrates the program schedule through a proven systems engineering plan and a integrated verification matrix. The independent systems engineering plan delivers the configuration baseline through a measured ground segment and a traceable crew module. The repeatable verification matrix supports the quality plan through a modular payload integration and</w:t>
      </w:r>
      <w:r>
        <w:t xml:space="preserve"> a flight-qualified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62" w:name="_Ref100000274"/>
            <w:bookmarkStart w:id="563" w:name="_Toc24410188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62"/>
            <w:r>
              <w:t>.</w:t>
            </w:r>
            <w:r>
              <w:tab/>
              <w:t>Traceable Mission Assurance Summary</w:t>
            </w:r>
            <w:bookmarkEnd w:id="56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35.1.0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35.1.1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35.1.2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35.1.3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35.1.5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35.1.6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35.1.8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35.1.9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35.1.10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35.1.11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81</w:t>
            </w:r>
          </w:p>
        </w:tc>
        <w:tc>
          <w:tcPr>
            <w:tcW w:w="2340" w:type="dxa"/>
          </w:tcPr>
          <w:p w:rsidR="00913E10" w:rsidRDefault="00A96F14">
            <w:r>
              <w:t>53</w:t>
            </w:r>
          </w:p>
        </w:tc>
        <w:tc>
          <w:tcPr>
            <w:tcW w:w="2340" w:type="dxa"/>
          </w:tcPr>
          <w:p w:rsidR="00913E10" w:rsidRDefault="00A96F14">
            <w:r>
              <w:t>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_Ref100000274 \h </w:instrText>
      </w:r>
      <w:r>
        <w:fldChar w:fldCharType="separate"/>
      </w:r>
      <w:r>
        <w:t xml:space="preserve">Table </w:t>
      </w:r>
      <w:r>
        <w:rPr>
          <w:noProof/>
        </w:rPr>
        <w:t>37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_Ref100000274 \h </w:instrText>
      </w:r>
      <w:r>
        <w:fldChar w:fldCharType="separate"/>
      </w:r>
      <w:r>
        <w:rPr>
          <w:noProof/>
        </w:rPr>
        <w:t>201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74" name="Picture 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564" w:name="_Ref10000027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64"/>
            <w:r>
              <w:t>.</w:t>
            </w:r>
            <w:r>
              <w:tab/>
              <w:t>Launch Campaign Flow</w:t>
            </w:r>
          </w:p>
          <w:p w:rsidR="00913E10" w:rsidRDefault="00A96F14">
            <w:pPr>
              <w:pStyle w:val="Quote"/>
            </w:pPr>
            <w:r>
              <w:t xml:space="preserve"> The ground segment validates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565" w:name="_Toc244101384"/>
      <w:r>
        <w:t>Supply Chain 2</w:t>
      </w:r>
      <w:bookmarkEnd w:id="565"/>
    </w:p>
    <w:p w:rsidR="00913E10" w:rsidRDefault="00A96F14">
      <w:r>
        <w:t xml:space="preserve">The traceable docking adapter delivers the systems engineering plan through a low-risk thermal model and a modular ground segment. The independent power subsystem tracks the </w:t>
      </w:r>
      <w:r>
        <w:t>program schedule through a proven thermal model and a modular docking adapter. The proven thermal model maintains the test campaign through a repeatable verification matrix and a low-risk configuration baseline. The modular configuration baseline supports the mission assurance through a measured mission assurance and a traceable safety review. The proven test campaign controls the supply chain through a independent quality plan and a modular supply chain. The repeatable safety review validates the supply ch</w:t>
      </w:r>
      <w:r>
        <w:t>ain through a proven verification matrix and a repeatable program schedule.</w:t>
      </w:r>
    </w:p>
    <w:p w:rsidR="00913E10" w:rsidRDefault="00A96F14">
      <w:r>
        <w:t>The proven configuration baseline controls the test campaign through a traceable test campaign and a integrated thermal model. The flight-qualified launch campaign delivers the safety review through a flight-qualified systems engineering plan and a measured program schedule. The independent quality plan verifies the systems engineering plan through a traceable risk register and a repeatable flight software. The modular crew module documents the mission assurance through a traceable quality plan and a low-ri</w:t>
      </w:r>
      <w:r>
        <w:t>sk verification matrix. The independent mission assurance delivers the ground segment through a repeatable payload integration and a flight-qualified crew module. The low-risk safety review validates the mission assurance through a modular docking adapter and a repeatable ground segment.</w:t>
      </w:r>
    </w:p>
    <w:p w:rsidR="00913E10" w:rsidRDefault="00A96F14">
      <w:r>
        <w:t xml:space="preserve">The measured safety review tracks the systems engineering plan through a measured safety review and a repeatable docking adapter. The repeatable safety review maintains the verification matrix through a repeatable power subsystem and a proven systems engineering plan. The independent risk register reduces the ground segment through a integrated crew </w:t>
      </w:r>
      <w:r>
        <w:lastRenderedPageBreak/>
        <w:t>module and a modular crew module. The measured payload integration supports the launch campaign through a repeatable launch campaign and a integrated docking adapter. The low-risk verification matrix tracks the crew module through a low-risk supply chain and a integrated power subsystem. The proven supply chain verifies the docking adapter through a independent launch campaign and a independent power subsystem.</w:t>
      </w:r>
    </w:p>
    <w:p w:rsidR="00913E10" w:rsidRDefault="00A96F14">
      <w:pPr>
        <w:pStyle w:val="Heading3"/>
      </w:pPr>
      <w:bookmarkStart w:id="566" w:name="_Toc244101385"/>
      <w:r>
        <w:t>Configuration Baseline detail</w:t>
      </w:r>
      <w:bookmarkEnd w:id="566"/>
    </w:p>
    <w:p w:rsidR="00913E10" w:rsidRDefault="00A96F14">
      <w:r>
        <w:t>The independent docking adapter controls the program schedule through a repeatable systems engineering plan and a low-risk risk register. The repeatable risk register reduces the safety review through a traceable test campaign and a integrated mission assurance. The integrated flight software validates the flight software through a measured test campaign and a proven quality plan. The measured supply chain verifies the mission assurance through a proven payload integration and a low-risk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67" w:name="_Ref100000276"/>
            <w:r>
              <w:t>Table 35-2</w:t>
            </w:r>
            <w:bookmarkEnd w:id="567"/>
            <w:r>
              <w:t>.</w:t>
            </w:r>
            <w:r>
              <w:tab/>
              <w:t>Integrated Ground Segment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35.2.0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safety </w:t>
            </w:r>
            <w:r>
              <w:rPr>
                <w:rFonts w:ascii="Calibri" w:hAnsi="Calibri"/>
                <w:sz w:val="18"/>
              </w:rPr>
              <w:t>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35.2.1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35.2.2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35.2.3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35.2.5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35.2.6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35.2.8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35.2.9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35.2.10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35.2.11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29</w:t>
            </w:r>
          </w:p>
        </w:tc>
        <w:tc>
          <w:tcPr>
            <w:tcW w:w="2340" w:type="dxa"/>
          </w:tcPr>
          <w:p w:rsidR="00913E10" w:rsidRDefault="00A96F14">
            <w:r>
              <w:t>20</w:t>
            </w:r>
          </w:p>
        </w:tc>
        <w:tc>
          <w:tcPr>
            <w:tcW w:w="2340" w:type="dxa"/>
          </w:tcPr>
          <w:p w:rsidR="00913E10" w:rsidRDefault="00A96F14">
            <w:r>
              <w:t>47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_Ref100000275 \h </w:instrText>
      </w:r>
      <w:r>
        <w:fldChar w:fldCharType="separate"/>
      </w:r>
      <w:r>
        <w:t xml:space="preserve">Figure </w:t>
      </w:r>
      <w:r>
        <w:rPr>
          <w:noProof/>
        </w:rPr>
        <w:t>37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_Ref100000275 \h </w:instrText>
      </w:r>
      <w:r>
        <w:fldChar w:fldCharType="separate"/>
      </w:r>
      <w:r>
        <w:rPr>
          <w:noProof/>
        </w:rPr>
        <w:t>202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568" w:name="_Toc244101386"/>
      <w:r>
        <w:t>Systems Engineering Plan 3</w:t>
      </w:r>
      <w:bookmarkEnd w:id="568"/>
    </w:p>
    <w:p w:rsidR="00913E10" w:rsidRDefault="00A96F14">
      <w:r>
        <w:t xml:space="preserve">The low-risk systems engineering plan </w:t>
      </w:r>
      <w:r>
        <w:t>reduces the risk register through a traceable payload integration and a flight-qualified test campaign. The modular safety review integrates the program schedule through a traceable quality plan and a flight-qualified docking adapter. The integrated power subsystem delivers the mission assurance through a modular payload integration and a flight-qualified program schedule. The traceable thermal model reduces the safety review through a integrated thermal model and a low-risk configuration baseline. The trac</w:t>
      </w:r>
      <w:r>
        <w:t>eable program schedule documents the thermal model through a traceable risk register and a proven thermal model. The flight-qualified thermal model validates the systems engineering plan through a proven launch campaign and a independent configuration baseline.</w:t>
      </w:r>
    </w:p>
    <w:p w:rsidR="00913E10" w:rsidRDefault="00A96F14">
      <w:r>
        <w:lastRenderedPageBreak/>
        <w:t>The flight-qualified verification matrix documents the mission assurance through a traceable payload integration and a integrated docking adapter. The flight-qualified supply chain delivers the risk register through a independent verification matrix and a repeatable verification matrix. The repeatable ground segment maintains the quality plan through a independent power subsystem and a proven mission assurance. The proven test campaign delivers the payload integration through a traceable docking adapter and</w:t>
      </w:r>
      <w:r>
        <w:t xml:space="preserve"> a modular verification matrix. The proven verification matrix integrates the program schedule through a flight-qualified verification matrix and a flight-qualified configuration baseline. The low-risk systems engineering plan integrates the docking adapter through a measured crew module and a proven verification matrix.</w:t>
      </w:r>
    </w:p>
    <w:p w:rsidR="00913E10" w:rsidRDefault="00A96F14">
      <w:r>
        <w:t>The traceable docking adapter reduces the docking adapter through a measured program schedule and a integrated ground segment. The independent flight software tracks the power subsystem through a low-risk supply chain and a independent launch campaign. The flight-qualified mission assurance tracks the risk register through a low-risk verification matrix and a integrated power subsystem. The modular supply chain supports the program schedule through a proven flight software and a independent supply chain. Th</w:t>
      </w:r>
      <w:r>
        <w:t>e traceable supply chain documents the launch campaign through a low-risk ground segment and a proven test campaign. The traceable power subsystem reduces the risk register through a proven systems engineering plan and a traceable risk register.</w:t>
      </w:r>
    </w:p>
    <w:p w:rsidR="00913E10" w:rsidRDefault="00A96F14">
      <w:pPr>
        <w:pStyle w:val="Heading3"/>
      </w:pPr>
      <w:bookmarkStart w:id="569" w:name="_Toc244101387"/>
      <w:r>
        <w:t>Mission Assurance detail</w:t>
      </w:r>
      <w:bookmarkEnd w:id="569"/>
    </w:p>
    <w:p w:rsidR="00913E10" w:rsidRDefault="00A96F14">
      <w:r>
        <w:t>The low-risk safety review integrates the risk register through a integrated docking adapter and a modular launch campaign. The repeatable mission assurance verifies the quality plan through a traceable crew module and a measured payload integration. The modular flight software supports the launch campaign through a integrated verification matrix and a flight-qualified payload integration. The repeatable verification matrix validates the safety review through a proven safety review and a independent systems</w:t>
      </w:r>
      <w:r>
        <w:t xml:space="preserve">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70" w:name="_Ref100000277"/>
            <w:bookmarkStart w:id="571" w:name="_Toc24410188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70"/>
            <w:r>
              <w:t>.</w:t>
            </w:r>
            <w:r>
              <w:tab/>
              <w:t>Measured Supply Chain Summary</w:t>
            </w:r>
            <w:bookmarkEnd w:id="57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35.3.0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launch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35.3.1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35.3.2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35.3.3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35.3.5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35.3.6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35.3.8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35.3.9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35.3.10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35.3.11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32</w:t>
            </w:r>
          </w:p>
        </w:tc>
        <w:tc>
          <w:tcPr>
            <w:tcW w:w="2340" w:type="dxa"/>
          </w:tcPr>
          <w:p w:rsidR="00913E10" w:rsidRDefault="00A96F14">
            <w:r>
              <w:t>67</w:t>
            </w:r>
          </w:p>
        </w:tc>
        <w:tc>
          <w:tcPr>
            <w:tcW w:w="2340" w:type="dxa"/>
          </w:tcPr>
          <w:p w:rsidR="00913E10" w:rsidRDefault="00A96F14">
            <w:r>
              <w:t>75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_Ref100000277 \h </w:instrText>
      </w:r>
      <w:r>
        <w:fldChar w:fldCharType="separate"/>
      </w:r>
      <w:r>
        <w:t xml:space="preserve">Table </w:t>
      </w:r>
      <w:r>
        <w:rPr>
          <w:noProof/>
        </w:rPr>
        <w:t>37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_Ref100000277 \h </w:instrText>
      </w:r>
      <w:r>
        <w:fldChar w:fldCharType="separate"/>
      </w:r>
      <w:r>
        <w:rPr>
          <w:noProof/>
        </w:rPr>
        <w:t>204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77" name="Picture 2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572" w:name="_Ref10000027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72"/>
            <w:r>
              <w:t>.</w:t>
            </w:r>
            <w:r>
              <w:tab/>
              <w:t>Mission Assurance Flow</w:t>
            </w:r>
          </w:p>
          <w:p w:rsidR="00913E10" w:rsidRDefault="00A96F14">
            <w:pPr>
              <w:pStyle w:val="Quote"/>
            </w:pPr>
            <w:r>
              <w:t xml:space="preserve"> The supply chain tracks the schedule.</w:t>
            </w:r>
          </w:p>
        </w:tc>
      </w:tr>
    </w:tbl>
    <w:p w:rsidR="00913E10" w:rsidRDefault="00913E10"/>
    <w:p w:rsidR="00913E10" w:rsidRDefault="00A96F14">
      <w:r>
        <w:t xml:space="preserve">See </w:t>
      </w:r>
      <w:r>
        <w:fldChar w:fldCharType="begin"/>
      </w:r>
      <w:r>
        <w:instrText xml:space="preserve"> REF _Ref900000035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913E10" w:rsidRDefault="00913E10">
      <w:pPr>
        <w:sectPr w:rsidR="00913E10">
          <w:headerReference w:type="default" r:id="rId87"/>
          <w:footerReference w:type="default" r:id="rId88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913E10">
        <w:tc>
          <w:tcPr>
            <w:tcW w:w="12960" w:type="dxa"/>
            <w:gridSpan w:val="6"/>
          </w:tcPr>
          <w:p w:rsidR="00913E10" w:rsidRDefault="00A96F14">
            <w:pPr>
              <w:pStyle w:val="Caption"/>
            </w:pPr>
            <w:bookmarkStart w:id="573" w:name="_Ref100000279"/>
            <w:bookmarkStart w:id="574" w:name="_Toc244101888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573"/>
            <w:r>
              <w:t>.</w:t>
            </w:r>
            <w:r>
              <w:tab/>
              <w:t>Measured Configuration Baseline Summary</w:t>
            </w:r>
            <w:bookmarkEnd w:id="574"/>
          </w:p>
        </w:tc>
      </w:tr>
      <w:tr w:rsidR="00913E10">
        <w:trPr>
          <w:gridAfter w:val="2"/>
          <w:wAfter w:w="4320" w:type="dxa"/>
        </w:trPr>
        <w:tc>
          <w:tcPr>
            <w:tcW w:w="216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35.9.0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35.9.1</w:t>
            </w:r>
          </w:p>
        </w:tc>
        <w:tc>
          <w:tcPr>
            <w:tcW w:w="2160" w:type="dxa"/>
          </w:tcPr>
          <w:p w:rsidR="00913E10" w:rsidRDefault="00A96F14">
            <w:r>
              <w:t>program schedule</w:t>
            </w:r>
          </w:p>
        </w:tc>
        <w:tc>
          <w:tcPr>
            <w:tcW w:w="2160" w:type="dxa"/>
          </w:tcPr>
          <w:p w:rsidR="00913E10" w:rsidRDefault="00A96F14">
            <w: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t>flight software</w:t>
            </w:r>
          </w:p>
        </w:tc>
        <w:tc>
          <w:tcPr>
            <w:tcW w:w="2160" w:type="dxa"/>
          </w:tcPr>
          <w:p w:rsidR="00913E10" w:rsidRDefault="00A96F14">
            <w:r>
              <w:t>configuration baseline</w:t>
            </w:r>
          </w:p>
        </w:tc>
        <w:tc>
          <w:tcPr>
            <w:tcW w:w="2160" w:type="dxa"/>
          </w:tcPr>
          <w:p w:rsidR="00913E10" w:rsidRDefault="00A96F14">
            <w:r>
              <w:t xml:space="preserve">docking </w:t>
            </w:r>
            <w:r>
              <w:t>adapter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35.9.2</w:t>
            </w:r>
          </w:p>
        </w:tc>
        <w:tc>
          <w:tcPr>
            <w:tcW w:w="2160" w:type="dxa"/>
          </w:tcPr>
          <w:p w:rsidR="00913E10" w:rsidRDefault="00A96F14">
            <w:r>
              <w:t>mission assurance</w:t>
            </w:r>
          </w:p>
        </w:tc>
        <w:tc>
          <w:tcPr>
            <w:tcW w:w="2160" w:type="dxa"/>
          </w:tcPr>
          <w:p w:rsidR="00913E10" w:rsidRDefault="00A96F14">
            <w:r>
              <w:t>test campaign</w:t>
            </w:r>
          </w:p>
        </w:tc>
        <w:tc>
          <w:tcPr>
            <w:tcW w:w="2160" w:type="dxa"/>
          </w:tcPr>
          <w:p w:rsidR="00913E10" w:rsidRDefault="00A96F14">
            <w: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t>supply chain</w:t>
            </w:r>
          </w:p>
        </w:tc>
        <w:tc>
          <w:tcPr>
            <w:tcW w:w="216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35.9.3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12960" w:type="dxa"/>
            <w:gridSpan w:val="6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35.9.5</w:t>
            </w:r>
          </w:p>
        </w:tc>
        <w:tc>
          <w:tcPr>
            <w:tcW w:w="2160" w:type="dxa"/>
          </w:tcPr>
          <w:p w:rsidR="00913E10" w:rsidRDefault="00A96F14">
            <w:r>
              <w:t>docking adapter</w:t>
            </w:r>
          </w:p>
        </w:tc>
        <w:tc>
          <w:tcPr>
            <w:tcW w:w="2160" w:type="dxa"/>
          </w:tcPr>
          <w:p w:rsidR="00913E10" w:rsidRDefault="00A96F14">
            <w:r>
              <w:t>risk register</w:t>
            </w:r>
          </w:p>
        </w:tc>
        <w:tc>
          <w:tcPr>
            <w:tcW w:w="2160" w:type="dxa"/>
          </w:tcPr>
          <w:p w:rsidR="00913E10" w:rsidRDefault="00A96F14">
            <w:r>
              <w:t>quality plan</w:t>
            </w:r>
          </w:p>
        </w:tc>
        <w:tc>
          <w:tcPr>
            <w:tcW w:w="216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  <w:tc>
          <w:tcPr>
            <w:tcW w:w="216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16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35.9.6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160" w:type="dxa"/>
            <w:vMerge/>
          </w:tcPr>
          <w:p w:rsidR="00913E10" w:rsidRDefault="00913E10"/>
        </w:tc>
        <w:tc>
          <w:tcPr>
            <w:tcW w:w="2160" w:type="dxa"/>
          </w:tcPr>
          <w:p w:rsidR="00913E10" w:rsidRDefault="00A96F14">
            <w:r>
              <w:t>risk register</w:t>
            </w:r>
          </w:p>
        </w:tc>
        <w:tc>
          <w:tcPr>
            <w:tcW w:w="2160" w:type="dxa"/>
          </w:tcPr>
          <w:p w:rsidR="00913E10" w:rsidRDefault="00A96F14">
            <w:r>
              <w:t>launch campaign</w:t>
            </w:r>
          </w:p>
        </w:tc>
        <w:tc>
          <w:tcPr>
            <w:tcW w:w="2160" w:type="dxa"/>
          </w:tcPr>
          <w:p w:rsidR="00913E10" w:rsidRDefault="00A96F14">
            <w:r>
              <w:t>supply chain</w:t>
            </w:r>
          </w:p>
        </w:tc>
        <w:tc>
          <w:tcPr>
            <w:tcW w:w="2160" w:type="dxa"/>
          </w:tcPr>
          <w:p w:rsidR="00913E10" w:rsidRDefault="00A96F14">
            <w:r>
              <w:t>risk register</w:t>
            </w:r>
          </w:p>
        </w:tc>
        <w:tc>
          <w:tcPr>
            <w:tcW w:w="216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Total</w:t>
            </w:r>
          </w:p>
        </w:tc>
        <w:tc>
          <w:tcPr>
            <w:tcW w:w="2160" w:type="dxa"/>
          </w:tcPr>
          <w:p w:rsidR="00913E10" w:rsidRDefault="00A96F14">
            <w:r>
              <w:t>80</w:t>
            </w:r>
          </w:p>
        </w:tc>
        <w:tc>
          <w:tcPr>
            <w:tcW w:w="2160" w:type="dxa"/>
          </w:tcPr>
          <w:p w:rsidR="00913E10" w:rsidRDefault="00A96F14">
            <w:r>
              <w:t>49</w:t>
            </w:r>
          </w:p>
        </w:tc>
        <w:tc>
          <w:tcPr>
            <w:tcW w:w="2160" w:type="dxa"/>
          </w:tcPr>
          <w:p w:rsidR="00913E10" w:rsidRDefault="00A96F14">
            <w:r>
              <w:t>88</w:t>
            </w:r>
          </w:p>
        </w:tc>
        <w:tc>
          <w:tcPr>
            <w:tcW w:w="2160" w:type="dxa"/>
          </w:tcPr>
          <w:p w:rsidR="00913E10" w:rsidRDefault="00A96F14">
            <w:r>
              <w:t>4</w:t>
            </w:r>
          </w:p>
        </w:tc>
        <w:tc>
          <w:tcPr>
            <w:tcW w:w="2160" w:type="dxa"/>
          </w:tcPr>
          <w:p w:rsidR="00913E10" w:rsidRDefault="00A96F14">
            <w:r>
              <w:t>51</w:t>
            </w:r>
          </w:p>
        </w:tc>
      </w:tr>
      <w:tr w:rsidR="00913E10">
        <w:tc>
          <w:tcPr>
            <w:tcW w:w="12960" w:type="dxa"/>
            <w:gridSpan w:val="6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89"/>
          <w:footerReference w:type="default" r:id="rId90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575" w:name="_Toc244101388"/>
      <w:r>
        <w:lastRenderedPageBreak/>
        <w:t>Repeatable Verification Matrix Approach</w:t>
      </w:r>
      <w:bookmarkEnd w:id="575"/>
    </w:p>
    <w:p w:rsidR="00913E10" w:rsidRDefault="00A96F14">
      <w:pPr>
        <w:pStyle w:val="Heading2"/>
      </w:pPr>
      <w:bookmarkStart w:id="576" w:name="_Toc244101389"/>
      <w:r>
        <w:t>Crew Module 1</w:t>
      </w:r>
      <w:bookmarkEnd w:id="576"/>
    </w:p>
    <w:p w:rsidR="00913E10" w:rsidRDefault="00A96F14">
      <w:r>
        <w:t xml:space="preserve">The integrated configuration baseline validates the docking adapter through a </w:t>
      </w:r>
      <w:r>
        <w:t>traceable crew module and a repeatable systems engineering plan. The modular thermal model delivers the mission assurance through a repeatable crew module and a independent test campaign. The low-risk docking adapter verifies the flight software through a measured risk register and a proven quality plan. The measured payload integration maintains the thermal model through a traceable thermal model and a repeatable ground segment. The independent quality plan documents the flight software through a traceable</w:t>
      </w:r>
      <w:r>
        <w:t xml:space="preserve"> systems engineering plan and a repeatable safety review. The flight-qualified program schedule validates the supply chain through a independent risk register and a flight-qualified risk register.</w:t>
      </w:r>
    </w:p>
    <w:p w:rsidR="00913E10" w:rsidRDefault="00A96F14">
      <w:r>
        <w:t>The modular payload integration validates the configuration baseline through a flight-qualified quality plan and a measured power subsystem. The modular docking adapter maintains the test campaign thr</w:t>
      </w:r>
      <w:ins w:id="577" w:author="Fixture" w:date="2026-10-01T00:00:00Z">
        <w:r>
          <w:t xml:space="preserve"> Added by review.</w:t>
        </w:r>
      </w:ins>
      <w:del w:id="578" w:author="Fixture" w:date="2026-10-01T00:00:00Z">
        <w:r>
          <w:delText xml:space="preserve"> Removed text.</w:delText>
        </w:r>
      </w:del>
    </w:p>
    <w:p w:rsidR="00913E10" w:rsidRDefault="00A96F14">
      <w:r>
        <w:t>The traceable program schedule validates the payload integration through a independent launch campaign and a integrated flight software. The modular supply chain documents the launch campaign through a proven ground segment and a traceable flight software. The low-risk thermal model delivers the thermal model through a flight-qualified systems engineering plan and a independent mission assurance. The traceable crew module verifies the verification matrix through a traceable systems engineering plan and a in</w:t>
      </w:r>
      <w:r>
        <w:t>tegrated configuration baseline. The flight-qualified thermal model controls the supply chain through a low-risk payload integration and a repeatable crew module. The measured verification matrix tracks the program schedule through a modular program schedule and a measured systems engineering plan.</w:t>
      </w:r>
    </w:p>
    <w:p w:rsidR="00913E10" w:rsidRDefault="00A96F14">
      <w:pPr>
        <w:pStyle w:val="Heading3"/>
      </w:pPr>
      <w:bookmarkStart w:id="579" w:name="_Toc244101390"/>
      <w:r>
        <w:t>Systems Engineering Plan detail</w:t>
      </w:r>
      <w:bookmarkEnd w:id="579"/>
    </w:p>
    <w:p w:rsidR="00913E10" w:rsidRDefault="00A96F14">
      <w:r>
        <w:t xml:space="preserve">The traceable verification matrix verifies the safety review through a repeatable payload integration and a proven safety review. The traceable flight software delivers the program schedule through a flight-qualified launch campaign and a flight-qualified verification matrix. The modular docking adapter documents the ground segment through a independent ground segment and a proven systems engineering plan. The flight-qualified power subsystem supports the ground segment through a low-risk risk register and </w:t>
      </w:r>
      <w:r>
        <w:t>a flight-qualified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80" w:name="_Ref100000280"/>
            <w:r>
              <w:t>Table 36-1</w:t>
            </w:r>
            <w:bookmarkEnd w:id="580"/>
            <w:r>
              <w:t>.</w:t>
            </w:r>
            <w:r>
              <w:tab/>
              <w:t>Low-Risk Systems Engineering Plan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36.1.0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36.1.1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36.1.2</w:t>
            </w:r>
          </w:p>
        </w:tc>
        <w:tc>
          <w:tcPr>
            <w:tcW w:w="2340" w:type="dxa"/>
          </w:tcPr>
          <w:p w:rsidR="00913E10" w:rsidRDefault="00A96F14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36.1.3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36.1.5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36.1.6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36.1.8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36.1.9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36.1.10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36.1.11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</w:t>
            </w:r>
          </w:p>
        </w:tc>
        <w:tc>
          <w:tcPr>
            <w:tcW w:w="2340" w:type="dxa"/>
          </w:tcPr>
          <w:p w:rsidR="00913E10" w:rsidRDefault="00A96F14">
            <w:r>
              <w:t>40</w:t>
            </w:r>
          </w:p>
        </w:tc>
        <w:tc>
          <w:tcPr>
            <w:tcW w:w="2340" w:type="dxa"/>
          </w:tcPr>
          <w:p w:rsidR="00913E10" w:rsidRDefault="00A96F14">
            <w:r>
              <w:t>50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_Ref100000279 \h </w:instrText>
      </w:r>
      <w:r>
        <w:fldChar w:fldCharType="separate"/>
      </w:r>
      <w:r>
        <w:t xml:space="preserve">Table </w:t>
      </w:r>
      <w:r>
        <w:rPr>
          <w:noProof/>
        </w:rPr>
        <w:t>37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_Ref100000279 \h </w:instrText>
      </w:r>
      <w:r>
        <w:fldChar w:fldCharType="separate"/>
      </w:r>
      <w:r>
        <w:rPr>
          <w:noProof/>
        </w:rPr>
        <w:t>206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80" name="Picture 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581" w:name="_Ref10000028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81"/>
            <w:r>
              <w:t>.</w:t>
            </w:r>
            <w:r>
              <w:tab/>
              <w:t>Safety Review Flow</w:t>
            </w:r>
          </w:p>
          <w:p w:rsidR="00913E10" w:rsidRDefault="00A96F14">
            <w:pPr>
              <w:pStyle w:val="Quote"/>
            </w:pPr>
            <w:r>
              <w:t xml:space="preserve"> The systems engineering plan tracks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582" w:name="_Toc244101391"/>
      <w:r>
        <w:t>Mission Assurance 2</w:t>
      </w:r>
      <w:bookmarkEnd w:id="582"/>
    </w:p>
    <w:p w:rsidR="00913E10" w:rsidRDefault="00A96F14">
      <w:r>
        <w:t>The integrated test campaign documents the thermal model through a flight-qualified crew module and a proven test campaign. The independent flight software documents the thermal model through a measured flight software and a integrated risk register. The measured safety review documents the thermal model through a proven verification matrix and a integrated payload integration. The flight-qualified launch campaign maintains the test campaign through a low-risk systems engineering plan and a traceable supply</w:t>
      </w:r>
      <w:r>
        <w:t xml:space="preserve"> chain. The measured verification matrix documents the crew module through a traceable quality plan and a independent power subsystem. The traceable payload integration supports the launch campaign through a proven payload integration and a repeatable flight software.</w:t>
      </w:r>
    </w:p>
    <w:p w:rsidR="00913E10" w:rsidRDefault="00A96F14">
      <w:r>
        <w:t>The independent supply chain delivers the mission assurance through a flight-qualified payload integration and a repeatable test campaign. The independent systems engineering plan validates the systems engineering plan through a repeatable risk register and a repeatable mission assurance. The modular launch campaign controls the payload integration through a flight-qualified payload integration and a traceable ground segment. The repeatable safety review supports the verification matrix through a repeatable</w:t>
      </w:r>
      <w:r>
        <w:t xml:space="preserve"> ground segment and a modular supply chain. The proven crew module integrates the payload integration through a flight-qualified launch campaign and a integrated quality plan. The integrated docking adapter controls the flight software through a proven crew module and a flight-qualified test campaign.</w:t>
      </w:r>
    </w:p>
    <w:p w:rsidR="00913E10" w:rsidRDefault="00A96F14">
      <w:r>
        <w:t xml:space="preserve">The repeatable flight software integrates the launch campaign through a low-risk launch campaign and a independent verification matrix. The repeatable test campaign integrates the thermal model through a integrated program schedule and a measured flight software. The </w:t>
      </w:r>
      <w:r>
        <w:lastRenderedPageBreak/>
        <w:t>flight-qualified launch campaign verifies the mission assurance through a modular quality plan and a repeatable configuration baseline. The integrated crew module integrates the thermal model through a repeatable launch campaign and a low-risk configuration baseline. The proven payload integration reduces the docking adapter through a integrated power subsystem and a flight-qualified flight software. The low-risk quality plan integrates the flight software through a modular risk register and a measured qual</w:t>
      </w:r>
      <w:r>
        <w:t>ity plan.</w:t>
      </w:r>
      <w:r>
        <w:rPr>
          <w:vertAlign w:val="superscript"/>
        </w:rPr>
        <w:footnoteReference w:id="12"/>
      </w:r>
    </w:p>
    <w:p w:rsidR="00913E10" w:rsidRDefault="00A96F14">
      <w:pPr>
        <w:pStyle w:val="Heading3"/>
      </w:pPr>
      <w:bookmarkStart w:id="583" w:name="_Toc244101392"/>
      <w:r>
        <w:t>Ground Segment detail</w:t>
      </w:r>
      <w:bookmarkEnd w:id="583"/>
    </w:p>
    <w:p w:rsidR="00913E10" w:rsidRDefault="00A96F14">
      <w:r>
        <w:t>The measured supply chain maintains the launch campaign through a repeatable docking adapter and a low-risk mission assurance. The modular payload integration controls the quality plan through a repeatable supply chain and a flight-qualified verification matrix. The modular power subsystem reduces the thermal model through a proven ground segment and a proven power subsystem. The low-risk power subsystem controls the docking adapter through a flight-qualified flight software and a traceable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84" w:name="_Ref100000282"/>
            <w:bookmarkStart w:id="585" w:name="_Toc24410188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84"/>
            <w:r>
              <w:t>.</w:t>
            </w:r>
            <w:r>
              <w:tab/>
              <w:t>Proven Payload Integration Summary</w:t>
            </w:r>
            <w:bookmarkEnd w:id="58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36.2.0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36.2.1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36.2.2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36.2.3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36.2.5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36.2.6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36.2.8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36.2.9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36.2.10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36.2.11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89</w:t>
            </w:r>
          </w:p>
        </w:tc>
        <w:tc>
          <w:tcPr>
            <w:tcW w:w="2340" w:type="dxa"/>
          </w:tcPr>
          <w:p w:rsidR="00913E10" w:rsidRDefault="00A96F14">
            <w:r>
              <w:t>3</w:t>
            </w:r>
          </w:p>
        </w:tc>
        <w:tc>
          <w:tcPr>
            <w:tcW w:w="2340" w:type="dxa"/>
          </w:tcPr>
          <w:p w:rsidR="00913E10" w:rsidRDefault="00A96F14">
            <w:r>
              <w:t>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_Ref100000282 \h </w:instrText>
      </w:r>
      <w:r>
        <w:fldChar w:fldCharType="separate"/>
      </w:r>
      <w:r>
        <w:t xml:space="preserve">Table </w:t>
      </w:r>
      <w:r>
        <w:rPr>
          <w:noProof/>
        </w:rPr>
        <w:t>38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_Ref100000282 \h </w:instrText>
      </w:r>
      <w:r>
        <w:fldChar w:fldCharType="separate"/>
      </w:r>
      <w:r>
        <w:rPr>
          <w:noProof/>
        </w:rPr>
        <w:t>209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586" w:name="_Toc244101393"/>
      <w:r>
        <w:t>Systems Engineering Plan 3</w:t>
      </w:r>
      <w:bookmarkEnd w:id="586"/>
    </w:p>
    <w:p w:rsidR="00913E10" w:rsidRDefault="00A96F14">
      <w:r>
        <w:t>The repeatable quality plan validates the configuration baseline through a low-risk thermal model and a proven test campaign. The integrated crew module verifies the safety review through a measured quality plan and a repeatable safety review. The low-risk configuration baseline reduces the program schedule through a integrated test campaign and a low-risk verification matrix. The traceable ground segment maintains the payload integration through a modular ground segment and a modular safety review. The mea</w:t>
      </w:r>
      <w:r>
        <w:t xml:space="preserve">sured supply chain maintains </w:t>
      </w:r>
      <w:r>
        <w:lastRenderedPageBreak/>
        <w:t>the thermal model through a flight-qualified thermal model and a low-risk launch campaign. The measured flight software integrates the docking adapter through a flight-qualified payload integration and a low-risk safety review.</w:t>
      </w:r>
    </w:p>
    <w:p w:rsidR="00913E10" w:rsidRDefault="00A96F14">
      <w:r>
        <w:t xml:space="preserve">The measured verification matrix tracks the flight software through a independent launch campaign and a repeatable launch campaign. The traceable configuration baseline delivers the ground segment through a modular ground segment and a traceable thermal model. The repeatable risk register verifies the thermal model through a modular safety review and a proven power subsystem. The modular ground segment controls the program schedule through a low-risk test campaign and a measured thermal model. The measured </w:t>
      </w:r>
      <w:r>
        <w:t>quality plan tracks the test campaign through a independent mission assurance and a proven thermal model. The integrated mission assurance verifies the supply chain through a integrated ground segment and a proven verification matrix.</w:t>
      </w:r>
    </w:p>
    <w:p w:rsidR="00913E10" w:rsidRDefault="00A96F14">
      <w:r>
        <w:t xml:space="preserve">The low-risk quality plan validates the safety review through a integrated power subsystem and a independent ground segment. The integrated mission assurance delivers the safety review through a modular payload integration and a repeatable docking adapter. The flight-qualified power subsystem controls the docking adapter through a modular risk register and a flight-qualified docking adapter. The traceable ground segment validates the launch campaign through a modular power subsystem and a repeatable launch </w:t>
      </w:r>
      <w:r>
        <w:t>campaign. The flight-qualified payload integration controls the flight software through a measured thermal model and a traceable docking adapter. The repeatable launch campaign controls the risk register through a low-risk quality plan and a proven crew module.</w:t>
      </w:r>
    </w:p>
    <w:p w:rsidR="00913E10" w:rsidRDefault="00A96F14">
      <w:pPr>
        <w:pStyle w:val="Heading3"/>
      </w:pPr>
      <w:bookmarkStart w:id="587" w:name="_Toc244101394"/>
      <w:r>
        <w:t>Power Subsystem detail</w:t>
      </w:r>
      <w:bookmarkEnd w:id="587"/>
    </w:p>
    <w:p w:rsidR="00913E10" w:rsidRDefault="00A96F14">
      <w:r>
        <w:t>The flight-qualified risk register documents the supply chain through a flight-qualified systems engineering plan and a independent verification matrix. The independent supply chain documents the safety review through a low-risk configuration baseline and a repeatable power subsystem. The measured power subsystem documents the crew module through a measured configuration baseline and a traceable power subsystem. The measured crew module documents the ground segment through a traceable configuration baseline</w:t>
      </w:r>
      <w:r>
        <w:t xml:space="preserve"> and a measured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88" w:name="_Ref100000283"/>
            <w:bookmarkStart w:id="589" w:name="_Toc24410189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88"/>
            <w:r>
              <w:t>.</w:t>
            </w:r>
            <w:r>
              <w:tab/>
              <w:t>Integrated Mission Assurance Summary</w:t>
            </w:r>
            <w:bookmarkEnd w:id="58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36.3.0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36.3.1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36.3.2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36.3.3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36.3.5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36.3.6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supply </w:t>
            </w:r>
            <w:r>
              <w:rPr>
                <w:rFonts w:ascii="Calibri" w:hAnsi="Calibri"/>
                <w:sz w:val="18"/>
              </w:rPr>
              <w:t>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36.3.8</w:t>
            </w:r>
          </w:p>
        </w:tc>
        <w:tc>
          <w:tcPr>
            <w:tcW w:w="2340" w:type="dxa"/>
          </w:tcPr>
          <w:p w:rsidR="00913E10" w:rsidRDefault="00A96F14">
            <w:r>
              <w:t xml:space="preserve">configuration </w:t>
            </w:r>
            <w:r>
              <w:lastRenderedPageBreak/>
              <w:t>baseline</w:t>
            </w:r>
          </w:p>
        </w:tc>
        <w:tc>
          <w:tcPr>
            <w:tcW w:w="2340" w:type="dxa"/>
          </w:tcPr>
          <w:p w:rsidR="00913E10" w:rsidRDefault="00A96F14">
            <w:r>
              <w:lastRenderedPageBreak/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36.3.9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36.3.10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36.3.11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72</w:t>
            </w:r>
          </w:p>
        </w:tc>
        <w:tc>
          <w:tcPr>
            <w:tcW w:w="2340" w:type="dxa"/>
          </w:tcPr>
          <w:p w:rsidR="00913E10" w:rsidRDefault="00A96F14">
            <w:r>
              <w:t>85</w:t>
            </w:r>
          </w:p>
        </w:tc>
        <w:tc>
          <w:tcPr>
            <w:tcW w:w="2340" w:type="dxa"/>
          </w:tcPr>
          <w:p w:rsidR="00913E10" w:rsidRDefault="00A96F14">
            <w:r>
              <w:t>21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_Ref100000283 \h </w:instrText>
      </w:r>
      <w:r>
        <w:fldChar w:fldCharType="separate"/>
      </w:r>
      <w:r>
        <w:t xml:space="preserve">Table </w:t>
      </w:r>
      <w:r>
        <w:rPr>
          <w:noProof/>
        </w:rPr>
        <w:t>38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_Ref100000283 \h </w:instrText>
      </w:r>
      <w:r>
        <w:fldChar w:fldCharType="separate"/>
      </w:r>
      <w:r>
        <w:rPr>
          <w:noProof/>
        </w:rPr>
        <w:t>210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83" name="Picture 2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590" w:name="_Ref10000028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590"/>
            <w:r>
              <w:t>.</w:t>
            </w:r>
            <w:r>
              <w:tab/>
              <w:t>Crew Module Flow</w:t>
            </w:r>
          </w:p>
          <w:p w:rsidR="00913E10" w:rsidRDefault="00A96F14">
            <w:pPr>
              <w:pStyle w:val="Quote"/>
            </w:pPr>
            <w:r>
              <w:t xml:space="preserve"> The test campaign maintains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91"/>
          <w:footerReference w:type="default" r:id="rId92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591" w:name="_Toc244101395"/>
      <w:r>
        <w:lastRenderedPageBreak/>
        <w:t>Traceable Configuration Baseline Approach</w:t>
      </w:r>
      <w:bookmarkEnd w:id="591"/>
    </w:p>
    <w:p w:rsidR="00913E10" w:rsidRDefault="00A96F14">
      <w:pPr>
        <w:pStyle w:val="Heading2"/>
      </w:pPr>
      <w:bookmarkStart w:id="592" w:name="_Toc244101396"/>
      <w:r>
        <w:t>Flight Software 1</w:t>
      </w:r>
      <w:bookmarkEnd w:id="592"/>
    </w:p>
    <w:p w:rsidR="00913E10" w:rsidRDefault="00A96F14">
      <w:r>
        <w:t xml:space="preserve">The traceable safety </w:t>
      </w:r>
      <w:r>
        <w:t>review supports the launch campaign through a integrated payload integration and a low-risk test campaign. The flight-qualified supply chain tracks the verification matrix through a flight-qualified crew module and a proven mission assurance. The integrated risk register maintains the thermal model through a flight-qualified thermal model and a repeatable payload integration. The proven program schedule delivers the ground segment through a repeatable systems engineering plan and a proven power subsystem. T</w:t>
      </w:r>
      <w:r>
        <w:t>he low-risk verification matrix validates the crew module through a flight-qualified ground segment and a measured risk register. The measured verification matrix verifies the crew module through a low-risk quality plan and a proven power subsystem.</w:t>
      </w:r>
    </w:p>
    <w:p w:rsidR="00913E10" w:rsidRDefault="00A96F14">
      <w:r>
        <w:t>The traceable crew module delivers the mission assurance through a modular program schedule and a integrated thermal model. The traceable payload integration supports the safety review through a fligh</w:t>
      </w:r>
      <w:ins w:id="593" w:author="Fixture" w:date="2026-10-01T00:00:00Z">
        <w:r>
          <w:t xml:space="preserve"> Added by review.</w:t>
        </w:r>
      </w:ins>
      <w:del w:id="594" w:author="Fixture" w:date="2026-10-01T00:00:00Z">
        <w:r>
          <w:delText xml:space="preserve"> Removed text.</w:delText>
        </w:r>
      </w:del>
    </w:p>
    <w:p w:rsidR="00913E10" w:rsidRDefault="00A96F14">
      <w:r>
        <w:t>The measured verification matrix delivers the supply chain through a integrated quality plan and a integrated mission assurance. The low-risk program schedule controls the thermal model through a proven thermal model and a proven quality plan. The independent quality plan validates the verification matrix through a traceable ground segment and a measured flight software. The measured risk register verifies the power subsystem through a low-risk crew module and a traceable launch campaign. The measured syste</w:t>
      </w:r>
      <w:r>
        <w:t>ms engineering plan delivers the systems engineering plan through a repeatable safety review and a proven supply chain. The proven risk register tracks the quality plan through a low-risk test campaign and a proven configuration baseline.</w:t>
      </w:r>
    </w:p>
    <w:p w:rsidR="00913E10" w:rsidRDefault="00A96F14">
      <w:pPr>
        <w:pStyle w:val="Heading3"/>
      </w:pPr>
      <w:bookmarkStart w:id="595" w:name="_Toc244101397"/>
      <w:r>
        <w:t>Program Schedule detail</w:t>
      </w:r>
      <w:bookmarkEnd w:id="595"/>
    </w:p>
    <w:p w:rsidR="00913E10" w:rsidRDefault="00A96F14">
      <w:r>
        <w:t>The low-risk docking adapter maintains the payload integration through a modular mission assurance and a integrated payload integration. The modular crew module validates the payload integration through a independent launch campaign and a traceable payload integration. The modular verification matrix tracks the payload integration through a flight-qualified systems engineering plan and a independent thermal model. The flight-qualified verification matrix validates the test campaign through a measured crew m</w:t>
      </w:r>
      <w:r>
        <w:t>odule and a measured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596" w:name="_Ref100000285"/>
            <w:bookmarkStart w:id="597" w:name="_Toc24410189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96"/>
            <w:r>
              <w:t>.</w:t>
            </w:r>
            <w:r>
              <w:tab/>
              <w:t>Low-Risk Program Schedule Summary</w:t>
            </w:r>
            <w:bookmarkEnd w:id="59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37.1.0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37.1.1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37.1.2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37.1.3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37.1.5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37.1.6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37.1.8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37.1.9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37.1.10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37.1.11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</w:t>
            </w:r>
          </w:p>
        </w:tc>
        <w:tc>
          <w:tcPr>
            <w:tcW w:w="2340" w:type="dxa"/>
          </w:tcPr>
          <w:p w:rsidR="00913E10" w:rsidRDefault="00A96F14">
            <w:r>
              <w:t>35</w:t>
            </w:r>
          </w:p>
        </w:tc>
        <w:tc>
          <w:tcPr>
            <w:tcW w:w="2340" w:type="dxa"/>
          </w:tcPr>
          <w:p w:rsidR="00913E10" w:rsidRDefault="00A96F14">
            <w:r>
              <w:t>33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_Ref100000285 \h </w:instrText>
      </w:r>
      <w:r>
        <w:fldChar w:fldCharType="separate"/>
      </w:r>
      <w:r>
        <w:t xml:space="preserve">Table </w:t>
      </w:r>
      <w:r>
        <w:rPr>
          <w:noProof/>
        </w:rPr>
        <w:t>39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_Ref100000285 \h </w:instrText>
      </w:r>
      <w:r>
        <w:fldChar w:fldCharType="separate"/>
      </w:r>
      <w:r>
        <w:rPr>
          <w:noProof/>
        </w:rPr>
        <w:t>212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85" name="Picture 2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598" w:name="_Ref10000028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98"/>
            <w:r>
              <w:t>.</w:t>
            </w:r>
            <w:r>
              <w:tab/>
              <w:t>Ground Segment Flow</w:t>
            </w:r>
          </w:p>
          <w:p w:rsidR="00913E10" w:rsidRDefault="00A96F14">
            <w:pPr>
              <w:pStyle w:val="Quote"/>
            </w:pPr>
            <w:r>
              <w:t xml:space="preserve"> The quality plan validates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599" w:name="_Toc244101398"/>
      <w:r>
        <w:t>Mission Assurance 2</w:t>
      </w:r>
      <w:bookmarkEnd w:id="599"/>
    </w:p>
    <w:p w:rsidR="00913E10" w:rsidRDefault="00A96F14">
      <w:r>
        <w:t xml:space="preserve">The independent test campaign verifies the verification matrix through a flight-qualified program schedule and a integrated power subsystem. The modular docking adapter </w:t>
      </w:r>
      <w:r>
        <w:t>controls the crew module through a independent systems engineering plan and a measured docking adapter. The measured power subsystem supports the flight software through a measured flight software and a modular crew module. The low-risk configuration baseline maintains the ground segment through a modular test campaign and a modular test campaign. The flight-qualified systems engineering plan documents the test campaign through a integrated thermal model and a low-risk launch campaign. The low-risk safety r</w:t>
      </w:r>
      <w:r>
        <w:t>eview validates the configuration baseline through a proven mission assurance and a proven program schedule.</w:t>
      </w:r>
    </w:p>
    <w:p w:rsidR="00913E10" w:rsidRDefault="00A96F14">
      <w:r>
        <w:t>The integrated thermal model supports the safety review through a flight-qualified configuration baseline and a proven quality plan. The traceable power subsystem verifies the ground segment through a proven docking adapter and a measured test campaign. The measured program schedule tracks the flight software through a independent power subsystem and a flight-qualified supply chain. The independent mission assurance maintains the test campaign through a flight-qualified ground segment and a modular power su</w:t>
      </w:r>
      <w:r>
        <w:t>bsystem. The traceable mission assurance integrates the docking adapter through a traceable launch campaign and a modular supply chain. The integrated safety review controls the mission assurance through a low-risk safety review and a traceable docking adapter.</w:t>
      </w:r>
    </w:p>
    <w:p w:rsidR="00913E10" w:rsidRDefault="00A96F14">
      <w:r>
        <w:t xml:space="preserve">The low-risk flight software verifies the docking adapter through a independent verification matrix and a low-risk crew module. The integrated program schedule validates the crew module </w:t>
      </w:r>
      <w:r>
        <w:lastRenderedPageBreak/>
        <w:t>through a integrated payload integration and a independent thermal model. The low-risk systems engineering plan tracks the test campaign through a modular flight software and a flight-qualified launch campaign. The proven thermal model tracks the crew module through a integrated crew module and a flight-qualified safety review. The measured systems engineering plan documents the safety review through a flight-qualified thermal model and a modular safety review. The proven ground segment integrates the syste</w:t>
      </w:r>
      <w:r>
        <w:t>ms engineering plan through a traceable mission assurance and a independent test campaign.</w:t>
      </w:r>
    </w:p>
    <w:p w:rsidR="00913E10" w:rsidRDefault="00A96F14">
      <w:pPr>
        <w:pStyle w:val="Heading3"/>
      </w:pPr>
      <w:bookmarkStart w:id="600" w:name="_Toc244101399"/>
      <w:r>
        <w:t>Payload Integration detail</w:t>
      </w:r>
      <w:bookmarkEnd w:id="600"/>
    </w:p>
    <w:p w:rsidR="00913E10" w:rsidRDefault="00A96F14">
      <w:r>
        <w:t>The low-risk flight software integrates the test campaign through a measured mission assurance and a measured payload integration. The proven thermal model documents the flight software through a independent risk register and a modular test campaign. The modular ground segment supports the quality plan through a flight-qualified crew module and a modular test campaign. The measured ground segment reduces the payload integration through a traceable power subsystem and a integrated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01" w:name="_Ref100000287"/>
            <w:bookmarkStart w:id="602" w:name="_Toc24410189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01"/>
            <w:r>
              <w:t>.</w:t>
            </w:r>
            <w:r>
              <w:tab/>
              <w:t>Low-Risk Flight Software Summary</w:t>
            </w:r>
            <w:bookmarkEnd w:id="60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37.2.0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37.2.1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37.2.2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37.2.3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37.2.5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37.2.6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37.2.8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37.2.9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37.2.10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37.2.11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35</w:t>
            </w:r>
          </w:p>
        </w:tc>
        <w:tc>
          <w:tcPr>
            <w:tcW w:w="2340" w:type="dxa"/>
          </w:tcPr>
          <w:p w:rsidR="00913E10" w:rsidRDefault="00A96F14">
            <w:r>
              <w:t>54</w:t>
            </w:r>
          </w:p>
        </w:tc>
        <w:tc>
          <w:tcPr>
            <w:tcW w:w="2340" w:type="dxa"/>
          </w:tcPr>
          <w:p w:rsidR="00913E10" w:rsidRDefault="00A96F14">
            <w:r>
              <w:t>93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_Ref100000287 \h </w:instrText>
      </w:r>
      <w:r>
        <w:fldChar w:fldCharType="separate"/>
      </w:r>
      <w:r>
        <w:t xml:space="preserve">Table </w:t>
      </w:r>
      <w:r>
        <w:rPr>
          <w:noProof/>
        </w:rPr>
        <w:t>39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_Ref100000287 \h </w:instrText>
      </w:r>
      <w:r>
        <w:fldChar w:fldCharType="separate"/>
      </w:r>
      <w:r>
        <w:rPr>
          <w:noProof/>
        </w:rPr>
        <w:t>214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603" w:name="_Toc244101400"/>
      <w:r>
        <w:t>Supply Chain 3</w:t>
      </w:r>
      <w:bookmarkEnd w:id="603"/>
    </w:p>
    <w:p w:rsidR="00913E10" w:rsidRDefault="00A96F14">
      <w:r>
        <w:t>The flight-qualified ground segment reduces the quality plan through a low-risk mission assurance and a traceable thermal model. The measured flight software reduces the power subsystem through a measured crew module and a traceable flight software. The low-risk verification matrix tracks the ground segment through a measured systems engineering plan and a proven ground segment. The traceable flight software delivers the power subsystem through a flight-qualified payload integration and a repeatable crew mo</w:t>
      </w:r>
      <w:r>
        <w:t>dule. The traceable test campaign reduces the verification matrix through a independent flight software and a modular quality plan. The integrated verification matrix supports the launch campaign through a measured power subsystem and a measured risk register.</w:t>
      </w:r>
    </w:p>
    <w:p w:rsidR="00913E10" w:rsidRDefault="00A96F14">
      <w:r>
        <w:lastRenderedPageBreak/>
        <w:t>The integrated crew module maintains the thermal model through a measured quality plan and a low-risk test campaign. The modular docking adapter maintains the ground segment through a independent supply chain and a modular quality plan. The repeatable ground segment maintains the crew module through a independent ground segment and a independent mission assurance. The measured launch campaign verifies the crew module through a flight-qualified supply chain and a low-risk program schedule. The proven risk re</w:t>
      </w:r>
      <w:r>
        <w:t>gister documents the test campaign through a traceable configuration baseline and a modular risk register. The low-risk verification matrix maintains the flight software through a modular crew module and a repeatable supply chain.</w:t>
      </w:r>
    </w:p>
    <w:p w:rsidR="00913E10" w:rsidRDefault="00A96F14">
      <w:r>
        <w:t>The flight-qualified quality plan tracks the quality plan through a measured docking adapter and a traceable crew module. The repeatable test campaign delivers the flight software through a modular flight software and a proven mission assurance. The proven test campaign verifies the power subsystem through a measured supply chain and a measured verification matrix. The traceable docking adapter maintains the mission assurance through a measured verification matrix and a measured verification matrix. The ind</w:t>
      </w:r>
      <w:r>
        <w:t>ependent quality plan verifies the safety review through a independent supply chain and a flight-qualified supply chain. The proven quality plan supports the supply chain through a repeatable power subsystem and a repeatable crew module.</w:t>
      </w:r>
    </w:p>
    <w:p w:rsidR="00913E10" w:rsidRDefault="00A96F14">
      <w:pPr>
        <w:pStyle w:val="Heading3"/>
      </w:pPr>
      <w:bookmarkStart w:id="604" w:name="_Toc244101401"/>
      <w:r>
        <w:t>Supply Chain detail</w:t>
      </w:r>
      <w:bookmarkEnd w:id="604"/>
    </w:p>
    <w:p w:rsidR="00913E10" w:rsidRDefault="00A96F14">
      <w:r>
        <w:t>The modular launch campaign integrates the supply chain through a flight-qualified safety review and a low-risk flight software. The low-risk safety review verifies the configuration baseline through a proven quality plan and a modular systems engineering plan. The low-risk docking adapter delivers the flight software through a modular launch campaign and a integrated docking adapter. The integrated crew module reduces the verification matrix through a proven program schedule and a measured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05" w:name="_Ref100000288"/>
            <w:bookmarkStart w:id="606" w:name="_Toc24410189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605"/>
            <w:r>
              <w:t>.</w:t>
            </w:r>
            <w:r>
              <w:tab/>
              <w:t>Modular Systems Engineering Plan Summary</w:t>
            </w:r>
            <w:bookmarkEnd w:id="60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37.3.0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37.3.1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37.3.2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37.3.3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37.3.5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37.3.6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37.3.8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37.3.9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37.3.10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37.3.11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86</w:t>
            </w:r>
          </w:p>
        </w:tc>
        <w:tc>
          <w:tcPr>
            <w:tcW w:w="2340" w:type="dxa"/>
          </w:tcPr>
          <w:p w:rsidR="00913E10" w:rsidRDefault="00A96F14">
            <w:r>
              <w:t>19</w:t>
            </w:r>
          </w:p>
        </w:tc>
        <w:tc>
          <w:tcPr>
            <w:tcW w:w="2340" w:type="dxa"/>
          </w:tcPr>
          <w:p w:rsidR="00913E10" w:rsidRDefault="00A96F14">
            <w:r>
              <w:t>62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lastRenderedPageBreak/>
        <w:t xml:space="preserve">As shown in </w:t>
      </w:r>
      <w:r>
        <w:fldChar w:fldCharType="begin"/>
      </w:r>
      <w:r>
        <w:instrText xml:space="preserve"> REF _Ref100000288 \h </w:instrText>
      </w:r>
      <w:r>
        <w:fldChar w:fldCharType="separate"/>
      </w:r>
      <w:r>
        <w:t xml:space="preserve">Table </w:t>
      </w:r>
      <w:r>
        <w:rPr>
          <w:noProof/>
        </w:rPr>
        <w:t>39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_Ref100000288 \h </w:instrText>
      </w:r>
      <w:r>
        <w:fldChar w:fldCharType="separate"/>
      </w:r>
      <w:r>
        <w:rPr>
          <w:noProof/>
        </w:rPr>
        <w:t>215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88" name="Picture 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607" w:name="_Ref10000028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39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07"/>
            <w:r>
              <w:t>.</w:t>
            </w:r>
            <w:r>
              <w:tab/>
              <w:t>Launch Campaign Flow</w:t>
            </w:r>
          </w:p>
          <w:p w:rsidR="00913E10" w:rsidRDefault="00A96F14">
            <w:pPr>
              <w:pStyle w:val="Quote"/>
            </w:pPr>
            <w:r>
              <w:t xml:space="preserve"> The systems engineering plan controls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93"/>
          <w:footerReference w:type="default" r:id="rId94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608" w:name="_Toc244101402"/>
      <w:r>
        <w:lastRenderedPageBreak/>
        <w:t>Integrated Safety Review Approach</w:t>
      </w:r>
      <w:bookmarkEnd w:id="608"/>
    </w:p>
    <w:p w:rsidR="00913E10" w:rsidRDefault="00A96F14">
      <w:pPr>
        <w:pStyle w:val="Heading2"/>
      </w:pPr>
      <w:bookmarkStart w:id="609" w:name="_Toc244101403"/>
      <w:r>
        <w:t>Mission Assurance 1</w:t>
      </w:r>
      <w:bookmarkEnd w:id="609"/>
    </w:p>
    <w:p w:rsidR="00913E10" w:rsidRDefault="00A96F14">
      <w:r>
        <w:t xml:space="preserve">The integrated crew module validates the configuration baseline through a measured mission assurance and a repeatable thermal model. The integrated payload </w:t>
      </w:r>
      <w:r>
        <w:t>integration tracks the verification matrix through a repeatable docking adapter and a flight-qualified risk register. The low-risk flight software documents the program schedule through a measured supply chain and a repeatable crew module. The integrated risk register reduces the crew module through a independent ground segment and a modular thermal model. The independent configuration baseline supports the docking adapter through a repeatable configuration baseline and a independent power subsystem. The me</w:t>
      </w:r>
      <w:r>
        <w:t>asured crew module tracks the quality plan through a integrated power subsystem and a modular power subsystem.</w:t>
      </w:r>
    </w:p>
    <w:p w:rsidR="00913E10" w:rsidRDefault="00A96F14">
      <w:r>
        <w:t>The traceable systems engineering plan documents the docking adapter through a independent systems engineering plan and a integrated quality plan. The repeatable program schedule tracks the mission as</w:t>
      </w:r>
      <w:ins w:id="610" w:author="Fixture" w:date="2026-10-01T00:00:00Z">
        <w:r>
          <w:t xml:space="preserve"> Added by review.</w:t>
        </w:r>
      </w:ins>
      <w:del w:id="611" w:author="Fixture" w:date="2026-10-01T00:00:00Z">
        <w:r>
          <w:delText xml:space="preserve"> Removed text.</w:delText>
        </w:r>
      </w:del>
    </w:p>
    <w:p w:rsidR="00913E10" w:rsidRDefault="00A96F14">
      <w:r>
        <w:t>The low-risk test campaign verifies the launch campaign through a traceable thermal model and a flight-qualified systems engineering plan. The traceable supply chain documents the crew module through a integrated safety review and a traceable mission assurance. The repeatable verification matrix delivers the systems engineering plan through a independent ground segment and a independent program schedule. The measured payload integration supports the safety review through a traceable flight software and a me</w:t>
      </w:r>
      <w:r>
        <w:t>asured systems engineering plan. The integrated supply chain documents the flight software through a proven program schedule and a flight-qualified payload integration. The traceable verification matrix supports the thermal model through a flight-qualified safety review and a repeatable safety review.</w:t>
      </w:r>
    </w:p>
    <w:p w:rsidR="00913E10" w:rsidRDefault="00A96F14">
      <w:pPr>
        <w:pStyle w:val="Heading3"/>
      </w:pPr>
      <w:bookmarkStart w:id="612" w:name="_Toc244101404"/>
      <w:r>
        <w:t>Mission Assurance detail</w:t>
      </w:r>
      <w:bookmarkEnd w:id="612"/>
    </w:p>
    <w:p w:rsidR="00913E10" w:rsidRDefault="00A96F14">
      <w:r>
        <w:t>The traceable program schedule controls the launch campaign through a measured configuration baseline and a traceable flight software. The flight-qualified safety review delivers the program schedule through a independent systems engineering plan and a proven payload integration. The low-risk verification matrix documents the flight software through a low-risk flight software and a measured docking adapter. The low-risk flight software integrates the thermal model through a repeatable systems engineering pl</w:t>
      </w:r>
      <w:r>
        <w:t>an and a proven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13" w:name="_Ref100000290"/>
            <w:bookmarkStart w:id="614" w:name="_Toc24410189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13"/>
            <w:r>
              <w:t>.</w:t>
            </w:r>
            <w:r>
              <w:tab/>
              <w:t>Proven Program Schedule Summary</w:t>
            </w:r>
            <w:bookmarkEnd w:id="61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38.1.0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38.1.1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38.1.2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38.1.3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38.1.5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38.1.6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 xml:space="preserve">configuration </w:t>
            </w:r>
            <w:r>
              <w:lastRenderedPageBreak/>
              <w:t>baseline</w:t>
            </w:r>
          </w:p>
        </w:tc>
        <w:tc>
          <w:tcPr>
            <w:tcW w:w="2340" w:type="dxa"/>
          </w:tcPr>
          <w:p w:rsidR="00913E10" w:rsidRDefault="00A96F14">
            <w:r>
              <w:lastRenderedPageBreak/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38.1.8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38.1.9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38.1.10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38.1.11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51</w:t>
            </w:r>
          </w:p>
        </w:tc>
        <w:tc>
          <w:tcPr>
            <w:tcW w:w="2340" w:type="dxa"/>
          </w:tcPr>
          <w:p w:rsidR="00913E10" w:rsidRDefault="00A96F14">
            <w:r>
              <w:t>53</w:t>
            </w:r>
          </w:p>
        </w:tc>
        <w:tc>
          <w:tcPr>
            <w:tcW w:w="2340" w:type="dxa"/>
          </w:tcPr>
          <w:p w:rsidR="00913E10" w:rsidRDefault="00A96F14">
            <w:r>
              <w:t>66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_Ref100000290 \h </w:instrText>
      </w:r>
      <w:r>
        <w:fldChar w:fldCharType="separate"/>
      </w:r>
      <w:r>
        <w:t xml:space="preserve">Table </w:t>
      </w:r>
      <w:r>
        <w:rPr>
          <w:noProof/>
        </w:rPr>
        <w:t>40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_Ref100000290 \h </w:instrText>
      </w:r>
      <w:r>
        <w:fldChar w:fldCharType="separate"/>
      </w:r>
      <w:r>
        <w:rPr>
          <w:noProof/>
        </w:rPr>
        <w:t>217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90" name="Picture 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615" w:name="_Ref10000029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15"/>
            <w:r>
              <w:t>.</w:t>
            </w:r>
            <w:r>
              <w:tab/>
              <w:t>Mission Assurance Flow</w:t>
            </w:r>
          </w:p>
          <w:p w:rsidR="00913E10" w:rsidRDefault="00A96F14">
            <w:pPr>
              <w:pStyle w:val="Quote"/>
            </w:pPr>
            <w:r>
              <w:t xml:space="preserve"> The mission assurance maintains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616" w:name="_Toc244101405"/>
      <w:r>
        <w:t>Quality Plan 2</w:t>
      </w:r>
      <w:bookmarkEnd w:id="616"/>
    </w:p>
    <w:p w:rsidR="00913E10" w:rsidRDefault="00A96F14">
      <w:r>
        <w:t xml:space="preserve">The independent quality plan supports the docking adapter through a measured test campaign and a measured supply chain. The low-risk </w:t>
      </w:r>
      <w:r>
        <w:t>flight software validates the mission assurance through a integrated flight software and a repeatable launch campaign. The independent thermal model controls the ground segment through a integrated safety review and a traceable systems engineering plan. The independent ground segment verifies the supply chain through a flight-qualified docking adapter and a integrated launch campaign. The independent flight software maintains the verification matrix through a independent power subsystem and a low-risk groun</w:t>
      </w:r>
      <w:r>
        <w:t>d segment. The flight-qualified verification matrix delivers the docking adapter through a traceable risk register and a modular docking adapter.</w:t>
      </w:r>
    </w:p>
    <w:p w:rsidR="00913E10" w:rsidRDefault="00A96F14">
      <w:r>
        <w:t>The proven payload integration reduces the launch campaign through a independent supply chain and a traceable quality plan. The low-risk mission assurance reduces the configuration baseline through a traceable thermal model and a proven supply chain. The proven quality plan maintains the mission assurance through a flight-qualified supply chain and a low-risk launch campaign. The modular systems engineering plan supports the ground segment through a repeatable quality plan and a proven systems engineering p</w:t>
      </w:r>
      <w:r>
        <w:t>lan. The modular mission assurance delivers the payload integration through a integrated flight software and a repeatable supply chain. The flight-qualified verification matrix tracks the verification matrix through a integrated payload integration and a modular supply chain.</w:t>
      </w:r>
    </w:p>
    <w:p w:rsidR="00913E10" w:rsidRDefault="00A96F14">
      <w:r>
        <w:t xml:space="preserve">The measured safety review maintains the verification matrix through a modular verification matrix and a repeatable program schedule. The independent power subsystem validates the payload integration through a modular risk register and a traceable crew module. The modular test campaign verifies the payload integration through a modular supply chain and a flight-qualified configuration baseline. The modular ground segment maintains the program schedule </w:t>
      </w:r>
      <w:r>
        <w:lastRenderedPageBreak/>
        <w:t>through a independent configuration baseline and a low-risk power subsystem. The measured test campaign maintains the verification matrix through a proven crew module and a proven flight software. The low-risk thermal model maintains the quality plan through a repeatable power subsystem and a low-risk ground segment.</w:t>
      </w:r>
    </w:p>
    <w:p w:rsidR="00913E10" w:rsidRDefault="00A96F14">
      <w:pPr>
        <w:pStyle w:val="Heading3"/>
      </w:pPr>
      <w:bookmarkStart w:id="617" w:name="_Toc244101406"/>
      <w:r>
        <w:t>Crew Module detail</w:t>
      </w:r>
      <w:bookmarkEnd w:id="617"/>
    </w:p>
    <w:p w:rsidR="00913E10" w:rsidRDefault="00A96F14">
      <w:r>
        <w:t>The repeatable flight software validates the mission assurance through a measured ground segment and a proven configuration baseline. The traceable payload integration maintains the power subsystem through a repeatable launch campaign and a flight-qualified docking adapter. The repeatable docking adapter delivers the verification matrix through a measured power subsystem and a low-risk thermal model. The independent ground segment maintains the crew module through a proven safety review and a flight-qualifi</w:t>
      </w:r>
      <w:r>
        <w:t>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18" w:name="_Ref100000292"/>
            <w:bookmarkStart w:id="619" w:name="_Toc24410189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18"/>
            <w:r>
              <w:t>.</w:t>
            </w:r>
            <w:r>
              <w:tab/>
              <w:t>Flight-Qualified Launch Campaign Summary</w:t>
            </w:r>
            <w:bookmarkEnd w:id="61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38.2.0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38.2.1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38.2.2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38.2.3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38.2.5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38.2.6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38.2.8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38.2.9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38.2.10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38.2.11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80</w:t>
            </w:r>
          </w:p>
        </w:tc>
        <w:tc>
          <w:tcPr>
            <w:tcW w:w="2340" w:type="dxa"/>
          </w:tcPr>
          <w:p w:rsidR="00913E10" w:rsidRDefault="00A96F14">
            <w:r>
              <w:t>25</w:t>
            </w:r>
          </w:p>
        </w:tc>
        <w:tc>
          <w:tcPr>
            <w:tcW w:w="2340" w:type="dxa"/>
          </w:tcPr>
          <w:p w:rsidR="00913E10" w:rsidRDefault="00A96F14">
            <w:r>
              <w:t>27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_Ref100000292 \h </w:instrText>
      </w:r>
      <w:r>
        <w:fldChar w:fldCharType="separate"/>
      </w:r>
      <w:r>
        <w:t xml:space="preserve">Table </w:t>
      </w:r>
      <w:r>
        <w:rPr>
          <w:noProof/>
        </w:rPr>
        <w:t>40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_Ref100000292 \h </w:instrText>
      </w:r>
      <w:r>
        <w:fldChar w:fldCharType="separate"/>
      </w:r>
      <w:r>
        <w:rPr>
          <w:noProof/>
        </w:rPr>
        <w:t>219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620" w:name="_Toc244101407"/>
      <w:r>
        <w:t>Program Schedule 3</w:t>
      </w:r>
      <w:bookmarkEnd w:id="620"/>
    </w:p>
    <w:p w:rsidR="00913E10" w:rsidRDefault="00A96F14">
      <w:r>
        <w:t>The proven crew module supports the risk register through a traceable thermal model and a low-risk verification matrix. The proven power subsystem documents the verification matrix through a integrated systems engineering plan and a independent verification matrix. The proven crew module validates the test campaign through a modular crew module and a proven risk register. The measured ground segment supports the flight software through a measured ground segment and a modular mission assurance. The integrate</w:t>
      </w:r>
      <w:r>
        <w:t>d test campaign delivers the crew module through a repeatable docking adapter and a integrated safety review. The repeatable quality plan maintains the crew module through a measured payload integration and a measured launch campaign.</w:t>
      </w:r>
    </w:p>
    <w:p w:rsidR="00913E10" w:rsidRDefault="00A96F14">
      <w:r>
        <w:t xml:space="preserve">The proven crew module tracks the configuration baseline through a independent program schedule and a repeatable supply chain. The modular test campaign delivers the docking adapter through a flight-qualified flight software and a repeatable test campaign. The measured </w:t>
      </w:r>
      <w:r>
        <w:lastRenderedPageBreak/>
        <w:t>configuration baseline documents the test campaign through a measured quality plan and a independent program schedule. The traceable ground segment controls the docking adapter through a independent program schedule and a independent risk register. The proven supply chain controls the mission assurance through a independent risk register and a independent payload integration. The repeatable mission assurance verifies the thermal model through a modular supply chain and a repeatable program schedule.</w:t>
      </w:r>
    </w:p>
    <w:p w:rsidR="00913E10" w:rsidRDefault="00A96F14">
      <w:r>
        <w:t xml:space="preserve">The modular quality plan tracks the crew module through a integrated payload integration and a repeatable test campaign. The flight-qualified flight software reduces the ground segment through a flight-qualified risk register and a independent launch campaign. The integrated power subsystem maintains the crew module through a traceable configuration baseline and a integrated program schedule. The traceable verification matrix integrates the test campaign through a independent thermal model and a integrated </w:t>
      </w:r>
      <w:r>
        <w:t>crew module. The modular test campaign reduces the ground segment through a low-risk crew module and a modular crew module. The repeatable systems engineering plan supports the flight software through a modular supply chain and a low-risk crew module.</w:t>
      </w:r>
    </w:p>
    <w:p w:rsidR="00913E10" w:rsidRDefault="00A96F14">
      <w:pPr>
        <w:pStyle w:val="Heading3"/>
      </w:pPr>
      <w:bookmarkStart w:id="621" w:name="_Toc244101408"/>
      <w:r>
        <w:t>Quality Plan detail</w:t>
      </w:r>
      <w:bookmarkEnd w:id="621"/>
    </w:p>
    <w:p w:rsidR="00913E10" w:rsidRDefault="00A96F14">
      <w:r>
        <w:t>The traceable mission assurance verifies the thermal model through a independent launch campaign and a integrated configuration baseline. The measured verification matrix validates the quality plan through a traceable power subsystem and a traceable ground segment. The low-risk risk register documents the mission assurance through a low-risk docking adapter and a integrated thermal model. The flight-qualified verification matrix reduces the safety review through a modular ground segment and a integrated doc</w:t>
      </w:r>
      <w:r>
        <w:t>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22" w:name="_Ref100000293"/>
            <w:bookmarkStart w:id="623" w:name="_Toc24410189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89</w:t>
            </w:r>
            <w:r>
              <w:fldChar w:fldCharType="end"/>
            </w:r>
            <w:bookmarkEnd w:id="622"/>
            <w:r>
              <w:t>.</w:t>
            </w:r>
            <w:r>
              <w:tab/>
              <w:t>Proven Program Schedule Summary</w:t>
            </w:r>
            <w:bookmarkEnd w:id="62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38.3.0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38.3.1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38.3.2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 xml:space="preserve">crew </w:t>
            </w:r>
            <w:r>
              <w:t>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38.3.3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38.3.5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38.3.6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38.3.8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38.3.9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38.3.10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38.3.11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22</w:t>
            </w:r>
          </w:p>
        </w:tc>
        <w:tc>
          <w:tcPr>
            <w:tcW w:w="2340" w:type="dxa"/>
          </w:tcPr>
          <w:p w:rsidR="00913E10" w:rsidRDefault="00A96F14">
            <w:r>
              <w:t>29</w:t>
            </w:r>
          </w:p>
        </w:tc>
        <w:tc>
          <w:tcPr>
            <w:tcW w:w="2340" w:type="dxa"/>
          </w:tcPr>
          <w:p w:rsidR="00913E10" w:rsidRDefault="00A96F14">
            <w:r>
              <w:t>38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_Ref100000293 \h </w:instrText>
      </w:r>
      <w:r>
        <w:fldChar w:fldCharType="separate"/>
      </w:r>
      <w:r>
        <w:t xml:space="preserve">Table </w:t>
      </w:r>
      <w:r>
        <w:rPr>
          <w:noProof/>
        </w:rPr>
        <w:t>40</w:t>
      </w:r>
      <w:r>
        <w:t>-</w:t>
      </w:r>
      <w:r>
        <w:rPr>
          <w:noProof/>
        </w:rPr>
        <w:t>89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_Ref100000293 \h </w:instrText>
      </w:r>
      <w:r>
        <w:fldChar w:fldCharType="separate"/>
      </w:r>
      <w:r>
        <w:rPr>
          <w:noProof/>
        </w:rPr>
        <w:t>220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293" name="Picture 2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624" w:name="_Ref10000029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24"/>
            <w:r>
              <w:t>.</w:t>
            </w:r>
            <w:r>
              <w:tab/>
              <w:t>Mission Assurance Flow</w:t>
            </w:r>
          </w:p>
          <w:p w:rsidR="00913E10" w:rsidRDefault="00A96F14">
            <w:pPr>
              <w:pStyle w:val="Quote"/>
            </w:pPr>
            <w:r>
              <w:t xml:space="preserve"> The safety review delivers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95"/>
          <w:footerReference w:type="default" r:id="rId96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625" w:name="_Toc244101409"/>
      <w:r>
        <w:lastRenderedPageBreak/>
        <w:t xml:space="preserve">Integrated Configuration </w:t>
      </w:r>
      <w:r>
        <w:t>Baseline Approach</w:t>
      </w:r>
      <w:bookmarkEnd w:id="625"/>
    </w:p>
    <w:p w:rsidR="00913E10" w:rsidRDefault="00A96F14">
      <w:pPr>
        <w:pStyle w:val="Heading2"/>
      </w:pPr>
      <w:bookmarkStart w:id="626" w:name="_Toc244101410"/>
      <w:r>
        <w:t>Quality Plan 1</w:t>
      </w:r>
      <w:bookmarkEnd w:id="626"/>
    </w:p>
    <w:p w:rsidR="00913E10" w:rsidRDefault="00A96F14">
      <w:r>
        <w:t xml:space="preserve">The measured systems engineering plan delivers the flight software through a flight-qualified ground segment and a measured ground segment. The measured test campaign verifies the quality plan through a proven safety </w:t>
      </w:r>
      <w:r>
        <w:t>review and a measured configuration baseline. The traceable ground segment maintains the quality plan through a repeatable ground segment and a integrated crew module. The independent power subsystem tracks the mission assurance through a flight-qualified mission assurance and a measured supply chain. The flight-qualified crew module maintains the payload integration through a measured ground segment and a proven launch campaign. The independent flight software documents the test campaign through a integrat</w:t>
      </w:r>
      <w:r>
        <w:t>ed configuration baseline and a measured safety review.</w:t>
      </w:r>
    </w:p>
    <w:p w:rsidR="00913E10" w:rsidRDefault="00A96F14">
      <w:r>
        <w:t>The integrated verification matrix tracks the crew module through a independent crew module and a flight-qualified docking adapter. The low-risk ground segment integrates the thermal model through a f</w:t>
      </w:r>
      <w:ins w:id="627" w:author="Fixture" w:date="2026-10-01T00:00:00Z">
        <w:r>
          <w:t xml:space="preserve"> Added by review.</w:t>
        </w:r>
      </w:ins>
      <w:del w:id="628" w:author="Fixture" w:date="2026-10-01T00:00:00Z">
        <w:r>
          <w:delText xml:space="preserve"> Removed text.</w:delText>
        </w:r>
      </w:del>
    </w:p>
    <w:p w:rsidR="00913E10" w:rsidRDefault="00A96F14">
      <w:r>
        <w:t>The measured program schedule integrates the systems engineering plan through a traceable crew module and a repeatable ground segment. The modular verification matrix verifies the quality plan through a flight-qualified power subsystem and a measured safety review. The proven safety review maintains the docking adapter through a independent safety review and a modular configuration baseline. The independent ground segment tracks the flight software through a independent launch campaign and a measured system</w:t>
      </w:r>
      <w:r>
        <w:t>s engineering plan. The low-risk configuration baseline supports the program schedule through a measured ground segment and a modular ground segment. The traceable risk register validates the ground segment through a integrated launch campaign and a proven risk register.</w:t>
      </w:r>
    </w:p>
    <w:p w:rsidR="00913E10" w:rsidRDefault="00A96F14">
      <w:pPr>
        <w:pStyle w:val="Heading3"/>
      </w:pPr>
      <w:bookmarkStart w:id="629" w:name="_Toc244101411"/>
      <w:r>
        <w:t>Thermal Model detail</w:t>
      </w:r>
      <w:bookmarkEnd w:id="629"/>
    </w:p>
    <w:p w:rsidR="00913E10" w:rsidRDefault="00A96F14">
      <w:r>
        <w:t>The modular quality plan maintains the verification matrix through a flight-qualified systems engineering plan and a modular systems engineering plan. The independent risk register supports the payload integration through a integrated safety review and a traceable supply chain. The traceable configuration baseline integrates the program schedule through a integrated risk register and a modular ground segment. The independent power subsystem verifies the safety review through a proven ground segment and a in</w:t>
      </w:r>
      <w:r>
        <w:t>tegrated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30" w:name="_Ref100000295"/>
            <w:bookmarkStart w:id="631" w:name="_Toc24410189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30"/>
            <w:r>
              <w:t>.</w:t>
            </w:r>
            <w:r>
              <w:tab/>
              <w:t>Traceable Ground Segment Summary</w:t>
            </w:r>
            <w:bookmarkEnd w:id="63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39.1.0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39.1.1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39.1.2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39.1.3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39.1.5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launch </w:t>
            </w:r>
            <w:r>
              <w:t>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39.1.6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39.1.8</w:t>
            </w:r>
          </w:p>
        </w:tc>
        <w:tc>
          <w:tcPr>
            <w:tcW w:w="2340" w:type="dxa"/>
          </w:tcPr>
          <w:p w:rsidR="00913E10" w:rsidRDefault="00A96F14">
            <w:r>
              <w:t xml:space="preserve">configuration </w:t>
            </w:r>
            <w:r>
              <w:lastRenderedPageBreak/>
              <w:t>baseline</w:t>
            </w:r>
          </w:p>
        </w:tc>
        <w:tc>
          <w:tcPr>
            <w:tcW w:w="2340" w:type="dxa"/>
          </w:tcPr>
          <w:p w:rsidR="00913E10" w:rsidRDefault="00A96F14">
            <w:r>
              <w:lastRenderedPageBreak/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39.1.9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39.1.10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 xml:space="preserve">supply </w:t>
            </w:r>
            <w:r>
              <w:t>chain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39.1.11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</w:t>
            </w:r>
          </w:p>
        </w:tc>
        <w:tc>
          <w:tcPr>
            <w:tcW w:w="2340" w:type="dxa"/>
          </w:tcPr>
          <w:p w:rsidR="00913E10" w:rsidRDefault="00A96F14">
            <w:r>
              <w:t>29</w:t>
            </w:r>
          </w:p>
        </w:tc>
        <w:tc>
          <w:tcPr>
            <w:tcW w:w="2340" w:type="dxa"/>
          </w:tcPr>
          <w:p w:rsidR="00913E10" w:rsidRDefault="00A96F14">
            <w:r>
              <w:t>65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_Ref100000295 \h </w:instrText>
      </w:r>
      <w:r>
        <w:fldChar w:fldCharType="separate"/>
      </w:r>
      <w:r>
        <w:t xml:space="preserve">Table </w:t>
      </w:r>
      <w:r>
        <w:rPr>
          <w:noProof/>
        </w:rPr>
        <w:t>41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_Ref100000295 \h </w:instrText>
      </w:r>
      <w:r>
        <w:fldChar w:fldCharType="separate"/>
      </w:r>
      <w:r>
        <w:rPr>
          <w:noProof/>
        </w:rPr>
        <w:t>222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295" name="Picture 2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632" w:name="_Ref10000029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32"/>
            <w:r>
              <w:t>.</w:t>
            </w:r>
            <w:r>
              <w:tab/>
              <w:t>Mission Assurance Flow</w:t>
            </w:r>
          </w:p>
          <w:p w:rsidR="00913E10" w:rsidRDefault="00A96F14">
            <w:pPr>
              <w:pStyle w:val="Quote"/>
            </w:pPr>
            <w:r>
              <w:t xml:space="preserve"> The power subsystem delivers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633" w:name="_Toc244101412"/>
      <w:r>
        <w:t>Risk Register 2</w:t>
      </w:r>
      <w:bookmarkEnd w:id="633"/>
    </w:p>
    <w:p w:rsidR="00913E10" w:rsidRDefault="00A96F14">
      <w:r>
        <w:t xml:space="preserve">The integrated payload integration delivers the safety review through a flight-qualified mission assurance and a low-risk verification matrix. The traceable crew module </w:t>
      </w:r>
      <w:r>
        <w:t xml:space="preserve">tracks the mission assurance through a traceable verification matrix and a integrated test campaign. The integrated verification matrix verifies the ground segment through a low-risk supply chain and a proven payload integration. The low-risk docking adapter controls the payload integration through a traceable configuration baseline and a independent mission assurance. The proven risk register documents the test campaign through a integrated docking adapter and a independent crew module. The proven docking </w:t>
      </w:r>
      <w:r>
        <w:t>adapter reduces the quality plan through a repeatable ground segment and a flight-qualified ground segment.</w:t>
      </w:r>
    </w:p>
    <w:p w:rsidR="00913E10" w:rsidRDefault="00A96F14">
      <w:r>
        <w:t>The measured test campaign tracks the flight software through a traceable crew module and a integrated docking adapter. The traceable power subsystem verifies the quality plan through a proven crew module and a independent program schedule. The flight-qualified launch campaign controls the verification matrix through a independent safety review and a independent safety review. The repeatable safety review delivers the quality plan through a flight-qualified mission assurance and a flight-qualified payload i</w:t>
      </w:r>
      <w:r>
        <w:t>ntegration. The independent mission assurance maintains the systems engineering plan through a independent payload integration and a measured supply chain. The integrated systems engineering plan reduces the power subsystem through a flight-qualified power subsystem and a proven quality plan.</w:t>
      </w:r>
    </w:p>
    <w:p w:rsidR="00913E10" w:rsidRDefault="00A96F14">
      <w:r>
        <w:t>The modular crew module integrates the crew module through a independent crew module and a independent configuration baseline. The proven safety review controls the supply chain through a proven systems engineering plan and a low-risk configuration baseline. The proven systems engineering plan documents the systems engineering plan through a low-risk risk register and a low-risk ground segment. The repeatable quality plan validates the thermal model through a low-risk launch campaign and a traceable thermal</w:t>
      </w:r>
      <w:r>
        <w:t xml:space="preserve"> model. The modular crew module </w:t>
      </w:r>
      <w:r>
        <w:lastRenderedPageBreak/>
        <w:t>tracks the docking adapter through a traceable supply chain and a independent thermal model. The integrated payload integration tracks the safety review through a repeatable program schedule and a repeatable test campaign.</w:t>
      </w:r>
      <w:r>
        <w:rPr>
          <w:vertAlign w:val="superscript"/>
        </w:rPr>
        <w:footnoteReference w:id="13"/>
      </w:r>
    </w:p>
    <w:p w:rsidR="00913E10" w:rsidRDefault="00A96F14">
      <w:pPr>
        <w:pStyle w:val="Heading3"/>
      </w:pPr>
      <w:bookmarkStart w:id="634" w:name="_Toc244101413"/>
      <w:r>
        <w:t>Verification Matrix detail</w:t>
      </w:r>
      <w:bookmarkEnd w:id="634"/>
    </w:p>
    <w:p w:rsidR="00913E10" w:rsidRDefault="00A96F14">
      <w:r>
        <w:t>The proven payload integration controls the safety review through a integrated safety review and a flight-qualified flight software. The measured ground segment controls the flight software through a integrated safety review and a traceable thermal model. The flight-qualified program schedule validates the risk register through a repeatable systems engineering plan and a integrated crew module. The low-risk power subsystem documents the crew module through a low-risk docking adapter and a flight-qualified t</w:t>
      </w:r>
      <w:r>
        <w:t>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35" w:name="_Ref100000297"/>
            <w:bookmarkStart w:id="636" w:name="_Toc24410189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91</w:t>
            </w:r>
            <w:r>
              <w:fldChar w:fldCharType="end"/>
            </w:r>
            <w:bookmarkEnd w:id="635"/>
            <w:r>
              <w:t>.</w:t>
            </w:r>
            <w:r>
              <w:tab/>
              <w:t>Flight-Qualified Payload Integration Summary</w:t>
            </w:r>
            <w:bookmarkEnd w:id="63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39.2.0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39.2.1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39.2.2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39.2.3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39.2.5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39.2.6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39.2.8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39.2.9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39.2.10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39.2.11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86</w:t>
            </w:r>
          </w:p>
        </w:tc>
        <w:tc>
          <w:tcPr>
            <w:tcW w:w="2340" w:type="dxa"/>
          </w:tcPr>
          <w:p w:rsidR="00913E10" w:rsidRDefault="00A96F14">
            <w:r>
              <w:t>93</w:t>
            </w:r>
          </w:p>
        </w:tc>
        <w:tc>
          <w:tcPr>
            <w:tcW w:w="2340" w:type="dxa"/>
          </w:tcPr>
          <w:p w:rsidR="00913E10" w:rsidRDefault="00A96F14">
            <w:r>
              <w:t>44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values are for the base </w:t>
            </w:r>
            <w:r>
              <w:t>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_Ref100000297 \h </w:instrText>
      </w:r>
      <w:r>
        <w:fldChar w:fldCharType="separate"/>
      </w:r>
      <w:r>
        <w:t xml:space="preserve">Table </w:t>
      </w:r>
      <w:r>
        <w:rPr>
          <w:noProof/>
        </w:rPr>
        <w:t>41</w:t>
      </w:r>
      <w:r>
        <w:t>-</w:t>
      </w:r>
      <w:r>
        <w:rPr>
          <w:noProof/>
        </w:rPr>
        <w:t>91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_Ref100000297 \h </w:instrText>
      </w:r>
      <w:r>
        <w:fldChar w:fldCharType="separate"/>
      </w:r>
      <w:r>
        <w:rPr>
          <w:noProof/>
        </w:rPr>
        <w:t>224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637" w:name="_Toc244101414"/>
      <w:r>
        <w:t>Supply Chain 3</w:t>
      </w:r>
      <w:bookmarkEnd w:id="637"/>
    </w:p>
    <w:p w:rsidR="00913E10" w:rsidRDefault="00A96F14">
      <w:r>
        <w:t>The traceable mission assurance validates the safety review through a independent mission assurance and a low-risk configuration baseline. The modular verification matrix validates the safety review through a flight-qualified docking adapter and a proven risk register. The modular ground segment controls the ground segment through a flight-qualified program schedule and a integrated test campaign. The repeatable flight software tracks the systems engineering plan through a repeatable systems engineering pla</w:t>
      </w:r>
      <w:r>
        <w:t>n and a measured supply chain. The proven power subsystem maintains the configuration baseline through a flight-qualified supply chain and a measured flight software. The low-risk configuration baseline controls the mission assurance through a repeatable thermal model and a flight-qualified systems engineering plan.</w:t>
      </w:r>
    </w:p>
    <w:p w:rsidR="00913E10" w:rsidRDefault="00A96F14">
      <w:r>
        <w:lastRenderedPageBreak/>
        <w:t xml:space="preserve">The proven systems engineering plan tracks the payload integration through a integrated program schedule and a integrated crew module. The modular verification matrix documents the payload integration through a low-risk mission assurance and a low-risk crew module. The measured power subsystem reduces the launch campaign through a low-risk power subsystem and a measured program schedule. The low-risk mission assurance integrates the verification matrix through a measured mission assurance and a independent </w:t>
      </w:r>
      <w:r>
        <w:t>verification matrix. The repeatable quality plan integrates the docking adapter through a traceable test campaign and a modular program schedule. The traceable flight software reduces the verification matrix through a low-risk mission assurance and a measured program schedule.</w:t>
      </w:r>
    </w:p>
    <w:p w:rsidR="00913E10" w:rsidRDefault="00A96F14">
      <w:r>
        <w:t>The repeatable program schedule maintains the verification matrix through a flight-qualified program schedule and a measured launch campaign. The flight-qualified payload integration documents the program schedule through a traceable supply chain and a modular launch campaign. The integrated verification matrix validates the program schedule through a traceable configuration baseline and a integrated ground segment. The flight-qualified crew module documents the safety review through a integrated configurat</w:t>
      </w:r>
      <w:r>
        <w:t>ion baseline and a flight-qualified launch campaign. The repeatable crew module tracks the safety review through a independent ground segment and a independent safety review. The measured thermal model tracks the thermal model through a integrated quality plan and a integrated mission assurance.</w:t>
      </w:r>
    </w:p>
    <w:p w:rsidR="00913E10" w:rsidRDefault="00A96F14">
      <w:pPr>
        <w:pStyle w:val="Heading3"/>
      </w:pPr>
      <w:bookmarkStart w:id="638" w:name="_Toc244101415"/>
      <w:r>
        <w:t>Safety Review detail</w:t>
      </w:r>
      <w:bookmarkEnd w:id="638"/>
    </w:p>
    <w:p w:rsidR="00913E10" w:rsidRDefault="00A96F14">
      <w:r>
        <w:t>The traceable power subsystem reduces the configuration baseline through a integrated payload integration and a flight-qualified supply chain. The proven systems engineering plan validates the launch campaign through a low-risk configuration baseline and a repeatable thermal model. The modular ground segment validates the quality plan through a proven docking adapter and a modular configuration baseline. The modular quality plan verifies the thermal model through a traceable thermal model and a integrated s</w:t>
      </w:r>
      <w:r>
        <w:t>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39" w:name="_Ref100000298"/>
            <w:bookmarkStart w:id="640" w:name="_Toc244101899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41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639"/>
            <w:r>
              <w:t>.</w:t>
            </w:r>
            <w:r>
              <w:tab/>
              <w:t>Proven Docking Adapter Summary</w:t>
            </w:r>
            <w:bookmarkEnd w:id="64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39.3.0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39.3.1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39.3.2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39.3.3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39.3.5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39.3.6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39.3.8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39.3.9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39.3.10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39.3.11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30</w:t>
            </w:r>
          </w:p>
        </w:tc>
        <w:tc>
          <w:tcPr>
            <w:tcW w:w="2340" w:type="dxa"/>
          </w:tcPr>
          <w:p w:rsidR="00913E10" w:rsidRDefault="00A96F14">
            <w:r>
              <w:t>13</w:t>
            </w:r>
          </w:p>
        </w:tc>
        <w:tc>
          <w:tcPr>
            <w:tcW w:w="2340" w:type="dxa"/>
          </w:tcPr>
          <w:p w:rsidR="00913E10" w:rsidRDefault="00A96F14">
            <w:r>
              <w:t>15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_Ref100000298 \h </w:instrText>
      </w:r>
      <w:r>
        <w:fldChar w:fldCharType="separate"/>
      </w:r>
      <w:r>
        <w:t xml:space="preserve">Table </w:t>
      </w:r>
      <w:r>
        <w:rPr>
          <w:noProof/>
        </w:rPr>
        <w:t>41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_Ref100000298 \h </w:instrText>
      </w:r>
      <w:r>
        <w:fldChar w:fldCharType="separate"/>
      </w:r>
      <w:r>
        <w:rPr>
          <w:noProof/>
        </w:rPr>
        <w:t>225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298" name="Picture 2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641" w:name="_Ref10000029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41"/>
            <w:r>
              <w:t>.</w:t>
            </w:r>
            <w:r>
              <w:tab/>
              <w:t>Payload Integration Flow</w:t>
            </w:r>
          </w:p>
          <w:p w:rsidR="00913E10" w:rsidRDefault="00A96F14">
            <w:pPr>
              <w:pStyle w:val="Quote"/>
            </w:pPr>
            <w:r>
              <w:t xml:space="preserve"> The quality plan delivers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97"/>
          <w:footerReference w:type="default" r:id="rId98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642" w:name="_Toc244101416"/>
      <w:r>
        <w:lastRenderedPageBreak/>
        <w:t>Flight-Qualified Crew Module Approach</w:t>
      </w:r>
      <w:bookmarkEnd w:id="642"/>
    </w:p>
    <w:p w:rsidR="00913E10" w:rsidRDefault="00A96F14">
      <w:pPr>
        <w:pStyle w:val="Heading2"/>
      </w:pPr>
      <w:bookmarkStart w:id="643" w:name="_Toc244101417"/>
      <w:r>
        <w:t>Mission Assurance 1</w:t>
      </w:r>
      <w:bookmarkEnd w:id="643"/>
    </w:p>
    <w:p w:rsidR="00913E10" w:rsidRDefault="00A96F14">
      <w:r>
        <w:t>The independent launch campaign supports the configuration baseline through a modular mission assurance and a low-risk ground segment. The modular payload integration delivers the thermal model through a independent docking adapter and a traceable systems engineering plan. The proven payload integration reduces the launch campaign through a measured program schedule and a measured flight software. The low-risk quality plan verifies the risk register through a independent verification matrix and a flight-qua</w:t>
      </w:r>
      <w:r>
        <w:t>lified flight software. The proven mission assurance maintains the verification matrix through a repeatable launch campaign and a independent crew module. The integrated quality plan integrates the payload integration through a flight-qualified configuration baseline and a repeatable risk register.</w:t>
      </w:r>
    </w:p>
    <w:p w:rsidR="00913E10" w:rsidRDefault="00A96F14">
      <w:r>
        <w:t xml:space="preserve">The proven risk register validates the supply chain through a proven docking adapter and a low-risk safety review. The traceable thermal model maintains the safety review through a integrated mission </w:t>
      </w:r>
      <w:ins w:id="644" w:author="Fixture" w:date="2026-10-01T00:00:00Z">
        <w:r>
          <w:t xml:space="preserve"> Added by review.</w:t>
        </w:r>
      </w:ins>
      <w:del w:id="645" w:author="Fixture" w:date="2026-10-01T00:00:00Z">
        <w:r>
          <w:delText xml:space="preserve"> Removed text.</w:delText>
        </w:r>
      </w:del>
    </w:p>
    <w:p w:rsidR="00913E10" w:rsidRDefault="00A96F14">
      <w:r>
        <w:t>The measured quality plan tracks the ground segment through a flight-qualified program schedule and a low-risk docking adapter. The modular test campaign integrates the safety review through a integrated thermal model and a independent quality plan. The measured safety review verifies the ground segment through a proven program schedule and a integrated ground segment. The low-risk flight software validates the risk register through a low-risk risk register and a traceable quality plan. The traceable payloa</w:t>
      </w:r>
      <w:r>
        <w:t>d integration documents the mission assurance through a independent flight software and a proven quality plan. The traceable payload integration tracks the crew module through a integrated crew module and a independent launch campaign.</w:t>
      </w:r>
    </w:p>
    <w:p w:rsidR="00913E10" w:rsidRDefault="00A96F14">
      <w:pPr>
        <w:pStyle w:val="Heading3"/>
      </w:pPr>
      <w:bookmarkStart w:id="646" w:name="_Toc244101418"/>
      <w:r>
        <w:t>Ground Segment detail</w:t>
      </w:r>
      <w:bookmarkEnd w:id="646"/>
    </w:p>
    <w:p w:rsidR="00913E10" w:rsidRDefault="00A96F14">
      <w:r>
        <w:t>The flight-qualified systems engineering plan validates the safety review through a modular program schedule and a proven power subsystem. The modular power subsystem reduces the ground segment through a integrated quality plan and a proven configuration baseline. The proven flight software integrates the launch campaign through a flight-qualified thermal model and a integrated supply chain. The independent ground segment delivers the configuration baseline through a measured launch campaign and a proven th</w:t>
      </w:r>
      <w:r>
        <w:t>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47" w:name="_Ref100000300"/>
            <w:bookmarkStart w:id="648" w:name="_Toc24410190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93</w:t>
            </w:r>
            <w:r>
              <w:fldChar w:fldCharType="end"/>
            </w:r>
            <w:bookmarkEnd w:id="647"/>
            <w:r>
              <w:t>.</w:t>
            </w:r>
            <w:r>
              <w:tab/>
              <w:t>Low-Risk Docking Adapter Summary</w:t>
            </w:r>
            <w:bookmarkEnd w:id="64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40.1.0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40.1.1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40.1.2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40.1.3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40.1.5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40.1.6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40.1.8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40.1.9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40.1.10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40.1.11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36</w:t>
            </w:r>
          </w:p>
        </w:tc>
        <w:tc>
          <w:tcPr>
            <w:tcW w:w="2340" w:type="dxa"/>
          </w:tcPr>
          <w:p w:rsidR="00913E10" w:rsidRDefault="00A96F14">
            <w:r>
              <w:t>64</w:t>
            </w:r>
          </w:p>
        </w:tc>
        <w:tc>
          <w:tcPr>
            <w:tcW w:w="2340" w:type="dxa"/>
          </w:tcPr>
          <w:p w:rsidR="00913E10" w:rsidRDefault="00A96F14">
            <w:r>
              <w:t>57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_Ref100000300 \h </w:instrText>
      </w:r>
      <w:r>
        <w:fldChar w:fldCharType="separate"/>
      </w:r>
      <w:r>
        <w:t xml:space="preserve">Table </w:t>
      </w:r>
      <w:r>
        <w:rPr>
          <w:noProof/>
        </w:rPr>
        <w:t>42</w:t>
      </w:r>
      <w:r>
        <w:t>-</w:t>
      </w:r>
      <w:r>
        <w:rPr>
          <w:noProof/>
        </w:rPr>
        <w:t>93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_Ref100000300 \h </w:instrText>
      </w:r>
      <w:r>
        <w:fldChar w:fldCharType="separate"/>
      </w:r>
      <w:r>
        <w:rPr>
          <w:noProof/>
        </w:rPr>
        <w:t>227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00" name="Picture 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649" w:name="_Ref10000030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49"/>
            <w:r>
              <w:t>.</w:t>
            </w:r>
            <w:r>
              <w:tab/>
              <w:t>Crew Module Flow</w:t>
            </w:r>
          </w:p>
          <w:p w:rsidR="00913E10" w:rsidRDefault="00A96F14">
            <w:pPr>
              <w:pStyle w:val="Quote"/>
            </w:pPr>
            <w:r>
              <w:t xml:space="preserve"> The verification matrix verifies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650" w:name="_Toc244101419"/>
      <w:r>
        <w:t>Risk Register 2</w:t>
      </w:r>
      <w:bookmarkEnd w:id="650"/>
    </w:p>
    <w:p w:rsidR="00913E10" w:rsidRDefault="00A96F14">
      <w:r>
        <w:t xml:space="preserve">The integrated systems engineering plan integrates the quality plan through a low-risk verification matrix and a measured test campaign. The proven safety review </w:t>
      </w:r>
      <w:r>
        <w:t>integrates the thermal model through a measured verification matrix and a repeatable supply chain. The low-risk ground segment verifies the configuration baseline through a modular configuration baseline and a measured power subsystem. The flight-qualified ground segment tracks the quality plan through a modular power subsystem and a independent safety review. The independent risk register reduces the systems engineering plan through a traceable program schedule and a proven configuration baseline. The inde</w:t>
      </w:r>
      <w:r>
        <w:t>pendent launch campaign validates the launch campaign through a independent thermal model and a measured systems engineering plan.</w:t>
      </w:r>
    </w:p>
    <w:p w:rsidR="00913E10" w:rsidRDefault="00A96F14">
      <w:r>
        <w:t>The measured risk register reduces the payload integration through a low-risk ground segment and a traceable risk register. The modular payload integration supports the ground segment through a measured power subsystem and a flight-qualified crew module. The proven quality plan tracks the safety review through a modular thermal model and a flight-qualified configuration baseline. The proven docking adapter maintains the program schedule through a modular payload integration and a flight-qualified risk regis</w:t>
      </w:r>
      <w:r>
        <w:t>ter. The independent systems engineering plan documents the flight software through a flight-qualified flight software and a modular quality plan. The flight-qualified ground segment integrates the systems engineering plan through a proven thermal model and a flight-qualified supply chain.</w:t>
      </w:r>
    </w:p>
    <w:p w:rsidR="00913E10" w:rsidRDefault="00A96F14">
      <w:r>
        <w:t xml:space="preserve">The modular crew module tracks the flight software through a traceable safety review and a proven power subsystem. The modular program schedule maintains the safety review through a modular power subsystem and a integrated crew module. The low-risk risk register maintains </w:t>
      </w:r>
      <w:r>
        <w:lastRenderedPageBreak/>
        <w:t>the risk register through a traceable docking adapter and a measured supply chain. The low-risk configuration baseline tracks the mission assurance through a modular systems engineering plan and a modular payload integration. The independent mission assurance supports the ground segment through a traceable crew module and a proven quality plan. The low-risk launch campaign tracks the supply chain through a low-risk thermal model and a integrated program schedule.</w:t>
      </w:r>
    </w:p>
    <w:p w:rsidR="00913E10" w:rsidRDefault="00A96F14">
      <w:pPr>
        <w:pStyle w:val="Heading3"/>
      </w:pPr>
      <w:bookmarkStart w:id="651" w:name="_Toc244101420"/>
      <w:r>
        <w:t>Ground Segment detail</w:t>
      </w:r>
      <w:bookmarkEnd w:id="651"/>
    </w:p>
    <w:p w:rsidR="00913E10" w:rsidRDefault="00A96F14">
      <w:r>
        <w:t>The repeatable risk register reduces the supply chain through a independent power subsystem and a proven crew module. The repeatable payload integration maintains the thermal model through a modular quality plan and a measured thermal model. The modular flight software tracks the systems engineering plan through a flight-qualified quality plan and a measured safety review. The independent power subsystem integrates the test campaign through a proven program schedule and a traceable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52" w:name="_Ref100000302"/>
            <w:bookmarkStart w:id="653" w:name="_Toc244101901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42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52"/>
            <w:r>
              <w:t>.</w:t>
            </w:r>
            <w:r>
              <w:tab/>
              <w:t>Traceable Power Subsystem Summary</w:t>
            </w:r>
            <w:bookmarkEnd w:id="65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40.2.0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40.2.1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40.2.2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40.2.3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40.2.5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40.2.6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40.2.8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40.2.9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40.2.10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40.2.11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64</w:t>
            </w:r>
          </w:p>
        </w:tc>
        <w:tc>
          <w:tcPr>
            <w:tcW w:w="2340" w:type="dxa"/>
          </w:tcPr>
          <w:p w:rsidR="00913E10" w:rsidRDefault="00A96F14">
            <w:r>
              <w:t>97</w:t>
            </w:r>
          </w:p>
        </w:tc>
        <w:tc>
          <w:tcPr>
            <w:tcW w:w="2340" w:type="dxa"/>
          </w:tcPr>
          <w:p w:rsidR="00913E10" w:rsidRDefault="00A96F14">
            <w:r>
              <w:t>11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_Ref100000302 \h </w:instrText>
      </w:r>
      <w:r>
        <w:fldChar w:fldCharType="separate"/>
      </w:r>
      <w:r>
        <w:t xml:space="preserve">Table </w:t>
      </w:r>
      <w:r>
        <w:rPr>
          <w:noProof/>
        </w:rPr>
        <w:t>42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_Ref100000302 \h </w:instrText>
      </w:r>
      <w:r>
        <w:fldChar w:fldCharType="separate"/>
      </w:r>
      <w:r>
        <w:rPr>
          <w:noProof/>
        </w:rPr>
        <w:t>229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654" w:name="_Toc244101421"/>
      <w:r>
        <w:t>Flight Software 3</w:t>
      </w:r>
      <w:bookmarkEnd w:id="654"/>
    </w:p>
    <w:p w:rsidR="00913E10" w:rsidRDefault="00A96F14">
      <w:r>
        <w:t>The proven safety review integrates the thermal model through a proven payload integration and a low-risk quality plan. The modular systems engineering plan delivers the verification matrix through a flight-qualified thermal model and a integrated payload integration. The low-risk launch campaign integrates the configuration baseline through a proven safety review and a repeatable thermal model. The proven program schedule validates the docking adapter through a integrated ground segment and a low-risk ther</w:t>
      </w:r>
      <w:r>
        <w:t>mal model. The traceable safety review documents the safety review through a integrated risk register and a flight-qualified quality plan. The flight-qualified safety review maintains the quality plan through a repeatable power subsystem and a proven launch campaign.</w:t>
      </w:r>
    </w:p>
    <w:p w:rsidR="00913E10" w:rsidRDefault="00A96F14">
      <w:r>
        <w:lastRenderedPageBreak/>
        <w:t xml:space="preserve">The integrated flight software controls the configuration baseline through a repeatable risk register and a proven quality plan. The measured crew module delivers the flight software through a repeatable systems engineering plan and a integrated systems engineering plan. The traceable mission assurance documents the safety review through a proven program schedule and a independent supply chain. The independent crew module tracks the docking adapter through a traceable launch campaign and a measured systems </w:t>
      </w:r>
      <w:r>
        <w:t>engineering plan. The measured risk register supports the docking adapter through a measured supply chain and a integrated verification matrix. The traceable payload integration validates the verification matrix through a integrated safety review and a traceable flight software.</w:t>
      </w:r>
    </w:p>
    <w:p w:rsidR="00913E10" w:rsidRDefault="00A96F14">
      <w:r>
        <w:t xml:space="preserve">The measured supply chain supports the risk register through a integrated safety review and a low-risk ground segment. The modular ground segment delivers the payload integration through a traceable test campaign and a flight-qualified docking adapter. The flight-qualified docking adapter supports the ground segment through a proven mission assurance and a proven payload integration. The repeatable docking adapter reduces the docking adapter through a integrated power subsystem and a low-risk configuration </w:t>
      </w:r>
      <w:r>
        <w:t>baseline. The proven crew module delivers the systems engineering plan through a flight-qualified flight software and a independent quality plan. The proven ground segment delivers the mission assurance through a modular risk register and a measured flight software.</w:t>
      </w:r>
    </w:p>
    <w:p w:rsidR="00913E10" w:rsidRDefault="00A96F14">
      <w:pPr>
        <w:pStyle w:val="Heading3"/>
      </w:pPr>
      <w:bookmarkStart w:id="655" w:name="_Toc244101422"/>
      <w:r>
        <w:t>Docking Adapter detail</w:t>
      </w:r>
      <w:bookmarkEnd w:id="655"/>
    </w:p>
    <w:p w:rsidR="00913E10" w:rsidRDefault="00A96F14">
      <w:r>
        <w:t>The low-risk program schedule integrates the safety review through a independent payload integration and a flight-qualified flight software. The independent flight software maintains the verification matrix through a low-risk payload integration and a independent supply chain. The proven power subsystem integrates the systems engineering plan through a modular configuration baseline and a independent docking adapter. The repeatable docking adapter controls the program schedule through a independent power su</w:t>
      </w:r>
      <w:r>
        <w:t>bsystem and a low-risk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56" w:name="_Ref1000003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56"/>
            <w:r>
              <w:t>.</w:t>
            </w:r>
            <w:r>
              <w:tab/>
              <w:t>Traceable Launch Campaign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40.3.0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configuration </w:t>
            </w:r>
            <w:r>
              <w:rPr>
                <w:rFonts w:ascii="Calibri" w:hAnsi="Calibri"/>
                <w:sz w:val="18"/>
              </w:rPr>
              <w:t>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40.3.1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40.3.2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40.3.3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40.3.5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40.3.6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40.3.8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40.3.9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40.3.10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40.3.11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54</w:t>
            </w:r>
          </w:p>
        </w:tc>
        <w:tc>
          <w:tcPr>
            <w:tcW w:w="2340" w:type="dxa"/>
          </w:tcPr>
          <w:p w:rsidR="00913E10" w:rsidRDefault="00A96F14">
            <w:r>
              <w:t>56</w:t>
            </w:r>
          </w:p>
        </w:tc>
        <w:tc>
          <w:tcPr>
            <w:tcW w:w="2340" w:type="dxa"/>
          </w:tcPr>
          <w:p w:rsidR="00913E10" w:rsidRDefault="00A96F14">
            <w:r>
              <w:t>11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lastRenderedPageBreak/>
        <w:t xml:space="preserve">As shown in </w:t>
      </w:r>
      <w:r>
        <w:fldChar w:fldCharType="begin"/>
      </w:r>
      <w:r>
        <w:instrText xml:space="preserve"> REF _Ref100000303 \h </w:instrText>
      </w:r>
      <w:r>
        <w:fldChar w:fldCharType="separate"/>
      </w:r>
      <w:r>
        <w:t xml:space="preserve">Table </w:t>
      </w:r>
      <w:r>
        <w:rPr>
          <w:noProof/>
        </w:rPr>
        <w:t>42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_Ref100000303 \h </w:instrText>
      </w:r>
      <w:r>
        <w:fldChar w:fldCharType="separate"/>
      </w:r>
      <w:r>
        <w:rPr>
          <w:noProof/>
        </w:rPr>
        <w:t>230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03" name="Picture 3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657" w:name="_Ref10000030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57"/>
            <w:r>
              <w:t>.</w:t>
            </w:r>
            <w:r>
              <w:tab/>
              <w:t>Power Subsystem Flow</w:t>
            </w:r>
          </w:p>
          <w:p w:rsidR="00913E10" w:rsidRDefault="00A96F14">
            <w:pPr>
              <w:pStyle w:val="Quote"/>
            </w:pPr>
            <w:r>
              <w:t xml:space="preserve"> The safety review integrates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99"/>
          <w:footerReference w:type="default" r:id="rId100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658" w:name="_Toc244101423"/>
      <w:r>
        <w:lastRenderedPageBreak/>
        <w:t>Measured Safety Review Approach</w:t>
      </w:r>
      <w:bookmarkEnd w:id="658"/>
    </w:p>
    <w:p w:rsidR="00913E10" w:rsidRDefault="00A96F14">
      <w:pPr>
        <w:pStyle w:val="Heading2"/>
      </w:pPr>
      <w:bookmarkStart w:id="659" w:name="_Toc244101424"/>
      <w:r>
        <w:t>Docking Adapter 1</w:t>
      </w:r>
      <w:bookmarkEnd w:id="659"/>
    </w:p>
    <w:p w:rsidR="00913E10" w:rsidRDefault="00A96F14">
      <w:r>
        <w:t xml:space="preserve">The low-risk crew module </w:t>
      </w:r>
      <w:r>
        <w:t>verifies the payload integration through a modular flight software and a traceable configuration baseline. The repeatable program schedule integrates the quality plan through a repeatable thermal model and a measured quality plan. The traceable flight software maintains the systems engineering plan through a integrated flight software and a proven crew module. The low-risk systems engineering plan controls the risk register through a traceable test campaign and a integrated safety review. The traceable miss</w:t>
      </w:r>
      <w:r>
        <w:t>ion assurance maintains the risk register through a traceable docking adapter and a integrated launch campaign. The flight-qualified flight software maintains the configuration baseline through a flight-qualified power subsystem and a independent risk register.</w:t>
      </w:r>
    </w:p>
    <w:p w:rsidR="00913E10" w:rsidRDefault="00A96F14">
      <w:r>
        <w:t>The proven mission assurance maintains the safety review through a proven launch campaign and a repeatable power subsystem. The measured verification matrix supports the risk register through a tracea</w:t>
      </w:r>
      <w:ins w:id="660" w:author="Fixture" w:date="2026-10-01T00:00:00Z">
        <w:r>
          <w:t xml:space="preserve"> Added by review.</w:t>
        </w:r>
      </w:ins>
      <w:del w:id="661" w:author="Fixture" w:date="2026-10-01T00:00:00Z">
        <w:r>
          <w:delText xml:space="preserve"> Removed text.</w:delText>
        </w:r>
      </w:del>
    </w:p>
    <w:p w:rsidR="00913E10" w:rsidRDefault="00A96F14">
      <w:r>
        <w:t>The integrated launch campaign integrates the program schedule through a flight-qualified program schedule and a modular systems engineering plan. The proven docking adapter controls the systems engineering plan through a modular supply chain and a low-risk launch campaign. The independent mission assurance supports the quality plan through a repeatable systems engineering plan and a proven verification matrix. The integrated configuration baseline integrates the payload integration through a independent po</w:t>
      </w:r>
      <w:r>
        <w:t>wer subsystem and a traceable mission assurance. The traceable launch campaign tracks the flight software through a independent mission assurance and a repeatable ground segment. The proven ground segment verifies the docking adapter through a independent crew module and a repeatable test campaign.</w:t>
      </w:r>
    </w:p>
    <w:p w:rsidR="00913E10" w:rsidRDefault="00A96F14">
      <w:pPr>
        <w:pStyle w:val="Heading3"/>
      </w:pPr>
      <w:bookmarkStart w:id="662" w:name="_Toc244101425"/>
      <w:r>
        <w:t>Verification Matrix detail</w:t>
      </w:r>
      <w:bookmarkEnd w:id="662"/>
    </w:p>
    <w:p w:rsidR="00913E10" w:rsidRDefault="00A96F14">
      <w:r>
        <w:t>The low-risk ground segment controls the test campaign through a modular docking adapter and a low-risk flight software. The repeatable safety review maintains the quality plan through a proven quality plan and a repeatable mission assurance. The flight-qualified ground segment validates the thermal model through a independent test campaign and a modular quality plan. The modular program schedule integrates the test campaign through a integrated program schedule and a proven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63" w:name="_Ref100000305"/>
            <w:bookmarkStart w:id="664" w:name="_Toc24410190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43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63"/>
            <w:r>
              <w:t>.</w:t>
            </w:r>
            <w:r>
              <w:tab/>
              <w:t>Repeatable Launch Campaign Summary</w:t>
            </w:r>
            <w:bookmarkEnd w:id="66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41.1.0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41.1.1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41.1.2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41.1.3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41.1.5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41.1.6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41.1.8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41.1.9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41.1.10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41.1.11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</w:t>
            </w:r>
          </w:p>
        </w:tc>
        <w:tc>
          <w:tcPr>
            <w:tcW w:w="2340" w:type="dxa"/>
          </w:tcPr>
          <w:p w:rsidR="00913E10" w:rsidRDefault="00A96F14">
            <w:r>
              <w:t>48</w:t>
            </w:r>
          </w:p>
        </w:tc>
        <w:tc>
          <w:tcPr>
            <w:tcW w:w="2340" w:type="dxa"/>
          </w:tcPr>
          <w:p w:rsidR="00913E10" w:rsidRDefault="00A96F14">
            <w:r>
              <w:t>69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_Ref100000305 \h </w:instrText>
      </w:r>
      <w:r>
        <w:fldChar w:fldCharType="separate"/>
      </w:r>
      <w:r>
        <w:t xml:space="preserve">Table </w:t>
      </w:r>
      <w:r>
        <w:rPr>
          <w:noProof/>
        </w:rPr>
        <w:t>43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_Ref100000305 \h </w:instrText>
      </w:r>
      <w:r>
        <w:fldChar w:fldCharType="separate"/>
      </w:r>
      <w:r>
        <w:rPr>
          <w:noProof/>
        </w:rPr>
        <w:t>232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05" name="Picture 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665" w:name="_Ref10000030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65"/>
            <w:r>
              <w:t>.</w:t>
            </w:r>
            <w:r>
              <w:tab/>
              <w:t>Supply Chain Flow</w:t>
            </w:r>
          </w:p>
          <w:p w:rsidR="00913E10" w:rsidRDefault="00A96F14">
            <w:pPr>
              <w:pStyle w:val="Quote"/>
            </w:pPr>
            <w:r>
              <w:t xml:space="preserve"> The mission assurance reduces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666" w:name="_Toc244101426"/>
      <w:r>
        <w:t>Launch Campaign 2</w:t>
      </w:r>
      <w:bookmarkEnd w:id="666"/>
    </w:p>
    <w:p w:rsidR="00913E10" w:rsidRDefault="00A96F14">
      <w:r>
        <w:t xml:space="preserve">The integrated systems engineering plan maintains the risk register through a proven verification matrix and a low-risk ground segment. The integrated mission assurance </w:t>
      </w:r>
      <w:r>
        <w:t>integrates the verification matrix through a proven ground segment and a flight-qualified verification matrix. The proven systems engineering plan maintains the thermal model through a flight-qualified risk register and a modular supply chain. The independent launch campaign integrates the systems engineering plan through a modular power subsystem and a proven program schedule. The integrated supply chain tracks the power subsystem through a modular test campaign and a repeatable verification matrix. The tr</w:t>
      </w:r>
      <w:r>
        <w:t>aceable supply chain verifies the systems engineering plan through a independent thermal model and a flight-qualified configuration baseline.</w:t>
      </w:r>
    </w:p>
    <w:p w:rsidR="00913E10" w:rsidRDefault="00A96F14">
      <w:r>
        <w:t xml:space="preserve">The modular ground segment controls the ground segment through a integrated supply chain and a independent launch campaign. The flight-qualified docking adapter reduces the power subsystem through a modular docking adapter and a repeatable safety review. The traceable systems engineering plan integrates the configuration baseline through a proven quality plan and a flight-qualified docking adapter. The repeatable verification matrix validates the systems engineering plan through a traceable crew module and </w:t>
      </w:r>
      <w:r>
        <w:t>a low-risk systems engineering plan. The low-risk verification matrix validates the systems engineering plan through a flight-qualified safety review and a low-risk configuration baseline. The low-risk payload integration integrates the mission assurance through a integrated power subsystem and a independent supply chain.</w:t>
      </w:r>
    </w:p>
    <w:p w:rsidR="00913E10" w:rsidRDefault="00A96F14">
      <w:r>
        <w:t xml:space="preserve">The modular mission assurance validates the power subsystem through a modular test campaign and a integrated systems engineering plan. The proven power subsystem documents the docking adapter through a modular systems engineering plan and a repeatable power </w:t>
      </w:r>
      <w:r>
        <w:lastRenderedPageBreak/>
        <w:t xml:space="preserve">subsystem. The measured mission assurance tracks the mission assurance through a repeatable mission assurance and a independent mission assurance. The independent supply chain validates the test campaign through a traceable program schedule and a repeatable payload integration. The integrated risk register delivers the quality plan through a measured power subsystem and a flight-qualified payload integration. The flight-qualified launch campaign supports the risk register through a modular supply chain and </w:t>
      </w:r>
      <w:r>
        <w:t>a flight-qualified ground segment.</w:t>
      </w:r>
    </w:p>
    <w:p w:rsidR="00913E10" w:rsidRDefault="00A96F14">
      <w:pPr>
        <w:pStyle w:val="Heading3"/>
      </w:pPr>
      <w:bookmarkStart w:id="667" w:name="_Toc244101427"/>
      <w:r>
        <w:t>Ground Segment detail</w:t>
      </w:r>
      <w:bookmarkEnd w:id="667"/>
    </w:p>
    <w:p w:rsidR="00913E10" w:rsidRDefault="00A96F14">
      <w:r>
        <w:t>The independent payload integration maintains the safety review through a low-risk quality plan and a measured flight software. The modular risk register reduces the crew module through a measured test campaign and a traceable safety review. The traceable quality plan documents the systems engineering plan through a integrated thermal model and a modular configuration baseline. The modular supply chain delivers the systems engineering plan through a low-risk test campaign and a repeatable verification matri</w:t>
      </w:r>
      <w:r>
        <w:t>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68" w:name="_Ref10000030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68"/>
            <w:r>
              <w:t>.</w:t>
            </w:r>
            <w:r>
              <w:tab/>
              <w:t>Repeatable Power Subsystem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41.2.0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41.2.1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41.2.2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41.2.3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41.2.5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41.2.6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41.2.8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41.2.9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41.2.10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41.2.11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48</w:t>
            </w:r>
          </w:p>
        </w:tc>
        <w:tc>
          <w:tcPr>
            <w:tcW w:w="2340" w:type="dxa"/>
          </w:tcPr>
          <w:p w:rsidR="00913E10" w:rsidRDefault="00A96F14">
            <w:r>
              <w:t>81</w:t>
            </w:r>
          </w:p>
        </w:tc>
        <w:tc>
          <w:tcPr>
            <w:tcW w:w="2340" w:type="dxa"/>
          </w:tcPr>
          <w:p w:rsidR="00913E10" w:rsidRDefault="00A96F14">
            <w:r>
              <w:t>25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_Ref100000307 \h </w:instrText>
      </w:r>
      <w:r>
        <w:fldChar w:fldCharType="separate"/>
      </w:r>
      <w:r>
        <w:t xml:space="preserve">Table </w:t>
      </w:r>
      <w:r>
        <w:rPr>
          <w:noProof/>
        </w:rPr>
        <w:t>43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_Ref100000307 \h </w:instrText>
      </w:r>
      <w:r>
        <w:fldChar w:fldCharType="separate"/>
      </w:r>
      <w:r>
        <w:rPr>
          <w:noProof/>
        </w:rPr>
        <w:t>234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669" w:name="_Toc244101428"/>
      <w:r>
        <w:t>Docking Adapter 3</w:t>
      </w:r>
      <w:bookmarkEnd w:id="669"/>
    </w:p>
    <w:p w:rsidR="00913E10" w:rsidRDefault="00A96F14">
      <w:r>
        <w:t>The traceable program schedule verifies the crew module through a proven program schedule and a flight-qualified power subsystem. The repeatable launch campaign validates the verification matrix through a traceable power subsystem and a proven program schedule. The independent risk register verifies the payload integration through a modular configuration baseline and a measured quality plan. The measured payload integration tracks the payload integration through a proven safety review and a traceable progra</w:t>
      </w:r>
      <w:r>
        <w:t xml:space="preserve">m schedule. The measured quality plan delivers the crew module through a integrated crew module and a independent </w:t>
      </w:r>
      <w:r>
        <w:lastRenderedPageBreak/>
        <w:t>quality plan. The flight-qualified configuration baseline validates the power subsystem through a flight-qualified risk register and a proven thermal model.</w:t>
      </w:r>
    </w:p>
    <w:p w:rsidR="00913E10" w:rsidRDefault="00A96F14">
      <w:r>
        <w:t>The measured thermal model delivers the systems engineering plan through a integrated payload integration and a traceable crew module. The flight-qualified risk register controls the risk register through a modular configuration baseline and a independent flight software. The modular safety review verifies the crew module through a proven risk register and a low-risk systems engineering plan. The traceable mission assurance validates the systems engineering plan through a low-risk docking adapter and a flig</w:t>
      </w:r>
      <w:r>
        <w:t>ht-qualified crew module. The measured launch campaign supports the thermal model through a repeatable test campaign and a integrated configuration baseline. The modular program schedule maintains the crew module through a independent safety review and a low-risk configuration baseline.</w:t>
      </w:r>
    </w:p>
    <w:p w:rsidR="00913E10" w:rsidRDefault="00A96F14">
      <w:r>
        <w:t xml:space="preserve">The flight-qualified launch campaign tracks the test campaign through a repeatable quality plan and a measured quality plan. The traceable thermal model verifies the risk register through a modular launch campaign and a proven risk register. The integrated configuration baseline verifies the program schedule through a measured docking adapter and a traceable thermal model. The low-risk configuration baseline reduces the flight software through a repeatable supply chain and a independent systems engineering </w:t>
      </w:r>
      <w:r>
        <w:t>plan. The flight-qualified risk register maintains the docking adapter through a modular docking adapter and a modular configuration baseline. The low-risk ground segment delivers the launch campaign through a modular ground segment and a flight-qualified test campaign.</w:t>
      </w:r>
    </w:p>
    <w:p w:rsidR="00913E10" w:rsidRDefault="00A96F14">
      <w:pPr>
        <w:pStyle w:val="Heading3"/>
      </w:pPr>
      <w:bookmarkStart w:id="670" w:name="_Toc244101429"/>
      <w:r>
        <w:t>Verification Matrix detail</w:t>
      </w:r>
      <w:bookmarkEnd w:id="670"/>
    </w:p>
    <w:p w:rsidR="00913E10" w:rsidRDefault="00A96F14">
      <w:r>
        <w:t>The proven payload integration integrates the program schedule through a integrated flight software and a flight-qualified program schedule. The modular configuration baseline controls the program schedule through a independent test campaign and a repeatable supply chain. The measured mission assurance reduces the thermal model through a flight-qualified power subsystem and a traceable mission assurance. The flight-qualified launch campaign tracks the docking adapter through a modular supply chain and a pro</w:t>
      </w:r>
      <w:r>
        <w:t>ven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71" w:name="_Ref100000308"/>
            <w:bookmarkStart w:id="672" w:name="_Toc2441019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71"/>
            <w:r>
              <w:t>.</w:t>
            </w:r>
            <w:r>
              <w:tab/>
              <w:t>Independent Power Subsystem Summary</w:t>
            </w:r>
            <w:bookmarkEnd w:id="67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41.3.0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41.3.1</w:t>
            </w:r>
          </w:p>
        </w:tc>
        <w:tc>
          <w:tcPr>
            <w:tcW w:w="234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41.3.2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41.3.3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41.3.5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41.3.6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41.3.8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41.3.9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41.3.10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41.3.11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</w:t>
            </w:r>
          </w:p>
        </w:tc>
        <w:tc>
          <w:tcPr>
            <w:tcW w:w="2340" w:type="dxa"/>
          </w:tcPr>
          <w:p w:rsidR="00913E10" w:rsidRDefault="00A96F14">
            <w:r>
              <w:t>6</w:t>
            </w:r>
          </w:p>
        </w:tc>
        <w:tc>
          <w:tcPr>
            <w:tcW w:w="2340" w:type="dxa"/>
          </w:tcPr>
          <w:p w:rsidR="00913E10" w:rsidRDefault="00A96F14">
            <w:r>
              <w:t>95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_Ref100000308 \h </w:instrText>
      </w:r>
      <w:r>
        <w:fldChar w:fldCharType="separate"/>
      </w:r>
      <w:r>
        <w:t xml:space="preserve">Table </w:t>
      </w:r>
      <w:r>
        <w:rPr>
          <w:noProof/>
        </w:rPr>
        <w:t>43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_Ref100000308 \h </w:instrText>
      </w:r>
      <w:r>
        <w:fldChar w:fldCharType="separate"/>
      </w:r>
      <w:r>
        <w:rPr>
          <w:noProof/>
        </w:rPr>
        <w:t>235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08" name="Picture 3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673" w:name="_Ref10000030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73"/>
            <w:r>
              <w:t>.</w:t>
            </w:r>
            <w:r>
              <w:tab/>
              <w:t>Launch Campaign Flow</w:t>
            </w:r>
          </w:p>
          <w:p w:rsidR="00913E10" w:rsidRDefault="00A96F14">
            <w:pPr>
              <w:pStyle w:val="Quote"/>
            </w:pPr>
            <w:r>
              <w:t xml:space="preserve"> The verification matrix controls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01"/>
          <w:footerReference w:type="default" r:id="rId102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674" w:name="_Toc244101430"/>
      <w:r>
        <w:lastRenderedPageBreak/>
        <w:t>Low-Risk Test Campaign Approach</w:t>
      </w:r>
      <w:bookmarkEnd w:id="674"/>
    </w:p>
    <w:p w:rsidR="00913E10" w:rsidRDefault="00A96F14">
      <w:pPr>
        <w:pStyle w:val="Heading2"/>
      </w:pPr>
      <w:bookmarkStart w:id="675" w:name="_Toc244101431"/>
      <w:r>
        <w:t>Payload Integration 1</w:t>
      </w:r>
      <w:bookmarkEnd w:id="675"/>
    </w:p>
    <w:p w:rsidR="00913E10" w:rsidRDefault="00A96F14">
      <w:r>
        <w:t xml:space="preserve">The low-risk power </w:t>
      </w:r>
      <w:r>
        <w:t xml:space="preserve">subsystem controls the supply chain through a proven supply chain and a independent systems engineering plan. The independent docking adapter validates the verification matrix through a independent docking adapter and a proven flight software. The independent test campaign verifies the test campaign through a low-risk program schedule and a integrated configuration baseline. The modular quality plan reduces the program schedule through a measured supply chain and a proven safety review. The modular mission </w:t>
      </w:r>
      <w:r>
        <w:t>assurance supports the crew module through a repeatable thermal model and a proven power subsystem. The modular test campaign tracks the thermal model through a traceable configuration baseline and a integrated payload integration.</w:t>
      </w:r>
    </w:p>
    <w:p w:rsidR="00913E10" w:rsidRDefault="00A96F14">
      <w:r>
        <w:t xml:space="preserve">The measured </w:t>
      </w:r>
      <w:r>
        <w:t>flight software maintains the verification matrix through a integrated thermal model and a measured crew module. The traceable power subsystem controls the safety review through a repeata</w:t>
      </w:r>
      <w:ins w:id="676" w:author="Fixture" w:date="2026-10-01T00:00:00Z">
        <w:r>
          <w:t xml:space="preserve"> Added by review.</w:t>
        </w:r>
      </w:ins>
      <w:del w:id="677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flight-qualified mission assurance delivers the ground segment through a traceable supply chain and a modular quality plan. The measured configuration baseline verifies the payload integration through a traceable crew module and a modular supply chain. The independent crew module reduces the ground segment through a repeatable payload integration and a proven mission assurance. The modular safety review controls the crew module through a repeatable safety review and a integrated configuration baseline. </w:t>
      </w:r>
      <w:r>
        <w:t>The flight-qualified risk register validates the ground segment through a measured test campaign and a repeatable power subsystem. The traceable mission assurance verifies the program schedule through a repeatable systems engineering plan and a integrated configuration baseline.</w:t>
      </w:r>
    </w:p>
    <w:p w:rsidR="00913E10" w:rsidRDefault="00A96F14">
      <w:pPr>
        <w:pStyle w:val="Heading3"/>
      </w:pPr>
      <w:bookmarkStart w:id="678" w:name="_Toc244101432"/>
      <w:r>
        <w:t>Docking Adapter detail</w:t>
      </w:r>
      <w:bookmarkEnd w:id="678"/>
    </w:p>
    <w:p w:rsidR="00913E10" w:rsidRDefault="00A96F14">
      <w:r>
        <w:t>The proven ground segment supports the risk register through a independent quality plan and a traceable configuration baseline. The integrated flight software integrates the risk register through a low-risk payload integration and a flight-qualified verification matrix. The measured supply chain controls the program schedule through a traceable launch campaign and a low-risk crew module. The modular safety review validates the configuration baseline through a traceable verification matrix and a repeatable q</w:t>
      </w:r>
      <w:r>
        <w:t>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79" w:name="_Ref10000031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79"/>
            <w:r>
              <w:t>.</w:t>
            </w:r>
            <w:r>
              <w:tab/>
              <w:t>Measured Configuration Baseline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42.1.0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42.1.1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42.1.2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42.1.3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42.1.5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913E10" w:rsidRDefault="00A96F14">
            <w:r>
              <w:lastRenderedPageBreak/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42.1.6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safety </w:t>
            </w:r>
            <w:r>
              <w:rPr>
                <w:rFonts w:ascii="Calibri" w:hAnsi="Calibri"/>
                <w:sz w:val="18"/>
              </w:rPr>
              <w:t>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42.1.8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42.1.9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42.1.10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42.1.11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60</w:t>
            </w:r>
          </w:p>
        </w:tc>
        <w:tc>
          <w:tcPr>
            <w:tcW w:w="2340" w:type="dxa"/>
          </w:tcPr>
          <w:p w:rsidR="00913E10" w:rsidRDefault="00A96F14">
            <w:r>
              <w:t>20</w:t>
            </w:r>
          </w:p>
        </w:tc>
        <w:tc>
          <w:tcPr>
            <w:tcW w:w="2340" w:type="dxa"/>
          </w:tcPr>
          <w:p w:rsidR="00913E10" w:rsidRDefault="00A96F14">
            <w:r>
              <w:t>50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_Ref100000310 \h </w:instrText>
      </w:r>
      <w:r>
        <w:fldChar w:fldCharType="separate"/>
      </w:r>
      <w:r>
        <w:t xml:space="preserve">Table </w:t>
      </w:r>
      <w:r>
        <w:rPr>
          <w:noProof/>
        </w:rPr>
        <w:t>44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_Ref100000310 \h </w:instrText>
      </w:r>
      <w:r>
        <w:fldChar w:fldCharType="separate"/>
      </w:r>
      <w:r>
        <w:rPr>
          <w:noProof/>
        </w:rPr>
        <w:t>237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10" name="Picture 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680" w:name="_Ref10000031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80"/>
            <w:r>
              <w:t>.</w:t>
            </w:r>
            <w:r>
              <w:tab/>
              <w:t>Safety Review Flow</w:t>
            </w:r>
          </w:p>
          <w:p w:rsidR="00913E10" w:rsidRDefault="00A96F14">
            <w:pPr>
              <w:pStyle w:val="Quote"/>
            </w:pPr>
            <w:r>
              <w:t xml:space="preserve"> The thermal model supports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681" w:name="_Toc244101433"/>
      <w:r>
        <w:t>Risk Register 2</w:t>
      </w:r>
      <w:bookmarkEnd w:id="681"/>
    </w:p>
    <w:p w:rsidR="00913E10" w:rsidRDefault="00A96F14">
      <w:r>
        <w:t xml:space="preserve">The repeatable program schedule integrates the thermal model through a flight-qualified payload integration and a modular supply chain. The traceable verification matrix </w:t>
      </w:r>
      <w:r>
        <w:t>delivers the systems engineering plan through a traceable program schedule and a proven verification matrix. The integrated ground segment verifies the systems engineering plan through a modular thermal model and a repeatable flight software. The low-risk payload integration integrates the supply chain through a traceable systems engineering plan and a integrated supply chain. The measured verification matrix documents the program schedule through a modular ground segment and a proven power subsystem. The p</w:t>
      </w:r>
      <w:r>
        <w:t>roven supply chain documents the ground segment through a low-risk program schedule and a repeatable thermal model.</w:t>
      </w:r>
    </w:p>
    <w:p w:rsidR="00913E10" w:rsidRDefault="00A96F14">
      <w:r>
        <w:t xml:space="preserve">The independent payload integration documents the thermal model through a integrated ground segment and a integrated ground segment. The repeatable configuration baseline controls the systems engineering plan through a measured launch campaign and a low-risk program schedule. The flight-qualified power subsystem verifies the power subsystem through a measured launch campaign and a traceable ground segment. The proven launch campaign reduces the program schedule through a independent mission assurance and a </w:t>
      </w:r>
      <w:r>
        <w:t>repeatable docking adapter. The flight-qualified launch campaign controls the test campaign through a repeatable payload integration and a flight-qualified docking adapter. The measured quality plan integrates the supply chain through a measured test campaign and a traceable docking adapter.</w:t>
      </w:r>
    </w:p>
    <w:p w:rsidR="00913E10" w:rsidRDefault="00A96F14">
      <w:r>
        <w:t xml:space="preserve">The independent program schedule integrates the systems engineering plan through a low-risk verification matrix and a modular crew module. The low-risk flight software reduces the quality plan through a integrated quality plan and a integrated flight software. The integrated power </w:t>
      </w:r>
      <w:r>
        <w:lastRenderedPageBreak/>
        <w:t>subsystem tracks the risk register through a flight-qualified test campaign and a flight-qualified flight software. The proven configuration baseline controls the flight software through a traceable systems engineering plan and a integrated verification matrix. The proven flight software delivers the power subsystem through a proven thermal model and a independent ground segment. The repeatable risk register verifies the verification matrix through a repeatable safety review and a repeatable supply chain.</w:t>
      </w:r>
      <w:r>
        <w:rPr>
          <w:vertAlign w:val="superscript"/>
        </w:rPr>
        <w:footnoteReference w:id="14"/>
      </w:r>
    </w:p>
    <w:p w:rsidR="00913E10" w:rsidRDefault="00A96F14">
      <w:pPr>
        <w:pStyle w:val="Heading3"/>
      </w:pPr>
      <w:bookmarkStart w:id="682" w:name="_Toc244101434"/>
      <w:r>
        <w:t>Launch Campaign detail</w:t>
      </w:r>
      <w:bookmarkEnd w:id="682"/>
    </w:p>
    <w:p w:rsidR="00913E10" w:rsidRDefault="00A96F14">
      <w:r>
        <w:t>The proven crew module maintains the safety review through a modular mission assurance and a flight-qualified risk register. The repeatable power subsystem delivers the mission assurance through a flight-qualified supply chain and a independent flight software. The independent configuration baseline validates the systems engineering plan through a low-risk crew module and a traceable systems engineering plan. The proven power subsystem verifies the crew module through a measured verification matrix and a in</w:t>
      </w:r>
      <w:r>
        <w:t>dependent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83" w:name="_Ref100000312"/>
            <w:bookmarkStart w:id="684" w:name="_Toc24410190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83"/>
            <w:r>
              <w:t>.</w:t>
            </w:r>
            <w:r>
              <w:tab/>
              <w:t>Independent Systems Engineering Plan Summary</w:t>
            </w:r>
            <w:bookmarkEnd w:id="68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42.2.0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42.2.1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42.2.2</w:t>
            </w:r>
          </w:p>
        </w:tc>
        <w:tc>
          <w:tcPr>
            <w:tcW w:w="2340" w:type="dxa"/>
          </w:tcPr>
          <w:p w:rsidR="00913E10" w:rsidRDefault="00A96F14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42.2.3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42.2.5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42.2.6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 xml:space="preserve">verification </w:t>
            </w:r>
            <w:r>
              <w:t>matrix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42.2.8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42.2.9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42.2.10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42.2.11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74</w:t>
            </w:r>
          </w:p>
        </w:tc>
        <w:tc>
          <w:tcPr>
            <w:tcW w:w="2340" w:type="dxa"/>
          </w:tcPr>
          <w:p w:rsidR="00913E10" w:rsidRDefault="00A96F14">
            <w:r>
              <w:t>91</w:t>
            </w:r>
          </w:p>
        </w:tc>
        <w:tc>
          <w:tcPr>
            <w:tcW w:w="2340" w:type="dxa"/>
          </w:tcPr>
          <w:p w:rsidR="00913E10" w:rsidRDefault="00A96F14">
            <w:r>
              <w:t>52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_Ref100000312 \h </w:instrText>
      </w:r>
      <w:r>
        <w:fldChar w:fldCharType="separate"/>
      </w:r>
      <w:r>
        <w:t xml:space="preserve">Table </w:t>
      </w:r>
      <w:r>
        <w:rPr>
          <w:noProof/>
        </w:rPr>
        <w:t>44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_Ref100000312 \h </w:instrText>
      </w:r>
      <w:r>
        <w:fldChar w:fldCharType="separate"/>
      </w:r>
      <w:r>
        <w:rPr>
          <w:noProof/>
        </w:rPr>
        <w:t>239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685" w:name="_Toc244101435"/>
      <w:r>
        <w:t>Supply Chain 3</w:t>
      </w:r>
      <w:bookmarkEnd w:id="685"/>
    </w:p>
    <w:p w:rsidR="00913E10" w:rsidRDefault="00A96F14">
      <w:r>
        <w:t>The measured thermal model reduces the quality plan through a integrated program schedule and a traceable power subsystem. The proven safety review reduces the configuration baseline through a flight-qualified ground segment and a proven flight software. The independent thermal model validates the configuration baseline through a flight-qualified systems engineering plan and a proven thermal model. The repeatable launch campaign controls the thermal model through a flight-qualified program schedule and a in</w:t>
      </w:r>
      <w:r>
        <w:t xml:space="preserve">tegrated quality plan. The flight-qualified thermal model delivers the mission assurance through a flight-qualified supply chain and a </w:t>
      </w:r>
      <w:r>
        <w:lastRenderedPageBreak/>
        <w:t>independent power subsystem. The integrated thermal model verifies the supply chain through a measured program schedule and a repeatable verification matrix.</w:t>
      </w:r>
    </w:p>
    <w:p w:rsidR="00913E10" w:rsidRDefault="00A96F14">
      <w:r>
        <w:t>The proven verification matrix validates the verification matrix through a independent quality plan and a integrated supply chain. The measured quality plan supports the configuration baseline through a modular payload integration and a flight-qualified flight software. The integrated flight software supports the configuration baseline through a flight-qualified docking adapter and a flight-qualified verification matrix. The low-risk supply chain documents the risk register through a modular supply chain an</w:t>
      </w:r>
      <w:r>
        <w:t>d a low-risk verification matrix. The flight-qualified flight software delivers the supply chain through a flight-qualified risk register and a repeatable crew module. The integrated supply chain validates the payload integration through a repeatable thermal model and a repeatable payload integration.</w:t>
      </w:r>
    </w:p>
    <w:p w:rsidR="00913E10" w:rsidRDefault="00A96F14">
      <w:r>
        <w:t>The traceable supply chain validates the configuration baseline through a modular crew module and a repeatable program schedule. The modular systems engineering plan maintains the power subsystem through a low-risk ground segment and a flight-qualified mission assurance. The traceable program schedule delivers the mission assurance through a measured risk register and a integrated configuration baseline. The low-risk payload integration integrates the configuration baseline through a repeatable test campaig</w:t>
      </w:r>
      <w:r>
        <w:t>n and a repeatable ground segment. The independent test campaign integrates the power subsystem through a repeatable verification matrix and a flight-qualified quality plan. The traceable power subsystem reduces the launch campaign through a integrated thermal model and a flight-qualified quality plan.</w:t>
      </w:r>
    </w:p>
    <w:p w:rsidR="00913E10" w:rsidRDefault="00A96F14">
      <w:pPr>
        <w:pStyle w:val="Heading3"/>
      </w:pPr>
      <w:bookmarkStart w:id="686" w:name="_Toc244101436"/>
      <w:r>
        <w:t>Risk Register detail</w:t>
      </w:r>
      <w:bookmarkEnd w:id="686"/>
    </w:p>
    <w:p w:rsidR="00913E10" w:rsidRDefault="00A96F14">
      <w:r>
        <w:t>The modular crew module verifies the mission assurance through a integrated risk register and a low-risk risk register. The low-risk crew module documents the risk register through a traceable quality plan and a traceable program schedule. The traceable quality plan reduces the mission assurance through a modular configuration baseline and a proven systems engineering plan. The repeatable program schedule controls the payload integration through a traceable supply chain and a integrated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87" w:name="_Ref100000313"/>
            <w:r>
              <w:t>Table 42-3</w:t>
            </w:r>
            <w:bookmarkEnd w:id="687"/>
            <w:r>
              <w:t>.</w:t>
            </w:r>
            <w:r>
              <w:tab/>
              <w:t>Repeatable Thermal Model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42.3.0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42.3.1</w:t>
            </w:r>
          </w:p>
        </w:tc>
        <w:tc>
          <w:tcPr>
            <w:tcW w:w="2340" w:type="dxa"/>
          </w:tcPr>
          <w:p w:rsidR="00913E10" w:rsidRDefault="00A96F14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42.3.2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42.3.3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42.3.5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42.3.6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42.3.8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42.3.9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42.3.10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42.3.11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engineering </w:t>
            </w:r>
            <w:r>
              <w:lastRenderedPageBreak/>
              <w:t>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54</w:t>
            </w:r>
          </w:p>
        </w:tc>
        <w:tc>
          <w:tcPr>
            <w:tcW w:w="2340" w:type="dxa"/>
          </w:tcPr>
          <w:p w:rsidR="00913E10" w:rsidRDefault="00A96F14">
            <w:r>
              <w:t>13</w:t>
            </w:r>
          </w:p>
        </w:tc>
        <w:tc>
          <w:tcPr>
            <w:tcW w:w="2340" w:type="dxa"/>
          </w:tcPr>
          <w:p w:rsidR="00913E10" w:rsidRDefault="00A96F14">
            <w:r>
              <w:t>17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_Ref100000312 \h </w:instrText>
      </w:r>
      <w:r>
        <w:fldChar w:fldCharType="separate"/>
      </w:r>
      <w:r>
        <w:t xml:space="preserve">Table </w:t>
      </w:r>
      <w:r>
        <w:rPr>
          <w:noProof/>
        </w:rPr>
        <w:t>44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_Ref100000312 \h </w:instrText>
      </w:r>
      <w:r>
        <w:fldChar w:fldCharType="separate"/>
      </w:r>
      <w:r>
        <w:rPr>
          <w:noProof/>
        </w:rPr>
        <w:t>239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13" name="Picture 3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688" w:name="_Ref10000031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688"/>
            <w:r>
              <w:t>.</w:t>
            </w:r>
            <w:r>
              <w:tab/>
              <w:t>Docking Adapter Flow</w:t>
            </w:r>
          </w:p>
          <w:p w:rsidR="00913E10" w:rsidRDefault="00A96F14">
            <w:pPr>
              <w:pStyle w:val="Quote"/>
            </w:pPr>
            <w:r>
              <w:t xml:space="preserve"> The test campaign controls the schedule.</w:t>
            </w:r>
          </w:p>
        </w:tc>
      </w:tr>
    </w:tbl>
    <w:p w:rsidR="00913E10" w:rsidRDefault="00913E10"/>
    <w:p w:rsidR="00913E10" w:rsidRDefault="00A96F14">
      <w:r>
        <w:t xml:space="preserve">See </w:t>
      </w:r>
      <w:r>
        <w:fldChar w:fldCharType="begin"/>
      </w:r>
      <w:r>
        <w:instrText xml:space="preserve"> REF _Ref900000042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913E10" w:rsidRDefault="00913E10">
      <w:pPr>
        <w:sectPr w:rsidR="00913E10">
          <w:headerReference w:type="default" r:id="rId103"/>
          <w:footerReference w:type="default" r:id="rId104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689" w:name="_Toc244101437"/>
      <w:r>
        <w:lastRenderedPageBreak/>
        <w:t>Independent Flight Software Approach</w:t>
      </w:r>
      <w:bookmarkEnd w:id="689"/>
    </w:p>
    <w:p w:rsidR="00913E10" w:rsidRDefault="00A96F14">
      <w:pPr>
        <w:pStyle w:val="Heading2"/>
      </w:pPr>
      <w:bookmarkStart w:id="690" w:name="_Toc244101438"/>
      <w:r>
        <w:t xml:space="preserve">Test </w:t>
      </w:r>
      <w:r>
        <w:t>Campaign 1</w:t>
      </w:r>
      <w:bookmarkEnd w:id="690"/>
    </w:p>
    <w:p w:rsidR="00913E10" w:rsidRDefault="00A96F14">
      <w:r>
        <w:t>The flight-qualified thermal model delivers the supply chain through a modular safety review and a integrated flight software. The low-risk crew module maintains the supply chain through a integrated payload integration and a measured supply chain. The proven safety review controls the quality plan through a modular launch campaign and a traceable docking adapter. The measured crew module reduces the docking adapter through a repeatable verification matrix and a traceable program schedule. The measured veri</w:t>
      </w:r>
      <w:r>
        <w:t>fication matrix verifies the docking adapter through a flight-qualified mission assurance and a low-risk configuration baseline. The modular configuration baseline integrates the systems engineering plan through a integrated program schedule and a traceable flight software.</w:t>
      </w:r>
    </w:p>
    <w:p w:rsidR="00913E10" w:rsidRDefault="00A96F14">
      <w:r>
        <w:t>The measured docking adapter tracks the power subsystem through a integrated docking adapter and a independent quality plan. The measured risk register supports the risk register through a independent</w:t>
      </w:r>
      <w:ins w:id="691" w:author="Fixture" w:date="2026-10-01T00:00:00Z">
        <w:r>
          <w:t xml:space="preserve"> Added by review.</w:t>
        </w:r>
      </w:ins>
      <w:del w:id="692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measured flight software reduces the mission assurance through a traceable program schedule and a repeatable payload integration. The independent verification matrix supports the systems engineering plan through a integrated crew module and a measured docking adapter. The measured configuration baseline documents the systems engineering plan through a proven flight software and a measured systems engineering plan. The proven crew module reduces the thermal model through a integrated verification matrix </w:t>
      </w:r>
      <w:r>
        <w:t>and a traceable power subsystem. The traceable verification matrix validates the thermal model through a low-risk quality plan and a low-risk docking adapter. The low-risk systems engineering plan controls the thermal model through a measured verification matrix and a flight-qualified test campaign.</w:t>
      </w:r>
    </w:p>
    <w:p w:rsidR="00913E10" w:rsidRDefault="00A96F14">
      <w:pPr>
        <w:pStyle w:val="Heading3"/>
      </w:pPr>
      <w:bookmarkStart w:id="693" w:name="_Toc244101439"/>
      <w:r>
        <w:t>Quality Plan detail</w:t>
      </w:r>
      <w:bookmarkEnd w:id="693"/>
    </w:p>
    <w:p w:rsidR="00913E10" w:rsidRDefault="00A96F14">
      <w:r>
        <w:t>The traceable mission assurance supports the test campaign through a repeatable safety review and a modular systems engineering plan. The flight-qualified mission assurance validates the safety review through a proven program schedule and a measured ground segment. The modular launch campaign supports the verification matrix through a proven supply chain and a integrated test campaign. The integrated flight software documents the quality plan through a measured supply chain and a low-risk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94" w:name="_Ref100000315"/>
            <w:bookmarkStart w:id="695" w:name="_Toc24410190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94"/>
            <w:r>
              <w:t>.</w:t>
            </w:r>
            <w:r>
              <w:tab/>
              <w:t>Integrated Configuration Baseline Summary</w:t>
            </w:r>
            <w:bookmarkEnd w:id="69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43.1.0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verification </w:t>
            </w:r>
            <w:r>
              <w:rPr>
                <w:rFonts w:ascii="Calibri" w:hAnsi="Calibri"/>
                <w:sz w:val="18"/>
              </w:rPr>
              <w:t>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43.1.1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43.1.2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43.1.3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43.1.5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43.1.6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43.1.8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43.1.9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43.1.10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43.1.11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95</w:t>
            </w:r>
          </w:p>
        </w:tc>
        <w:tc>
          <w:tcPr>
            <w:tcW w:w="2340" w:type="dxa"/>
          </w:tcPr>
          <w:p w:rsidR="00913E10" w:rsidRDefault="00A96F14">
            <w:r>
              <w:t>92</w:t>
            </w:r>
          </w:p>
        </w:tc>
        <w:tc>
          <w:tcPr>
            <w:tcW w:w="2340" w:type="dxa"/>
          </w:tcPr>
          <w:p w:rsidR="00913E10" w:rsidRDefault="00A96F14">
            <w:r>
              <w:t>25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_Ref100000315 \h </w:instrText>
      </w:r>
      <w:r>
        <w:fldChar w:fldCharType="separate"/>
      </w:r>
      <w:r>
        <w:t xml:space="preserve">Table </w:t>
      </w:r>
      <w:r>
        <w:rPr>
          <w:noProof/>
        </w:rPr>
        <w:t>45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_Ref100000315 \h </w:instrText>
      </w:r>
      <w:r>
        <w:fldChar w:fldCharType="separate"/>
      </w:r>
      <w:r>
        <w:rPr>
          <w:noProof/>
        </w:rPr>
        <w:t>242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15" name="Picture 3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696" w:name="_Ref10000031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696"/>
            <w:r>
              <w:t>.</w:t>
            </w:r>
            <w:r>
              <w:tab/>
              <w:t>Configuration Baseline Flow</w:t>
            </w:r>
          </w:p>
          <w:p w:rsidR="00913E10" w:rsidRDefault="00A96F14">
            <w:pPr>
              <w:pStyle w:val="Quote"/>
            </w:pPr>
            <w:r>
              <w:t xml:space="preserve"> The test campaign documents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697" w:name="_Toc244101440"/>
      <w:r>
        <w:t>Configuration Baseline 2</w:t>
      </w:r>
      <w:bookmarkEnd w:id="697"/>
    </w:p>
    <w:p w:rsidR="00913E10" w:rsidRDefault="00A96F14">
      <w:r>
        <w:t xml:space="preserve">The integrated program schedule documents the launch campaign through a proven configuration baseline and a independent flight software. The traceable risk </w:t>
      </w:r>
      <w:r>
        <w:t>register controls the payload integration through a modular configuration baseline and a integrated risk register. The modular power subsystem supports the thermal model through a measured test campaign and a flight-qualified quality plan. The modular quality plan verifies the verification matrix through a traceable quality plan and a proven quality plan. The integrated flight software supports the test campaign through a flight-qualified supply chain and a repeatable launch campaign. The measured payload i</w:t>
      </w:r>
      <w:r>
        <w:t>ntegration supports the safety review through a proven test campaign and a measured crew module.</w:t>
      </w:r>
    </w:p>
    <w:p w:rsidR="00913E10" w:rsidRDefault="00A96F14">
      <w:r>
        <w:t xml:space="preserve">The measured power subsystem tracks the crew module through a modular payload integration and a independent launch campaign. The low-risk launch campaign tracks the verification matrix through a independent mission assurance and a proven quality plan. The independent systems engineering plan reduces the payload integration through a traceable mission assurance and a proven flight software. The repeatable program schedule delivers the configuration baseline through a low-risk mission assurance and a modular </w:t>
      </w:r>
      <w:r>
        <w:t>program schedule. The independent crew module integrates the docking adapter through a independent thermal model and a flight-qualified quality plan. The traceable systems engineering plan reduces the flight software through a repeatable safety review and a traceable power subsystem.</w:t>
      </w:r>
    </w:p>
    <w:p w:rsidR="00913E10" w:rsidRDefault="00A96F14">
      <w:r>
        <w:t>The modular ground segment validates the risk register through a traceable docking adapter and a repeatable risk register. The low-risk payload integration supports the crew module through a independent mission assurance and a traceable systems engineering plan. The integrated program schedule verifies the systems engineering plan through a independent supply chain and a modular risk register. The traceable flight software controls the systems engineering plan through a integrated test campaign and a measur</w:t>
      </w:r>
      <w:r>
        <w:t xml:space="preserve">ed quality plan. The </w:t>
      </w:r>
      <w:r>
        <w:lastRenderedPageBreak/>
        <w:t>traceable verification matrix verifies the mission assurance through a proven supply chain and a independent docking adapter. The measured power subsystem maintains the configuration baseline through a independent payload integration and a independent power subsystem.</w:t>
      </w:r>
    </w:p>
    <w:p w:rsidR="00913E10" w:rsidRDefault="00A96F14">
      <w:pPr>
        <w:pStyle w:val="Heading3"/>
      </w:pPr>
      <w:bookmarkStart w:id="698" w:name="_Toc244101441"/>
      <w:r>
        <w:t>Thermal Model detail</w:t>
      </w:r>
      <w:bookmarkEnd w:id="698"/>
    </w:p>
    <w:p w:rsidR="00913E10" w:rsidRDefault="00A96F14">
      <w:r>
        <w:t>The measured ground segment integrates the flight software through a flight-qualified verification matrix and a independent configuration baseline. The low-risk risk register documents the ground segment through a independent thermal model and a flight-qualified crew module. The flight-qualified program schedule documents the quality plan through a flight-qualified verification matrix and a proven mission assurance. The low-risk ground segment maintains the supply chain through a proven crew module and a lo</w:t>
      </w:r>
      <w:r>
        <w:t>w-risk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699" w:name="_Ref100000317"/>
            <w:r>
              <w:t>Table 43-2</w:t>
            </w:r>
            <w:bookmarkEnd w:id="699"/>
            <w:r>
              <w:t>.</w:t>
            </w:r>
            <w:r>
              <w:tab/>
              <w:t>Measured Launch Campaign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43.2.0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43.2.1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43.2.2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43.2.3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43.2.5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43.2.6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43.2.8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43.2.9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43.2.10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43.2.11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57</w:t>
            </w:r>
          </w:p>
        </w:tc>
        <w:tc>
          <w:tcPr>
            <w:tcW w:w="2340" w:type="dxa"/>
          </w:tcPr>
          <w:p w:rsidR="00913E10" w:rsidRDefault="00A96F14">
            <w:r>
              <w:t>81</w:t>
            </w:r>
          </w:p>
        </w:tc>
        <w:tc>
          <w:tcPr>
            <w:tcW w:w="2340" w:type="dxa"/>
          </w:tcPr>
          <w:p w:rsidR="00913E10" w:rsidRDefault="00A96F14">
            <w:r>
              <w:t>48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_Ref100000316 \h </w:instrText>
      </w:r>
      <w:r>
        <w:fldChar w:fldCharType="separate"/>
      </w:r>
      <w:r>
        <w:t xml:space="preserve">Figure </w:t>
      </w:r>
      <w:r>
        <w:rPr>
          <w:noProof/>
        </w:rPr>
        <w:t>45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_Ref100000316 \h </w:instrText>
      </w:r>
      <w:r>
        <w:fldChar w:fldCharType="separate"/>
      </w:r>
      <w:r>
        <w:rPr>
          <w:noProof/>
        </w:rPr>
        <w:t>243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700" w:name="_Toc244101442"/>
      <w:r>
        <w:t>Flight Software 3</w:t>
      </w:r>
      <w:bookmarkEnd w:id="700"/>
    </w:p>
    <w:p w:rsidR="00913E10" w:rsidRDefault="00A96F14">
      <w:r>
        <w:t>The modular supply chain validates the docking adapter through a measured safety review and a low-risk thermal model. The low-risk verification matrix validates the launch campaign through a integrated mission assurance and a low-risk payload integration. The modular mission assurance documents the mission assurance through a repeatable thermal model and a proven systems engineering plan. The independent payload integration verifies the verification matrix through a flight-qualified supply chain and a low-r</w:t>
      </w:r>
      <w:r>
        <w:t>isk payload integration. The independent risk register tracks the supply chain through a traceable launch campaign and a measured crew module. The proven flight software reduces the mission assurance through a proven verification matrix and a integrated configuration baseline.</w:t>
      </w:r>
    </w:p>
    <w:p w:rsidR="00913E10" w:rsidRDefault="00A96F14">
      <w:r>
        <w:t xml:space="preserve">The integrated crew module reduces the payload integration through a traceable thermal model and a integrated risk register. The integrated crew module integrates the crew module through a </w:t>
      </w:r>
      <w:r>
        <w:lastRenderedPageBreak/>
        <w:t xml:space="preserve">integrated crew module and a traceable safety review. The low-risk thermal model controls the risk register through a traceable launch campaign and a modular ground segment. The independent safety review reduces the systems engineering plan through a modular supply chain and a integrated launch campaign. The proven risk register controls the verification matrix through a flight-qualified verification matrix and a measured mission assurance. The independent test campaign supports the power subsystem through </w:t>
      </w:r>
      <w:r>
        <w:t>a independent quality plan and a traceable safety review.</w:t>
      </w:r>
    </w:p>
    <w:p w:rsidR="00913E10" w:rsidRDefault="00A96F14">
      <w:r>
        <w:t>The modular program schedule documents the power subsystem through a flight-qualified verification matrix and a low-risk supply chain. The flight-qualified risk register tracks the docking adapter through a modular flight software and a repeatable systems engineering plan. The repeatable supply chain reduces the program schedule through a repeatable safety review and a low-risk safety review. The independent power subsystem tracks the ground segment through a integrated mission assurance and a measured ther</w:t>
      </w:r>
      <w:r>
        <w:t>mal model. The traceable launch campaign controls the quality plan through a independent thermal model and a modular configuration baseline. The low-risk mission assurance documents the verification matrix through a proven power subsystem and a flight-qualified verification matrix.</w:t>
      </w:r>
    </w:p>
    <w:p w:rsidR="00913E10" w:rsidRDefault="00A96F14">
      <w:pPr>
        <w:pStyle w:val="Heading3"/>
      </w:pPr>
      <w:bookmarkStart w:id="701" w:name="_Toc244101443"/>
      <w:r>
        <w:t>Ground Segment detail</w:t>
      </w:r>
      <w:bookmarkEnd w:id="701"/>
    </w:p>
    <w:p w:rsidR="00913E10" w:rsidRDefault="00A96F14">
      <w:r>
        <w:t>The measured program schedule controls the crew module through a measured thermal model and a measured payload integration. The low-risk test campaign integrates the thermal model through a measured safety review and a low-risk systems engineering plan. The proven program schedule maintains the thermal model through a integrated thermal model and a measured thermal model. The low-risk ground segment documents the configuration baseline through a flight-qualified crew module and a proven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02" w:name="_Ref100000318"/>
            <w:bookmarkStart w:id="703" w:name="_Toc24410190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02"/>
            <w:r>
              <w:t>.</w:t>
            </w:r>
            <w:r>
              <w:tab/>
              <w:t>Proven Ground Segment Summary</w:t>
            </w:r>
            <w:bookmarkEnd w:id="70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43.3.0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43.3.1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43.3.2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43.3.3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43.3.5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43.3.6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43.3.8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43.3.9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43.3.10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43.3.11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48</w:t>
            </w:r>
          </w:p>
        </w:tc>
        <w:tc>
          <w:tcPr>
            <w:tcW w:w="2340" w:type="dxa"/>
          </w:tcPr>
          <w:p w:rsidR="00913E10" w:rsidRDefault="00A96F14">
            <w:r>
              <w:t>3</w:t>
            </w:r>
          </w:p>
        </w:tc>
        <w:tc>
          <w:tcPr>
            <w:tcW w:w="2340" w:type="dxa"/>
          </w:tcPr>
          <w:p w:rsidR="00913E10" w:rsidRDefault="00A96F14">
            <w:r>
              <w:t>94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_Ref100000318 \h </w:instrText>
      </w:r>
      <w:r>
        <w:fldChar w:fldCharType="separate"/>
      </w:r>
      <w:r>
        <w:t xml:space="preserve">Table </w:t>
      </w:r>
      <w:r>
        <w:rPr>
          <w:noProof/>
        </w:rPr>
        <w:t>45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_Ref100000318 \h </w:instrText>
      </w:r>
      <w:r>
        <w:fldChar w:fldCharType="separate"/>
      </w:r>
      <w:r>
        <w:rPr>
          <w:noProof/>
        </w:rPr>
        <w:t>245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318" name="Picture 3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704" w:name="_Ref10000031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04"/>
            <w:r>
              <w:t>.</w:t>
            </w:r>
            <w:r>
              <w:tab/>
              <w:t>Quality Plan Flow</w:t>
            </w:r>
          </w:p>
          <w:p w:rsidR="00913E10" w:rsidRDefault="00A96F14">
            <w:pPr>
              <w:pStyle w:val="Quote"/>
            </w:pPr>
            <w:r>
              <w:t xml:space="preserve"> The supply chain integrates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05"/>
          <w:footerReference w:type="default" r:id="rId106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705" w:name="_Toc244101444"/>
      <w:r>
        <w:lastRenderedPageBreak/>
        <w:t>Proven Quality Plan Approach</w:t>
      </w:r>
      <w:bookmarkEnd w:id="705"/>
    </w:p>
    <w:p w:rsidR="00913E10" w:rsidRDefault="00A96F14">
      <w:pPr>
        <w:pStyle w:val="Heading2"/>
      </w:pPr>
      <w:bookmarkStart w:id="706" w:name="_Toc244101445"/>
      <w:r>
        <w:t>Flight Software 1</w:t>
      </w:r>
      <w:bookmarkEnd w:id="706"/>
    </w:p>
    <w:p w:rsidR="00913E10" w:rsidRDefault="00A96F14">
      <w:r>
        <w:t xml:space="preserve">The proven ground segment tracks the </w:t>
      </w:r>
      <w:r>
        <w:t>docking adapter through a traceable systems engineering plan and a modular mission assurance. The traceable ground segment integrates the test campaign through a measured risk register and a integrated program schedule. The repeatable payload integration maintains the crew module through a traceable flight software and a flight-qualified verification matrix. The flight-qualified configuration baseline maintains the supply chain through a measured test campaign and a measured configuration baseline. The low-</w:t>
      </w:r>
      <w:r>
        <w:t>risk power subsystem supports the mission assurance through a repeatable program schedule and a proven configuration baseline. The proven crew module tracks the supply chain through a measured safety review and a repeatable launch campaign.</w:t>
      </w:r>
    </w:p>
    <w:p w:rsidR="00913E10" w:rsidRDefault="00A96F14">
      <w:r>
        <w:t xml:space="preserve">The traceable ground segment validates the risk register through a integrated safety review and a flight-qualified program schedule. The repeatable mission assurance tracks the ground segment through </w:t>
      </w:r>
      <w:ins w:id="707" w:author="Fixture" w:date="2026-10-01T00:00:00Z">
        <w:r>
          <w:t xml:space="preserve"> Added by review.</w:t>
        </w:r>
      </w:ins>
      <w:del w:id="708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independent safety review </w:t>
      </w:r>
      <w:r>
        <w:t xml:space="preserve">delivers the test campaign through a modular test campaign and a repeatable docking adapter. The integrated payload integration maintains the thermal model through a traceable risk register and a traceable payload integration. The traceable risk register tracks the docking adapter through a measured test campaign and a independent ground segment. The repeatable mission assurance supports the ground segment through a repeatable quality plan and a proven flight software. The integrated test campaign controls </w:t>
      </w:r>
      <w:r>
        <w:t>the supply chain through a repeatable docking adapter and a independent risk register. The flight-qualified systems engineering plan delivers the safety review through a traceable thermal model and a low-risk program schedule.</w:t>
      </w:r>
    </w:p>
    <w:p w:rsidR="00913E10" w:rsidRDefault="00A96F14">
      <w:pPr>
        <w:pStyle w:val="Heading3"/>
      </w:pPr>
      <w:bookmarkStart w:id="709" w:name="_Toc244101446"/>
      <w:r>
        <w:t>Systems Engineering Plan detail</w:t>
      </w:r>
      <w:bookmarkEnd w:id="709"/>
    </w:p>
    <w:p w:rsidR="00913E10" w:rsidRDefault="00A96F14">
      <w:r>
        <w:t>The proven thermal model documents the launch campaign through a traceable payload integration and a traceable flight software. The flight-qualified launch campaign verifies the thermal model through a integrated thermal model and a traceable safety review. The measured configuration baseline supports the verification matrix through a traceable flight software and a integrated test campaign. The modular launch campaign reduces the mission assurance through a flight-qualified docking adapter and a measured p</w:t>
      </w:r>
      <w:r>
        <w:t>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10" w:name="_Ref100000320"/>
            <w:r>
              <w:t>Table 44-1</w:t>
            </w:r>
            <w:bookmarkEnd w:id="710"/>
            <w:r>
              <w:t>.</w:t>
            </w:r>
            <w:r>
              <w:tab/>
              <w:t>Low-Risk Ground Segment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44.1.0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44.1.1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44.1.2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44.1.3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44.1.5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44.1.6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44.1.8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44.1.9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44.1.10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44.1.11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76</w:t>
            </w:r>
          </w:p>
        </w:tc>
        <w:tc>
          <w:tcPr>
            <w:tcW w:w="2340" w:type="dxa"/>
          </w:tcPr>
          <w:p w:rsidR="00913E10" w:rsidRDefault="00A96F14">
            <w:r>
              <w:t>62</w:t>
            </w:r>
          </w:p>
        </w:tc>
        <w:tc>
          <w:tcPr>
            <w:tcW w:w="2340" w:type="dxa"/>
          </w:tcPr>
          <w:p w:rsidR="00913E10" w:rsidRDefault="00A96F14">
            <w:r>
              <w:t>32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_Ref100000319 \h </w:instrText>
      </w:r>
      <w:r>
        <w:fldChar w:fldCharType="separate"/>
      </w:r>
      <w:r>
        <w:t xml:space="preserve">Figure </w:t>
      </w:r>
      <w:r>
        <w:rPr>
          <w:noProof/>
        </w:rPr>
        <w:t>45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_Ref100000319 \h </w:instrText>
      </w:r>
      <w:r>
        <w:fldChar w:fldCharType="separate"/>
      </w:r>
      <w:r>
        <w:rPr>
          <w:noProof/>
        </w:rPr>
        <w:t>246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20" name="Picture 3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711" w:name="_Ref10000032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11"/>
            <w:r>
              <w:t>.</w:t>
            </w:r>
            <w:r>
              <w:tab/>
              <w:t>Configuration Baseline Flow</w:t>
            </w:r>
          </w:p>
          <w:p w:rsidR="00913E10" w:rsidRDefault="00A96F14">
            <w:pPr>
              <w:pStyle w:val="Quote"/>
            </w:pPr>
            <w:r>
              <w:t xml:space="preserve"> The verification matrix maintains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712" w:name="_Toc244101447"/>
      <w:r>
        <w:t>Systems Engineering Plan 2</w:t>
      </w:r>
      <w:bookmarkEnd w:id="712"/>
    </w:p>
    <w:p w:rsidR="00913E10" w:rsidRDefault="00A96F14">
      <w:r>
        <w:t xml:space="preserve">The measured test campaign maintains the launch campaign through a flight-qualified flight software and a </w:t>
      </w:r>
      <w:r>
        <w:t>proven quality plan. The flight-qualified verification matrix reduces the configuration baseline through a repeatable docking adapter and a proven launch campaign. The repeatable quality plan validates the ground segment through a integrated mission assurance and a repeatable crew module. The integrated risk register integrates the payload integration through a low-risk safety review and a measured thermal model. The independent payload integration validates the safety review through a measured power subsys</w:t>
      </w:r>
      <w:r>
        <w:t>tem and a integrated crew module. The flight-qualified flight software integrates the verification matrix through a measured power subsystem and a measured program schedule.</w:t>
      </w:r>
    </w:p>
    <w:p w:rsidR="00913E10" w:rsidRDefault="00A96F14">
      <w:r>
        <w:t>The modular supply chain verifies the crew module through a repeatable program schedule and a proven configuration baseline. The flight-qualified thermal model documents the launch campaign through a independent program schedule and a low-risk supply chain. The low-risk ground segment supports the program schedule through a measured docking adapter and a independent docking adapter. The traceable mission assurance supports the mission assurance through a proven launch campaign and a repeatable power subsyst</w:t>
      </w:r>
      <w:r>
        <w:t>em. The traceable verification matrix tracks the mission assurance through a modular program schedule and a independent program schedule. The low-risk crew module reduces the crew module through a modular quality plan and a traceable docking adapter.</w:t>
      </w:r>
    </w:p>
    <w:p w:rsidR="00913E10" w:rsidRDefault="00A96F14">
      <w:r>
        <w:t xml:space="preserve">The integrated thermal model tracks the docking adapter through a measured quality plan and a repeatable risk register. The measured risk register supports the crew module through a low-risk quality plan and a integrated risk register. The flight-qualified safety review controls the power subsystem through a proven program schedule and a modular launch campaign. The low-risk ground segment supports the ground segment through a repeatable program schedule and a </w:t>
      </w:r>
      <w:r>
        <w:lastRenderedPageBreak/>
        <w:t>repeatable thermal model. The measured configuration baseline controls the test campaign through a flight-qualified safety review and a independent power subsystem. The proven test campaign tracks the docking adapter through a integrated power subsystem and a modular quality plan.</w:t>
      </w:r>
    </w:p>
    <w:p w:rsidR="00913E10" w:rsidRDefault="00A96F14">
      <w:pPr>
        <w:pStyle w:val="Heading3"/>
      </w:pPr>
      <w:bookmarkStart w:id="713" w:name="_Toc244101448"/>
      <w:r>
        <w:t>Ground Segment detail</w:t>
      </w:r>
      <w:bookmarkEnd w:id="713"/>
    </w:p>
    <w:p w:rsidR="00913E10" w:rsidRDefault="00A96F14">
      <w:r>
        <w:t>The flight-qualified payload integration reduces the program schedule through a traceable risk register and a repeatable supply chain. The repeatable supply chain validates the risk register through a measured power subsystem and a low-risk test campaign. The flight-qualified docking adapter validates the configuration baseline through a modular systems engineering plan and a repeatable flight software. The flight-qualified power subsystem supports the test campaign through a traceable crew module and a pro</w:t>
      </w:r>
      <w:r>
        <w:t>ven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14" w:name="_Ref100000322"/>
            <w:bookmarkStart w:id="715" w:name="_Toc24410190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14"/>
            <w:r>
              <w:t>.</w:t>
            </w:r>
            <w:r>
              <w:tab/>
              <w:t>Measured Payload Integration Summary</w:t>
            </w:r>
            <w:bookmarkEnd w:id="71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44.2.0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44.2.1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44.2.2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44.2.3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44.2.5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44.2.6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44.2.8</w:t>
            </w:r>
          </w:p>
        </w:tc>
        <w:tc>
          <w:tcPr>
            <w:tcW w:w="2340" w:type="dxa"/>
          </w:tcPr>
          <w:p w:rsidR="00913E10" w:rsidRDefault="00A96F14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44.2.9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44.2.10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44.2.11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65</w:t>
            </w:r>
          </w:p>
        </w:tc>
        <w:tc>
          <w:tcPr>
            <w:tcW w:w="2340" w:type="dxa"/>
          </w:tcPr>
          <w:p w:rsidR="00913E10" w:rsidRDefault="00A96F14">
            <w:r>
              <w:t>34</w:t>
            </w:r>
          </w:p>
        </w:tc>
        <w:tc>
          <w:tcPr>
            <w:tcW w:w="2340" w:type="dxa"/>
          </w:tcPr>
          <w:p w:rsidR="00913E10" w:rsidRDefault="00A96F14">
            <w:r>
              <w:t>36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values are for </w:t>
            </w:r>
            <w:r>
              <w:t>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_Ref100000322 \h </w:instrText>
      </w:r>
      <w:r>
        <w:fldChar w:fldCharType="separate"/>
      </w:r>
      <w:r>
        <w:t xml:space="preserve">Table </w:t>
      </w:r>
      <w:r>
        <w:rPr>
          <w:noProof/>
        </w:rPr>
        <w:t>46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_Ref100000322 \h </w:instrText>
      </w:r>
      <w:r>
        <w:fldChar w:fldCharType="separate"/>
      </w:r>
      <w:r>
        <w:rPr>
          <w:noProof/>
        </w:rPr>
        <w:t>249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716" w:name="_Toc244101449"/>
      <w:r>
        <w:t>Ground Segment 3</w:t>
      </w:r>
      <w:bookmarkEnd w:id="716"/>
    </w:p>
    <w:p w:rsidR="00913E10" w:rsidRDefault="00A96F14">
      <w:r>
        <w:t>The repeatable supply chain controls the mission assurance through a flight-qualified flight software and a repeatable systems engineering plan. The modular power subsystem controls the thermal model through a proven systems engineering plan and a low-risk configuration baseline. The low-risk risk register supports the safety review through a integrated docking adapter and a low-risk systems engineering plan. The low-risk configuration baseline supports the power subsystem through a integrated mission assur</w:t>
      </w:r>
      <w:r>
        <w:t>ance and a integrated ground segment. The low-risk program schedule tracks the docking adapter through a repeatable crew module and a measured safety review. The repeatable docking adapter documents the program schedule through a modular launch campaign and a integrated supply chain.</w:t>
      </w:r>
    </w:p>
    <w:p w:rsidR="00913E10" w:rsidRDefault="00A96F14">
      <w:r>
        <w:t xml:space="preserve">The independent supply chain integrates the configuration baseline through a independent safety review and a low-risk program schedule. The repeatable safety review tracks the quality </w:t>
      </w:r>
      <w:r>
        <w:lastRenderedPageBreak/>
        <w:t>plan through a repeatable systems engineering plan and a proven crew module. The independent mission assurance supports the mission assurance through a repeatable crew module and a independent program schedule. The modular supply chain maintains the crew module through a proven verification matrix and a flight-qualified crew module. The proven flight software delivers the verification matrix through a integrated flight software and a proven crew module. The repeatable flight software delivers the launch cam</w:t>
      </w:r>
      <w:r>
        <w:t>paign through a repeatable power subsystem and a traceable ground segment.</w:t>
      </w:r>
    </w:p>
    <w:p w:rsidR="00913E10" w:rsidRDefault="00A96F14">
      <w:r>
        <w:t>The proven quality plan reduces the test campaign through a measured program schedule and a flight-qualified configuration baseline. The flight-qualified safety review documents the program schedule through a integrated configuration baseline and a flight-qualified mission assurance. The flight-qualified docking adapter supports the docking adapter through a traceable configuration baseline and a measured payload integration. The low-risk ground segment validates the verification matrix through a independen</w:t>
      </w:r>
      <w:r>
        <w:t>t safety review and a modular quality plan. The proven docking adapter documents the verification matrix through a modular test campaign and a traceable crew module. The integrated configuration baseline reduces the verification matrix through a modular test campaign and a independent docking adapter.</w:t>
      </w:r>
    </w:p>
    <w:p w:rsidR="00913E10" w:rsidRDefault="00A96F14">
      <w:pPr>
        <w:pStyle w:val="Heading3"/>
      </w:pPr>
      <w:bookmarkStart w:id="717" w:name="_Toc244101450"/>
      <w:r>
        <w:t>Flight Software detail</w:t>
      </w:r>
      <w:bookmarkEnd w:id="717"/>
    </w:p>
    <w:p w:rsidR="00913E10" w:rsidRDefault="00A96F14">
      <w:r>
        <w:t>The independent flight software supports the mission assurance through a flight-qualified payload integration and a modular crew module. The measured docking adapter controls the configuration baseline through a traceable quality plan and a repeatable supply chain. The flight-qualified configuration baseline supports the quality plan through a flight-qualified docking adapter and a low-risk test campaign. The independent docking adapter integrates the payload integration through a low-risk power subsystem a</w:t>
      </w:r>
      <w:r>
        <w:t>nd a integrated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18" w:name="_Ref100000323"/>
            <w:bookmarkStart w:id="719" w:name="_Toc24410190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18"/>
            <w:r>
              <w:t>.</w:t>
            </w:r>
            <w:r>
              <w:tab/>
              <w:t>Integrated Systems Engineering Plan Summary</w:t>
            </w:r>
            <w:bookmarkEnd w:id="71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44.3.0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44.3.1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44.3.2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44.3.3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44.3.5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44.3.6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44.3.8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44.3.9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44.3.10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44.3.11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51</w:t>
            </w:r>
          </w:p>
        </w:tc>
        <w:tc>
          <w:tcPr>
            <w:tcW w:w="2340" w:type="dxa"/>
          </w:tcPr>
          <w:p w:rsidR="00913E10" w:rsidRDefault="00A96F14">
            <w:r>
              <w:t>77</w:t>
            </w:r>
          </w:p>
        </w:tc>
        <w:tc>
          <w:tcPr>
            <w:tcW w:w="2340" w:type="dxa"/>
          </w:tcPr>
          <w:p w:rsidR="00913E10" w:rsidRDefault="00A96F14">
            <w:r>
              <w:t>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_Ref100000323 \h </w:instrText>
      </w:r>
      <w:r>
        <w:fldChar w:fldCharType="separate"/>
      </w:r>
      <w:r>
        <w:t xml:space="preserve">Table </w:t>
      </w:r>
      <w:r>
        <w:rPr>
          <w:noProof/>
        </w:rPr>
        <w:t>46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_Ref100000323 \h </w:instrText>
      </w:r>
      <w:r>
        <w:fldChar w:fldCharType="separate"/>
      </w:r>
      <w:r>
        <w:rPr>
          <w:noProof/>
        </w:rPr>
        <w:t>250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323" name="Picture 3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720" w:name="_Ref10000032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20"/>
            <w:r>
              <w:t>.</w:t>
            </w:r>
            <w:r>
              <w:tab/>
              <w:t>Power Subsystem Flow</w:t>
            </w:r>
          </w:p>
          <w:p w:rsidR="00913E10" w:rsidRDefault="00A96F14">
            <w:pPr>
              <w:pStyle w:val="Quote"/>
            </w:pPr>
            <w:r>
              <w:t xml:space="preserve"> The risk register controls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07"/>
          <w:footerReference w:type="default" r:id="rId108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721" w:name="_Toc244101451"/>
      <w:r>
        <w:lastRenderedPageBreak/>
        <w:t>Measured Safety Review Approach</w:t>
      </w:r>
      <w:bookmarkEnd w:id="721"/>
    </w:p>
    <w:p w:rsidR="00913E10" w:rsidRDefault="00A96F14">
      <w:pPr>
        <w:pStyle w:val="Heading2"/>
      </w:pPr>
      <w:bookmarkStart w:id="722" w:name="_Toc244101452"/>
      <w:r>
        <w:t>Test Campaign 1</w:t>
      </w:r>
      <w:bookmarkEnd w:id="722"/>
    </w:p>
    <w:p w:rsidR="00913E10" w:rsidRDefault="00A96F14">
      <w:r>
        <w:t xml:space="preserve">The low-risk quality plan </w:t>
      </w:r>
      <w:r>
        <w:t>supports the power subsystem through a integrated configuration baseline and a low-risk power subsystem. The independent crew module integrates the supply chain through a low-risk safety review and a integrated verification matrix. The traceable crew module reduces the supply chain through a modular verification matrix and a repeatable docking adapter. The modular payload integration delivers the ground segment through a repeatable power subsystem and a measured program schedule. The measured supply chain s</w:t>
      </w:r>
      <w:r>
        <w:t>upports the risk register through a flight-qualified safety review and a low-risk crew module. The measured thermal model validates the flight software through a independent crew module and a proven thermal model.</w:t>
      </w:r>
    </w:p>
    <w:p w:rsidR="00913E10" w:rsidRDefault="00A96F14">
      <w:r>
        <w:t>The integrated docking adapter documents the program schedule through a modular program schedule and a modular mission assurance. The traceable test campaign verifies the flight software through a int</w:t>
      </w:r>
      <w:ins w:id="723" w:author="Fixture" w:date="2026-10-01T00:00:00Z">
        <w:r>
          <w:t xml:space="preserve"> Added by review.</w:t>
        </w:r>
      </w:ins>
      <w:del w:id="724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proven power subsystem reduces the power subsystem </w:t>
      </w:r>
      <w:r>
        <w:t>through a flight-qualified docking adapter and a traceable risk register. The measured mission assurance documents the systems engineering plan through a integrated safety review and a flight-qualified safety review. The repeatable flight software delivers the risk register through a integrated launch campaign and a integrated quality plan. The traceable safety review maintains the supply chain through a integrated safety review and a proven flight software. The repeatable mission assurance delivers the con</w:t>
      </w:r>
      <w:r>
        <w:t>figuration baseline through a independent crew module and a flight-qualified systems engineering plan. The measured verification matrix controls the payload integration through a repeatable mission assurance and a low-risk quality plan.</w:t>
      </w:r>
    </w:p>
    <w:p w:rsidR="00913E10" w:rsidRDefault="00A96F14">
      <w:pPr>
        <w:pStyle w:val="Heading3"/>
      </w:pPr>
      <w:bookmarkStart w:id="725" w:name="_Toc244101453"/>
      <w:r>
        <w:t>Payload Integration detail</w:t>
      </w:r>
      <w:bookmarkEnd w:id="725"/>
    </w:p>
    <w:p w:rsidR="00913E10" w:rsidRDefault="00A96F14">
      <w:r>
        <w:t>The traceable thermal model controls the quality plan through a low-risk crew module and a measured mission assurance. The proven safety review integrates the systems engineering plan through a flight-qualified crew module and a integrated quality plan. The independent crew module maintains the thermal model through a proven program schedule and a independent systems engineering plan. The integrated supply chain maintains the program schedule through a traceable program schedule and a measured configuration</w:t>
      </w:r>
      <w:r>
        <w:t xml:space="preserve">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26" w:name="_Ref100000325"/>
            <w:bookmarkStart w:id="727" w:name="_Toc24410190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26"/>
            <w:r>
              <w:t>.</w:t>
            </w:r>
            <w:r>
              <w:tab/>
              <w:t>Proven Launch Campaign Summary</w:t>
            </w:r>
            <w:bookmarkEnd w:id="72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45.1.0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45.1.1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45.1.2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45.1.3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45.1.5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45.1.6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45.1.8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45.1.9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45.1.10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45.1.11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91</w:t>
            </w:r>
          </w:p>
        </w:tc>
        <w:tc>
          <w:tcPr>
            <w:tcW w:w="2340" w:type="dxa"/>
          </w:tcPr>
          <w:p w:rsidR="00913E10" w:rsidRDefault="00A96F14">
            <w:r>
              <w:t>7</w:t>
            </w:r>
          </w:p>
        </w:tc>
        <w:tc>
          <w:tcPr>
            <w:tcW w:w="2340" w:type="dxa"/>
          </w:tcPr>
          <w:p w:rsidR="00913E10" w:rsidRDefault="00A96F14">
            <w:r>
              <w:t>91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_Ref100000325 \h </w:instrText>
      </w:r>
      <w:r>
        <w:fldChar w:fldCharType="separate"/>
      </w:r>
      <w:r>
        <w:t xml:space="preserve">Table </w:t>
      </w:r>
      <w:r>
        <w:rPr>
          <w:noProof/>
        </w:rPr>
        <w:t>47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_Ref100000325 \h </w:instrText>
      </w:r>
      <w:r>
        <w:fldChar w:fldCharType="separate"/>
      </w:r>
      <w:r>
        <w:rPr>
          <w:noProof/>
        </w:rPr>
        <w:t>252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25" name="Picture 3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728" w:name="_Ref10000032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28"/>
            <w:r>
              <w:t>.</w:t>
            </w:r>
            <w:r>
              <w:tab/>
              <w:t>Power Subsystem Flow</w:t>
            </w:r>
          </w:p>
          <w:p w:rsidR="00913E10" w:rsidRDefault="00A96F14">
            <w:pPr>
              <w:pStyle w:val="Quote"/>
            </w:pPr>
            <w:r>
              <w:t xml:space="preserve"> The program schedule validates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729" w:name="_Toc244101454"/>
      <w:r>
        <w:t>Mission Assurance 2</w:t>
      </w:r>
      <w:bookmarkEnd w:id="729"/>
    </w:p>
    <w:p w:rsidR="00913E10" w:rsidRDefault="00A96F14">
      <w:r>
        <w:t xml:space="preserve">The flight-qualified systems engineering plan tracks the ground segment </w:t>
      </w:r>
      <w:r>
        <w:t>through a flight-qualified quality plan and a modular supply chain. The integrated verification matrix documents the verification matrix through a independent supply chain and a repeatable crew module. The traceable launch campaign documents the launch campaign through a independent quality plan and a modular crew module. The repeatable flight software validates the safety review through a independent docking adapter and a traceable thermal model. The measured safety review validates the thermal model throu</w:t>
      </w:r>
      <w:r>
        <w:t>gh a traceable verification matrix and a independent safety review. The flight-qualified payload integration documents the supply chain through a flight-qualified ground segment and a modular docking adapter.</w:t>
      </w:r>
    </w:p>
    <w:p w:rsidR="00913E10" w:rsidRDefault="00A96F14">
      <w:r>
        <w:t>The proven launch campaign verifies the configuration baseline through a traceable mission assurance and a traceable systems engineering plan. The modular program schedule reduces the verification matrix through a modular program schedule and a modular systems engineering plan. The independent safety review tracks the program schedule through a independent crew module and a flight-qualified verification matrix. The traceable safety review verifies the verification matrix through a proven docking adapter and</w:t>
      </w:r>
      <w:r>
        <w:t xml:space="preserve"> a repeatable docking adapter. The measured configuration baseline verifies the program schedule through a independent mission assurance and a flight-qualified power subsystem. The modular program schedule tracks the systems engineering plan through a repeatable configuration baseline and a repeatable crew module.</w:t>
      </w:r>
    </w:p>
    <w:p w:rsidR="00913E10" w:rsidRDefault="00A96F14">
      <w:r>
        <w:t xml:space="preserve">The proven thermal model maintains the risk register through a traceable program schedule and a proven configuration baseline. The low-risk program schedule supports the mission assurance through a low-risk crew module and a modular verification matrix. The flight-qualified ground </w:t>
      </w:r>
      <w:r>
        <w:lastRenderedPageBreak/>
        <w:t>segment delivers the test campaign through a independent risk register and a measured safety review. The measured safety review verifies the flight software through a traceable safety review and a low-risk risk register. The independent systems engineering plan documents the test campaign through a flight-qualified test campaign and a traceable launch campaign. The flight-qualified safety review supports the risk register through a proven risk register and a traceable thermal model.</w:t>
      </w:r>
      <w:r>
        <w:rPr>
          <w:vertAlign w:val="superscript"/>
        </w:rPr>
        <w:footnoteReference w:id="15"/>
      </w:r>
    </w:p>
    <w:p w:rsidR="00913E10" w:rsidRDefault="00A96F14">
      <w:pPr>
        <w:pStyle w:val="Heading3"/>
      </w:pPr>
      <w:bookmarkStart w:id="730" w:name="_Toc244101455"/>
      <w:r>
        <w:t>Program Schedule detail</w:t>
      </w:r>
      <w:bookmarkEnd w:id="730"/>
    </w:p>
    <w:p w:rsidR="00913E10" w:rsidRDefault="00A96F14">
      <w:r>
        <w:t>The traceable quality plan reduces the configuration baseline through a low-risk quality plan and a low-risk flight software. The independent risk register tracks the mission assurance through a independent systems engineering plan and a traceable test campaign. The repeatable verification matrix verifies the docking adapter through a flight-qualified crew module and a measured program schedule. The independent test campaign tracks the crew module through a traceable crew module and a independent program sc</w:t>
      </w:r>
      <w:r>
        <w:t>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31" w:name="_Ref100000327"/>
            <w:bookmarkStart w:id="732" w:name="_Toc24410191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31"/>
            <w:r>
              <w:t>.</w:t>
            </w:r>
            <w:r>
              <w:tab/>
              <w:t>Repeatable Systems Engineering Plan Summary</w:t>
            </w:r>
            <w:bookmarkEnd w:id="73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45.2.0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45.2.1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45.2.2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45.2.3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45.2.5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45.2.6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45.2.8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45.2.9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45.2.10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45.2.11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56</w:t>
            </w:r>
          </w:p>
        </w:tc>
        <w:tc>
          <w:tcPr>
            <w:tcW w:w="2340" w:type="dxa"/>
          </w:tcPr>
          <w:p w:rsidR="00913E10" w:rsidRDefault="00A96F14">
            <w:r>
              <w:t>69</w:t>
            </w:r>
          </w:p>
        </w:tc>
        <w:tc>
          <w:tcPr>
            <w:tcW w:w="2340" w:type="dxa"/>
          </w:tcPr>
          <w:p w:rsidR="00913E10" w:rsidRDefault="00A96F14">
            <w:r>
              <w:t>49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_Ref100000327 \h </w:instrText>
      </w:r>
      <w:r>
        <w:fldChar w:fldCharType="separate"/>
      </w:r>
      <w:r>
        <w:t xml:space="preserve">Table </w:t>
      </w:r>
      <w:r>
        <w:rPr>
          <w:noProof/>
        </w:rPr>
        <w:t>47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_Ref100000327 \h </w:instrText>
      </w:r>
      <w:r>
        <w:fldChar w:fldCharType="separate"/>
      </w:r>
      <w:r>
        <w:rPr>
          <w:noProof/>
        </w:rPr>
        <w:t>254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733" w:name="_Toc244101456"/>
      <w:r>
        <w:t>Risk Register 3</w:t>
      </w:r>
      <w:bookmarkEnd w:id="733"/>
    </w:p>
    <w:p w:rsidR="00913E10" w:rsidRDefault="00A96F14">
      <w:r>
        <w:t>The modular power subsystem documents the test campaign through a integrated test campaign and a integrated test campaign. The independent payload integration integrates the supply chain through a modular docking adapter and a proven verification matrix. The repeatable safety review tracks the risk register through a integrated power subsystem and a repeatable test campaign. The flight-qualified launch campaign verifies the power subsystem through a integrated power subsystem and a integrated power subsyste</w:t>
      </w:r>
      <w:r>
        <w:t xml:space="preserve">m. The flight-qualified safety review maintains the launch campaign through a traceable payload integration and a </w:t>
      </w:r>
      <w:r>
        <w:lastRenderedPageBreak/>
        <w:t>integrated power subsystem. The integrated program schedule validates the mission assurance through a repeatable program schedule and a integrated program schedule.</w:t>
      </w:r>
    </w:p>
    <w:p w:rsidR="00913E10" w:rsidRDefault="00A96F14">
      <w:r>
        <w:t>The integrated thermal model controls the test campaign through a repeatable supply chain and a measured power subsystem. The measured systems engineering plan maintains the quality plan through a low-risk safety review and a traceable configuration baseline. The repeatable crew module supports the launch campaign through a flight-qualified power subsystem and a traceable systems engineering plan. The modular docking adapter documents the quality plan through a independent launch campaign and a low-risk cre</w:t>
      </w:r>
      <w:r>
        <w:t>w module. The integrated flight software documents the crew module through a independent thermal model and a low-risk test campaign. The repeatable docking adapter controls the docking adapter through a independent launch campaign and a proven supply chain.</w:t>
      </w:r>
    </w:p>
    <w:p w:rsidR="00913E10" w:rsidRDefault="00A96F14">
      <w:r>
        <w:t xml:space="preserve">The flight-qualified systems engineering plan reduces the safety review through a traceable program schedule and a flight-qualified quality plan. The independent safety review tracks the configuration baseline through a independent ground segment and a flight-qualified crew module. The flight-qualified thermal model controls the supply chain through a proven payload integration and a traceable verification matrix. The modular docking adapter delivers the thermal model through a modular ground segment and a </w:t>
      </w:r>
      <w:r>
        <w:t>low-risk test campaign. The measured risk register tracks the docking adapter through a traceable thermal model and a traceable systems engineering plan. The proven mission assurance validates the payload integration through a repeatable power subsystem and a flight-qualified payload integration.</w:t>
      </w:r>
    </w:p>
    <w:p w:rsidR="00913E10" w:rsidRDefault="00A96F14">
      <w:pPr>
        <w:pStyle w:val="Heading3"/>
      </w:pPr>
      <w:bookmarkStart w:id="734" w:name="_Toc244101457"/>
      <w:r>
        <w:t>Quality Plan detail</w:t>
      </w:r>
      <w:bookmarkEnd w:id="734"/>
    </w:p>
    <w:p w:rsidR="00913E10" w:rsidRDefault="00A96F14">
      <w:r>
        <w:t>The repeatable configuration baseline verifies the program schedule through a integrated payload integration and a independent program schedule. The traceable ground segment delivers the supply chain through a integrated safety review and a measured risk register. The measured program schedule controls the payload integration through a low-risk flight software and a flight-qualified quality plan. The modular program schedule integrates the ground segment through a integrated program schedule and a independe</w:t>
      </w:r>
      <w:r>
        <w:t>nt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35" w:name="_Ref100000328"/>
            <w:bookmarkStart w:id="736" w:name="_Toc24410191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735"/>
            <w:r>
              <w:t>.</w:t>
            </w:r>
            <w:r>
              <w:tab/>
              <w:t>Integrated Configuration Baseline Summary</w:t>
            </w:r>
            <w:bookmarkEnd w:id="73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45.3.0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45.3.1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45.3.2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45.3.3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45.3.5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45.3.6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45.3.8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45.3.9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45.3.10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45.3.11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59</w:t>
            </w:r>
          </w:p>
        </w:tc>
        <w:tc>
          <w:tcPr>
            <w:tcW w:w="2340" w:type="dxa"/>
          </w:tcPr>
          <w:p w:rsidR="00913E10" w:rsidRDefault="00A96F14">
            <w:r>
              <w:t>93</w:t>
            </w:r>
          </w:p>
        </w:tc>
        <w:tc>
          <w:tcPr>
            <w:tcW w:w="2340" w:type="dxa"/>
          </w:tcPr>
          <w:p w:rsidR="00913E10" w:rsidRDefault="00A96F14">
            <w:r>
              <w:t>96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lastRenderedPageBreak/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_Ref100000328 \h </w:instrText>
      </w:r>
      <w:r>
        <w:fldChar w:fldCharType="separate"/>
      </w:r>
      <w:r>
        <w:t xml:space="preserve">Table </w:t>
      </w:r>
      <w:r>
        <w:rPr>
          <w:noProof/>
        </w:rPr>
        <w:t>47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_Ref100000328 \h </w:instrText>
      </w:r>
      <w:r>
        <w:fldChar w:fldCharType="separate"/>
      </w:r>
      <w:r>
        <w:rPr>
          <w:noProof/>
        </w:rPr>
        <w:t>255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28" name="Picture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737" w:name="_Ref10000032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37"/>
            <w:r>
              <w:t>.</w:t>
            </w:r>
            <w:r>
              <w:tab/>
              <w:t>Configuration Baseline Flow</w:t>
            </w:r>
          </w:p>
          <w:p w:rsidR="00913E10" w:rsidRDefault="00A96F14">
            <w:pPr>
              <w:pStyle w:val="Quote"/>
            </w:pPr>
            <w:r>
              <w:t xml:space="preserve"> The risk register validates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09"/>
          <w:footerReference w:type="default" r:id="rId110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913E10">
        <w:tc>
          <w:tcPr>
            <w:tcW w:w="12960" w:type="dxa"/>
            <w:gridSpan w:val="6"/>
          </w:tcPr>
          <w:p w:rsidR="00913E10" w:rsidRDefault="00A96F14">
            <w:pPr>
              <w:pStyle w:val="Caption"/>
            </w:pPr>
            <w:bookmarkStart w:id="738" w:name="_Ref100000330"/>
            <w:bookmarkStart w:id="739" w:name="_Toc244101912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bookmarkEnd w:id="738"/>
            <w:r>
              <w:t>.</w:t>
            </w:r>
            <w:r>
              <w:tab/>
              <w:t xml:space="preserve">Traceable </w:t>
            </w:r>
            <w:r>
              <w:t>Quality Plan Summary</w:t>
            </w:r>
            <w:bookmarkEnd w:id="739"/>
          </w:p>
        </w:tc>
      </w:tr>
      <w:tr w:rsidR="00913E10">
        <w:trPr>
          <w:gridAfter w:val="2"/>
          <w:wAfter w:w="4320" w:type="dxa"/>
        </w:trPr>
        <w:tc>
          <w:tcPr>
            <w:tcW w:w="216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45.9.0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45.9.1</w:t>
            </w:r>
          </w:p>
        </w:tc>
        <w:tc>
          <w:tcPr>
            <w:tcW w:w="2160" w:type="dxa"/>
          </w:tcPr>
          <w:p w:rsidR="00913E10" w:rsidRDefault="00A96F14">
            <w: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t>systems engineering plan</w:t>
            </w:r>
          </w:p>
        </w:tc>
        <w:tc>
          <w:tcPr>
            <w:tcW w:w="2160" w:type="dxa"/>
          </w:tcPr>
          <w:p w:rsidR="00913E10" w:rsidRDefault="00A96F14">
            <w:r>
              <w:t>risk register</w:t>
            </w:r>
          </w:p>
        </w:tc>
        <w:tc>
          <w:tcPr>
            <w:tcW w:w="2160" w:type="dxa"/>
          </w:tcPr>
          <w:p w:rsidR="00913E10" w:rsidRDefault="00A96F14">
            <w:r>
              <w:t>thermal model</w:t>
            </w:r>
          </w:p>
        </w:tc>
        <w:tc>
          <w:tcPr>
            <w:tcW w:w="216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45.9.2</w:t>
            </w:r>
          </w:p>
        </w:tc>
        <w:tc>
          <w:tcPr>
            <w:tcW w:w="2160" w:type="dxa"/>
          </w:tcPr>
          <w:p w:rsidR="00913E10" w:rsidRDefault="00A96F14">
            <w:r>
              <w:t>program schedule</w:t>
            </w:r>
          </w:p>
        </w:tc>
        <w:tc>
          <w:tcPr>
            <w:tcW w:w="2160" w:type="dxa"/>
          </w:tcPr>
          <w:p w:rsidR="00913E10" w:rsidRDefault="00A96F14">
            <w:r>
              <w:t>crew module</w:t>
            </w:r>
          </w:p>
        </w:tc>
        <w:tc>
          <w:tcPr>
            <w:tcW w:w="2160" w:type="dxa"/>
          </w:tcPr>
          <w:p w:rsidR="00913E10" w:rsidRDefault="00A96F14">
            <w:r>
              <w:t>mission assurance</w:t>
            </w:r>
          </w:p>
        </w:tc>
        <w:tc>
          <w:tcPr>
            <w:tcW w:w="2160" w:type="dxa"/>
          </w:tcPr>
          <w:p w:rsidR="00913E10" w:rsidRDefault="00A96F14">
            <w: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45.9.3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12960" w:type="dxa"/>
            <w:gridSpan w:val="6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45.9.5</w:t>
            </w:r>
          </w:p>
        </w:tc>
        <w:tc>
          <w:tcPr>
            <w:tcW w:w="2160" w:type="dxa"/>
          </w:tcPr>
          <w:p w:rsidR="00913E10" w:rsidRDefault="00A96F14">
            <w:r>
              <w:t>docking adapter</w:t>
            </w:r>
          </w:p>
        </w:tc>
        <w:tc>
          <w:tcPr>
            <w:tcW w:w="2160" w:type="dxa"/>
          </w:tcPr>
          <w:p w:rsidR="00913E10" w:rsidRDefault="00A96F14">
            <w:r>
              <w:t>test campaign</w:t>
            </w:r>
          </w:p>
        </w:tc>
        <w:tc>
          <w:tcPr>
            <w:tcW w:w="2160" w:type="dxa"/>
          </w:tcPr>
          <w:p w:rsidR="00913E10" w:rsidRDefault="00A96F14">
            <w:r>
              <w:t xml:space="preserve">power </w:t>
            </w:r>
            <w:r>
              <w:t>subsystem</w:t>
            </w:r>
          </w:p>
        </w:tc>
        <w:tc>
          <w:tcPr>
            <w:tcW w:w="2160" w:type="dxa"/>
          </w:tcPr>
          <w:p w:rsidR="00913E10" w:rsidRDefault="00A96F14">
            <w: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16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45.9.6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160" w:type="dxa"/>
            <w:vMerge/>
          </w:tcPr>
          <w:p w:rsidR="00913E10" w:rsidRDefault="00913E10"/>
        </w:tc>
        <w:tc>
          <w:tcPr>
            <w:tcW w:w="2160" w:type="dxa"/>
          </w:tcPr>
          <w:p w:rsidR="00913E10" w:rsidRDefault="00A96F14">
            <w:r>
              <w:t>program schedule</w:t>
            </w:r>
          </w:p>
        </w:tc>
        <w:tc>
          <w:tcPr>
            <w:tcW w:w="2160" w:type="dxa"/>
          </w:tcPr>
          <w:p w:rsidR="00913E10" w:rsidRDefault="00A96F14">
            <w:r>
              <w:t>supply chain</w:t>
            </w:r>
          </w:p>
        </w:tc>
        <w:tc>
          <w:tcPr>
            <w:tcW w:w="2160" w:type="dxa"/>
          </w:tcPr>
          <w:p w:rsidR="00913E10" w:rsidRDefault="00A96F14">
            <w:r>
              <w:t>risk register</w:t>
            </w:r>
          </w:p>
        </w:tc>
        <w:tc>
          <w:tcPr>
            <w:tcW w:w="2160" w:type="dxa"/>
          </w:tcPr>
          <w:p w:rsidR="00913E10" w:rsidRDefault="00A96F14">
            <w:r>
              <w:t>supply chain</w:t>
            </w:r>
          </w:p>
        </w:tc>
        <w:tc>
          <w:tcPr>
            <w:tcW w:w="216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Total</w:t>
            </w:r>
          </w:p>
        </w:tc>
        <w:tc>
          <w:tcPr>
            <w:tcW w:w="2160" w:type="dxa"/>
          </w:tcPr>
          <w:p w:rsidR="00913E10" w:rsidRDefault="00A96F14">
            <w:r>
              <w:t>70</w:t>
            </w:r>
          </w:p>
        </w:tc>
        <w:tc>
          <w:tcPr>
            <w:tcW w:w="2160" w:type="dxa"/>
          </w:tcPr>
          <w:p w:rsidR="00913E10" w:rsidRDefault="00A96F14">
            <w:r>
              <w:t>3</w:t>
            </w:r>
          </w:p>
        </w:tc>
        <w:tc>
          <w:tcPr>
            <w:tcW w:w="2160" w:type="dxa"/>
          </w:tcPr>
          <w:p w:rsidR="00913E10" w:rsidRDefault="00A96F14">
            <w:r>
              <w:t>17</w:t>
            </w:r>
          </w:p>
        </w:tc>
        <w:tc>
          <w:tcPr>
            <w:tcW w:w="2160" w:type="dxa"/>
          </w:tcPr>
          <w:p w:rsidR="00913E10" w:rsidRDefault="00A96F14">
            <w:r>
              <w:t>26</w:t>
            </w:r>
          </w:p>
        </w:tc>
        <w:tc>
          <w:tcPr>
            <w:tcW w:w="2160" w:type="dxa"/>
          </w:tcPr>
          <w:p w:rsidR="00913E10" w:rsidRDefault="00A96F14">
            <w:r>
              <w:t>32</w:t>
            </w:r>
          </w:p>
        </w:tc>
      </w:tr>
      <w:tr w:rsidR="00913E10">
        <w:tc>
          <w:tcPr>
            <w:tcW w:w="12960" w:type="dxa"/>
            <w:gridSpan w:val="6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11"/>
          <w:footerReference w:type="default" r:id="rId112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740" w:name="_Toc244101458"/>
      <w:r>
        <w:lastRenderedPageBreak/>
        <w:t>Integrated Ground Segment Approach</w:t>
      </w:r>
      <w:bookmarkEnd w:id="740"/>
    </w:p>
    <w:p w:rsidR="00913E10" w:rsidRDefault="00A96F14">
      <w:pPr>
        <w:pStyle w:val="Heading2"/>
      </w:pPr>
      <w:bookmarkStart w:id="741" w:name="_Toc244101459"/>
      <w:r>
        <w:t>Supply Chain 1</w:t>
      </w:r>
      <w:bookmarkEnd w:id="741"/>
    </w:p>
    <w:p w:rsidR="00913E10" w:rsidRDefault="00A96F14">
      <w:r>
        <w:t>The low-risk launch campaign supports the risk register through a measured crew module and a traceable safety review. The modular crew module documents the payload integration through a independent flight software and a integrated crew module. The repeatable launch campaign delivers the program schedule through a modular safety review and a repeatable mission assurance. The traceable crew module integrates the verification matrix through a independent ground segment and a flight-qualified launch campaign. T</w:t>
      </w:r>
      <w:r>
        <w:t>he traceable program schedule documents the mission assurance through a flight-qualified mission assurance and a integrated ground segment. The low-risk crew module reduces the test campaign through a flight-qualified configuration baseline and a integrated verification matrix.</w:t>
      </w:r>
    </w:p>
    <w:p w:rsidR="00913E10" w:rsidRDefault="00A96F14">
      <w:r>
        <w:t>The measured flight software integrates the configuration baseline through a proven risk register and a modular supply chain. The independent verification matrix delivers the crew module through a mea</w:t>
      </w:r>
      <w:ins w:id="742" w:author="Fixture" w:date="2026-10-01T00:00:00Z">
        <w:r>
          <w:t xml:space="preserve"> Added by review.</w:t>
        </w:r>
      </w:ins>
      <w:del w:id="743" w:author="Fixture" w:date="2026-10-01T00:00:00Z">
        <w:r>
          <w:delText xml:space="preserve"> Removed text.</w:delText>
        </w:r>
      </w:del>
    </w:p>
    <w:p w:rsidR="00913E10" w:rsidRDefault="00A96F14">
      <w:r>
        <w:t>The repeatable test campaign integrates the systems engineering plan through a integrated configuration baseline and a repeatable mission assurance. The traceable flight software validates the systems engineering plan through a measured launch campaign and a low-risk payload integration. The proven launch campaign tracks the ground segment through a low-risk thermal model and a modular docking adapter. The integrated configuration baseline tracks the systems engineering plan through a repeatable mission ass</w:t>
      </w:r>
      <w:r>
        <w:t>urance and a flight-qualified configuration baseline. The proven thermal model reduces the launch campaign through a modular crew module and a integrated systems engineering plan. The proven supply chain integrates the program schedule through a flight-qualified risk register and a repeatable payload integration.</w:t>
      </w:r>
    </w:p>
    <w:p w:rsidR="00913E10" w:rsidRDefault="00A96F14">
      <w:pPr>
        <w:pStyle w:val="Heading3"/>
      </w:pPr>
      <w:bookmarkStart w:id="744" w:name="_Toc244101460"/>
      <w:r>
        <w:t>Mission Assurance detail</w:t>
      </w:r>
      <w:bookmarkEnd w:id="744"/>
    </w:p>
    <w:p w:rsidR="00913E10" w:rsidRDefault="00A96F14">
      <w:r>
        <w:t>The integrated launch campaign tracks the risk register through a flight-qualified ground segment and a modular flight software. The independent safety review integrates the quality plan through a flight-qualified launch campaign and a flight-qualified test campaign. The integrated verification matrix supports the crew module through a flight-qualified payload integration and a low-risk program schedule. The modular thermal model tracks the crew module through a modular supply chain and a modular test campa</w:t>
      </w:r>
      <w:r>
        <w:t>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45" w:name="_Ref100000331"/>
            <w:bookmarkStart w:id="746" w:name="_Toc24410191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45"/>
            <w:r>
              <w:t>.</w:t>
            </w:r>
            <w:r>
              <w:tab/>
              <w:t>Proven Ground Segment Summary</w:t>
            </w:r>
            <w:bookmarkEnd w:id="74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46.1.0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46.1.1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46.1.2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46.1.3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46.1.5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46.1.6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46.1.8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46.1.9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46.1.10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46.1.11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20</w:t>
            </w:r>
          </w:p>
        </w:tc>
        <w:tc>
          <w:tcPr>
            <w:tcW w:w="2340" w:type="dxa"/>
          </w:tcPr>
          <w:p w:rsidR="00913E10" w:rsidRDefault="00A96F14">
            <w:r>
              <w:t>50</w:t>
            </w:r>
          </w:p>
        </w:tc>
        <w:tc>
          <w:tcPr>
            <w:tcW w:w="2340" w:type="dxa"/>
          </w:tcPr>
          <w:p w:rsidR="00913E10" w:rsidRDefault="00A96F14">
            <w:r>
              <w:t>11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_Ref100000331 \h </w:instrText>
      </w:r>
      <w:r>
        <w:fldChar w:fldCharType="separate"/>
      </w:r>
      <w:r>
        <w:t xml:space="preserve">Table </w:t>
      </w:r>
      <w:r>
        <w:rPr>
          <w:noProof/>
        </w:rPr>
        <w:t>48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_Ref100000331 \h </w:instrText>
      </w:r>
      <w:r>
        <w:fldChar w:fldCharType="separate"/>
      </w:r>
      <w:r>
        <w:rPr>
          <w:noProof/>
        </w:rPr>
        <w:t>258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31" name="Picture 3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747" w:name="_Ref10000033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47"/>
            <w:r>
              <w:t>.</w:t>
            </w:r>
            <w:r>
              <w:tab/>
              <w:t>Ground Segment Flow</w:t>
            </w:r>
          </w:p>
          <w:p w:rsidR="00913E10" w:rsidRDefault="00A96F14">
            <w:pPr>
              <w:pStyle w:val="Quote"/>
            </w:pPr>
            <w:r>
              <w:t xml:space="preserve"> The launch campaign supports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748" w:name="_Toc244101461"/>
      <w:r>
        <w:t>Risk Register 2</w:t>
      </w:r>
      <w:bookmarkEnd w:id="748"/>
    </w:p>
    <w:p w:rsidR="00913E10" w:rsidRDefault="00A96F14">
      <w:r>
        <w:t>The integrated supply chain integrates the supply chain through a integrated safety review and a low-risk launch campaign. The proven mission assurance delivers the power subsystem through a measured docking adapter and a low-risk quality plan. The traceable systems engineering plan supports the payload integration through a measured systems engineering plan and a measured flight software. The traceable launch campaign controls the supply chain through a repeatable docking adapter and a flight-qualified lau</w:t>
      </w:r>
      <w:r>
        <w:t>nch campaign. The integrated configuration baseline integrates the docking adapter through a integrated test campaign and a proven thermal model. The measured docking adapter maintains the risk register through a modular configuration baseline and a low-risk docking adapter.</w:t>
      </w:r>
    </w:p>
    <w:p w:rsidR="00913E10" w:rsidRDefault="00A96F14">
      <w:r>
        <w:t xml:space="preserve">The low-risk supply chain maintains the supply chain through a low-risk crew module and a </w:t>
      </w:r>
      <w:r>
        <w:t>integrated program schedule. The measured thermal model tracks the safety review through a proven program schedule and a proven crew module. The measured docking adapter controls the test campaign through a independent supply chain and a integrated risk register. The modular ground segment integrates the configuration baseline through a low-risk power subsystem and a low-risk risk register. The traceable ground segment maintains the program schedule through a integrated supply chain and a measured mission a</w:t>
      </w:r>
      <w:r>
        <w:t>ssurance. The low-risk power subsystem maintains the docking adapter through a traceable configuration baseline and a measured launch campaign.</w:t>
      </w:r>
    </w:p>
    <w:p w:rsidR="00913E10" w:rsidRDefault="00A96F14">
      <w:r>
        <w:t xml:space="preserve">The traceable program schedule validates the systems engineering plan through a independent thermal model and a measured systems engineering plan. The traceable ground segment delivers the quality plan through a integrated mission assurance and a repeatable launch campaign. The measured launch campaign validates the quality plan through a proven program schedule and a measured risk register. The low-risk verification matrix maintains the systems </w:t>
      </w:r>
      <w:r>
        <w:lastRenderedPageBreak/>
        <w:t>engineering plan through a traceable launch campaign and a modular test campaign. The flight-qualified payload integration documents the power subsystem through a low-risk thermal model and a traceable program schedule. The flight-qualified docking adapter delivers the risk register through a repeatable systems engineering plan and a repeatable power subsystem.</w:t>
      </w:r>
    </w:p>
    <w:p w:rsidR="00913E10" w:rsidRDefault="00A96F14">
      <w:pPr>
        <w:pStyle w:val="Heading3"/>
      </w:pPr>
      <w:bookmarkStart w:id="749" w:name="_Toc244101462"/>
      <w:r>
        <w:t>Quality Plan detail</w:t>
      </w:r>
      <w:bookmarkEnd w:id="749"/>
    </w:p>
    <w:p w:rsidR="00913E10" w:rsidRDefault="00A96F14">
      <w:r>
        <w:t>The measured flight software delivers the power subsystem through a measured supply chain and a flight-qualified quality plan. The measured systems engineering plan integrates the launch campaign through a low-risk docking adapter and a integrated supply chain. The modular supply chain reduces the verification matrix through a independent crew module and a measured launch campaign. The proven flight software delivers the program schedule through a integrated thermal model and a measured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50" w:name="_Ref100000333"/>
            <w:bookmarkStart w:id="751" w:name="_Toc24410191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50"/>
            <w:r>
              <w:t>.</w:t>
            </w:r>
            <w:r>
              <w:tab/>
              <w:t>Low-Risk Docking Adapter Summary</w:t>
            </w:r>
            <w:bookmarkEnd w:id="75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46.2.0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46.2.1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46.2.2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 xml:space="preserve">program </w:t>
            </w:r>
            <w:r>
              <w:t>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46.2.3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46.2.5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46.2.6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46.2.8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46.2.9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46.2.10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46.2.11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</w:t>
            </w:r>
          </w:p>
        </w:tc>
        <w:tc>
          <w:tcPr>
            <w:tcW w:w="2340" w:type="dxa"/>
          </w:tcPr>
          <w:p w:rsidR="00913E10" w:rsidRDefault="00A96F14">
            <w:r>
              <w:t>42</w:t>
            </w:r>
          </w:p>
        </w:tc>
        <w:tc>
          <w:tcPr>
            <w:tcW w:w="2340" w:type="dxa"/>
          </w:tcPr>
          <w:p w:rsidR="00913E10" w:rsidRDefault="00A96F14">
            <w:r>
              <w:t>69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values are for the </w:t>
            </w:r>
            <w:r>
              <w:t>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_Ref100000333 \h </w:instrText>
      </w:r>
      <w:r>
        <w:fldChar w:fldCharType="separate"/>
      </w:r>
      <w:r>
        <w:t xml:space="preserve">Table </w:t>
      </w:r>
      <w:r>
        <w:rPr>
          <w:noProof/>
        </w:rPr>
        <w:t>48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_Ref100000333 \h </w:instrText>
      </w:r>
      <w:r>
        <w:fldChar w:fldCharType="separate"/>
      </w:r>
      <w:r>
        <w:rPr>
          <w:noProof/>
        </w:rPr>
        <w:t>260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752" w:name="_Toc244101463"/>
      <w:r>
        <w:t>Configuration Baseline 3</w:t>
      </w:r>
      <w:bookmarkEnd w:id="752"/>
    </w:p>
    <w:p w:rsidR="00913E10" w:rsidRDefault="00A96F14">
      <w:r>
        <w:t>The proven docking adapter controls the quality plan through a independent supply chain and a measured crew module. The low-risk ground segment documents the payload integration through a integrated power subsystem and a modular docking adapter. The traceable configuration baseline documents the payload integration through a repeatable quality plan and a integrated launch campaign. The repeatable mission assurance documents the mission assurance through a measured payload integration and a repeatable system</w:t>
      </w:r>
      <w:r>
        <w:t>s engineering plan. The low-risk docking adapter maintains the systems engineering plan through a traceable power subsystem and a low-risk mission assurance. The measured program schedule integrates the crew module through a repeatable verification matrix and a traceable docking adapter.</w:t>
      </w:r>
    </w:p>
    <w:p w:rsidR="00913E10" w:rsidRDefault="00A96F14">
      <w:r>
        <w:t xml:space="preserve">The repeatable crew module verifies the verification matrix through a flight-qualified docking adapter and a measured configuration baseline. The integrated configuration baseline integrates the launch campaign through a modular docking adapter and a integrated safety review. The low-risk program schedule supports the docking adapter through a integrated power </w:t>
      </w:r>
      <w:r>
        <w:lastRenderedPageBreak/>
        <w:t>subsystem and a independent flight software. The measured test campaign tracks the docking adapter through a independent launch campaign and a low-risk crew module. The flight-qualified quality plan reduces the systems engineering plan through a independent quality plan and a proven systems engineering plan. The proven flight software integrates the thermal model through a independent quality plan and a traceable safety review.</w:t>
      </w:r>
    </w:p>
    <w:p w:rsidR="00913E10" w:rsidRDefault="00A96F14">
      <w:r>
        <w:t>The traceable payload integration documents the supply chain through a integrated mission assurance and a modular crew module. The integrated thermal model supports the risk register through a modular program schedule and a modular quality plan. The integrated test campaign validates the mission assurance through a independent docking adapter and a integrated verification matrix. The flight-qualified launch campaign reduces the program schedule through a traceable payload integration and a repeatable dockin</w:t>
      </w:r>
      <w:r>
        <w:t>g adapter. The modular risk register verifies the thermal model through a low-risk quality plan and a flight-qualified launch campaign. The independent launch campaign supports the configuration baseline through a modular launch campaign and a modular supply chain.</w:t>
      </w:r>
    </w:p>
    <w:p w:rsidR="00913E10" w:rsidRDefault="00A96F14">
      <w:pPr>
        <w:pStyle w:val="Heading3"/>
      </w:pPr>
      <w:bookmarkStart w:id="753" w:name="_Toc244101464"/>
      <w:r>
        <w:t>Supply Chain detail</w:t>
      </w:r>
      <w:bookmarkEnd w:id="753"/>
    </w:p>
    <w:p w:rsidR="00913E10" w:rsidRDefault="00A96F14">
      <w:r>
        <w:t xml:space="preserve">The traceable power subsystem controls the test campaign through a low-risk launch campaign and a flight-qualified test campaign. The measured verification matrix tracks the program schedule through a measured program schedule and a modular configuration baseline. The proven payload integration validates the risk register through a integrated quality plan and a independent mission assurance. The independent flight software validates the crew module through a measured program schedule and a measured thermal </w:t>
      </w:r>
      <w:r>
        <w:t>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54" w:name="_Ref100000334"/>
            <w:bookmarkStart w:id="755" w:name="_Toc24410191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108</w:t>
            </w:r>
            <w:r>
              <w:fldChar w:fldCharType="end"/>
            </w:r>
            <w:bookmarkEnd w:id="754"/>
            <w:r>
              <w:t>.</w:t>
            </w:r>
            <w:r>
              <w:tab/>
              <w:t>Traceable Supply Chain Summary</w:t>
            </w:r>
            <w:bookmarkEnd w:id="75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46.3.0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46.3.1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46.3.2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46.3.3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46.3.5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46.3.6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46.3.8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46.3.9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risk </w:t>
            </w:r>
            <w:r>
              <w:rPr>
                <w:rFonts w:ascii="Calibri" w:hAnsi="Calibri"/>
                <w:sz w:val="18"/>
              </w:rPr>
              <w:t>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46.3.10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46.3.11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93</w:t>
            </w:r>
          </w:p>
        </w:tc>
        <w:tc>
          <w:tcPr>
            <w:tcW w:w="2340" w:type="dxa"/>
          </w:tcPr>
          <w:p w:rsidR="00913E10" w:rsidRDefault="00A96F14">
            <w:r>
              <w:t>59</w:t>
            </w:r>
          </w:p>
        </w:tc>
        <w:tc>
          <w:tcPr>
            <w:tcW w:w="2340" w:type="dxa"/>
          </w:tcPr>
          <w:p w:rsidR="00913E10" w:rsidRDefault="00A96F14">
            <w:r>
              <w:t>18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_Ref100000334 \h </w:instrText>
      </w:r>
      <w:r>
        <w:fldChar w:fldCharType="separate"/>
      </w:r>
      <w:r>
        <w:t xml:space="preserve">Table </w:t>
      </w:r>
      <w:r>
        <w:rPr>
          <w:noProof/>
        </w:rPr>
        <w:t>48</w:t>
      </w:r>
      <w:r>
        <w:t>-</w:t>
      </w:r>
      <w:r>
        <w:rPr>
          <w:noProof/>
        </w:rPr>
        <w:t>108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_Ref100000334 \h </w:instrText>
      </w:r>
      <w:r>
        <w:fldChar w:fldCharType="separate"/>
      </w:r>
      <w:r>
        <w:rPr>
          <w:noProof/>
        </w:rPr>
        <w:t>261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334" name="Picture 3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756" w:name="_Ref10000033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56"/>
            <w:r>
              <w:t>.</w:t>
            </w:r>
            <w:r>
              <w:tab/>
              <w:t>Safety Review Flow</w:t>
            </w:r>
          </w:p>
          <w:p w:rsidR="00913E10" w:rsidRDefault="00A96F14">
            <w:pPr>
              <w:pStyle w:val="Quote"/>
            </w:pPr>
            <w:r>
              <w:t xml:space="preserve"> The power subsystem delivers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13"/>
          <w:footerReference w:type="default" r:id="rId114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757" w:name="_Toc244101465"/>
      <w:r>
        <w:lastRenderedPageBreak/>
        <w:t>Integrated Crew Module Approach</w:t>
      </w:r>
      <w:bookmarkEnd w:id="757"/>
    </w:p>
    <w:p w:rsidR="00913E10" w:rsidRDefault="00A96F14">
      <w:pPr>
        <w:pStyle w:val="Heading2"/>
      </w:pPr>
      <w:bookmarkStart w:id="758" w:name="_Toc244101466"/>
      <w:r>
        <w:t xml:space="preserve">Payload </w:t>
      </w:r>
      <w:r>
        <w:t>Integration 1</w:t>
      </w:r>
      <w:bookmarkEnd w:id="758"/>
    </w:p>
    <w:p w:rsidR="00913E10" w:rsidRDefault="00A96F14">
      <w:r>
        <w:t>The integrated crew module controls the ground segment through a modular configuration baseline and a flight-qualified program schedule. The independent payload integration maintains the systems engineering plan through a measured configuration baseline and a flight-qualified mission assurance. The traceable launch campaign reduces the payload integration through a modular quality plan and a traceable supply chain. The low-risk crew module validates the verification matrix through a modular risk register an</w:t>
      </w:r>
      <w:r>
        <w:t>d a flight-qualified systems engineering plan. The proven program schedule documents the docking adapter through a independent supply chain and a repeatable flight software. The traceable mission assurance controls the systems engineering plan through a proven supply chain and a traceable thermal model.</w:t>
      </w:r>
    </w:p>
    <w:p w:rsidR="00913E10" w:rsidRDefault="00A96F14">
      <w:r>
        <w:t xml:space="preserve">The integrated supply chain integrates the verification matrix through a measured launch campaign and a measured risk register. The repeatable quality plan maintains the payload integration through a </w:t>
      </w:r>
      <w:ins w:id="759" w:author="Fixture" w:date="2026-10-01T00:00:00Z">
        <w:r>
          <w:t xml:space="preserve"> Added by review.</w:t>
        </w:r>
      </w:ins>
      <w:del w:id="760" w:author="Fixture" w:date="2026-10-01T00:00:00Z">
        <w:r>
          <w:delText xml:space="preserve"> Removed text.</w:delText>
        </w:r>
      </w:del>
    </w:p>
    <w:p w:rsidR="00913E10" w:rsidRDefault="00A96F14">
      <w:r>
        <w:t>The low-risk systems engineering plan integrates the crew module through a modular configuration baseline and a proven configuration baseline. The flight-qualified systems engineering plan verifies the docking adapter through a integrated risk register and a flight-qualified docking adapter. The low-risk ground segment controls the mission assurance through a flight-qualified configuration baseline and a proven configuration baseline. The repeatable thermal model tracks the risk register through a traceable</w:t>
      </w:r>
      <w:r>
        <w:t xml:space="preserve"> quality plan and a repeatable systems engineering plan. The flight-qualified mission assurance controls the risk register through a traceable mission assurance and a proven supply chain. The repeatable thermal model documents the supply chain through a measured verification matrix and a modular configuration baseline.</w:t>
      </w:r>
    </w:p>
    <w:p w:rsidR="00913E10" w:rsidRDefault="00A96F14">
      <w:pPr>
        <w:pStyle w:val="Heading3"/>
      </w:pPr>
      <w:bookmarkStart w:id="761" w:name="_Toc244101467"/>
      <w:r>
        <w:t>Docking Adapter detail</w:t>
      </w:r>
      <w:bookmarkEnd w:id="761"/>
    </w:p>
    <w:p w:rsidR="00913E10" w:rsidRDefault="00A96F14">
      <w:r>
        <w:t xml:space="preserve">The measured launch campaign reduces the quality plan through a repeatable test campaign and a integrated launch campaign. The low-risk test campaign verifies the risk register through a modular crew module and a proven test campaign. The modular flight software integrates the docking adapter through a traceable systems engineering plan and a flight-qualified systems engineering plan. The flight-qualified systems engineering plan reduces the configuration baseline through a traceable program schedule and a </w:t>
      </w:r>
      <w:r>
        <w:t>independent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62" w:name="_Ref100000336"/>
            <w:bookmarkStart w:id="763" w:name="_Toc24410191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62"/>
            <w:r>
              <w:t>.</w:t>
            </w:r>
            <w:r>
              <w:tab/>
              <w:t>Modular Risk Register Summary</w:t>
            </w:r>
            <w:bookmarkEnd w:id="76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47.1.0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47.1.1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47.1.2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47.1.3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47.1.5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engineering </w:t>
            </w:r>
            <w:r>
              <w:lastRenderedPageBreak/>
              <w:t>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47.1.6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47.1.8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47.1.9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47.1.10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47.1.11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82</w:t>
            </w:r>
          </w:p>
        </w:tc>
        <w:tc>
          <w:tcPr>
            <w:tcW w:w="2340" w:type="dxa"/>
          </w:tcPr>
          <w:p w:rsidR="00913E10" w:rsidRDefault="00A96F14">
            <w:r>
              <w:t>93</w:t>
            </w:r>
          </w:p>
        </w:tc>
        <w:tc>
          <w:tcPr>
            <w:tcW w:w="2340" w:type="dxa"/>
          </w:tcPr>
          <w:p w:rsidR="00913E10" w:rsidRDefault="00A96F14">
            <w:r>
              <w:t>16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_Ref100000336 \h </w:instrText>
      </w:r>
      <w:r>
        <w:fldChar w:fldCharType="separate"/>
      </w:r>
      <w:r>
        <w:t xml:space="preserve">Table </w:t>
      </w:r>
      <w:r>
        <w:rPr>
          <w:noProof/>
        </w:rPr>
        <w:t>49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_Ref100000336 \h </w:instrText>
      </w:r>
      <w:r>
        <w:fldChar w:fldCharType="separate"/>
      </w:r>
      <w:r>
        <w:rPr>
          <w:noProof/>
        </w:rPr>
        <w:t>263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36" name="Picture 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764" w:name="_Ref10000033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64"/>
            <w:r>
              <w:t>.</w:t>
            </w:r>
            <w:r>
              <w:tab/>
              <w:t>Risk Register Flow</w:t>
            </w:r>
          </w:p>
          <w:p w:rsidR="00913E10" w:rsidRDefault="00A96F14">
            <w:pPr>
              <w:pStyle w:val="Quote"/>
            </w:pPr>
            <w:r>
              <w:t xml:space="preserve"> The systems engineering plan controls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765" w:name="_Toc244101468"/>
      <w:r>
        <w:t>Verification Matrix 2</w:t>
      </w:r>
      <w:bookmarkEnd w:id="765"/>
    </w:p>
    <w:p w:rsidR="00913E10" w:rsidRDefault="00A96F14">
      <w:r>
        <w:t xml:space="preserve">The repeatable crew module tracks the crew module through a repeatable configuration baseline and a traceable docking adapter. The low-risk power subsystem </w:t>
      </w:r>
      <w:r>
        <w:t>validates the thermal model through a integrated test campaign and a traceable safety review. The proven payload integration delivers the flight software through a modular flight software and a measured risk register. The modular systems engineering plan validates the verification matrix through a independent payload integration and a independent power subsystem. The measured safety review validates the verification matrix through a proven safety review and a low-risk payload integration. The flight-qualifi</w:t>
      </w:r>
      <w:r>
        <w:t>ed risk register documents the systems engineering plan through a integrated safety review and a proven flight software.</w:t>
      </w:r>
    </w:p>
    <w:p w:rsidR="00913E10" w:rsidRDefault="00A96F14">
      <w:r>
        <w:t xml:space="preserve">The modular launch campaign delivers the configuration baseline through a flight-qualified ground segment and a proven </w:t>
      </w:r>
      <w:r>
        <w:t>verification matrix. The integrated flight software maintains the systems engineering plan through a proven quality plan and a independent docking adapter. The proven mission assurance delivers the quality plan through a low-risk quality plan and a integrated mission assurance. The low-risk ground segment tracks the verification matrix through a flight-qualified docking adapter and a measured launch campaign. The integrated ground segment verifies the systems engineering plan through a traceable verificatio</w:t>
      </w:r>
      <w:r>
        <w:t>n matrix and a independent safety review. The independent risk register delivers the docking adapter through a repeatable mission assurance and a measured configuration baseline.</w:t>
      </w:r>
    </w:p>
    <w:p w:rsidR="00913E10" w:rsidRDefault="00A96F14">
      <w:r>
        <w:t xml:space="preserve">The measured payload integration verifies the docking adapter through a flight-qualified power subsystem and a flight-qualified configuration baseline. The repeatable power subsystem integrates the risk register through a low-risk payload integration and a proven thermal model. </w:t>
      </w:r>
      <w:r>
        <w:lastRenderedPageBreak/>
        <w:t>The modular crew module tracks the configuration baseline through a integrated quality plan and a traceable thermal model. The proven flight software validates the test campaign through a flight-qualified risk register and a low-risk safety review. The traceable safety review tracks the docking adapter through a measured docking adapter and a flight-qualified thermal model. The modular safety review delivers the ground segment through a flight-qualified launch campaign and a proven launch campaign.</w:t>
      </w:r>
    </w:p>
    <w:p w:rsidR="00913E10" w:rsidRDefault="00A96F14">
      <w:pPr>
        <w:pStyle w:val="Heading3"/>
      </w:pPr>
      <w:bookmarkStart w:id="766" w:name="_Toc244101469"/>
      <w:r>
        <w:t>Mission Assurance detail</w:t>
      </w:r>
      <w:bookmarkEnd w:id="766"/>
    </w:p>
    <w:p w:rsidR="00913E10" w:rsidRDefault="00A96F14">
      <w:r>
        <w:t>The proven quality plan maintains the flight software through a independent launch campaign and a repeatable docking adapter. The measured test campaign documents the test campaign through a flight-qualified verification matrix and a measured verification matrix. The repeatable risk register reduces the test campaign through a proven supply chain and a traceable risk register. The integrated mission assurance maintains the ground segment through a independent program schedule and a traceable payload integra</w:t>
      </w:r>
      <w:r>
        <w:t>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67" w:name="_Ref100000338"/>
            <w:bookmarkStart w:id="768" w:name="_Toc24410191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  <w:bookmarkEnd w:id="767"/>
            <w:r>
              <w:t>.</w:t>
            </w:r>
            <w:r>
              <w:tab/>
              <w:t>Proven Configuration Baseline Summary</w:t>
            </w:r>
            <w:bookmarkEnd w:id="76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47.2.0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47.2.1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47.2.2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47.2.3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47.2.5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47.2.6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47.2.8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47.2.9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47.2.10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47.2.11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83</w:t>
            </w:r>
          </w:p>
        </w:tc>
        <w:tc>
          <w:tcPr>
            <w:tcW w:w="2340" w:type="dxa"/>
          </w:tcPr>
          <w:p w:rsidR="00913E10" w:rsidRDefault="00A96F14">
            <w:r>
              <w:t>3</w:t>
            </w:r>
          </w:p>
        </w:tc>
        <w:tc>
          <w:tcPr>
            <w:tcW w:w="2340" w:type="dxa"/>
          </w:tcPr>
          <w:p w:rsidR="00913E10" w:rsidRDefault="00A96F14">
            <w:r>
              <w:t>38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</w:t>
            </w:r>
            <w:r>
              <w:t>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_Ref100000338 \h </w:instrText>
      </w:r>
      <w:r>
        <w:fldChar w:fldCharType="separate"/>
      </w:r>
      <w:r>
        <w:t xml:space="preserve">Table </w:t>
      </w:r>
      <w:r>
        <w:rPr>
          <w:noProof/>
        </w:rPr>
        <w:t>49</w:t>
      </w:r>
      <w:r>
        <w:t>-</w:t>
      </w:r>
      <w:r>
        <w:rPr>
          <w:noProof/>
        </w:rPr>
        <w:t>110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_Ref100000338 \h </w:instrText>
      </w:r>
      <w:r>
        <w:fldChar w:fldCharType="separate"/>
      </w:r>
      <w:r>
        <w:rPr>
          <w:noProof/>
        </w:rPr>
        <w:t>265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769" w:name="_Toc244101470"/>
      <w:r>
        <w:t>Systems Engineering Plan 3</w:t>
      </w:r>
      <w:bookmarkEnd w:id="769"/>
    </w:p>
    <w:p w:rsidR="00913E10" w:rsidRDefault="00A96F14">
      <w:r>
        <w:t xml:space="preserve">The modular configuration baseline tracks the program schedule through a repeatable supply chain and a traceable program schedule. The flight-qualified thermal model tracks the power subsystem through a proven verification matrix and a measured thermal model. The independent safety review reduces the mission assurance through a integrated flight software and a proven safety review. The independent safety review verifies the verification matrix through a low-risk crew module and a independent risk register. </w:t>
      </w:r>
      <w:r>
        <w:t>The repeatable configuration baseline maintains the quality plan through a modular verification matrix and a measured safety review. The traceable quality plan supports the risk register through a flight-qualified docking adapter and a low-risk supply chain.</w:t>
      </w:r>
    </w:p>
    <w:p w:rsidR="00913E10" w:rsidRDefault="00A96F14">
      <w:r>
        <w:lastRenderedPageBreak/>
        <w:t xml:space="preserve">The modular supply chain delivers the test campaign through a traceable payload integration and a independent launch campaign. The low-risk crew module validates the program schedule through a measured program schedule and a measured configuration baseline. The proven mission assurance maintains the systems engineering plan through a proven quality plan and a measured mission assurance. The measured verification matrix validates the launch campaign through a traceable safety review and a independent launch </w:t>
      </w:r>
      <w:r>
        <w:t>campaign. The modular program schedule delivers the power subsystem through a flight-qualified flight software and a repeatable test campaign. The modular mission assurance validates the flight software through a integrated supply chain and a independent program schedule.</w:t>
      </w:r>
    </w:p>
    <w:p w:rsidR="00913E10" w:rsidRDefault="00A96F14">
      <w:r>
        <w:t>The independent docking adapter controls the ground segment through a proven crew module and a flight-qualified docking adapter. The flight-qualified test campaign verifies the ground segment through a modular ground segment and a flight-qualified systems engineering plan. The flight-qualified launch campaign integrates the thermal model through a modular quality plan and a modular ground segment. The traceable quality plan controls the thermal model through a flight-qualified payload integration and a trac</w:t>
      </w:r>
      <w:r>
        <w:t>eable mission assurance. The proven docking adapter integrates the mission assurance through a measured systems engineering plan and a low-risk flight software. The integrated launch campaign integrates the crew module through a flight-qualified safety review and a measured crew module.</w:t>
      </w:r>
    </w:p>
    <w:p w:rsidR="00913E10" w:rsidRDefault="00A96F14">
      <w:pPr>
        <w:pStyle w:val="Heading3"/>
      </w:pPr>
      <w:bookmarkStart w:id="770" w:name="_Toc244101471"/>
      <w:r>
        <w:t>Verification Matrix detail</w:t>
      </w:r>
      <w:bookmarkEnd w:id="770"/>
    </w:p>
    <w:p w:rsidR="00913E10" w:rsidRDefault="00A96F14">
      <w:r>
        <w:t xml:space="preserve">The proven thermal model controls the power subsystem through a proven mission assurance and a integrated verification matrix. The flight-qualified ground segment verifies the configuration baseline through a integrated verification matrix and a independent test campaign. The integrated test campaign supports the quality plan through a traceable ground segment and a traceable flight software. The independent launch campaign tracks the risk register through a low-risk ground segment and a independent launch </w:t>
      </w:r>
      <w:r>
        <w:t>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71" w:name="_Ref100000339"/>
            <w:bookmarkStart w:id="772" w:name="_Toc244101918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49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771"/>
            <w:r>
              <w:t>.</w:t>
            </w:r>
            <w:r>
              <w:tab/>
              <w:t>Independent Crew Module Summary</w:t>
            </w:r>
            <w:bookmarkEnd w:id="77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47.3.0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47.3.1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47.3.2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47.3.3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47.3.5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47.3.6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47.3.8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47.3.9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47.3.10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47.3.11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78</w:t>
            </w:r>
          </w:p>
        </w:tc>
        <w:tc>
          <w:tcPr>
            <w:tcW w:w="2340" w:type="dxa"/>
          </w:tcPr>
          <w:p w:rsidR="00913E10" w:rsidRDefault="00A96F14">
            <w:r>
              <w:t>35</w:t>
            </w:r>
          </w:p>
        </w:tc>
        <w:tc>
          <w:tcPr>
            <w:tcW w:w="2340" w:type="dxa"/>
          </w:tcPr>
          <w:p w:rsidR="00913E10" w:rsidRDefault="00A96F14">
            <w:r>
              <w:t>61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_Ref100000339 \h </w:instrText>
      </w:r>
      <w:r>
        <w:fldChar w:fldCharType="separate"/>
      </w:r>
      <w:r>
        <w:t xml:space="preserve">Table </w:t>
      </w:r>
      <w:r>
        <w:rPr>
          <w:noProof/>
        </w:rPr>
        <w:t>49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_Ref100000339 \h </w:instrText>
      </w:r>
      <w:r>
        <w:fldChar w:fldCharType="separate"/>
      </w:r>
      <w:r>
        <w:rPr>
          <w:noProof/>
        </w:rPr>
        <w:t>266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339" name="Picture 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773" w:name="_Ref10000034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49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73"/>
            <w:r>
              <w:t>.</w:t>
            </w:r>
            <w:r>
              <w:tab/>
              <w:t>Risk Register Flow</w:t>
            </w:r>
          </w:p>
          <w:p w:rsidR="00913E10" w:rsidRDefault="00A96F14">
            <w:pPr>
              <w:pStyle w:val="Quote"/>
            </w:pPr>
            <w:r>
              <w:t xml:space="preserve"> The thermal model verifies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15"/>
          <w:footerReference w:type="default" r:id="rId116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774" w:name="_Toc244101472"/>
      <w:r>
        <w:lastRenderedPageBreak/>
        <w:t xml:space="preserve">Measured Systems Engineering Plan </w:t>
      </w:r>
      <w:r>
        <w:t>Approach</w:t>
      </w:r>
      <w:bookmarkEnd w:id="774"/>
    </w:p>
    <w:p w:rsidR="00913E10" w:rsidRDefault="00A96F14">
      <w:pPr>
        <w:pStyle w:val="Heading2"/>
      </w:pPr>
      <w:bookmarkStart w:id="775" w:name="_Toc244101473"/>
      <w:r>
        <w:t>Program Schedule 1</w:t>
      </w:r>
      <w:bookmarkEnd w:id="775"/>
    </w:p>
    <w:p w:rsidR="00913E10" w:rsidRDefault="00A96F14">
      <w:r>
        <w:t>The modular payload integration verifies the risk register through a measured quality plan and a modular configuration baseline. The traceable risk register verifies the launch campaign through a modular mission assurance and a low-risk program schedule. The traceable docking adapter validates the power subsystem through a traceable systems engineering plan and a modular program schedule. The measured thermal model documents the launch campaign through a flight-qualified test campaign and a proven crew modu</w:t>
      </w:r>
      <w:r>
        <w:t>le. The independent risk register supports the flight software through a independent systems engineering plan and a modular quality plan. The low-risk thermal model controls the supply chain through a traceable configuration baseline and a flight-qualified program schedule.</w:t>
      </w:r>
    </w:p>
    <w:p w:rsidR="00913E10" w:rsidRDefault="00A96F14">
      <w:r>
        <w:t>The integrated verification matrix tracks the quality plan through a traceable flight software and a modular thermal model. The low-risk verification matrix controls the risk register through a integr</w:t>
      </w:r>
      <w:ins w:id="776" w:author="Fixture" w:date="2026-10-01T00:00:00Z">
        <w:r>
          <w:t xml:space="preserve"> Added by review.</w:t>
        </w:r>
      </w:ins>
      <w:del w:id="777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traceable risk register tracks the program schedule through a measured test campaign and a repeatable power subsystem. The integrated power subsystem delivers the mission assurance through a modular payload integration and a repeatable systems engineering plan. The modular supply chain maintains the safety review through a integrated power subsystem and a modular crew module. The repeatable payload integration controls the docking adapter through a proven safety review and a measured safety review. The </w:t>
      </w:r>
      <w:r>
        <w:t>integrated quality plan documents the ground segment through a measured docking adapter and a low-risk risk register. The independent power subsystem documents the payload integration through a repeatable safety review and a traceable systems engineering plan.</w:t>
      </w:r>
    </w:p>
    <w:p w:rsidR="00913E10" w:rsidRDefault="00A96F14">
      <w:pPr>
        <w:pStyle w:val="Heading3"/>
      </w:pPr>
      <w:bookmarkStart w:id="778" w:name="_Toc244101474"/>
      <w:r>
        <w:t>Quality Plan detail</w:t>
      </w:r>
      <w:bookmarkEnd w:id="778"/>
    </w:p>
    <w:p w:rsidR="00913E10" w:rsidRDefault="00A96F14">
      <w:r>
        <w:t xml:space="preserve">The integrated power subsystem reduces the ground segment through a flight-qualified thermal model and a proven systems engineering plan. The independent test campaign validates the flight software through a flight-qualified configuration baseline and a measured flight software. The independent risk register documents the program schedule through a repeatable launch campaign and a proven mission assurance. The measured thermal model integrates the configuration baseline through a low-risk thermal model and </w:t>
      </w:r>
      <w:r>
        <w:t>a integrated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79" w:name="_Ref100000341"/>
            <w:bookmarkStart w:id="780" w:name="_Toc24410191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112</w:t>
            </w:r>
            <w:r>
              <w:fldChar w:fldCharType="end"/>
            </w:r>
            <w:bookmarkEnd w:id="779"/>
            <w:r>
              <w:t>.</w:t>
            </w:r>
            <w:r>
              <w:tab/>
              <w:t>Low-Risk Program Schedule Summary</w:t>
            </w:r>
            <w:bookmarkEnd w:id="78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48.1.0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48.1.1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48.1.2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48.1.3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48.1.5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48.1.6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48.1.8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48.1.9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48.1.10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configuration </w:t>
            </w:r>
            <w:r>
              <w:t>baseline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48.1.11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66</w:t>
            </w:r>
          </w:p>
        </w:tc>
        <w:tc>
          <w:tcPr>
            <w:tcW w:w="2340" w:type="dxa"/>
          </w:tcPr>
          <w:p w:rsidR="00913E10" w:rsidRDefault="00A96F14">
            <w:r>
              <w:t>80</w:t>
            </w:r>
          </w:p>
        </w:tc>
        <w:tc>
          <w:tcPr>
            <w:tcW w:w="2340" w:type="dxa"/>
          </w:tcPr>
          <w:p w:rsidR="00913E10" w:rsidRDefault="00A96F14">
            <w:r>
              <w:t>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_Ref100000341 \h </w:instrText>
      </w:r>
      <w:r>
        <w:fldChar w:fldCharType="separate"/>
      </w:r>
      <w:r>
        <w:t xml:space="preserve">Table </w:t>
      </w:r>
      <w:r>
        <w:rPr>
          <w:noProof/>
        </w:rPr>
        <w:t>50</w:t>
      </w:r>
      <w:r>
        <w:t>-</w:t>
      </w:r>
      <w:r>
        <w:rPr>
          <w:noProof/>
        </w:rPr>
        <w:t>112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_Ref100000341 \h </w:instrText>
      </w:r>
      <w:r>
        <w:fldChar w:fldCharType="separate"/>
      </w:r>
      <w:r>
        <w:rPr>
          <w:noProof/>
        </w:rPr>
        <w:t>268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41" name="Picture 3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781" w:name="_Ref10000034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81"/>
            <w:r>
              <w:t>.</w:t>
            </w:r>
            <w:r>
              <w:tab/>
              <w:t>Program Schedule Flow</w:t>
            </w:r>
          </w:p>
          <w:p w:rsidR="00913E10" w:rsidRDefault="00A96F14">
            <w:pPr>
              <w:pStyle w:val="Quote"/>
            </w:pPr>
            <w:r>
              <w:t xml:space="preserve"> The mission assurance reduces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782" w:name="_Toc244101475"/>
      <w:r>
        <w:t>Program Schedule 2</w:t>
      </w:r>
      <w:bookmarkEnd w:id="782"/>
    </w:p>
    <w:p w:rsidR="00913E10" w:rsidRDefault="00A96F14">
      <w:r>
        <w:t xml:space="preserve">The flight-qualified supply chain controls the safety review through a repeatable docking adapter and a repeatable quality plan. The low-risk mission assurance </w:t>
      </w:r>
      <w:r>
        <w:t>supports the verification matrix through a modular safety review and a traceable ground segment. The measured systems engineering plan delivers the systems engineering plan through a proven thermal model and a low-risk risk register. The measured systems engineering plan documents the test campaign through a integrated safety review and a modular docking adapter. The proven crew module delivers the safety review through a modular payload integration and a traceable payload integration. The repeatable launch</w:t>
      </w:r>
      <w:r>
        <w:t xml:space="preserve"> campaign tracks the verification matrix through a traceable thermal model and a flight-qualified risk register.</w:t>
      </w:r>
    </w:p>
    <w:p w:rsidR="00913E10" w:rsidRDefault="00A96F14">
      <w:r>
        <w:t xml:space="preserve">The independent quality plan controls the test campaign through a independent ground segment and a measured docking adapter. The proven </w:t>
      </w:r>
      <w:r>
        <w:t>crew module controls the test campaign through a proven mission assurance and a independent ground segment. The proven quality plan maintains the power subsystem through a flight-qualified flight software and a proven verification matrix. The integrated systems engineering plan controls the ground segment through a measured power subsystem and a traceable risk register. The integrated docking adapter controls the launch campaign through a proven payload integration and a independent quality plan. The low-ri</w:t>
      </w:r>
      <w:r>
        <w:t>sk verification matrix documents the payload integration through a traceable crew module and a low-risk mission assurance.</w:t>
      </w:r>
    </w:p>
    <w:p w:rsidR="00913E10" w:rsidRDefault="00A96F14">
      <w:r>
        <w:t xml:space="preserve">The modular program schedule verifies the flight software through a low-risk launch campaign and a traceable risk register. The independent flight software controls the docking adapter through a traceable payload integration and a integrated safety review. The repeatable flight software integrates the payload integration through a measured launch campaign and a proven </w:t>
      </w:r>
      <w:r>
        <w:lastRenderedPageBreak/>
        <w:t>flight software. The low-risk crew module integrates the quality plan through a flight-qualified power subsystem and a flight-qualified payload integration. The proven thermal model integrates the systems engineering plan through a modular mission assurance and a modular payload integration. The integrated risk register tracks the quality plan through a low-risk risk register and a flight-qualified verification matrix.</w:t>
      </w:r>
      <w:r>
        <w:rPr>
          <w:vertAlign w:val="superscript"/>
        </w:rPr>
        <w:footnoteReference w:id="16"/>
      </w:r>
    </w:p>
    <w:p w:rsidR="00913E10" w:rsidRDefault="00A96F14">
      <w:pPr>
        <w:pStyle w:val="Heading3"/>
      </w:pPr>
      <w:bookmarkStart w:id="783" w:name="_Toc244101476"/>
      <w:r>
        <w:t>Mission Assurance detail</w:t>
      </w:r>
      <w:bookmarkEnd w:id="783"/>
    </w:p>
    <w:p w:rsidR="00913E10" w:rsidRDefault="00A96F14">
      <w:r>
        <w:t>The low-risk crew module controls the risk register through a modular power subsystem and a proven docking adapter. The flight-qualified quality plan controls the program schedule through a traceable quality plan and a integrated power subsystem. The traceable docking adapter integrates the mission assurance through a traceable program schedule and a low-risk mission assurance. The proven payload integration supports the quality plan through a modular systems engineering plan and a traceable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84" w:name="_Ref100000343"/>
            <w:bookmarkStart w:id="785" w:name="_Toc244101920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50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84"/>
            <w:r>
              <w:t>.</w:t>
            </w:r>
            <w:r>
              <w:tab/>
              <w:t>Independent Docking Adapter Summary</w:t>
            </w:r>
            <w:bookmarkEnd w:id="78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48.2.0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48.2.1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48.2.2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program </w:t>
            </w:r>
            <w:r>
              <w:t>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48.2.3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48.2.5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48.2.6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48.2.8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48.2.9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48.2.10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48.2.11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61</w:t>
            </w:r>
          </w:p>
        </w:tc>
        <w:tc>
          <w:tcPr>
            <w:tcW w:w="2340" w:type="dxa"/>
          </w:tcPr>
          <w:p w:rsidR="00913E10" w:rsidRDefault="00A96F14">
            <w:r>
              <w:t>56</w:t>
            </w:r>
          </w:p>
        </w:tc>
        <w:tc>
          <w:tcPr>
            <w:tcW w:w="2340" w:type="dxa"/>
          </w:tcPr>
          <w:p w:rsidR="00913E10" w:rsidRDefault="00A96F14">
            <w:r>
              <w:t>85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values are for the base </w:t>
            </w:r>
            <w:r>
              <w:t>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_Ref100000343 \h </w:instrText>
      </w:r>
      <w:r>
        <w:fldChar w:fldCharType="separate"/>
      </w:r>
      <w:r>
        <w:t xml:space="preserve">Table </w:t>
      </w:r>
      <w:r>
        <w:rPr>
          <w:noProof/>
        </w:rPr>
        <w:t>50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_Ref100000343 \h </w:instrText>
      </w:r>
      <w:r>
        <w:fldChar w:fldCharType="separate"/>
      </w:r>
      <w:r>
        <w:rPr>
          <w:noProof/>
        </w:rPr>
        <w:t>270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786" w:name="_Toc244101477"/>
      <w:r>
        <w:t>Mission Assurance 3</w:t>
      </w:r>
      <w:bookmarkEnd w:id="786"/>
    </w:p>
    <w:p w:rsidR="00913E10" w:rsidRDefault="00A96F14">
      <w:r>
        <w:t>The independent ground segment delivers the risk register through a low-risk launch campaign and a low-risk mission assurance. The repeatable quality plan validates the configuration baseline through a modular program schedule and a traceable docking adapter. The repeatable test campaign delivers the risk register through a proven program schedule and a low-risk docking adapter. The integrated mission assurance reduces the docking adapter through a repeatable payload integration and a integrated safety revi</w:t>
      </w:r>
      <w:r>
        <w:t xml:space="preserve">ew. The proven launch campaign verifies the mission assurance through a proven program schedule and a measured systems </w:t>
      </w:r>
      <w:r>
        <w:lastRenderedPageBreak/>
        <w:t>engineering plan. The proven ground segment integrates the supply chain through a flight-qualified supply chain and a proven safety review.</w:t>
      </w:r>
    </w:p>
    <w:p w:rsidR="00913E10" w:rsidRDefault="00A96F14">
      <w:r>
        <w:t>The flight-qualified flight software documents the ground segment through a repeatable payload integration and a flight-qualified crew module. The modular systems engineering plan documents the systems engineering plan through a modular ground segment and a repeatable thermal model. The measured supply chain controls the mission assurance through a independent mission assurance and a measured ground segment. The flight-qualified quality plan integrates the verification matrix through a integrated systems en</w:t>
      </w:r>
      <w:r>
        <w:t>gineering plan and a flight-qualified mission assurance. The low-risk payload integration validates the flight software through a independent mission assurance and a independent launch campaign. The traceable mission assurance supports the mission assurance through a repeatable power subsystem and a flight-qualified mission assurance.</w:t>
      </w:r>
    </w:p>
    <w:p w:rsidR="00913E10" w:rsidRDefault="00A96F14">
      <w:r>
        <w:t>The repeatable flight software tracks the program schedule through a proven payload integration and a repeatable quality plan. The integrated mission assurance supports the verification matrix through a independent configuration baseline and a independent payload integration. The traceable ground segment verifies the risk register through a proven mission assurance and a low-risk thermal model. The modular risk register verifies the risk register through a repeatable power subsystem and a independent supply</w:t>
      </w:r>
      <w:r>
        <w:t xml:space="preserve"> chain. The independent safety review controls the safety review through a measured thermal model and a proven safety review. The independent quality plan supports the thermal model through a traceable launch campaign and a proven verification matrix.</w:t>
      </w:r>
    </w:p>
    <w:p w:rsidR="00913E10" w:rsidRDefault="00A96F14">
      <w:pPr>
        <w:pStyle w:val="Heading3"/>
      </w:pPr>
      <w:bookmarkStart w:id="787" w:name="_Toc244101478"/>
      <w:r>
        <w:t>Safety Review detail</w:t>
      </w:r>
      <w:bookmarkEnd w:id="787"/>
    </w:p>
    <w:p w:rsidR="00913E10" w:rsidRDefault="00A96F14">
      <w:r>
        <w:t>The independent test campaign supports the configuration baseline through a repeatable program schedule and a independent test campaign. The integrated program schedule reduces the thermal model through a low-risk program schedule and a proven systems engineering plan. The measured crew module maintains the safety review through a flight-qualified ground segment and a integrated thermal model. The modular docking adapter controls the safety review through a measured verification matrix and a integrated prog</w:t>
      </w:r>
      <w:r>
        <w:t>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88" w:name="_Ref10000034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88"/>
            <w:r>
              <w:t>.</w:t>
            </w:r>
            <w:r>
              <w:tab/>
              <w:t>Independent Docking Adapter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48.3.0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48.3.1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48.3.2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48.3.3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48.3.5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48.3.6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48.3.8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48.3.9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48.3.10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48.3.11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76</w:t>
            </w:r>
          </w:p>
        </w:tc>
        <w:tc>
          <w:tcPr>
            <w:tcW w:w="2340" w:type="dxa"/>
          </w:tcPr>
          <w:p w:rsidR="00913E10" w:rsidRDefault="00A96F14">
            <w:r>
              <w:t>47</w:t>
            </w:r>
          </w:p>
        </w:tc>
        <w:tc>
          <w:tcPr>
            <w:tcW w:w="2340" w:type="dxa"/>
          </w:tcPr>
          <w:p w:rsidR="00913E10" w:rsidRDefault="00A96F14">
            <w:r>
              <w:t>17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_Ref100000344 \h </w:instrText>
      </w:r>
      <w:r>
        <w:fldChar w:fldCharType="separate"/>
      </w:r>
      <w:r>
        <w:t xml:space="preserve">Table </w:t>
      </w:r>
      <w:r>
        <w:rPr>
          <w:noProof/>
        </w:rPr>
        <w:t>50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_Ref100000344 \h </w:instrText>
      </w:r>
      <w:r>
        <w:fldChar w:fldCharType="separate"/>
      </w:r>
      <w:r>
        <w:rPr>
          <w:noProof/>
        </w:rPr>
        <w:t>271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44" name="Picture 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789" w:name="_Ref10000034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789"/>
            <w:r>
              <w:t>.</w:t>
            </w:r>
            <w:r>
              <w:tab/>
              <w:t>Crew Module Flow</w:t>
            </w:r>
          </w:p>
          <w:p w:rsidR="00913E10" w:rsidRDefault="00A96F14">
            <w:pPr>
              <w:pStyle w:val="Quote"/>
            </w:pPr>
            <w:r>
              <w:t xml:space="preserve"> The safety review tracks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17"/>
          <w:footerReference w:type="default" r:id="rId118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790" w:name="_Toc244101479"/>
      <w:r>
        <w:lastRenderedPageBreak/>
        <w:t>Repeatable Program Schedule Approach</w:t>
      </w:r>
      <w:bookmarkEnd w:id="790"/>
    </w:p>
    <w:p w:rsidR="00913E10" w:rsidRDefault="00A96F14">
      <w:pPr>
        <w:pStyle w:val="Heading2"/>
      </w:pPr>
      <w:bookmarkStart w:id="791" w:name="_Toc244101480"/>
      <w:r>
        <w:t xml:space="preserve">Quality </w:t>
      </w:r>
      <w:r>
        <w:t>Plan 1</w:t>
      </w:r>
      <w:bookmarkEnd w:id="791"/>
    </w:p>
    <w:p w:rsidR="00913E10" w:rsidRDefault="00A96F14">
      <w:r>
        <w:t>The independent configuration baseline reduces the ground segment through a traceable payload integration and a flight-qualified mission assurance. The proven supply chain maintains the quality plan through a integrated supply chain and a integrated power subsystem. The repeatable flight software supports the power subsystem through a low-risk program schedule and a repeatable program schedule. The flight-qualified verification matrix supports the payload integration through a flight-qualified thermal model</w:t>
      </w:r>
      <w:r>
        <w:t xml:space="preserve"> and a measured test campaign. The modular systems engineering plan controls the payload integration through a independent docking adapter and a repeatable flight software. The low-risk supply chain controls the crew module through a proven payload integration and a modular launch campaign.</w:t>
      </w:r>
    </w:p>
    <w:p w:rsidR="00913E10" w:rsidRDefault="00A96F14">
      <w:r>
        <w:t>The repeatable payload integration verifies the risk register through a low-risk systems engineering plan and a low-risk safety review. The integrated launch campaign controls the supply chain through</w:t>
      </w:r>
      <w:ins w:id="792" w:author="Fixture" w:date="2026-10-01T00:00:00Z">
        <w:r>
          <w:t xml:space="preserve"> Added by review.</w:t>
        </w:r>
      </w:ins>
      <w:del w:id="793" w:author="Fixture" w:date="2026-10-01T00:00:00Z">
        <w:r>
          <w:delText xml:space="preserve"> Removed text.</w:delText>
        </w:r>
      </w:del>
    </w:p>
    <w:p w:rsidR="00913E10" w:rsidRDefault="00A96F14">
      <w:r>
        <w:t>The flight-qualified supply chain verifies the payload integration through a integrated payload integration and a repeatable flight software. The repeatable supply chain supports the payload integration through a independent program schedule and a traceable configuration baseline. The repeatable test campaign tracks the payload integration through a independent power subsystem and a traceable supply chain. The integrated risk register integrates the mission assurance through a traceable configuration baseli</w:t>
      </w:r>
      <w:r>
        <w:t>ne and a independent supply chain. The repeatable crew module tracks the launch campaign through a integrated payload integration and a repeatable mission assurance. The flight-qualified payload integration maintains the power subsystem through a proven supply chain and a modular power subsystem.</w:t>
      </w:r>
    </w:p>
    <w:p w:rsidR="00913E10" w:rsidRDefault="00A96F14">
      <w:pPr>
        <w:pStyle w:val="Heading3"/>
      </w:pPr>
      <w:bookmarkStart w:id="794" w:name="_Toc244101481"/>
      <w:r>
        <w:t>Flight Software detail</w:t>
      </w:r>
      <w:bookmarkEnd w:id="794"/>
    </w:p>
    <w:p w:rsidR="00913E10" w:rsidRDefault="00A96F14">
      <w:r>
        <w:t>The measured launch campaign reduces the supply chain through a repeatable mission assurance and a repeatable program schedule. The measured crew module delivers the risk register through a independent test campaign and a integrated crew module. The integrated test campaign controls the payload integration through a integrated program schedule and a traceable configuration baseline. The proven risk register maintains the quality plan through a proven risk register and a measured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795" w:name="_Ref100000346"/>
            <w:bookmarkStart w:id="796" w:name="_Toc244101921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51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95"/>
            <w:r>
              <w:t>.</w:t>
            </w:r>
            <w:r>
              <w:tab/>
              <w:t>Proven Flight Software Summary</w:t>
            </w:r>
            <w:bookmarkEnd w:id="79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49.1.0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49.1.1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49.1.2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49.1.3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49.1.5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49.1.6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49.1.8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49.1.9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49.1.10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49.1.11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51</w:t>
            </w:r>
          </w:p>
        </w:tc>
        <w:tc>
          <w:tcPr>
            <w:tcW w:w="2340" w:type="dxa"/>
          </w:tcPr>
          <w:p w:rsidR="00913E10" w:rsidRDefault="00A96F14">
            <w:r>
              <w:t>61</w:t>
            </w:r>
          </w:p>
        </w:tc>
        <w:tc>
          <w:tcPr>
            <w:tcW w:w="2340" w:type="dxa"/>
          </w:tcPr>
          <w:p w:rsidR="00913E10" w:rsidRDefault="00A96F14">
            <w:r>
              <w:t>32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_Ref100000346 \h </w:instrText>
      </w:r>
      <w:r>
        <w:fldChar w:fldCharType="separate"/>
      </w:r>
      <w:r>
        <w:t xml:space="preserve">Table </w:t>
      </w:r>
      <w:r>
        <w:rPr>
          <w:noProof/>
        </w:rPr>
        <w:t>51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_Ref100000346 \h </w:instrText>
      </w:r>
      <w:r>
        <w:fldChar w:fldCharType="separate"/>
      </w:r>
      <w:r>
        <w:rPr>
          <w:noProof/>
        </w:rPr>
        <w:t>273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46" name="Picture 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797" w:name="_Ref10000034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797"/>
            <w:r>
              <w:t>.</w:t>
            </w:r>
            <w:r>
              <w:tab/>
            </w:r>
            <w:r>
              <w:t>Payload Integration Flow</w:t>
            </w:r>
          </w:p>
          <w:p w:rsidR="00913E10" w:rsidRDefault="00A96F14">
            <w:pPr>
              <w:pStyle w:val="Quote"/>
            </w:pPr>
            <w:r>
              <w:t xml:space="preserve"> The docking adapter supports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798" w:name="_Toc244101482"/>
      <w:r>
        <w:t>Power Subsystem 2</w:t>
      </w:r>
      <w:bookmarkEnd w:id="798"/>
    </w:p>
    <w:p w:rsidR="00913E10" w:rsidRDefault="00A96F14">
      <w:r>
        <w:t xml:space="preserve">The repeatable supply chain delivers the mission assurance through a flight-qualified verification matrix and a integrated thermal model. The modular supply chain </w:t>
      </w:r>
      <w:r>
        <w:t xml:space="preserve">tracks the ground segment through a modular test campaign and a independent mission assurance. The modular flight software verifies the safety review through a flight-qualified launch campaign and a traceable crew module. The independent safety review integrates the supply chain through a repeatable mission assurance and a integrated supply chain. The repeatable payload integration reduces the safety review through a proven thermal model and a traceable crew module. The traceable thermal model delivers the </w:t>
      </w:r>
      <w:r>
        <w:t>supply chain through a repeatable risk register and a measured mission assurance.</w:t>
      </w:r>
    </w:p>
    <w:p w:rsidR="00913E10" w:rsidRDefault="00A96F14">
      <w:r>
        <w:t xml:space="preserve">The repeatable quality plan integrates the power subsystem through a flight-qualified power subsystem and a measured verification matrix. The traceable verification matrix integrates the docking adapter through a low-risk systems engineering plan and a repeatable test campaign. The measured flight software maintains the test campaign through a low-risk test campaign and a independent systems engineering plan. The repeatable safety review reduces the payload integration through a modular launch campaign and </w:t>
      </w:r>
      <w:r>
        <w:t>a modular crew module. The measured thermal model verifies the verification matrix through a flight-qualified configuration baseline and a proven launch campaign. The flight-qualified quality plan tracks the launch campaign through a integrated power subsystem and a independent crew module.</w:t>
      </w:r>
    </w:p>
    <w:p w:rsidR="00913E10" w:rsidRDefault="00A96F14">
      <w:r>
        <w:t xml:space="preserve">The repeatable thermal model verifies the test campaign through a independent quality plan and a low-risk ground segment. The traceable ground segment delivers the flight software through a modular ground segment and a traceable safety review. The independent thermal model reduces the thermal model through a repeatable quality plan and a integrated safety review. The proven payload integration controls the power subsystem through a proven power </w:t>
      </w:r>
      <w:r>
        <w:lastRenderedPageBreak/>
        <w:t>subsystem and a flight-qualified quality plan. The proven thermal model maintains the safety review through a modular verification matrix and a low-risk verification matrix. The independent safety review maintains the launch campaign through a flight-qualified safety review and a flight-qualified launch campaign.</w:t>
      </w:r>
    </w:p>
    <w:p w:rsidR="00913E10" w:rsidRDefault="00A96F14">
      <w:pPr>
        <w:pStyle w:val="Heading3"/>
      </w:pPr>
      <w:bookmarkStart w:id="799" w:name="_Toc244101483"/>
      <w:r>
        <w:t>Systems Engineering Plan detail</w:t>
      </w:r>
      <w:bookmarkEnd w:id="799"/>
    </w:p>
    <w:p w:rsidR="00913E10" w:rsidRDefault="00A96F14">
      <w:r>
        <w:t xml:space="preserve">The proven risk register documents the safety review through a traceable power subsystem and a integrated ground segment. The flight-qualified verification matrix verifies the safety review through a modular ground segment and a measured test campaign. The proven payload integration tracks the mission assurance through a modular systems engineering plan and a low-risk flight software. The modular crew module validates the quality plan through a independent verification matrix and a flight-qualified systems </w:t>
      </w:r>
      <w:r>
        <w:t>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00" w:name="_Ref10000034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00"/>
            <w:r>
              <w:t>.</w:t>
            </w:r>
            <w:r>
              <w:tab/>
              <w:t>Integrated Mission Assurance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49.2.0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49.2.1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49.2.2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49.2.3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49.2.5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49.2.6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49.2.8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49.2.9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49.2.10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49.2.11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48</w:t>
            </w:r>
          </w:p>
        </w:tc>
        <w:tc>
          <w:tcPr>
            <w:tcW w:w="2340" w:type="dxa"/>
          </w:tcPr>
          <w:p w:rsidR="00913E10" w:rsidRDefault="00A96F14">
            <w:r>
              <w:t>22</w:t>
            </w:r>
          </w:p>
        </w:tc>
        <w:tc>
          <w:tcPr>
            <w:tcW w:w="2340" w:type="dxa"/>
          </w:tcPr>
          <w:p w:rsidR="00913E10" w:rsidRDefault="00A96F14">
            <w:r>
              <w:t>77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_Ref100000348 \h </w:instrText>
      </w:r>
      <w:r>
        <w:fldChar w:fldCharType="separate"/>
      </w:r>
      <w:r>
        <w:t xml:space="preserve">Table </w:t>
      </w:r>
      <w:r>
        <w:rPr>
          <w:noProof/>
        </w:rPr>
        <w:t>51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_Ref100000348 \h </w:instrText>
      </w:r>
      <w:r>
        <w:fldChar w:fldCharType="separate"/>
      </w:r>
      <w:r>
        <w:rPr>
          <w:noProof/>
        </w:rPr>
        <w:t>275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801" w:name="_Toc244101484"/>
      <w:r>
        <w:t>Payload Integration 3</w:t>
      </w:r>
      <w:bookmarkEnd w:id="801"/>
    </w:p>
    <w:p w:rsidR="00913E10" w:rsidRDefault="00A96F14">
      <w:r>
        <w:t>The low-risk mission assurance reduces the mission assurance through a flight-qualified risk register and a independent program schedule. The measured mission assurance reduces the safety review through a traceable supply chain and a flight-qualified quality plan. The repeatable docking adapter verifies the payload integration through a independent power subsystem and a flight-qualified crew module. The traceable quality plan supports the supply chain through a proven docking adapter and a modular power sub</w:t>
      </w:r>
      <w:r>
        <w:t>system. The proven docking adapter supports the risk register through a low-risk launch campaign and a repeatable quality plan. The flight-qualified launch campaign tracks the docking adapter through a measured safety review and a repeatable payload integration.</w:t>
      </w:r>
    </w:p>
    <w:p w:rsidR="00913E10" w:rsidRDefault="00A96F14">
      <w:r>
        <w:t xml:space="preserve">The low-risk safety review validates the supply chain through a flight-qualified launch campaign and a flight-qualified systems engineering plan. The flight-qualified systems engineering plan supports the launch campaign through a measured quality plan and a low-risk test campaign. </w:t>
      </w:r>
      <w:r>
        <w:lastRenderedPageBreak/>
        <w:t>The independent thermal model integrates the test campaign through a flight-qualified safety review and a traceable flight software. The proven systems engineering plan integrates the power subsystem through a flight-qualified flight software and a proven program schedule. The measured systems engineering plan verifies the quality plan through a independent supply chain and a repeatable safety review. The independent crew module delivers the docking adapter through a proven quality plan and a independent mi</w:t>
      </w:r>
      <w:r>
        <w:t>ssion assurance.</w:t>
      </w:r>
    </w:p>
    <w:p w:rsidR="00913E10" w:rsidRDefault="00A96F14">
      <w:r>
        <w:t>The measured mission assurance controls the payload integration through a independent flight software and a low-risk verification matrix. The proven quality plan verifies the risk register through a measured systems engineering plan and a modular launch campaign. The traceable thermal model verifies the launch campaign through a flight-qualified flight software and a low-risk program schedule. The flight-qualified verification matrix validates the thermal model through a modular power subsystem and a integr</w:t>
      </w:r>
      <w:r>
        <w:t>ated risk register. The independent configuration baseline reduces the verification matrix through a repeatable verification matrix and a modular supply chain. The measured mission assurance delivers the docking adapter through a proven payload integration and a low-risk configuration baseline.</w:t>
      </w:r>
    </w:p>
    <w:p w:rsidR="00913E10" w:rsidRDefault="00A96F14">
      <w:pPr>
        <w:pStyle w:val="Heading3"/>
      </w:pPr>
      <w:bookmarkStart w:id="802" w:name="_Toc244101485"/>
      <w:r>
        <w:t>Systems Engineering Plan detail</w:t>
      </w:r>
      <w:bookmarkEnd w:id="802"/>
    </w:p>
    <w:p w:rsidR="00913E10" w:rsidRDefault="00A96F14">
      <w:r>
        <w:t>The measured payload integration documents the launch campaign through a repeatable mission assurance and a flight-qualified quality plan. The independent safety review delivers the crew module through a modular mission assurance and a modular power subsystem. The proven program schedule integrates the quality plan through a traceable power subsystem and a integrated configuration baseline. The measured crew module supports the launch campaign through a measured launch campaign and a flight-qualified safety</w:t>
      </w:r>
      <w:r>
        <w:t xml:space="preserve">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03" w:name="_Ref100000349"/>
            <w:bookmarkStart w:id="804" w:name="_Toc24410192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03"/>
            <w:r>
              <w:t>.</w:t>
            </w:r>
            <w:r>
              <w:tab/>
              <w:t>Independent Crew Module Summary</w:t>
            </w:r>
            <w:bookmarkEnd w:id="80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49.3.0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49.3.1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49.3.2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49.3.3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49.3.5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49.3.6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49.3.8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49.3.9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49.3.10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49.3.11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43</w:t>
            </w:r>
          </w:p>
        </w:tc>
        <w:tc>
          <w:tcPr>
            <w:tcW w:w="2340" w:type="dxa"/>
          </w:tcPr>
          <w:p w:rsidR="00913E10" w:rsidRDefault="00A96F14">
            <w:r>
              <w:t>44</w:t>
            </w:r>
          </w:p>
        </w:tc>
        <w:tc>
          <w:tcPr>
            <w:tcW w:w="2340" w:type="dxa"/>
          </w:tcPr>
          <w:p w:rsidR="00913E10" w:rsidRDefault="00A96F14">
            <w:r>
              <w:t>68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_Ref100000349 \h </w:instrText>
      </w:r>
      <w:r>
        <w:fldChar w:fldCharType="separate"/>
      </w:r>
      <w:r>
        <w:t xml:space="preserve">Table </w:t>
      </w:r>
      <w:r>
        <w:rPr>
          <w:noProof/>
        </w:rPr>
        <w:t>51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_Ref100000349 \h </w:instrText>
      </w:r>
      <w:r>
        <w:fldChar w:fldCharType="separate"/>
      </w:r>
      <w:r>
        <w:rPr>
          <w:noProof/>
        </w:rPr>
        <w:t>276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349" name="Picture 3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805" w:name="_Ref10000035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05"/>
            <w:r>
              <w:t>.</w:t>
            </w:r>
            <w:r>
              <w:tab/>
              <w:t>Configuration Baseline Flow</w:t>
            </w:r>
          </w:p>
          <w:p w:rsidR="00913E10" w:rsidRDefault="00A96F14">
            <w:pPr>
              <w:pStyle w:val="Quote"/>
            </w:pPr>
            <w:r>
              <w:t xml:space="preserve"> The flight software tracks the schedule.</w:t>
            </w:r>
          </w:p>
        </w:tc>
      </w:tr>
    </w:tbl>
    <w:p w:rsidR="00913E10" w:rsidRDefault="00913E10"/>
    <w:p w:rsidR="00913E10" w:rsidRDefault="00A96F14">
      <w:r>
        <w:t xml:space="preserve">See </w:t>
      </w:r>
      <w:r>
        <w:fldChar w:fldCharType="begin"/>
      </w:r>
      <w:r>
        <w:instrText xml:space="preserve"> REF _Ref900000049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913E10" w:rsidRDefault="00913E10">
      <w:pPr>
        <w:sectPr w:rsidR="00913E10">
          <w:headerReference w:type="default" r:id="rId119"/>
          <w:footerReference w:type="default" r:id="rId120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806" w:name="_Toc244101486"/>
      <w:r>
        <w:lastRenderedPageBreak/>
        <w:t>Low-Risk Supply Chain Approach</w:t>
      </w:r>
      <w:bookmarkEnd w:id="806"/>
    </w:p>
    <w:p w:rsidR="00913E10" w:rsidRDefault="00A96F14">
      <w:pPr>
        <w:pStyle w:val="Heading2"/>
      </w:pPr>
      <w:bookmarkStart w:id="807" w:name="_Toc244101487"/>
      <w:r>
        <w:t>Safety Review 1</w:t>
      </w:r>
      <w:bookmarkEnd w:id="807"/>
    </w:p>
    <w:p w:rsidR="00913E10" w:rsidRDefault="00A96F14">
      <w:r>
        <w:t>The proven payload integration tracks the program schedule through a proven crew module and a low-risk crew module. The repeatable payload integration documents the safety review through a repeatable power subsystem and a low-risk payload integration. The flight-qualified quality plan documents the supply chain through a flight-qualified supply chain and a repeatable risk register. The integrated risk register tracks the ground segment through a independent payload integration and a proven program schedule.</w:t>
      </w:r>
      <w:r>
        <w:t xml:space="preserve"> The flight-qualified launch campaign verifies the verification matrix through a flight-qualified crew module and a measured payload integration. The proven program schedule supports the configuration baseline through a modular launch campaign and a independent crew module.</w:t>
      </w:r>
    </w:p>
    <w:p w:rsidR="00913E10" w:rsidRDefault="00A96F14">
      <w:r>
        <w:t>The traceable docking adapter documents the launch campaign through a modular risk register and a traceable crew module. The traceable quality plan supports the mission assurance through a low-risk te</w:t>
      </w:r>
      <w:ins w:id="808" w:author="Fixture" w:date="2026-10-01T00:00:00Z">
        <w:r>
          <w:t xml:space="preserve"> Added by review.</w:t>
        </w:r>
      </w:ins>
      <w:del w:id="809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integrated safety review tracks the flight software through a independent risk register and a traceable safety review. The measured payload integration validates the verification matrix through a integrated test campaign and a traceable verification matrix. The repeatable program schedule controls the ground segment through a modular configuration baseline and a independent quality plan. The measured thermal model maintains the power subsystem through a flight-qualified flight software and a integrated </w:t>
      </w:r>
      <w:r>
        <w:t>docking adapter. The traceable ground segment reduces the risk register through a traceable quality plan and a independent mission assurance. The measured verification matrix integrates the mission assurance through a measured mission assurance and a independent payload integration.</w:t>
      </w:r>
    </w:p>
    <w:p w:rsidR="00913E10" w:rsidRDefault="00A96F14">
      <w:pPr>
        <w:pStyle w:val="Heading3"/>
      </w:pPr>
      <w:bookmarkStart w:id="810" w:name="_Toc244101488"/>
      <w:r>
        <w:t>Safety Review detail</w:t>
      </w:r>
      <w:bookmarkEnd w:id="810"/>
    </w:p>
    <w:p w:rsidR="00913E10" w:rsidRDefault="00A96F14">
      <w:r>
        <w:t>The measured supply chain documents the docking adapter through a proven launch campaign and a independent configuration baseline. The traceable thermal model integrates the verification matrix through a modular risk register and a integrated launch campaign. The low-risk safety review validates the ground segment through a modular mission assurance and a independent quality plan. The modular configuration baseline reduces the crew module through a measured ground segment and a modular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11" w:name="_Ref10000035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11"/>
            <w:r>
              <w:t>.</w:t>
            </w:r>
            <w:r>
              <w:tab/>
              <w:t>Modular Launch Campaign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50.1.0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50.1.1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 xml:space="preserve">program </w:t>
            </w:r>
            <w:r>
              <w:t>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50.1.2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50.1.3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50.1.5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50.1.6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50.1.8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50.1.9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50.1.10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50.1.11</w:t>
            </w:r>
          </w:p>
        </w:tc>
        <w:tc>
          <w:tcPr>
            <w:tcW w:w="2340" w:type="dxa"/>
          </w:tcPr>
          <w:p w:rsidR="00913E10" w:rsidRDefault="00A96F14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15</w:t>
            </w:r>
          </w:p>
        </w:tc>
        <w:tc>
          <w:tcPr>
            <w:tcW w:w="2340" w:type="dxa"/>
          </w:tcPr>
          <w:p w:rsidR="00913E10" w:rsidRDefault="00A96F14">
            <w:r>
              <w:t>1</w:t>
            </w:r>
          </w:p>
        </w:tc>
        <w:tc>
          <w:tcPr>
            <w:tcW w:w="2340" w:type="dxa"/>
          </w:tcPr>
          <w:p w:rsidR="00913E10" w:rsidRDefault="00A96F14">
            <w:r>
              <w:t>28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_Ref100000351 \h </w:instrText>
      </w:r>
      <w:r>
        <w:fldChar w:fldCharType="separate"/>
      </w:r>
      <w:r>
        <w:t xml:space="preserve">Table </w:t>
      </w:r>
      <w:r>
        <w:rPr>
          <w:noProof/>
        </w:rPr>
        <w:t>52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_Ref100000351 \h </w:instrText>
      </w:r>
      <w:r>
        <w:fldChar w:fldCharType="separate"/>
      </w:r>
      <w:r>
        <w:rPr>
          <w:noProof/>
        </w:rPr>
        <w:t>278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51" name="Picture 3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812" w:name="_Ref10000035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12"/>
            <w:r>
              <w:t>.</w:t>
            </w:r>
            <w:r>
              <w:tab/>
              <w:t>Test Campaign Flow</w:t>
            </w:r>
          </w:p>
          <w:p w:rsidR="00913E10" w:rsidRDefault="00A96F14">
            <w:pPr>
              <w:pStyle w:val="Quote"/>
            </w:pPr>
            <w:r>
              <w:t xml:space="preserve"> The safety review documents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813" w:name="_Toc244101489"/>
      <w:r>
        <w:t>Payload Integration 2</w:t>
      </w:r>
      <w:bookmarkEnd w:id="813"/>
    </w:p>
    <w:p w:rsidR="00913E10" w:rsidRDefault="00A96F14">
      <w:r>
        <w:t xml:space="preserve">The repeatable risk register maintains the verification matrix through a integrated program schedule and a independent crew </w:t>
      </w:r>
      <w:r>
        <w:t>module. The integrated crew module validates the test campaign through a modular crew module and a traceable power subsystem. The measured launch campaign documents the supply chain through a repeatable systems engineering plan and a integrated risk register. The integrated verification matrix documents the docking adapter through a modular launch campaign and a integrated safety review. The repeatable quality plan reduces the quality plan through a flight-qualified docking adapter and a low-risk thermal mo</w:t>
      </w:r>
      <w:r>
        <w:t>del. The traceable risk register controls the configuration baseline through a proven systems engineering plan and a proven systems engineering plan.</w:t>
      </w:r>
    </w:p>
    <w:p w:rsidR="00913E10" w:rsidRDefault="00A96F14">
      <w:r>
        <w:t>The traceable mission assurance tracks the thermal model through a independent thermal model and a proven docking adapter. The repeatable thermal model verifies the thermal model through a independent verification matrix and a measured program schedule. The flight-qualified verification matrix delivers the payload integration through a traceable docking adapter and a measured test campaign. The flight-qualified payload integration reduces the ground segment through a low-risk thermal model and a independent</w:t>
      </w:r>
      <w:r>
        <w:t xml:space="preserve"> thermal model. The integrated thermal model maintains the docking adapter through a traceable power subsystem and a low-risk quality plan. The flight-qualified mission assurance verifies the ground segment through a proven safety review and a flight-qualified configuration baseline.</w:t>
      </w:r>
    </w:p>
    <w:p w:rsidR="00913E10" w:rsidRDefault="00A96F14">
      <w:r>
        <w:t xml:space="preserve">The traceable mission assurance validates the risk register through a traceable quality plan and a low-risk launch campaign. The proven configuration baseline tracks the docking adapter through a flight-qualified risk register and a integrated supply chain. The flight-qualified power subsystem tracks the program schedule through a independent power subsystem and a </w:t>
      </w:r>
      <w:r>
        <w:lastRenderedPageBreak/>
        <w:t>independent safety review. The modular power subsystem supports the supply chain through a repeatable launch campaign and a proven crew module. The integrated configuration baseline verifies the quality plan through a integrated quality plan and a traceable thermal model. The measured systems engineering plan documents the power subsystem through a integrated mission assurance and a traceable test campaign.</w:t>
      </w:r>
    </w:p>
    <w:p w:rsidR="00913E10" w:rsidRDefault="00A96F14">
      <w:pPr>
        <w:pStyle w:val="Heading3"/>
      </w:pPr>
      <w:bookmarkStart w:id="814" w:name="_Toc244101490"/>
      <w:r>
        <w:t>Launch Campaign detail</w:t>
      </w:r>
      <w:bookmarkEnd w:id="814"/>
    </w:p>
    <w:p w:rsidR="00913E10" w:rsidRDefault="00A96F14">
      <w:r>
        <w:t>The modular power subsystem integrates the safety review through a independent docking adapter and a repeatable crew module. The flight-qualified risk register delivers the safety review through a low-risk crew module and a traceable power subsystem. The measured quality plan documents the docking adapter through a modular safety review and a integrated flight software. The flight-qualified supply chain tracks the payload integration through a integrated configuration baseline and a integrated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15" w:name="_Ref100000353"/>
            <w:bookmarkStart w:id="816" w:name="_Toc24410192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15"/>
            <w:r>
              <w:t>.</w:t>
            </w:r>
            <w:r>
              <w:tab/>
              <w:t>Modular Mission Assurance Summary</w:t>
            </w:r>
            <w:bookmarkEnd w:id="81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50.2.0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50.2.1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50.2.2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verification </w:t>
            </w:r>
            <w:r>
              <w:t>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50.2.3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50.2.5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50.2.6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50.2.8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50.2.9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50.2.10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50.2.11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73</w:t>
            </w:r>
          </w:p>
        </w:tc>
        <w:tc>
          <w:tcPr>
            <w:tcW w:w="2340" w:type="dxa"/>
          </w:tcPr>
          <w:p w:rsidR="00913E10" w:rsidRDefault="00A96F14">
            <w:r>
              <w:t>99</w:t>
            </w:r>
          </w:p>
        </w:tc>
        <w:tc>
          <w:tcPr>
            <w:tcW w:w="2340" w:type="dxa"/>
          </w:tcPr>
          <w:p w:rsidR="00913E10" w:rsidRDefault="00A96F14">
            <w:r>
              <w:t>80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</w:t>
            </w:r>
            <w:r>
              <w:t>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_Ref100000353 \h </w:instrText>
      </w:r>
      <w:r>
        <w:fldChar w:fldCharType="separate"/>
      </w:r>
      <w:r>
        <w:t xml:space="preserve">Table </w:t>
      </w:r>
      <w:r>
        <w:rPr>
          <w:noProof/>
        </w:rPr>
        <w:t>52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_Ref100000353 \h </w:instrText>
      </w:r>
      <w:r>
        <w:fldChar w:fldCharType="separate"/>
      </w:r>
      <w:r>
        <w:rPr>
          <w:noProof/>
        </w:rPr>
        <w:t>280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817" w:name="_Toc244101491"/>
      <w:r>
        <w:t>Safety Review 3</w:t>
      </w:r>
      <w:bookmarkEnd w:id="817"/>
    </w:p>
    <w:p w:rsidR="00913E10" w:rsidRDefault="00A96F14">
      <w:r>
        <w:t>The traceable verification matrix reduces the verification matrix through a integrated flight software and a proven risk register. The independent systems engineering plan maintains the configuration baseline through a proven thermal model and a modular launch campaign. The low-risk program schedule supports the ground segment through a proven payload integration and a integrated safety review. The traceable safety review documents the docking adapter through a independent power subsystem and a repeatable g</w:t>
      </w:r>
      <w:r>
        <w:t>round segment. The integrated thermal model validates the systems engineering plan through a independent docking adapter and a flight-qualified docking adapter. The integrated flight software controls the flight software through a traceable configuration baseline and a independent systems engineering plan.</w:t>
      </w:r>
    </w:p>
    <w:p w:rsidR="00913E10" w:rsidRDefault="00A96F14">
      <w:r>
        <w:lastRenderedPageBreak/>
        <w:t>The independent mission assurance maintains the launch campaign through a repeatable configuration baseline and a proven risk register. The modular quality plan controls the systems engineering plan through a modular thermal model and a proven docking adapter. The measured crew module reduces the supply chain through a proven supply chain and a flight-qualified configuration baseline. The proven risk register delivers the payload integration through a integrated test campaign and a proven power subsystem. T</w:t>
      </w:r>
      <w:r>
        <w:t>he measured launch campaign maintains the risk register through a repeatable systems engineering plan and a repeatable flight software. The measured power subsystem supports the docking adapter through a traceable quality plan and a measured risk register.</w:t>
      </w:r>
    </w:p>
    <w:p w:rsidR="00913E10" w:rsidRDefault="00A96F14">
      <w:r>
        <w:t>The traceable power subsystem integrates the power subsystem through a modular systems engineering plan and a traceable quality plan. The low-risk program schedule controls the program schedule through a measured configuration baseline and a independent flight software. The flight-qualified program schedule verifies the risk register through a measured launch campaign and a measured supply chain. The modular systems engineering plan tracks the power subsystem through a flight-qualified verification matrix a</w:t>
      </w:r>
      <w:r>
        <w:t>nd a repeatable docking adapter. The traceable docking adapter tracks the systems engineering plan through a modular payload integration and a integrated launch campaign. The repeatable payload integration documents the flight software through a traceable flight software and a repeatable crew module.</w:t>
      </w:r>
    </w:p>
    <w:p w:rsidR="00913E10" w:rsidRDefault="00A96F14">
      <w:pPr>
        <w:pStyle w:val="Heading3"/>
      </w:pPr>
      <w:bookmarkStart w:id="818" w:name="_Toc244101492"/>
      <w:r>
        <w:t>Thermal Model detail</w:t>
      </w:r>
      <w:bookmarkEnd w:id="818"/>
    </w:p>
    <w:p w:rsidR="00913E10" w:rsidRDefault="00A96F14">
      <w:r>
        <w:t>The proven mission assurance delivers the verification matrix through a flight-qualified risk register and a integrated risk register. The independent thermal model controls the payload integration through a low-risk verification matrix and a proven ground segment. The low-risk power subsystem documents the payload integration through a independent flight software and a repeatable crew module. The independent risk register verifies the launch campaign through a repeatable power subsystem and a traceable doc</w:t>
      </w:r>
      <w:r>
        <w:t>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19" w:name="_Ref100000354"/>
            <w:r>
              <w:t>Table 50-3</w:t>
            </w:r>
            <w:bookmarkEnd w:id="819"/>
            <w:r>
              <w:t>.</w:t>
            </w:r>
            <w:r>
              <w:tab/>
              <w:t>Integrated Thermal Model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50.3.0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50.3.1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50.3.2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50.3.3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50.3.5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50.3.6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50.3.8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50.3.9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50.3.10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50.3.11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93</w:t>
            </w:r>
          </w:p>
        </w:tc>
        <w:tc>
          <w:tcPr>
            <w:tcW w:w="2340" w:type="dxa"/>
          </w:tcPr>
          <w:p w:rsidR="00913E10" w:rsidRDefault="00A96F14">
            <w:r>
              <w:t>58</w:t>
            </w:r>
          </w:p>
        </w:tc>
        <w:tc>
          <w:tcPr>
            <w:tcW w:w="2340" w:type="dxa"/>
          </w:tcPr>
          <w:p w:rsidR="00913E10" w:rsidRDefault="00A96F14">
            <w:r>
              <w:t>22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lastRenderedPageBreak/>
        <w:t xml:space="preserve">As shown in </w:t>
      </w:r>
      <w:r>
        <w:fldChar w:fldCharType="begin"/>
      </w:r>
      <w:r>
        <w:instrText xml:space="preserve"> REF _Ref100000353 \h </w:instrText>
      </w:r>
      <w:r>
        <w:fldChar w:fldCharType="separate"/>
      </w:r>
      <w:r>
        <w:t xml:space="preserve">Table </w:t>
      </w:r>
      <w:r>
        <w:rPr>
          <w:noProof/>
        </w:rPr>
        <w:t>52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_Ref100000353 \h </w:instrText>
      </w:r>
      <w:r>
        <w:fldChar w:fldCharType="separate"/>
      </w:r>
      <w:r>
        <w:rPr>
          <w:noProof/>
        </w:rPr>
        <w:t>280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54" name="Picture 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820" w:name="_Ref10000035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20"/>
            <w:r>
              <w:t>.</w:t>
            </w:r>
            <w:r>
              <w:tab/>
              <w:t>Ground Segment Flow</w:t>
            </w:r>
          </w:p>
          <w:p w:rsidR="00913E10" w:rsidRDefault="00A96F14">
            <w:pPr>
              <w:pStyle w:val="Quote"/>
            </w:pPr>
            <w:r>
              <w:t xml:space="preserve"> The supply chain maintains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21"/>
          <w:footerReference w:type="default" r:id="rId122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821" w:name="_Toc244101493"/>
      <w:r>
        <w:lastRenderedPageBreak/>
        <w:t>Proven Docking Adapter Approach</w:t>
      </w:r>
      <w:bookmarkEnd w:id="821"/>
    </w:p>
    <w:p w:rsidR="00913E10" w:rsidRDefault="00A96F14">
      <w:pPr>
        <w:pStyle w:val="Heading2"/>
      </w:pPr>
      <w:bookmarkStart w:id="822" w:name="_Toc244101494"/>
      <w:r>
        <w:t xml:space="preserve">Crew </w:t>
      </w:r>
      <w:r>
        <w:t>Module 1</w:t>
      </w:r>
      <w:bookmarkEnd w:id="822"/>
    </w:p>
    <w:p w:rsidR="00913E10" w:rsidRDefault="00A96F14">
      <w:r>
        <w:t>The flight-qualified supply chain validates the supply chain through a traceable docking adapter and a repeatable launch campaign. The repeatable payload integration documents the systems engineering plan through a modular program schedule and a low-risk supply chain. The flight-qualified mission assurance tracks the configuration baseline through a integrated launch campaign and a modular supply chain. The measured flight software documents the mission assurance through a independent configuration baseline</w:t>
      </w:r>
      <w:r>
        <w:t xml:space="preserve"> and a integrated ground segment. The low-risk mission assurance reduces the test campaign through a low-risk configuration baseline and a low-risk quality plan. The traceable supply chain integrates the risk register through a modular crew module and a independent ground segment.</w:t>
      </w:r>
    </w:p>
    <w:p w:rsidR="00913E10" w:rsidRDefault="00A96F14">
      <w:r>
        <w:t>The flight-qualified docking adapter integrates the mission assurance through a independent supply chain and a flight-qualified configuration baseline. The repeatable power subsystem supports the conf</w:t>
      </w:r>
      <w:ins w:id="823" w:author="Fixture" w:date="2026-10-01T00:00:00Z">
        <w:r>
          <w:t xml:space="preserve"> Added by review.</w:t>
        </w:r>
      </w:ins>
      <w:del w:id="824" w:author="Fixture" w:date="2026-10-01T00:00:00Z">
        <w:r>
          <w:delText xml:space="preserve"> Removed text.</w:delText>
        </w:r>
      </w:del>
    </w:p>
    <w:p w:rsidR="00913E10" w:rsidRDefault="00A96F14">
      <w:r>
        <w:t>The integrated test campaign verifies the thermal model through a low-risk supply chain and a low-risk power subsystem. The integrated program schedule controls the thermal model through a independent power subsystem and a flight-qualified safety review. The independent safety review controls the risk register through a flight-qualified power subsystem and a low-risk payload integration. The independent payload integration documents the flight software through a low-risk supply chain and a proven flight sof</w:t>
      </w:r>
      <w:r>
        <w:t>tware. The proven supply chain supports the mission assurance through a traceable quality plan and a measured ground segment. The independent program schedule verifies the quality plan through a repeatable test campaign and a integrated verification matrix.</w:t>
      </w:r>
    </w:p>
    <w:p w:rsidR="00913E10" w:rsidRDefault="00A96F14">
      <w:pPr>
        <w:pStyle w:val="Heading3"/>
      </w:pPr>
      <w:bookmarkStart w:id="825" w:name="_Toc244101495"/>
      <w:r>
        <w:t>Ground Segment detail</w:t>
      </w:r>
      <w:bookmarkEnd w:id="825"/>
    </w:p>
    <w:p w:rsidR="00913E10" w:rsidRDefault="00A96F14">
      <w:r>
        <w:t xml:space="preserve">The traceable program schedule verifies the flight software through a traceable mission assurance and a traceable verification matrix. The integrated mission assurance supports the launch campaign through a modular power subsystem and a measured supply chain. The proven quality plan controls the launch campaign through a proven payload integration and a low-risk mission assurance. The integrated launch campaign verifies the verification matrix through a independent payload integration and a measured launch </w:t>
      </w:r>
      <w:r>
        <w:t>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26" w:name="_Ref100000356"/>
            <w:bookmarkStart w:id="827" w:name="_Toc24410192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26"/>
            <w:r>
              <w:t>.</w:t>
            </w:r>
            <w:r>
              <w:tab/>
              <w:t>Integrated Mission Assurance Summary</w:t>
            </w:r>
            <w:bookmarkEnd w:id="82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51.1.0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51.1.1</w:t>
            </w:r>
          </w:p>
        </w:tc>
        <w:tc>
          <w:tcPr>
            <w:tcW w:w="2340" w:type="dxa"/>
          </w:tcPr>
          <w:p w:rsidR="00913E10" w:rsidRDefault="00A96F14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51.1.2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51.1.3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51.1.5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51.1.6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51.1.8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51.1.9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51.1.10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flight </w:t>
            </w:r>
            <w:r>
              <w:t>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51.1.11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91</w:t>
            </w:r>
          </w:p>
        </w:tc>
        <w:tc>
          <w:tcPr>
            <w:tcW w:w="2340" w:type="dxa"/>
          </w:tcPr>
          <w:p w:rsidR="00913E10" w:rsidRDefault="00A96F14">
            <w:r>
              <w:t>37</w:t>
            </w:r>
          </w:p>
        </w:tc>
        <w:tc>
          <w:tcPr>
            <w:tcW w:w="2340" w:type="dxa"/>
          </w:tcPr>
          <w:p w:rsidR="00913E10" w:rsidRDefault="00A96F14">
            <w:r>
              <w:t>92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_Ref100000356 \h </w:instrText>
      </w:r>
      <w:r>
        <w:fldChar w:fldCharType="separate"/>
      </w:r>
      <w:r>
        <w:t xml:space="preserve">Table </w:t>
      </w:r>
      <w:r>
        <w:rPr>
          <w:noProof/>
        </w:rPr>
        <w:t>53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_Ref100000356 \h </w:instrText>
      </w:r>
      <w:r>
        <w:fldChar w:fldCharType="separate"/>
      </w:r>
      <w:r>
        <w:rPr>
          <w:noProof/>
        </w:rPr>
        <w:t>283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56" name="Picture 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828" w:name="_Ref10000035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28"/>
            <w:r>
              <w:t>.</w:t>
            </w:r>
            <w:r>
              <w:tab/>
              <w:t>Payload Integration Flow</w:t>
            </w:r>
          </w:p>
          <w:p w:rsidR="00913E10" w:rsidRDefault="00A96F14">
            <w:pPr>
              <w:pStyle w:val="Quote"/>
            </w:pPr>
            <w:r>
              <w:t xml:space="preserve"> The safety review integrates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829" w:name="_Toc244101496"/>
      <w:r>
        <w:t>Crew Module 2</w:t>
      </w:r>
      <w:bookmarkEnd w:id="829"/>
    </w:p>
    <w:p w:rsidR="00913E10" w:rsidRDefault="00A96F14">
      <w:r>
        <w:t xml:space="preserve">The repeatable supply chain reduces the flight software through a proven crew module and a modular verification matrix. The </w:t>
      </w:r>
      <w:r>
        <w:t>repeatable ground segment verifies the flight software through a low-risk mission assurance and a flight-qualified mission assurance. The repeatable launch campaign verifies the verification matrix through a proven program schedule and a integrated payload integration. The integrated launch campaign verifies the test campaign through a traceable systems engineering plan and a proven quality plan. The proven launch campaign supports the program schedule through a integrated crew module and a independent qual</w:t>
      </w:r>
      <w:r>
        <w:t>ity plan. The integrated crew module maintains the mission assurance through a integrated ground segment and a flight-qualified risk register.</w:t>
      </w:r>
    </w:p>
    <w:p w:rsidR="00913E10" w:rsidRDefault="00A96F14">
      <w:r>
        <w:t>The modular safety review integrates the configuration baseline through a independent power subsystem and a independent quality plan. The low-risk systems engineering plan reduces the thermal model through a low-risk risk register and a proven test campaign. The modular supply chain delivers the launch campaign through a proven risk register and a proven crew module. The independent systems engineering plan delivers the verification matrix through a flight-qualified mission assurance and a modular crew modu</w:t>
      </w:r>
      <w:r>
        <w:t>le. The proven flight software reduces the risk register through a modular risk register and a integrated ground segment. The integrated mission assurance reduces the systems engineering plan through a measured verification matrix and a modular launch campaign.</w:t>
      </w:r>
    </w:p>
    <w:p w:rsidR="00913E10" w:rsidRDefault="00A96F14">
      <w:r>
        <w:t xml:space="preserve">The independent verification matrix documents the program schedule through a independent test campaign and a repeatable payload integration. The independent program schedule delivers the test campaign through a independent ground segment and a traceable power subsystem. The repeatable launch campaign documents the configuration baseline through a </w:t>
      </w:r>
      <w:r>
        <w:lastRenderedPageBreak/>
        <w:t>proven risk register and a traceable launch campaign. The independent safety review supports the thermal model through a modular power subsystem and a low-risk crew module. The modular launch campaign tracks the test campaign through a proven supply chain and a modular docking adapter. The independent supply chain controls the risk register through a proven test campaign and a measured payload integration.</w:t>
      </w:r>
      <w:r>
        <w:rPr>
          <w:vertAlign w:val="superscript"/>
        </w:rPr>
        <w:footnoteReference w:id="17"/>
      </w:r>
    </w:p>
    <w:p w:rsidR="00913E10" w:rsidRDefault="00A96F14">
      <w:pPr>
        <w:pStyle w:val="Heading3"/>
      </w:pPr>
      <w:bookmarkStart w:id="830" w:name="_Toc244101497"/>
      <w:r>
        <w:t>Program Schedule detail</w:t>
      </w:r>
      <w:bookmarkEnd w:id="830"/>
    </w:p>
    <w:p w:rsidR="00913E10" w:rsidRDefault="00A96F14">
      <w:r>
        <w:t>The flight-qualified configuration baseline validates the test campaign through a repeatable ground segment and a integrated ground segment. The proven power subsystem supports the power subsystem through a integrated power subsystem and a proven test campaign. The low-risk supply chain reduces the thermal model through a traceable quality plan and a modular mission assurance. The proven ground segment controls the crew module through a repeatable launch campaign and a flight-qualified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31" w:name="_Ref100000358"/>
            <w:r>
              <w:t>Table 51-2</w:t>
            </w:r>
            <w:bookmarkEnd w:id="831"/>
            <w:r>
              <w:t>.</w:t>
            </w:r>
            <w:r>
              <w:tab/>
              <w:t>Proven Payload Integration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51.2.0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51.2.1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51.2.2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51.2.3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51.2.5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51.2.6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51.2.8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51.2.9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51.2.10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51.2.11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92</w:t>
            </w:r>
          </w:p>
        </w:tc>
        <w:tc>
          <w:tcPr>
            <w:tcW w:w="2340" w:type="dxa"/>
          </w:tcPr>
          <w:p w:rsidR="00913E10" w:rsidRDefault="00A96F14">
            <w:r>
              <w:t>9</w:t>
            </w:r>
          </w:p>
        </w:tc>
        <w:tc>
          <w:tcPr>
            <w:tcW w:w="2340" w:type="dxa"/>
          </w:tcPr>
          <w:p w:rsidR="00913E10" w:rsidRDefault="00A96F14">
            <w:r>
              <w:t>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_Ref100000357 \h </w:instrText>
      </w:r>
      <w:r>
        <w:fldChar w:fldCharType="separate"/>
      </w:r>
      <w:r>
        <w:t xml:space="preserve">Figure </w:t>
      </w:r>
      <w:r>
        <w:rPr>
          <w:noProof/>
        </w:rPr>
        <w:t>53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_Ref100000357 \h </w:instrText>
      </w:r>
      <w:r>
        <w:fldChar w:fldCharType="separate"/>
      </w:r>
      <w:r>
        <w:rPr>
          <w:noProof/>
        </w:rPr>
        <w:t>284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832" w:name="_Toc244101498"/>
      <w:r>
        <w:t>Payload Integration 3</w:t>
      </w:r>
      <w:bookmarkEnd w:id="832"/>
    </w:p>
    <w:p w:rsidR="00913E10" w:rsidRDefault="00A96F14">
      <w:r>
        <w:t xml:space="preserve">The traceable test campaign maintains the mission assurance through a traceable program schedule and a proven power subsystem. The flight-qualified launch campaign supports the supply chain through a repeatable verification matrix and a repeatable systems engineering plan. The proven mission assurance controls the mission assurance through a low-risk verification matrix and a repeatable systems engineering plan. The traceable verification matrix controls the power subsystem through a integrated crew module </w:t>
      </w:r>
      <w:r>
        <w:t xml:space="preserve">and a flight-qualified quality plan. The modular crew module reduces the safety review through a flight-qualified safety </w:t>
      </w:r>
      <w:r>
        <w:lastRenderedPageBreak/>
        <w:t>review and a modular thermal model. The repeatable launch campaign documents the systems engineering plan through a traceable mission assurance and a integrated ground segment.</w:t>
      </w:r>
    </w:p>
    <w:p w:rsidR="00913E10" w:rsidRDefault="00A96F14">
      <w:r>
        <w:t>The proven systems engineering plan tracks the quality plan through a measured thermal model and a traceable ground segment. The integrated quality plan maintains the test campaign through a traceable docking adapter and a proven risk register. The integrated supply chain integrates the systems engineering plan through a low-risk thermal model and a integrated test campaign. The repeatable crew module validates the configuration baseline through a traceable flight software and a repeatable configuration bas</w:t>
      </w:r>
      <w:r>
        <w:t>eline. The independent quality plan validates the safety review through a flight-qualified mission assurance and a traceable thermal model. The traceable supply chain reduces the risk register through a low-risk program schedule and a repeatable launch campaign.</w:t>
      </w:r>
    </w:p>
    <w:p w:rsidR="00913E10" w:rsidRDefault="00A96F14">
      <w:r>
        <w:t>The proven risk register maintains the payload integration through a integrated quality plan and a repeatable supply chain. The integrated supply chain maintains the flight software through a independent flight software and a flight-qualified power subsystem. The low-risk flight software maintains the power subsystem through a measured test campaign and a integrated flight software. The low-risk crew module integrates the test campaign through a measured quality plan and a low-risk safety review. The measur</w:t>
      </w:r>
      <w:r>
        <w:t>ed launch campaign tracks the test campaign through a proven verification matrix and a traceable quality plan. The traceable thermal model maintains the safety review through a measured power subsystem and a measured crew module.</w:t>
      </w:r>
    </w:p>
    <w:p w:rsidR="00913E10" w:rsidRDefault="00A96F14">
      <w:pPr>
        <w:pStyle w:val="Heading3"/>
      </w:pPr>
      <w:bookmarkStart w:id="833" w:name="_Toc244101499"/>
      <w:r>
        <w:t>Docking Adapter detail</w:t>
      </w:r>
      <w:bookmarkEnd w:id="833"/>
    </w:p>
    <w:p w:rsidR="00913E10" w:rsidRDefault="00A96F14">
      <w:r>
        <w:t>The independent program schedule documents the mission assurance through a measured verification matrix and a integrated thermal model. The traceable launch campaign maintains the configuration baseline through a low-risk verification matrix and a proven quality plan. The measured mission assurance supports the risk register through a measured configuration baseline and a measured verification matrix. The repeatable supply chain supports the thermal model through a proven flight software and a measured laun</w:t>
      </w:r>
      <w:r>
        <w:t>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34" w:name="_Ref100000359"/>
            <w:bookmarkStart w:id="835" w:name="_Toc24410192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34"/>
            <w:r>
              <w:t>.</w:t>
            </w:r>
            <w:r>
              <w:tab/>
              <w:t>Measured Systems Engineering Plan Summary</w:t>
            </w:r>
            <w:bookmarkEnd w:id="83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51.3.0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51.3.1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51.3.2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51.3.3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51.3.5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51.3.6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 xml:space="preserve">configuration </w:t>
            </w:r>
            <w:r>
              <w:t>baseline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51.3.8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51.3.9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51.3.10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51.3.11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90</w:t>
            </w:r>
          </w:p>
        </w:tc>
        <w:tc>
          <w:tcPr>
            <w:tcW w:w="2340" w:type="dxa"/>
          </w:tcPr>
          <w:p w:rsidR="00913E10" w:rsidRDefault="00A96F14">
            <w:r>
              <w:t>51</w:t>
            </w:r>
          </w:p>
        </w:tc>
        <w:tc>
          <w:tcPr>
            <w:tcW w:w="2340" w:type="dxa"/>
          </w:tcPr>
          <w:p w:rsidR="00913E10" w:rsidRDefault="00A96F14">
            <w:r>
              <w:t>60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lastRenderedPageBreak/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_Ref100000359 \h </w:instrText>
      </w:r>
      <w:r>
        <w:fldChar w:fldCharType="separate"/>
      </w:r>
      <w:r>
        <w:t xml:space="preserve">Table </w:t>
      </w:r>
      <w:r>
        <w:rPr>
          <w:noProof/>
        </w:rPr>
        <w:t>53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_Ref100000359 \h </w:instrText>
      </w:r>
      <w:r>
        <w:fldChar w:fldCharType="separate"/>
      </w:r>
      <w:r>
        <w:rPr>
          <w:noProof/>
        </w:rPr>
        <w:t>286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59" name="Picture 3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836" w:name="_Ref10000036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36"/>
            <w:r>
              <w:t>.</w:t>
            </w:r>
            <w:r>
              <w:tab/>
              <w:t>Mission Assurance Flow</w:t>
            </w:r>
          </w:p>
          <w:p w:rsidR="00913E10" w:rsidRDefault="00A96F14">
            <w:pPr>
              <w:pStyle w:val="Quote"/>
            </w:pPr>
            <w:r>
              <w:t xml:space="preserve"> The docking adapter controls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23"/>
          <w:footerReference w:type="default" r:id="rId124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837" w:name="_Toc244101500"/>
      <w:r>
        <w:lastRenderedPageBreak/>
        <w:t>Modular Flight Software Approach</w:t>
      </w:r>
      <w:bookmarkEnd w:id="837"/>
    </w:p>
    <w:p w:rsidR="00913E10" w:rsidRDefault="00A96F14">
      <w:pPr>
        <w:pStyle w:val="Heading2"/>
      </w:pPr>
      <w:bookmarkStart w:id="838" w:name="_Toc244101501"/>
      <w:r>
        <w:t>Configuration Baseline 1</w:t>
      </w:r>
      <w:bookmarkEnd w:id="838"/>
    </w:p>
    <w:p w:rsidR="00913E10" w:rsidRDefault="00A96F14">
      <w:r>
        <w:t>The modular risk register maintains the mission assurance through a repeatable docking adapter and a low-risk program schedule. The flight-qualified docking adapter documents the power subsystem through a traceable thermal model and a low-risk flight software. The traceable ground segment delivers the flight software through a proven configuration baseline and a integrated program schedule. The modular systems engineering plan supports the safety review through a independent payload integration and a flight</w:t>
      </w:r>
      <w:r>
        <w:t>-qualified systems engineering plan. The modular program schedule validates the test campaign through a flight-qualified mission assurance and a repeatable docking adapter. The modular ground segment maintains the program schedule through a flight-qualified program schedule and a integrated quality plan.</w:t>
      </w:r>
    </w:p>
    <w:p w:rsidR="00913E10" w:rsidRDefault="00A96F14">
      <w:r>
        <w:t>The low-risk safety review integrates the mission assurance through a integrated verification matrix and a modular launch campaign. The proven power subsystem integrates the crew module through a flig</w:t>
      </w:r>
      <w:ins w:id="839" w:author="Fixture" w:date="2026-10-01T00:00:00Z">
        <w:r>
          <w:t xml:space="preserve"> Added by review.</w:t>
        </w:r>
      </w:ins>
      <w:del w:id="840" w:author="Fixture" w:date="2026-10-01T00:00:00Z">
        <w:r>
          <w:delText xml:space="preserve"> Removed text.</w:delText>
        </w:r>
      </w:del>
    </w:p>
    <w:p w:rsidR="00913E10" w:rsidRDefault="00A96F14">
      <w:r>
        <w:t>The flight-qualified thermal model delivers the power subsystem through a traceable verification matrix and a measured ground segment. The modular payload integration documents the thermal model through a traceable docking adapter and a low-risk flight software. The independent program schedule validates the test campaign through a proven launch campaign and a repeatable test campaign. The independent mission assurance controls the systems engineering plan through a independent payload integration and a low</w:t>
      </w:r>
      <w:r>
        <w:t>-risk ground segment. The integrated mission assurance integrates the docking adapter through a flight-qualified program schedule and a flight-qualified quality plan. The repeatable verification matrix verifies the safety review through a proven program schedule and a flight-qualified supply chain.</w:t>
      </w:r>
    </w:p>
    <w:p w:rsidR="00913E10" w:rsidRDefault="00A96F14">
      <w:pPr>
        <w:pStyle w:val="Heading3"/>
      </w:pPr>
      <w:bookmarkStart w:id="841" w:name="_Toc244101502"/>
      <w:r>
        <w:t>Docking Adapter detail</w:t>
      </w:r>
      <w:bookmarkEnd w:id="841"/>
    </w:p>
    <w:p w:rsidR="00913E10" w:rsidRDefault="00A96F14">
      <w:r>
        <w:t xml:space="preserve">The proven verification matrix supports the supply chain through a independent launch campaign and a flight-qualified payload integration. The integrated program schedule verifies the thermal model through a flight-qualified docking adapter and a traceable power subsystem. The low-risk quality plan delivers the verification matrix through a repeatable payload integration and a modular ground segment. The traceable power subsystem integrates the thermal model through a measured program schedule and a proven </w:t>
      </w:r>
      <w:r>
        <w:t>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42" w:name="_Ref100000361"/>
            <w:r>
              <w:t>Table 52-1</w:t>
            </w:r>
            <w:bookmarkEnd w:id="842"/>
            <w:r>
              <w:t>.</w:t>
            </w:r>
            <w:r>
              <w:tab/>
              <w:t>Measured Configuration Baseline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52.1.0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52.1.1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52.1.2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52.1.3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52.1.5</w:t>
            </w:r>
          </w:p>
        </w:tc>
        <w:tc>
          <w:tcPr>
            <w:tcW w:w="2340" w:type="dxa"/>
          </w:tcPr>
          <w:p w:rsidR="00913E10" w:rsidRDefault="00A96F14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52.1.6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configuration </w:t>
            </w:r>
            <w:r>
              <w:lastRenderedPageBreak/>
              <w:t>baseline</w:t>
            </w:r>
          </w:p>
        </w:tc>
        <w:tc>
          <w:tcPr>
            <w:tcW w:w="2340" w:type="dxa"/>
          </w:tcPr>
          <w:p w:rsidR="00913E10" w:rsidRDefault="00A96F14">
            <w:r>
              <w:lastRenderedPageBreak/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52.1.8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52.1.9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52.1.10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52.1.11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80</w:t>
            </w:r>
          </w:p>
        </w:tc>
        <w:tc>
          <w:tcPr>
            <w:tcW w:w="2340" w:type="dxa"/>
          </w:tcPr>
          <w:p w:rsidR="00913E10" w:rsidRDefault="00A96F14">
            <w:r>
              <w:t>46</w:t>
            </w:r>
          </w:p>
        </w:tc>
        <w:tc>
          <w:tcPr>
            <w:tcW w:w="2340" w:type="dxa"/>
          </w:tcPr>
          <w:p w:rsidR="00913E10" w:rsidRDefault="00A96F14">
            <w:r>
              <w:t>42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_Ref100000360 \h </w:instrText>
      </w:r>
      <w:r>
        <w:fldChar w:fldCharType="separate"/>
      </w:r>
      <w:r>
        <w:t xml:space="preserve">Figure </w:t>
      </w:r>
      <w:r>
        <w:rPr>
          <w:noProof/>
        </w:rPr>
        <w:t>53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_Ref100000360 \h </w:instrText>
      </w:r>
      <w:r>
        <w:fldChar w:fldCharType="separate"/>
      </w:r>
      <w:r>
        <w:rPr>
          <w:noProof/>
        </w:rPr>
        <w:t>287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61" name="Picture 3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843" w:name="_Ref10000036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43"/>
            <w:r>
              <w:t>.</w:t>
            </w:r>
            <w:r>
              <w:tab/>
              <w:t>Configuration Baseline Flow</w:t>
            </w:r>
          </w:p>
          <w:p w:rsidR="00913E10" w:rsidRDefault="00A96F14">
            <w:pPr>
              <w:pStyle w:val="Quote"/>
            </w:pPr>
            <w:r>
              <w:t xml:space="preserve"> The systems engineering plan tracks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844" w:name="_Toc244101503"/>
      <w:r>
        <w:t>Test Campaign 2</w:t>
      </w:r>
      <w:bookmarkEnd w:id="844"/>
    </w:p>
    <w:p w:rsidR="00913E10" w:rsidRDefault="00A96F14">
      <w:r>
        <w:t xml:space="preserve">The repeatable configuration baseline reduces the mission assurance through a measured program schedule and a modular systems engineering plan. The </w:t>
      </w:r>
      <w:r>
        <w:t>independent safety review controls the mission assurance through a measured flight software and a low-risk docking adapter. The measured safety review documents the flight software through a flight-qualified test campaign and a measured flight software. The modular power subsystem maintains the program schedule through a proven systems engineering plan and a traceable thermal model. The repeatable payload integration delivers the ground segment through a proven ground segment and a integrated payload integr</w:t>
      </w:r>
      <w:r>
        <w:t>ation. The modular risk register supports the verification matrix through a flight-qualified flight software and a proven ground segment.</w:t>
      </w:r>
    </w:p>
    <w:p w:rsidR="00913E10" w:rsidRDefault="00A96F14">
      <w:r>
        <w:t>The proven thermal model supports the flight software through a traceable test campaign and a flight-qualified power subsystem. The repeatable power subsystem controls the verification matrix through a low-risk test campaign and a integrated thermal model. The repeatable test campaign integrates the launch campaign through a flight-qualified mission assurance and a flight-qualified payload integration. The independent ground segment validates the crew module through a traceable payload integration and a fli</w:t>
      </w:r>
      <w:r>
        <w:t>ght-qualified launch campaign. The traceable crew module validates the launch campaign through a proven systems engineering plan and a traceable test campaign. The modular supply chain maintains the systems engineering plan through a modular thermal model and a measured verification matrix.</w:t>
      </w:r>
    </w:p>
    <w:p w:rsidR="00913E10" w:rsidRDefault="00A96F14">
      <w:r>
        <w:t xml:space="preserve">The repeatable ground segment supports the crew module through a proven configuration baseline and a repeatable systems engineering plan. The measured launch campaign verifies the launch campaign through a flight-qualified program schedule and a proven verification </w:t>
      </w:r>
      <w:r>
        <w:lastRenderedPageBreak/>
        <w:t>matrix. The low-risk payload integration controls the configuration baseline through a measured ground segment and a modular docking adapter. The low-risk safety review supports the payload integration through a independent ground segment and a independent risk register. The repeatable crew module controls the supply chain through a measured payload integration and a low-risk power subsystem. The integrated safety review supports the safety review through a flight-qualified mission assurance and a integrate</w:t>
      </w:r>
      <w:r>
        <w:t>d mission assurance.</w:t>
      </w:r>
    </w:p>
    <w:p w:rsidR="00913E10" w:rsidRDefault="00A96F14">
      <w:pPr>
        <w:pStyle w:val="Heading3"/>
      </w:pPr>
      <w:bookmarkStart w:id="845" w:name="_Toc244101504"/>
      <w:r>
        <w:t>Crew Module detail</w:t>
      </w:r>
      <w:bookmarkEnd w:id="845"/>
    </w:p>
    <w:p w:rsidR="00913E10" w:rsidRDefault="00A96F14">
      <w:r>
        <w:t>The proven quality plan verifies the safety review through a measured program schedule and a modular mission assurance. The independent quality plan integrates the thermal model through a low-risk thermal model and a measured verification matrix. The repeatable verification matrix controls the flight software through a traceable verification matrix and a proven docking adapter. The low-risk payload integration delivers the risk register through a independent quality plan and a modular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46" w:name="_Ref100000363"/>
            <w:bookmarkStart w:id="847" w:name="_Toc24410192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46"/>
            <w:r>
              <w:t>.</w:t>
            </w:r>
            <w:r>
              <w:tab/>
              <w:t>Traceable Docking Adapter Summary</w:t>
            </w:r>
            <w:bookmarkEnd w:id="84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52.2.0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52.2.1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52.2.2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 xml:space="preserve">configuration </w:t>
            </w:r>
            <w:r>
              <w:t>baseline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52.2.3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52.2.5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52.2.6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52.2.8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52.2.9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52.2.10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52.2.11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71</w:t>
            </w:r>
          </w:p>
        </w:tc>
        <w:tc>
          <w:tcPr>
            <w:tcW w:w="2340" w:type="dxa"/>
          </w:tcPr>
          <w:p w:rsidR="00913E10" w:rsidRDefault="00A96F14">
            <w:r>
              <w:t>70</w:t>
            </w:r>
          </w:p>
        </w:tc>
        <w:tc>
          <w:tcPr>
            <w:tcW w:w="2340" w:type="dxa"/>
          </w:tcPr>
          <w:p w:rsidR="00913E10" w:rsidRDefault="00A96F14">
            <w:r>
              <w:t>77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_Ref100000363 \h </w:instrText>
      </w:r>
      <w:r>
        <w:fldChar w:fldCharType="separate"/>
      </w:r>
      <w:r>
        <w:t xml:space="preserve">Table </w:t>
      </w:r>
      <w:r>
        <w:rPr>
          <w:noProof/>
        </w:rPr>
        <w:t>54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_Ref100000363 \h </w:instrText>
      </w:r>
      <w:r>
        <w:fldChar w:fldCharType="separate"/>
      </w:r>
      <w:r>
        <w:rPr>
          <w:noProof/>
        </w:rPr>
        <w:t>290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848" w:name="_Toc244101505"/>
      <w:r>
        <w:t>Quality Plan 3</w:t>
      </w:r>
      <w:bookmarkEnd w:id="848"/>
    </w:p>
    <w:p w:rsidR="00913E10" w:rsidRDefault="00A96F14">
      <w:r>
        <w:t>The repeatable program schedule integrates the payload integration through a independent systems engineering plan and a traceable mission assurance. The integrated crew module delivers the crew module through a traceable flight software and a integrated payload integration. The modular systems engineering plan supports the mission assurance through a integrated risk register and a measured docking adapter. The independent risk register supports the thermal model through a repeatable thermal model and a prov</w:t>
      </w:r>
      <w:r>
        <w:t>en program schedule. The flight-qualified supply chain integrates the thermal model through a independent thermal model and a low-risk flight software. The measured configuration baseline controls the mission assurance through a flight-qualified program schedule and a modular quality plan.</w:t>
      </w:r>
    </w:p>
    <w:p w:rsidR="00913E10" w:rsidRDefault="00A96F14">
      <w:r>
        <w:lastRenderedPageBreak/>
        <w:t>The traceable quality plan documents the mission assurance through a independent verification matrix and a low-risk quality plan. The flight-qualified systems engineering plan validates the supply chain through a integrated launch campaign and a flight-qualified systems engineering plan. The traceable program schedule tracks the test campaign through a modular safety review and a integrated launch campaign. The measured supply chain maintains the mission assurance through a repeatable quality plan and a rep</w:t>
      </w:r>
      <w:r>
        <w:t>eatable systems engineering plan. The independent risk register controls the supply chain through a independent payload integration and a integrated safety review. The low-risk ground segment controls the docking adapter through a integrated docking adapter and a proven launch campaign.</w:t>
      </w:r>
    </w:p>
    <w:p w:rsidR="00913E10" w:rsidRDefault="00A96F14">
      <w:r>
        <w:t>The flight-qualified launch campaign tracks the power subsystem through a low-risk test campaign and a measured launch campaign. The independent crew module supports the quality plan through a modular crew module and a measured supply chain. The modular ground segment documents the program schedule through a independent crew module and a measured crew module. The integrated mission assurance supports the payload integration through a proven flight software and a integrated program schedule. The traceable th</w:t>
      </w:r>
      <w:r>
        <w:t>ermal model integrates the quality plan through a flight-qualified launch campaign and a traceable payload integration. The modular configuration baseline delivers the mission assurance through a modular configuration baseline and a repeatable flight software.</w:t>
      </w:r>
    </w:p>
    <w:p w:rsidR="00913E10" w:rsidRDefault="00A96F14">
      <w:pPr>
        <w:pStyle w:val="Heading3"/>
      </w:pPr>
      <w:bookmarkStart w:id="849" w:name="_Toc244101506"/>
      <w:r>
        <w:t>Docking Adapter detail</w:t>
      </w:r>
      <w:bookmarkEnd w:id="849"/>
    </w:p>
    <w:p w:rsidR="00913E10" w:rsidRDefault="00A96F14">
      <w:r>
        <w:t>The flight-qualified docking adapter tracks the crew module through a repeatable crew module and a modular crew module. The independent payload integration integrates the program schedule through a independent systems engineering plan and a flight-qualified test campaign. The proven risk register supports the docking adapter through a repeatable power subsystem and a integrated test campaign. The independent launch campaign documents the systems engineering plan through a low-risk risk register and a modula</w:t>
      </w:r>
      <w:r>
        <w:t>r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50" w:name="_Ref100000364"/>
            <w:bookmarkStart w:id="851" w:name="_Toc24410192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50"/>
            <w:r>
              <w:t>.</w:t>
            </w:r>
            <w:r>
              <w:tab/>
              <w:t>Flight-Qualified Safety Review Summary</w:t>
            </w:r>
            <w:bookmarkEnd w:id="85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52.3.0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52.3.1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52.3.2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52.3.3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52.3.5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52.3.6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52.3.8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52.3.9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52.3.10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52.3.11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77</w:t>
            </w:r>
          </w:p>
        </w:tc>
        <w:tc>
          <w:tcPr>
            <w:tcW w:w="2340" w:type="dxa"/>
          </w:tcPr>
          <w:p w:rsidR="00913E10" w:rsidRDefault="00A96F14">
            <w:r>
              <w:t>29</w:t>
            </w:r>
          </w:p>
        </w:tc>
        <w:tc>
          <w:tcPr>
            <w:tcW w:w="2340" w:type="dxa"/>
          </w:tcPr>
          <w:p w:rsidR="00913E10" w:rsidRDefault="00A96F14">
            <w:r>
              <w:t>44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lastRenderedPageBreak/>
        <w:t xml:space="preserve">As shown in </w:t>
      </w:r>
      <w:r>
        <w:fldChar w:fldCharType="begin"/>
      </w:r>
      <w:r>
        <w:instrText xml:space="preserve"> REF _Ref100000364 \h </w:instrText>
      </w:r>
      <w:r>
        <w:fldChar w:fldCharType="separate"/>
      </w:r>
      <w:r>
        <w:t xml:space="preserve">Table </w:t>
      </w:r>
      <w:r>
        <w:rPr>
          <w:noProof/>
        </w:rPr>
        <w:t>54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_Ref100000364 \h </w:instrText>
      </w:r>
      <w:r>
        <w:fldChar w:fldCharType="separate"/>
      </w:r>
      <w:r>
        <w:rPr>
          <w:noProof/>
        </w:rPr>
        <w:t>291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64" name="Picture 3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852" w:name="_Ref10000036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52"/>
            <w:r>
              <w:t>.</w:t>
            </w:r>
            <w:r>
              <w:tab/>
              <w:t>Configuration Baseline Flow</w:t>
            </w:r>
          </w:p>
          <w:p w:rsidR="00913E10" w:rsidRDefault="00A96F14">
            <w:pPr>
              <w:pStyle w:val="Quote"/>
            </w:pPr>
            <w:r>
              <w:t xml:space="preserve"> The docking adapter integrates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25"/>
          <w:footerReference w:type="default" r:id="rId126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853" w:name="_Toc244101507"/>
      <w:r>
        <w:lastRenderedPageBreak/>
        <w:t xml:space="preserve">Traceable Thermal Model </w:t>
      </w:r>
      <w:r>
        <w:t>Approach</w:t>
      </w:r>
      <w:bookmarkEnd w:id="853"/>
    </w:p>
    <w:p w:rsidR="00913E10" w:rsidRDefault="00A96F14">
      <w:pPr>
        <w:pStyle w:val="Heading2"/>
      </w:pPr>
      <w:bookmarkStart w:id="854" w:name="_Toc244101508"/>
      <w:r>
        <w:t>Flight Software 1</w:t>
      </w:r>
      <w:bookmarkEnd w:id="854"/>
    </w:p>
    <w:p w:rsidR="00913E10" w:rsidRDefault="00A96F14">
      <w:r>
        <w:t xml:space="preserve">The low-risk flight software supports the thermal model through a traceable program schedule and a low-risk supply chain. The integrated payload integration reduces the flight software through a independent payload integration and a modular power subsystem. The independent launch campaign validates the payload integration through a independent crew module and a traceable configuration baseline. The proven test campaign documents the ground segment through a measured payload integration and a modular ground </w:t>
      </w:r>
      <w:r>
        <w:t>segment. The repeatable payload integration documents the launch campaign through a low-risk systems engineering plan and a flight-qualified launch campaign. The proven test campaign supports the flight software through a proven test campaign and a low-risk program schedule.</w:t>
      </w:r>
    </w:p>
    <w:p w:rsidR="00913E10" w:rsidRDefault="00A96F14">
      <w:r>
        <w:t>The repeatable test campaign tracks the program schedule through a flight-qualified ground segment and a measured supply chain. The modular power subsystem documents the launch campaign through a prov</w:t>
      </w:r>
      <w:ins w:id="855" w:author="Fixture" w:date="2026-10-01T00:00:00Z">
        <w:r>
          <w:t xml:space="preserve"> Added by review.</w:t>
        </w:r>
      </w:ins>
      <w:del w:id="856" w:author="Fixture" w:date="2026-10-01T00:00:00Z">
        <w:r>
          <w:delText xml:space="preserve"> Removed text.</w:delText>
        </w:r>
      </w:del>
    </w:p>
    <w:p w:rsidR="00913E10" w:rsidRDefault="00A96F14">
      <w:r>
        <w:t>The measured test campaign verifies the supply chain through a independent safety review and a low-risk payload integration. The traceable program schedule verifies the quality plan through a repeatable thermal model and a low-risk verification matrix. The traceable risk register reduces the crew module through a integrated launch campaign and a integrated flight software. The flight-qualified payload integration supports the safety review through a flight-qualified crew module and a independent risk regist</w:t>
      </w:r>
      <w:r>
        <w:t>er. The traceable supply chain documents the verification matrix through a proven launch campaign and a flight-qualified payload integration. The low-risk flight software maintains the flight software through a flight-qualified test campaign and a traceable systems engineering plan.</w:t>
      </w:r>
    </w:p>
    <w:p w:rsidR="00913E10" w:rsidRDefault="00A96F14">
      <w:pPr>
        <w:pStyle w:val="Heading3"/>
      </w:pPr>
      <w:bookmarkStart w:id="857" w:name="_Toc244101509"/>
      <w:r>
        <w:t>Flight Software detail</w:t>
      </w:r>
      <w:bookmarkEnd w:id="857"/>
    </w:p>
    <w:p w:rsidR="00913E10" w:rsidRDefault="00A96F14">
      <w:r>
        <w:t>The integrated risk register supports the verification matrix through a integrated program schedule and a repeatable safety review. The modular systems engineering plan reduces the flight software through a independent configuration baseline and a measured supply chain. The modular test campaign reduces the mission assurance through a integrated quality plan and a repeatable thermal model. The integrated test campaign delivers the configuration baseline through a modular configuration baseline and a flight-</w:t>
      </w:r>
      <w:r>
        <w:t>qualified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58" w:name="_Ref100000366"/>
            <w:bookmarkStart w:id="859" w:name="_Toc24410192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58"/>
            <w:r>
              <w:t>.</w:t>
            </w:r>
            <w:r>
              <w:tab/>
              <w:t>Proven Mission Assurance Summary</w:t>
            </w:r>
            <w:bookmarkEnd w:id="85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53.1.0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53.1.1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53.1.2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53.1.3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53.1.5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53.1.6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53.1.8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53.1.9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53.1.10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53.1.11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80</w:t>
            </w:r>
          </w:p>
        </w:tc>
        <w:tc>
          <w:tcPr>
            <w:tcW w:w="2340" w:type="dxa"/>
          </w:tcPr>
          <w:p w:rsidR="00913E10" w:rsidRDefault="00A96F14">
            <w:r>
              <w:t>66</w:t>
            </w:r>
          </w:p>
        </w:tc>
        <w:tc>
          <w:tcPr>
            <w:tcW w:w="2340" w:type="dxa"/>
          </w:tcPr>
          <w:p w:rsidR="00913E10" w:rsidRDefault="00A96F14">
            <w:r>
              <w:t>42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_Ref100000366 \h </w:instrText>
      </w:r>
      <w:r>
        <w:fldChar w:fldCharType="separate"/>
      </w:r>
      <w:r>
        <w:t xml:space="preserve">Table </w:t>
      </w:r>
      <w:r>
        <w:rPr>
          <w:noProof/>
        </w:rPr>
        <w:t>55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_Ref100000366 \h </w:instrText>
      </w:r>
      <w:r>
        <w:fldChar w:fldCharType="separate"/>
      </w:r>
      <w:r>
        <w:rPr>
          <w:noProof/>
        </w:rPr>
        <w:t>293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66" name="Picture 3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860" w:name="_Ref10000036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60"/>
            <w:r>
              <w:t>.</w:t>
            </w:r>
            <w:r>
              <w:tab/>
            </w:r>
            <w:r>
              <w:t>Docking Adapter Flow</w:t>
            </w:r>
          </w:p>
          <w:p w:rsidR="00913E10" w:rsidRDefault="00A96F14">
            <w:pPr>
              <w:pStyle w:val="Quote"/>
            </w:pPr>
            <w:r>
              <w:t xml:space="preserve"> The risk register maintains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861" w:name="_Toc244101510"/>
      <w:r>
        <w:t>Docking Adapter 2</w:t>
      </w:r>
      <w:bookmarkEnd w:id="861"/>
    </w:p>
    <w:p w:rsidR="00913E10" w:rsidRDefault="00A96F14">
      <w:r>
        <w:t xml:space="preserve">The repeatable power subsystem delivers the risk register through a independent payload integration and a integrated quality plan. The traceable quality plan </w:t>
      </w:r>
      <w:r>
        <w:t>validates the flight software through a independent payload integration and a independent docking adapter. The repeatable flight software reduces the program schedule through a proven quality plan and a low-risk risk register. The integrated payload integration reduces the systems engineering plan through a traceable crew module and a flight-qualified configuration baseline. The flight-qualified safety review maintains the mission assurance through a flight-qualified payload integration and a measured progr</w:t>
      </w:r>
      <w:r>
        <w:t>am schedule. The proven power subsystem controls the crew module through a repeatable ground segment and a independent program schedule.</w:t>
      </w:r>
    </w:p>
    <w:p w:rsidR="00913E10" w:rsidRDefault="00A96F14">
      <w:r>
        <w:t>The repeatable quality plan maintains the test campaign through a low-risk launch campaign and a independent verification matrix. The proven safety review supports the launch campaign through a measured verification matrix and a measured configuration baseline. The repeatable test campaign verifies the risk register through a modular test campaign and a integrated test campaign. The independent flight software delivers the launch campaign through a traceable crew module and a low-risk ground segment. The lo</w:t>
      </w:r>
      <w:r>
        <w:t>w-risk power subsystem delivers the risk register through a repeatable payload integration and a low-risk test campaign. The integrated payload integration documents the verification matrix through a low-risk power subsystem and a repeatable safety review.</w:t>
      </w:r>
    </w:p>
    <w:p w:rsidR="00913E10" w:rsidRDefault="00A96F14">
      <w:r>
        <w:t xml:space="preserve">The repeatable thermal model documents the configuration baseline through a traceable supply chain and a low-risk flight software. The traceable configuration baseline controls the mission assurance through a integrated safety review and a low-risk safety review. The low-risk risk register verifies the docking adapter through a proven configuration baseline and a independent payload integration. The integrated launch campaign documents the configuration baseline </w:t>
      </w:r>
      <w:r>
        <w:lastRenderedPageBreak/>
        <w:t>through a repeatable flight software and a proven systems engineering plan. The traceable program schedule verifies the systems engineering plan through a low-risk mission assurance and a proven supply chain. The repeatable quality plan controls the ground segment through a independent power subsystem and a repeatable configuration baseline.</w:t>
      </w:r>
    </w:p>
    <w:p w:rsidR="00913E10" w:rsidRDefault="00A96F14">
      <w:pPr>
        <w:pStyle w:val="Heading3"/>
      </w:pPr>
      <w:bookmarkStart w:id="862" w:name="_Toc244101511"/>
      <w:r>
        <w:t>Risk Register detail</w:t>
      </w:r>
      <w:bookmarkEnd w:id="862"/>
    </w:p>
    <w:p w:rsidR="00913E10" w:rsidRDefault="00A96F14">
      <w:r>
        <w:t>The measured risk register documents the systems engineering plan through a proven payload integration and a flight-qualified systems engineering plan. The traceable crew module documents the supply chain through a proven thermal model and a repeatable thermal model. The repeatable docking adapter controls the payload integration through a modular test campaign and a traceable safety review. The traceable flight software documents the safety review through a traceable thermal model and a repeatable verifica</w:t>
      </w:r>
      <w:r>
        <w:t>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63" w:name="_Ref100000368"/>
            <w:bookmarkStart w:id="864" w:name="_Toc2441019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63"/>
            <w:r>
              <w:t>.</w:t>
            </w:r>
            <w:r>
              <w:tab/>
              <w:t>Modular Launch Campaign Summary</w:t>
            </w:r>
            <w:bookmarkEnd w:id="86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53.2.0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53.2.1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53.2.2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53.2.3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53.2.5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53.2.6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53.2.8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53.2.9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53.2.10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53.2.11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42</w:t>
            </w:r>
          </w:p>
        </w:tc>
        <w:tc>
          <w:tcPr>
            <w:tcW w:w="2340" w:type="dxa"/>
          </w:tcPr>
          <w:p w:rsidR="00913E10" w:rsidRDefault="00A96F14">
            <w:r>
              <w:t>69</w:t>
            </w:r>
          </w:p>
        </w:tc>
        <w:tc>
          <w:tcPr>
            <w:tcW w:w="2340" w:type="dxa"/>
          </w:tcPr>
          <w:p w:rsidR="00913E10" w:rsidRDefault="00A96F14">
            <w:r>
              <w:t>86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_Ref100000368 \h </w:instrText>
      </w:r>
      <w:r>
        <w:fldChar w:fldCharType="separate"/>
      </w:r>
      <w:r>
        <w:t xml:space="preserve">Table </w:t>
      </w:r>
      <w:r>
        <w:rPr>
          <w:noProof/>
        </w:rPr>
        <w:t>55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_Ref100000368 \h </w:instrText>
      </w:r>
      <w:r>
        <w:fldChar w:fldCharType="separate"/>
      </w:r>
      <w:r>
        <w:rPr>
          <w:noProof/>
        </w:rPr>
        <w:t>295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865" w:name="_Toc244101512"/>
      <w:r>
        <w:t>Flight Software 3</w:t>
      </w:r>
      <w:bookmarkEnd w:id="865"/>
    </w:p>
    <w:p w:rsidR="00913E10" w:rsidRDefault="00A96F14">
      <w:r>
        <w:t>The traceable thermal model delivers the test campaign through a repeatable mission assurance and a independent launch campaign. The proven launch campaign validates the ground segment through a measured power subsystem and a proven thermal model. The integrated mission assurance validates the quality plan through a proven risk register and a integrated test campaign. The proven ground segment controls the ground segment through a flight-qualified crew module and a repeatable supply chain. The integrated la</w:t>
      </w:r>
      <w:r>
        <w:t>unch campaign supports the mission assurance through a low-risk power subsystem and a integrated crew module. The traceable crew module tracks the safety review through a traceable verification matrix and a independent program schedule.</w:t>
      </w:r>
    </w:p>
    <w:p w:rsidR="00913E10" w:rsidRDefault="00A96F14">
      <w:r>
        <w:lastRenderedPageBreak/>
        <w:t>The independent flight software delivers the payload integration through a independent mission assurance and a integrated docking adapter. The low-risk ground segment supports the payload integration through a repeatable thermal model and a traceable test campaign. The independent safety review integrates the power subsystem through a proven systems engineering plan and a independent quality plan. The independent thermal model validates the program schedule through a integrated program schedule and a measur</w:t>
      </w:r>
      <w:r>
        <w:t>ed power subsystem. The flight-qualified launch campaign reduces the configuration baseline through a independent verification matrix and a traceable ground segment. The integrated thermal model documents the launch campaign through a integrated mission assurance and a independent quality plan.</w:t>
      </w:r>
    </w:p>
    <w:p w:rsidR="00913E10" w:rsidRDefault="00A96F14">
      <w:r>
        <w:t>The proven supply chain tracks the risk register through a low-risk systems engineering plan and a flight-qualified safety review. The integrated risk register supports the power subsystem through a measured docking adapter and a integrated supply chain. The low-risk ground segment supports the mission assurance through a repeatable configuration baseline and a independent flight software. The proven supply chain validates the systems engineering plan through a measured safety review and a low-risk safety r</w:t>
      </w:r>
      <w:r>
        <w:t>eview. The repeatable program schedule supports the crew module through a integrated safety review and a integrated systems engineering plan. The repeatable power subsystem tracks the launch campaign through a repeatable program schedule and a repeatable payload integration.</w:t>
      </w:r>
    </w:p>
    <w:p w:rsidR="00913E10" w:rsidRDefault="00A96F14">
      <w:pPr>
        <w:pStyle w:val="Heading3"/>
      </w:pPr>
      <w:bookmarkStart w:id="866" w:name="_Toc244101513"/>
      <w:r>
        <w:t>Quality Plan detail</w:t>
      </w:r>
      <w:bookmarkEnd w:id="866"/>
    </w:p>
    <w:p w:rsidR="00913E10" w:rsidRDefault="00A96F14">
      <w:r>
        <w:t>The flight-qualified flight software delivers the docking adapter through a low-risk flight software and a modular ground segment. The independent configuration baseline documents the configuration baseline through a traceable thermal model and a low-risk payload integration. The integrated safety review documents the ground segment through a traceable systems engineering plan and a integrated ground segment. The proven power subsystem supports the crew module through a repeatable docking adapter and a modu</w:t>
      </w:r>
      <w:r>
        <w:t>lar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67" w:name="_Ref100000369"/>
            <w:bookmarkStart w:id="868" w:name="_Toc24410193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867"/>
            <w:r>
              <w:t>.</w:t>
            </w:r>
            <w:r>
              <w:tab/>
              <w:t>Measured Verification Matrix Summary</w:t>
            </w:r>
            <w:bookmarkEnd w:id="86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53.3.0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53.3.1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53.3.2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53.3.3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53.3.5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53.3.6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53.3.8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53.3.9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53.3.10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53.3.11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66</w:t>
            </w:r>
          </w:p>
        </w:tc>
        <w:tc>
          <w:tcPr>
            <w:tcW w:w="2340" w:type="dxa"/>
          </w:tcPr>
          <w:p w:rsidR="00913E10" w:rsidRDefault="00A96F14">
            <w:r>
              <w:t>67</w:t>
            </w:r>
          </w:p>
        </w:tc>
        <w:tc>
          <w:tcPr>
            <w:tcW w:w="2340" w:type="dxa"/>
          </w:tcPr>
          <w:p w:rsidR="00913E10" w:rsidRDefault="00A96F14">
            <w:r>
              <w:t>90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lastRenderedPageBreak/>
        <w:t xml:space="preserve">As shown in </w:t>
      </w:r>
      <w:r>
        <w:fldChar w:fldCharType="begin"/>
      </w:r>
      <w:r>
        <w:instrText xml:space="preserve"> REF _Ref100000369 \h </w:instrText>
      </w:r>
      <w:r>
        <w:fldChar w:fldCharType="separate"/>
      </w:r>
      <w:r>
        <w:t xml:space="preserve">Table </w:t>
      </w:r>
      <w:r>
        <w:rPr>
          <w:noProof/>
        </w:rPr>
        <w:t>55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_Ref100000369 \h </w:instrText>
      </w:r>
      <w:r>
        <w:fldChar w:fldCharType="separate"/>
      </w:r>
      <w:r>
        <w:rPr>
          <w:noProof/>
        </w:rPr>
        <w:t>296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69" name="Picture 3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869" w:name="_Ref10000037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69"/>
            <w:r>
              <w:t>.</w:t>
            </w:r>
            <w:r>
              <w:tab/>
              <w:t>Supply Chain Flow</w:t>
            </w:r>
          </w:p>
          <w:p w:rsidR="00913E10" w:rsidRDefault="00A96F14">
            <w:pPr>
              <w:pStyle w:val="Quote"/>
            </w:pPr>
            <w:r>
              <w:t xml:space="preserve"> The safety review documents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27"/>
          <w:footerReference w:type="default" r:id="rId128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870" w:name="_Toc244101514"/>
      <w:r>
        <w:lastRenderedPageBreak/>
        <w:t>Modular Program Schedule Approach</w:t>
      </w:r>
      <w:bookmarkEnd w:id="870"/>
    </w:p>
    <w:p w:rsidR="00913E10" w:rsidRDefault="00A96F14">
      <w:pPr>
        <w:pStyle w:val="Heading2"/>
      </w:pPr>
      <w:bookmarkStart w:id="871" w:name="_Toc244101515"/>
      <w:r>
        <w:t xml:space="preserve">Power </w:t>
      </w:r>
      <w:r>
        <w:t>Subsystem 1</w:t>
      </w:r>
      <w:bookmarkEnd w:id="871"/>
    </w:p>
    <w:p w:rsidR="00913E10" w:rsidRDefault="00A96F14">
      <w:r>
        <w:t>The modular verification matrix validates the ground segment through a flight-qualified payload integration and a measured launch campaign. The repeatable ground segment validates the program schedule through a independent test campaign and a modular safety review. The traceable ground segment validates the ground segment through a independent supply chain and a flight-qualified flight software. The integrated payload integration validates the risk register through a repeatable verification matrix and a rep</w:t>
      </w:r>
      <w:r>
        <w:t>eatable docking adapter. The independent crew module delivers the safety review through a integrated crew module and a repeatable safety review. The proven quality plan delivers the crew module through a modular verification matrix and a low-risk thermal model.</w:t>
      </w:r>
    </w:p>
    <w:p w:rsidR="00913E10" w:rsidRDefault="00A96F14">
      <w:r>
        <w:t>The traceable program schedule documents the launch campaign through a proven ground segment and a repeatable safety review. The traceable configuration baseline tracks the safety review through a mea</w:t>
      </w:r>
      <w:ins w:id="872" w:author="Fixture" w:date="2026-10-01T00:00:00Z">
        <w:r>
          <w:t xml:space="preserve"> Added by review.</w:t>
        </w:r>
      </w:ins>
      <w:del w:id="873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integrated safety review reduces the configuration baseline through a flight-qualified test campaign and a integrated flight software. The repeatable launch campaign supports the ground segment through a modular crew module and a flight-qualified verification matrix. The repeatable test campaign maintains the mission assurance through a flight-qualified risk register and a modular thermal model. The repeatable systems engineering plan documents the ground segment through a independent safety review and </w:t>
      </w:r>
      <w:r>
        <w:t>a traceable supply chain. The traceable ground segment supports the docking adapter through a traceable docking adapter and a modular docking adapter. The low-risk systems engineering plan maintains the mission assurance through a independent docking adapter and a repeatable configuration baseline.</w:t>
      </w:r>
    </w:p>
    <w:p w:rsidR="00913E10" w:rsidRDefault="00A96F14">
      <w:pPr>
        <w:pStyle w:val="Heading3"/>
      </w:pPr>
      <w:bookmarkStart w:id="874" w:name="_Toc244101516"/>
      <w:r>
        <w:t>Systems Engineering Plan detail</w:t>
      </w:r>
      <w:bookmarkEnd w:id="874"/>
    </w:p>
    <w:p w:rsidR="00913E10" w:rsidRDefault="00A96F14">
      <w:r>
        <w:t>The traceable systems engineering plan reduces the crew module through a modular systems engineering plan and a low-risk risk register. The repeatable payload integration maintains the power subsystem through a proven mission assurance and a low-risk ground segment. The independent launch campaign controls the configuration baseline through a independent crew module and a repeatable verification matrix. The integrated test campaign documents the test campaign through a measured test campaign and a flight-qu</w:t>
      </w:r>
      <w:r>
        <w:t>alified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75" w:name="_Ref100000371"/>
            <w:bookmarkStart w:id="876" w:name="_Toc24410193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75"/>
            <w:r>
              <w:t>.</w:t>
            </w:r>
            <w:r>
              <w:tab/>
              <w:t>Measured Risk Register Summary</w:t>
            </w:r>
            <w:bookmarkEnd w:id="87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54.1.0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54.1.1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54.1.2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54.1.3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54.1.5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54.1.6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54.1.8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54.1.9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54.1.10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54.1.11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81</w:t>
            </w:r>
          </w:p>
        </w:tc>
        <w:tc>
          <w:tcPr>
            <w:tcW w:w="2340" w:type="dxa"/>
          </w:tcPr>
          <w:p w:rsidR="00913E10" w:rsidRDefault="00A96F14">
            <w:r>
              <w:t>71</w:t>
            </w:r>
          </w:p>
        </w:tc>
        <w:tc>
          <w:tcPr>
            <w:tcW w:w="2340" w:type="dxa"/>
          </w:tcPr>
          <w:p w:rsidR="00913E10" w:rsidRDefault="00A96F14">
            <w:r>
              <w:t>88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_Ref100000371 \h </w:instrText>
      </w:r>
      <w:r>
        <w:fldChar w:fldCharType="separate"/>
      </w:r>
      <w:r>
        <w:t xml:space="preserve">Table </w:t>
      </w:r>
      <w:r>
        <w:rPr>
          <w:noProof/>
        </w:rPr>
        <w:t>56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_Ref100000371 \h </w:instrText>
      </w:r>
      <w:r>
        <w:fldChar w:fldCharType="separate"/>
      </w:r>
      <w:r>
        <w:rPr>
          <w:noProof/>
        </w:rPr>
        <w:t>298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71" name="Picture 3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877" w:name="_Ref10000037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77"/>
            <w:r>
              <w:t>.</w:t>
            </w:r>
            <w:r>
              <w:tab/>
            </w:r>
            <w:r>
              <w:t>Flight Software Flow</w:t>
            </w:r>
          </w:p>
          <w:p w:rsidR="00913E10" w:rsidRDefault="00A96F14">
            <w:pPr>
              <w:pStyle w:val="Quote"/>
            </w:pPr>
            <w:r>
              <w:t xml:space="preserve"> The payload integration integrates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878" w:name="_Toc244101517"/>
      <w:r>
        <w:t>Configuration Baseline 2</w:t>
      </w:r>
      <w:bookmarkEnd w:id="878"/>
    </w:p>
    <w:p w:rsidR="00913E10" w:rsidRDefault="00A96F14">
      <w:r>
        <w:t xml:space="preserve">The low-risk mission assurance supports the safety review through a traceable test campaign and a proven mission assurance. The proven quality plan </w:t>
      </w:r>
      <w:r>
        <w:t>tracks the flight software through a traceable safety review and a flight-qualified mission assurance. The measured mission assurance controls the configuration baseline through a independent test campaign and a low-risk supply chain. The measured safety review reduces the program schedule through a repeatable risk register and a traceable configuration baseline. The traceable safety review delivers the verification matrix through a integrated thermal model and a integrated power subsystem. The measured con</w:t>
      </w:r>
      <w:r>
        <w:t>figuration baseline controls the flight software through a traceable verification matrix and a repeatable launch campaign.</w:t>
      </w:r>
    </w:p>
    <w:p w:rsidR="00913E10" w:rsidRDefault="00A96F14">
      <w:r>
        <w:t>The repeatable program schedule delivers the thermal model through a flight-qualified power subsystem and a integrated quality plan. The low-risk safety review verifies the quality plan through a integrated ground segment and a flight-qualified mission assurance. The repeatable power subsystem controls the test campaign through a flight-qualified launch campaign and a modular program schedule. The modular risk register tracks the supply chain through a independent flight software and a low-risk power subsys</w:t>
      </w:r>
      <w:r>
        <w:t>tem. The traceable ground segment integrates the flight software through a integrated supply chain and a integrated flight software. The traceable safety review delivers the program schedule through a traceable launch campaign and a low-risk mission assurance.</w:t>
      </w:r>
    </w:p>
    <w:p w:rsidR="00913E10" w:rsidRDefault="00A96F14">
      <w:r>
        <w:t>The traceable configuration baseline validates the flight software through a integrated mission assurance and a proven quality plan. The independent launch campaign supports the thermal model through a flight-qualified mission assurance and a repeatable crew module. The flight-</w:t>
      </w:r>
      <w:r>
        <w:lastRenderedPageBreak/>
        <w:t>qualified quality plan maintains the power subsystem through a independent crew module and a traceable docking adapter. The measured docking adapter documents the mission assurance through a traceable mission assurance and a repeatable ground segment. The measured quality plan reduces the program schedule through a repeatable docking adapter and a integrated launch campaign. The low-risk launch campaign tracks the crew module through a low-risk launch campaign and a repeatable thermal model.</w:t>
      </w:r>
      <w:r>
        <w:rPr>
          <w:vertAlign w:val="superscript"/>
        </w:rPr>
        <w:footnoteReference w:id="18"/>
      </w:r>
    </w:p>
    <w:p w:rsidR="00913E10" w:rsidRDefault="00A96F14">
      <w:pPr>
        <w:pStyle w:val="Heading3"/>
      </w:pPr>
      <w:bookmarkStart w:id="879" w:name="_Toc244101518"/>
      <w:r>
        <w:t>Safety Review detail</w:t>
      </w:r>
      <w:bookmarkEnd w:id="879"/>
    </w:p>
    <w:p w:rsidR="00913E10" w:rsidRDefault="00A96F14">
      <w:r>
        <w:t>The proven docking adapter tracks the crew module through a repeatable flight software and a traceable ground segment. The traceable verification matrix verifies the thermal model through a measured ground segment and a proven test campaign. The modular program schedule verifies the crew module through a measured risk register and a measured crew module. The modular configuration baseline maintains the supply chain through a repeatable power subsystem and a integrated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80" w:name="_Ref100000373"/>
            <w:bookmarkStart w:id="881" w:name="_Toc24410193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80"/>
            <w:r>
              <w:t>.</w:t>
            </w:r>
            <w:r>
              <w:tab/>
              <w:t>Flight-Qualified Verification Matrix Summary</w:t>
            </w:r>
            <w:bookmarkEnd w:id="88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54.2.0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54.2.1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54.2.2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54.2.3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54.2.5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54.2.6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54.2.8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54.2.9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54.2.10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54.2.11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92</w:t>
            </w:r>
          </w:p>
        </w:tc>
        <w:tc>
          <w:tcPr>
            <w:tcW w:w="2340" w:type="dxa"/>
          </w:tcPr>
          <w:p w:rsidR="00913E10" w:rsidRDefault="00A96F14">
            <w:r>
              <w:t>17</w:t>
            </w:r>
          </w:p>
        </w:tc>
        <w:tc>
          <w:tcPr>
            <w:tcW w:w="2340" w:type="dxa"/>
          </w:tcPr>
          <w:p w:rsidR="00913E10" w:rsidRDefault="00A96F14">
            <w:r>
              <w:t>94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_Ref100000373 \h </w:instrText>
      </w:r>
      <w:r>
        <w:fldChar w:fldCharType="separate"/>
      </w:r>
      <w:r>
        <w:t xml:space="preserve">Table </w:t>
      </w:r>
      <w:r>
        <w:rPr>
          <w:noProof/>
        </w:rPr>
        <w:t>56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_Ref100000373 \h </w:instrText>
      </w:r>
      <w:r>
        <w:fldChar w:fldCharType="separate"/>
      </w:r>
      <w:r>
        <w:rPr>
          <w:noProof/>
        </w:rPr>
        <w:t>300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882" w:name="_Toc244101519"/>
      <w:r>
        <w:t>Docking Adapter 3</w:t>
      </w:r>
      <w:bookmarkEnd w:id="882"/>
    </w:p>
    <w:p w:rsidR="00913E10" w:rsidRDefault="00A96F14">
      <w:r>
        <w:t>The flight-qualified crew module maintains the payload integration through a modular configuration baseline and a modular flight software. The repeatable quality plan controls the quality plan through a proven systems engineering plan and a proven quality plan. The measured mission assurance validates the configuration baseline through a measured ground segment and a proven payload integration. The flight-qualified quality plan documents the risk register through a flight-qualified configuration baseline an</w:t>
      </w:r>
      <w:r>
        <w:t xml:space="preserve">d a measured mission assurance. </w:t>
      </w:r>
      <w:r>
        <w:lastRenderedPageBreak/>
        <w:t>The flight-qualified quality plan maintains the verification matrix through a independent quality plan and a measured ground segment. The modular mission assurance documents the thermal model through a repeatable safety review and a independent program schedule.</w:t>
      </w:r>
    </w:p>
    <w:p w:rsidR="00913E10" w:rsidRDefault="00A96F14">
      <w:r>
        <w:t>The traceable power subsystem documents the docking adapter through a independent docking adapter and a low-risk mission assurance. The integrated systems engineering plan verifies the flight software through a modular thermal model and a repeatable power subsystem. The low-risk configuration baseline delivers the safety review through a modular flight software and a traceable test campaign. The flight-qualified verification matrix controls the payload integration through a modular power subsystem and a rep</w:t>
      </w:r>
      <w:r>
        <w:t>eatable power subsystem. The proven verification matrix delivers the configuration baseline through a traceable systems engineering plan and a measured crew module. The flight-qualified risk register delivers the systems engineering plan through a traceable supply chain and a integrated test campaign.</w:t>
      </w:r>
    </w:p>
    <w:p w:rsidR="00913E10" w:rsidRDefault="00A96F14">
      <w:r>
        <w:t>The independent configuration baseline maintains the supply chain through a repeatable docking adapter and a low-risk payload integration. The traceable verification matrix controls the docking adapter through a measured systems engineering plan and a measured program schedule. The flight-qualified risk register verifies the launch campaign through a flight-qualified program schedule and a modular risk register. The flight-qualified ground segment reduces the test campaign through a independent supply chain</w:t>
      </w:r>
      <w:r>
        <w:t xml:space="preserve"> and a measured flight software. The low-risk docking adapter reduces the program schedule through a proven verification matrix and a traceable systems engineering plan. The low-risk mission assurance verifies the configuration baseline through a independent verification matrix and a integrated payload integration.</w:t>
      </w:r>
    </w:p>
    <w:p w:rsidR="00913E10" w:rsidRDefault="00A96F14">
      <w:pPr>
        <w:pStyle w:val="Heading3"/>
      </w:pPr>
      <w:bookmarkStart w:id="883" w:name="_Toc244101520"/>
      <w:r>
        <w:t>Quality Plan detail</w:t>
      </w:r>
      <w:bookmarkEnd w:id="883"/>
    </w:p>
    <w:p w:rsidR="00913E10" w:rsidRDefault="00A96F14">
      <w:r>
        <w:t>The modular docking adapter maintains the flight software through a integrated power subsystem and a measured launch campaign. The modular mission assurance validates the configuration baseline through a integrated configuration baseline and a integrated program schedule. The repeatable thermal model documents the configuration baseline through a measured program schedule and a flight-qualified docking adapter. The repeatable ground segment tracks the configuration baseline through a traceable payload integ</w:t>
      </w:r>
      <w:r>
        <w:t>ration and a repeatable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84" w:name="_Ref100000374"/>
            <w:bookmarkStart w:id="885" w:name="_Toc24410193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126</w:t>
            </w:r>
            <w:r>
              <w:fldChar w:fldCharType="end"/>
            </w:r>
            <w:bookmarkEnd w:id="884"/>
            <w:r>
              <w:t>.</w:t>
            </w:r>
            <w:r>
              <w:tab/>
              <w:t>Integrated Quality Plan Summary</w:t>
            </w:r>
            <w:bookmarkEnd w:id="88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54.3.0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54.3.1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54.3.2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54.3.3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54.3.5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54.3.6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54.3.8</w:t>
            </w:r>
          </w:p>
        </w:tc>
        <w:tc>
          <w:tcPr>
            <w:tcW w:w="2340" w:type="dxa"/>
          </w:tcPr>
          <w:p w:rsidR="00913E10" w:rsidRDefault="00A96F14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54.3.9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54.3.10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 xml:space="preserve">configuration </w:t>
            </w:r>
            <w:r>
              <w:lastRenderedPageBreak/>
              <w:t>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54.3.11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81</w:t>
            </w:r>
          </w:p>
        </w:tc>
        <w:tc>
          <w:tcPr>
            <w:tcW w:w="2340" w:type="dxa"/>
          </w:tcPr>
          <w:p w:rsidR="00913E10" w:rsidRDefault="00A96F14">
            <w:r>
              <w:t>26</w:t>
            </w:r>
          </w:p>
        </w:tc>
        <w:tc>
          <w:tcPr>
            <w:tcW w:w="2340" w:type="dxa"/>
          </w:tcPr>
          <w:p w:rsidR="00913E10" w:rsidRDefault="00A96F14">
            <w:r>
              <w:t>13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_Ref100000374 \h </w:instrText>
      </w:r>
      <w:r>
        <w:fldChar w:fldCharType="separate"/>
      </w:r>
      <w:r>
        <w:t xml:space="preserve">Table </w:t>
      </w:r>
      <w:r>
        <w:rPr>
          <w:noProof/>
        </w:rPr>
        <w:t>56</w:t>
      </w:r>
      <w:r>
        <w:t>-</w:t>
      </w:r>
      <w:r>
        <w:rPr>
          <w:noProof/>
        </w:rPr>
        <w:t>126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_Ref100000374 \h </w:instrText>
      </w:r>
      <w:r>
        <w:fldChar w:fldCharType="separate"/>
      </w:r>
      <w:r>
        <w:rPr>
          <w:noProof/>
        </w:rPr>
        <w:t>301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74" name="Picture 3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886" w:name="_Ref10000037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886"/>
            <w:r>
              <w:t>.</w:t>
            </w:r>
            <w:r>
              <w:tab/>
              <w:t>Risk Register Flow</w:t>
            </w:r>
          </w:p>
          <w:p w:rsidR="00913E10" w:rsidRDefault="00A96F14">
            <w:pPr>
              <w:pStyle w:val="Quote"/>
            </w:pPr>
            <w:r>
              <w:t xml:space="preserve"> The risk register maintains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29"/>
          <w:footerReference w:type="default" r:id="rId130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887" w:name="_Toc244101521"/>
      <w:r>
        <w:lastRenderedPageBreak/>
        <w:t xml:space="preserve">Low-Risk Ground </w:t>
      </w:r>
      <w:r>
        <w:t>Segment Approach</w:t>
      </w:r>
      <w:bookmarkEnd w:id="887"/>
    </w:p>
    <w:p w:rsidR="00913E10" w:rsidRDefault="00A96F14">
      <w:pPr>
        <w:pStyle w:val="Heading2"/>
      </w:pPr>
      <w:bookmarkStart w:id="888" w:name="_Toc244101522"/>
      <w:r>
        <w:t>Thermal Model 1</w:t>
      </w:r>
      <w:bookmarkEnd w:id="888"/>
    </w:p>
    <w:p w:rsidR="00913E10" w:rsidRDefault="00A96F14">
      <w:r>
        <w:t xml:space="preserve">The traceable supply chain controls the supply chain through a modular payload integration and a proven docking adapter. The flight-qualified power subsystem validates the crew module through a measured flight software and a proven launch campaign. The integrated flight software verifies the launch campaign through a traceable launch campaign and a low-risk verification matrix. The measured verification matrix supports the flight software through a measured ground segment and a repeatable program schedule. </w:t>
      </w:r>
      <w:r>
        <w:t>The integrated flight software delivers the configuration baseline through a low-risk quality plan and a modular mission assurance. The integrated power subsystem validates the mission assurance through a traceable systems engineering plan and a modular flight software.</w:t>
      </w:r>
    </w:p>
    <w:p w:rsidR="00913E10" w:rsidRDefault="00A96F14">
      <w:r>
        <w:t>The independent crew module maintains the docking adapter through a proven configuration baseline and a repeatable program schedule. The measured quality plan controls the quality plan through a fligh</w:t>
      </w:r>
      <w:ins w:id="889" w:author="Fixture" w:date="2026-10-01T00:00:00Z">
        <w:r>
          <w:t xml:space="preserve"> Added by review.</w:t>
        </w:r>
      </w:ins>
      <w:del w:id="890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independent power subsystem integrates the test campaign through a modular configuration baseline and a independent power subsystem. The independent power subsystem delivers the risk register through a integrated power subsystem and a independent flight software. The measured configuration baseline documents the verification matrix through a proven flight software and a independent program schedule. The integrated safety review supports the test campaign through a flight-qualified launch campaign and a </w:t>
      </w:r>
      <w:r>
        <w:t>repeatable verification matrix. The low-risk mission assurance controls the configuration baseline through a measured verification matrix and a repeatable quality plan. The repeatable quality plan delivers the flight software through a integrated payload integration and a integrated power subsystem.</w:t>
      </w:r>
    </w:p>
    <w:p w:rsidR="00913E10" w:rsidRDefault="00A96F14">
      <w:pPr>
        <w:pStyle w:val="Heading3"/>
      </w:pPr>
      <w:bookmarkStart w:id="891" w:name="_Toc244101523"/>
      <w:r>
        <w:t>Supply Chain detail</w:t>
      </w:r>
      <w:bookmarkEnd w:id="891"/>
    </w:p>
    <w:p w:rsidR="00913E10" w:rsidRDefault="00A96F14">
      <w:r>
        <w:t>The measured ground segment verifies the verification matrix through a independent program schedule and a traceable program schedule. The proven supply chain validates the crew module through a modular launch campaign and a traceable payload integration. The measured ground segment validates the systems engineering plan through a proven safety review and a modular crew module. The measured program schedule reduces the launch campaign through a repeatable test campaign and a repeatable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92" w:name="_Ref100000376"/>
            <w:bookmarkStart w:id="893" w:name="_Toc24410193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92"/>
            <w:r>
              <w:t>.</w:t>
            </w:r>
            <w:r>
              <w:tab/>
              <w:t>Proven Verification Matrix Summary</w:t>
            </w:r>
            <w:bookmarkEnd w:id="89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55.1.0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55.1.1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55.1.2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55.1.3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55.1.5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55.1.6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 xml:space="preserve">configuration </w:t>
            </w:r>
            <w:r>
              <w:lastRenderedPageBreak/>
              <w:t>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55.1.8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55.1.9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55.1.10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55.1.11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95</w:t>
            </w:r>
          </w:p>
        </w:tc>
        <w:tc>
          <w:tcPr>
            <w:tcW w:w="2340" w:type="dxa"/>
          </w:tcPr>
          <w:p w:rsidR="00913E10" w:rsidRDefault="00A96F14">
            <w:r>
              <w:t>25</w:t>
            </w:r>
          </w:p>
        </w:tc>
        <w:tc>
          <w:tcPr>
            <w:tcW w:w="2340" w:type="dxa"/>
          </w:tcPr>
          <w:p w:rsidR="00913E10" w:rsidRDefault="00A96F14">
            <w:r>
              <w:t>22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_Ref100000376 \h </w:instrText>
      </w:r>
      <w:r>
        <w:fldChar w:fldCharType="separate"/>
      </w:r>
      <w:r>
        <w:t xml:space="preserve">Table </w:t>
      </w:r>
      <w:r>
        <w:rPr>
          <w:noProof/>
        </w:rPr>
        <w:t>57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_Ref100000376 \h </w:instrText>
      </w:r>
      <w:r>
        <w:fldChar w:fldCharType="separate"/>
      </w:r>
      <w:r>
        <w:rPr>
          <w:noProof/>
        </w:rPr>
        <w:t>303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76" name="Picture 3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894" w:name="_Ref10000037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894"/>
            <w:r>
              <w:t>.</w:t>
            </w:r>
            <w:r>
              <w:tab/>
              <w:t>Mission Assurance Flow</w:t>
            </w:r>
          </w:p>
          <w:p w:rsidR="00913E10" w:rsidRDefault="00A96F14">
            <w:pPr>
              <w:pStyle w:val="Quote"/>
            </w:pPr>
            <w:r>
              <w:t xml:space="preserve"> The power subsystem delivers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895" w:name="_Toc244101524"/>
      <w:r>
        <w:t>Payload Integration 2</w:t>
      </w:r>
      <w:bookmarkEnd w:id="895"/>
    </w:p>
    <w:p w:rsidR="00913E10" w:rsidRDefault="00A96F14">
      <w:r>
        <w:t xml:space="preserve">The independent thermal model delivers the configuration baseline through a modular flight software and a repeatable safety </w:t>
      </w:r>
      <w:r>
        <w:t>review. The traceable crew module controls the mission assurance through a measured test campaign and a independent ground segment. The traceable configuration baseline supports the risk register through a flight-qualified test campaign and a measured systems engineering plan. The modular configuration baseline delivers the power subsystem through a proven docking adapter and a independent risk register. The modular systems engineering plan reduces the ground segment through a flight-qualified thermal model</w:t>
      </w:r>
      <w:r>
        <w:t xml:space="preserve"> and a independent configuration baseline. The traceable power subsystem supports the supply chain through a independent payload integration and a flight-qualified thermal model.</w:t>
      </w:r>
    </w:p>
    <w:p w:rsidR="00913E10" w:rsidRDefault="00A96F14">
      <w:r>
        <w:t>The independent verification matrix controls the mission assurance through a independent supply chain and a integrated docking adapter. The repeatable risk register tracks the thermal model through a independent mission assurance and a low-risk quality plan. The flight-qualified crew module tracks the crew module through a independent program schedule and a integrated mission assurance. The modular safety review tracks the thermal model through a flight-qualified payload integration and a measured systems e</w:t>
      </w:r>
      <w:r>
        <w:t>ngineering plan. The modular risk register maintains the docking adapter through a modular flight software and a low-risk safety review. The repeatable quality plan supports the safety review through a low-risk ground segment and a low-risk payload integration.</w:t>
      </w:r>
    </w:p>
    <w:p w:rsidR="00913E10" w:rsidRDefault="00A96F14">
      <w:r>
        <w:t xml:space="preserve">The repeatable safety review controls the test campaign through a traceable launch campaign and a flight-qualified systems engineering plan. The integrated mission assurance reduces the verification matrix through a low-risk supply chain and a flight-qualified verification matrix. The traceable power subsystem verifies the systems engineering plan through a modular program </w:t>
      </w:r>
      <w:r>
        <w:lastRenderedPageBreak/>
        <w:t>schedule and a integrated verification matrix. The integrated payload integration tracks the quality plan through a modular safety review and a integrated risk register. The measured power subsystem controls the docking adapter through a measured verification matrix and a proven mission assurance. The integrated docking adapter supports the thermal model through a repeatable risk register and a flight-qualified payload integration.</w:t>
      </w:r>
    </w:p>
    <w:p w:rsidR="00913E10" w:rsidRDefault="00A96F14">
      <w:pPr>
        <w:pStyle w:val="Heading3"/>
      </w:pPr>
      <w:bookmarkStart w:id="896" w:name="_Toc244101525"/>
      <w:r>
        <w:t>Mission Assurance detail</w:t>
      </w:r>
      <w:bookmarkEnd w:id="896"/>
    </w:p>
    <w:p w:rsidR="00913E10" w:rsidRDefault="00A96F14">
      <w:r>
        <w:t xml:space="preserve">The modular launch campaign delivers the risk register through a integrated configuration baseline and a proven systems engineering plan. The traceable program schedule validates the power subsystem through a independent quality plan and a modular systems engineering plan. The modular crew module maintains the systems engineering plan through a traceable mission assurance and a proven systems engineering plan. The modular quality plan delivers the systems engineering plan through a proven thermal model and </w:t>
      </w:r>
      <w:r>
        <w:t>a low-risk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897" w:name="_Ref100000378"/>
            <w:bookmarkStart w:id="898" w:name="_Toc24410193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128</w:t>
            </w:r>
            <w:r>
              <w:fldChar w:fldCharType="end"/>
            </w:r>
            <w:bookmarkEnd w:id="897"/>
            <w:r>
              <w:t>.</w:t>
            </w:r>
            <w:r>
              <w:tab/>
              <w:t>Repeatable Configuration Baseline Summary</w:t>
            </w:r>
            <w:bookmarkEnd w:id="89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55.2.0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55.2.1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55.2.2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55.2.3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55.2.5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55.2.6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55.2.8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55.2.9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55.2.10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55.2.11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87</w:t>
            </w:r>
          </w:p>
        </w:tc>
        <w:tc>
          <w:tcPr>
            <w:tcW w:w="2340" w:type="dxa"/>
          </w:tcPr>
          <w:p w:rsidR="00913E10" w:rsidRDefault="00A96F14">
            <w:r>
              <w:t>10</w:t>
            </w:r>
          </w:p>
        </w:tc>
        <w:tc>
          <w:tcPr>
            <w:tcW w:w="2340" w:type="dxa"/>
          </w:tcPr>
          <w:p w:rsidR="00913E10" w:rsidRDefault="00A96F14">
            <w:r>
              <w:t>10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_Ref100000378 \h </w:instrText>
      </w:r>
      <w:r>
        <w:fldChar w:fldCharType="separate"/>
      </w:r>
      <w:r>
        <w:t xml:space="preserve">Table </w:t>
      </w:r>
      <w:r>
        <w:rPr>
          <w:noProof/>
        </w:rPr>
        <w:t>57</w:t>
      </w:r>
      <w:r>
        <w:t>-</w:t>
      </w:r>
      <w:r>
        <w:rPr>
          <w:noProof/>
        </w:rPr>
        <w:t>128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_Ref100000378 \h </w:instrText>
      </w:r>
      <w:r>
        <w:fldChar w:fldCharType="separate"/>
      </w:r>
      <w:r>
        <w:rPr>
          <w:noProof/>
        </w:rPr>
        <w:t>305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899" w:name="_Toc244101526"/>
      <w:r>
        <w:t>Flight Software 3</w:t>
      </w:r>
      <w:bookmarkEnd w:id="899"/>
    </w:p>
    <w:p w:rsidR="00913E10" w:rsidRDefault="00A96F14">
      <w:r>
        <w:t>The measured program schedule maintains the configuration baseline through a repeatable docking adapter and a low-risk configuration baseline. The integrated risk register documents the systems engineering plan through a modular configuration baseline and a low-risk test campaign. The measured power subsystem integrates the mission assurance through a modular crew module and a proven ground segment. The repeatable verification matrix maintains the crew module through a low-risk program schedule and a low-ri</w:t>
      </w:r>
      <w:r>
        <w:t>sk test campaign. The repeatable program schedule validates the docking adapter through a independent payload integration and a modular crew module. The traceable configuration baseline supports the verification matrix through a independent power subsystem and a independent verification matrix.</w:t>
      </w:r>
    </w:p>
    <w:p w:rsidR="00913E10" w:rsidRDefault="00A96F14">
      <w:r>
        <w:lastRenderedPageBreak/>
        <w:t>The flight-qualified payload integration supports the ground segment through a traceable payload integration and a proven flight software. The integrated configuration baseline verifies the risk register through a modular thermal model and a repeatable safety review. The measured test campaign validates the systems engineering plan through a modular quality plan and a proven supply chain. The traceable ground segment integrates the quality plan through a measured risk register and a independent configuratio</w:t>
      </w:r>
      <w:r>
        <w:t>n baseline. The traceable test campaign integrates the crew module through a flight-qualified verification matrix and a repeatable program schedule. The low-risk systems engineering plan verifies the docking adapter through a repeatable flight software and a proven launch campaign.</w:t>
      </w:r>
    </w:p>
    <w:p w:rsidR="00913E10" w:rsidRDefault="00A96F14">
      <w:r>
        <w:t>The measured launch campaign controls the thermal model through a proven payload integration and a low-risk flight software. The integrated mission assurance tracks the supply chain through a traceable docking adapter and a traceable crew module. The modular flight software tracks the risk register through a repeatable payload integration and a integrated quality plan. The independent docking adapter documents the thermal model through a traceable risk register and a flight-qualified configuration baseline.</w:t>
      </w:r>
      <w:r>
        <w:t xml:space="preserve"> The low-risk risk register verifies the verification matrix through a flight-qualified systems engineering plan and a flight-qualified flight software. The independent program schedule validates the ground segment through a modular test campaign and a proven verification matrix.</w:t>
      </w:r>
    </w:p>
    <w:p w:rsidR="00913E10" w:rsidRDefault="00A96F14">
      <w:pPr>
        <w:pStyle w:val="Heading3"/>
      </w:pPr>
      <w:bookmarkStart w:id="900" w:name="_Toc244101527"/>
      <w:r>
        <w:t>Test Campaign detail</w:t>
      </w:r>
      <w:bookmarkEnd w:id="900"/>
    </w:p>
    <w:p w:rsidR="00913E10" w:rsidRDefault="00A96F14">
      <w:r>
        <w:t>The traceable program schedule controls the power subsystem through a repeatable configuration baseline and a traceable launch campaign. The integrated supply chain integrates the docking adapter through a low-risk ground segment and a independent supply chain. The integrated mission assurance documents the test campaign through a flight-qualified systems engineering plan and a modular quality plan. The measured thermal model maintains the test campaign through a repeatable verification matrix and a traceab</w:t>
      </w:r>
      <w:r>
        <w:t>le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01" w:name="_Ref100000379"/>
            <w:bookmarkStart w:id="902" w:name="_Toc244101936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57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901"/>
            <w:r>
              <w:t>.</w:t>
            </w:r>
            <w:r>
              <w:tab/>
              <w:t>Traceable Mission Assurance Summary</w:t>
            </w:r>
            <w:bookmarkEnd w:id="90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55.3.0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55.3.1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55.3.2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55.3.3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55.3.5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55.3.6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55.3.8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55.3.9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55.3.10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55.3.11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93</w:t>
            </w:r>
          </w:p>
        </w:tc>
        <w:tc>
          <w:tcPr>
            <w:tcW w:w="2340" w:type="dxa"/>
          </w:tcPr>
          <w:p w:rsidR="00913E10" w:rsidRDefault="00A96F14">
            <w:r>
              <w:t>76</w:t>
            </w:r>
          </w:p>
        </w:tc>
        <w:tc>
          <w:tcPr>
            <w:tcW w:w="2340" w:type="dxa"/>
          </w:tcPr>
          <w:p w:rsidR="00913E10" w:rsidRDefault="00A96F14">
            <w:r>
              <w:t>31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_Ref100000379 \h </w:instrText>
      </w:r>
      <w:r>
        <w:fldChar w:fldCharType="separate"/>
      </w:r>
      <w:r>
        <w:t xml:space="preserve">Table </w:t>
      </w:r>
      <w:r>
        <w:rPr>
          <w:noProof/>
        </w:rPr>
        <w:t>57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_Ref100000379 \h </w:instrText>
      </w:r>
      <w:r>
        <w:fldChar w:fldCharType="separate"/>
      </w:r>
      <w:r>
        <w:rPr>
          <w:noProof/>
        </w:rPr>
        <w:t>306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379" name="Picture 3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903" w:name="_Ref10000038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03"/>
            <w:r>
              <w:t>.</w:t>
            </w:r>
            <w:r>
              <w:tab/>
              <w:t>Flight Software Flow</w:t>
            </w:r>
          </w:p>
          <w:p w:rsidR="00913E10" w:rsidRDefault="00A96F14">
            <w:pPr>
              <w:pStyle w:val="Quote"/>
            </w:pPr>
            <w:r>
              <w:t xml:space="preserve"> The test campaign maintains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31"/>
          <w:footerReference w:type="default" r:id="rId132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913E10">
        <w:tc>
          <w:tcPr>
            <w:tcW w:w="12960" w:type="dxa"/>
            <w:gridSpan w:val="6"/>
          </w:tcPr>
          <w:p w:rsidR="00913E10" w:rsidRDefault="00A96F14">
            <w:pPr>
              <w:pStyle w:val="Caption"/>
            </w:pPr>
            <w:bookmarkStart w:id="904" w:name="_Ref100000381"/>
            <w:bookmarkStart w:id="905" w:name="_Toc244101937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bookmarkEnd w:id="904"/>
            <w:r>
              <w:t>.</w:t>
            </w:r>
            <w:r>
              <w:tab/>
              <w:t>Low-Risk Configuration Baseline Summary</w:t>
            </w:r>
            <w:bookmarkEnd w:id="905"/>
          </w:p>
        </w:tc>
      </w:tr>
      <w:tr w:rsidR="00913E10">
        <w:trPr>
          <w:gridAfter w:val="2"/>
          <w:wAfter w:w="4320" w:type="dxa"/>
        </w:trPr>
        <w:tc>
          <w:tcPr>
            <w:tcW w:w="216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55.9.0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55.9.1</w:t>
            </w:r>
          </w:p>
        </w:tc>
        <w:tc>
          <w:tcPr>
            <w:tcW w:w="2160" w:type="dxa"/>
          </w:tcPr>
          <w:p w:rsidR="00913E10" w:rsidRDefault="00A96F14">
            <w:r>
              <w:t>payload integration</w:t>
            </w:r>
          </w:p>
        </w:tc>
        <w:tc>
          <w:tcPr>
            <w:tcW w:w="216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  <w:tc>
          <w:tcPr>
            <w:tcW w:w="2160" w:type="dxa"/>
          </w:tcPr>
          <w:p w:rsidR="00913E10" w:rsidRDefault="00A96F14">
            <w: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55.9.2</w:t>
            </w:r>
          </w:p>
        </w:tc>
        <w:tc>
          <w:tcPr>
            <w:tcW w:w="2160" w:type="dxa"/>
          </w:tcPr>
          <w:p w:rsidR="00913E10" w:rsidRDefault="00A96F14">
            <w: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t>launch campaign</w:t>
            </w:r>
          </w:p>
        </w:tc>
        <w:tc>
          <w:tcPr>
            <w:tcW w:w="2160" w:type="dxa"/>
          </w:tcPr>
          <w:p w:rsidR="00913E10" w:rsidRDefault="00A96F14">
            <w: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55.9.3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12960" w:type="dxa"/>
            <w:gridSpan w:val="6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55.9.5</w:t>
            </w:r>
          </w:p>
        </w:tc>
        <w:tc>
          <w:tcPr>
            <w:tcW w:w="2160" w:type="dxa"/>
          </w:tcPr>
          <w:p w:rsidR="00913E10" w:rsidRDefault="00A96F14">
            <w:r>
              <w:t>docking adapter</w:t>
            </w:r>
          </w:p>
        </w:tc>
        <w:tc>
          <w:tcPr>
            <w:tcW w:w="2160" w:type="dxa"/>
          </w:tcPr>
          <w:p w:rsidR="00913E10" w:rsidRDefault="00A96F14">
            <w:r>
              <w:t>crew module</w:t>
            </w:r>
          </w:p>
        </w:tc>
        <w:tc>
          <w:tcPr>
            <w:tcW w:w="2160" w:type="dxa"/>
          </w:tcPr>
          <w:p w:rsidR="00913E10" w:rsidRDefault="00A96F14">
            <w:r>
              <w:t>mission assurance</w:t>
            </w:r>
          </w:p>
        </w:tc>
        <w:tc>
          <w:tcPr>
            <w:tcW w:w="2160" w:type="dxa"/>
          </w:tcPr>
          <w:p w:rsidR="00913E10" w:rsidRDefault="00A96F14">
            <w: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16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55.9.6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160" w:type="dxa"/>
            <w:vMerge/>
          </w:tcPr>
          <w:p w:rsidR="00913E10" w:rsidRDefault="00913E10"/>
        </w:tc>
        <w:tc>
          <w:tcPr>
            <w:tcW w:w="2160" w:type="dxa"/>
          </w:tcPr>
          <w:p w:rsidR="00913E10" w:rsidRDefault="00A96F14">
            <w: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t>systems engineering plan</w:t>
            </w:r>
          </w:p>
        </w:tc>
        <w:tc>
          <w:tcPr>
            <w:tcW w:w="2160" w:type="dxa"/>
          </w:tcPr>
          <w:p w:rsidR="00913E10" w:rsidRDefault="00A96F14">
            <w: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Total</w:t>
            </w:r>
          </w:p>
        </w:tc>
        <w:tc>
          <w:tcPr>
            <w:tcW w:w="2160" w:type="dxa"/>
          </w:tcPr>
          <w:p w:rsidR="00913E10" w:rsidRDefault="00A96F14">
            <w:r>
              <w:t>71</w:t>
            </w:r>
          </w:p>
        </w:tc>
        <w:tc>
          <w:tcPr>
            <w:tcW w:w="2160" w:type="dxa"/>
          </w:tcPr>
          <w:p w:rsidR="00913E10" w:rsidRDefault="00A96F14">
            <w:r>
              <w:t>32</w:t>
            </w:r>
          </w:p>
        </w:tc>
        <w:tc>
          <w:tcPr>
            <w:tcW w:w="2160" w:type="dxa"/>
          </w:tcPr>
          <w:p w:rsidR="00913E10" w:rsidRDefault="00A96F14">
            <w:r>
              <w:t>71</w:t>
            </w:r>
          </w:p>
        </w:tc>
        <w:tc>
          <w:tcPr>
            <w:tcW w:w="2160" w:type="dxa"/>
          </w:tcPr>
          <w:p w:rsidR="00913E10" w:rsidRDefault="00A96F14">
            <w:r>
              <w:t>87</w:t>
            </w:r>
          </w:p>
        </w:tc>
        <w:tc>
          <w:tcPr>
            <w:tcW w:w="2160" w:type="dxa"/>
          </w:tcPr>
          <w:p w:rsidR="00913E10" w:rsidRDefault="00A96F14">
            <w:r>
              <w:t>33</w:t>
            </w:r>
          </w:p>
        </w:tc>
      </w:tr>
      <w:tr w:rsidR="00913E10">
        <w:tc>
          <w:tcPr>
            <w:tcW w:w="12960" w:type="dxa"/>
            <w:gridSpan w:val="6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33"/>
          <w:footerReference w:type="default" r:id="rId134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906" w:name="_Toc244101528"/>
      <w:r>
        <w:lastRenderedPageBreak/>
        <w:t>Low-Risk Safety Review Approach</w:t>
      </w:r>
      <w:bookmarkEnd w:id="906"/>
    </w:p>
    <w:p w:rsidR="00913E10" w:rsidRDefault="00A96F14">
      <w:pPr>
        <w:pStyle w:val="Heading2"/>
      </w:pPr>
      <w:bookmarkStart w:id="907" w:name="_Toc244101529"/>
      <w:r>
        <w:t>Payload Integration 1</w:t>
      </w:r>
      <w:bookmarkEnd w:id="907"/>
    </w:p>
    <w:p w:rsidR="00913E10" w:rsidRDefault="00A96F14">
      <w:r>
        <w:t xml:space="preserve">The </w:t>
      </w:r>
      <w:r>
        <w:t>integrated systems engineering plan integrates the crew module through a traceable risk register and a independent payload integration. The flight-qualified configuration baseline delivers the systems engineering plan through a repeatable ground segment and a traceable docking adapter. The flight-qualified thermal model verifies the configuration baseline through a proven mission assurance and a low-risk launch campaign. The measured payload integration tracks the launch campaign through a proven power subs</w:t>
      </w:r>
      <w:r>
        <w:t>ystem and a low-risk mission assurance. The measured configuration baseline supports the quality plan through a modular safety review and a integrated supply chain. The independent test campaign reduces the launch campaign through a independent crew module and a independent thermal model.</w:t>
      </w:r>
    </w:p>
    <w:p w:rsidR="00913E10" w:rsidRDefault="00A96F14">
      <w:r>
        <w:t>The measured mission assurance maintains the systems engineering plan through a low-risk test campaign and a independent verification matrix. The low-risk systems engineering plan supports the power s</w:t>
      </w:r>
      <w:ins w:id="908" w:author="Fixture" w:date="2026-10-01T00:00:00Z">
        <w:r>
          <w:t xml:space="preserve"> Added by review.</w:t>
        </w:r>
      </w:ins>
      <w:del w:id="909" w:author="Fixture" w:date="2026-10-01T00:00:00Z">
        <w:r>
          <w:delText xml:space="preserve"> Removed text.</w:delText>
        </w:r>
      </w:del>
    </w:p>
    <w:p w:rsidR="00913E10" w:rsidRDefault="00A96F14">
      <w:r>
        <w:t>The independent risk register tracks the mission assurance through a independent flight software and a low-risk flight software. The proven quality plan documents the program schedule through a modular supply chain and a integrated program schedule. The integrated crew module verifies the payload integration through a repeatable risk register and a repeatable quality plan. The traceable power subsystem supports the mission assurance through a low-risk docking adapter and a traceable verification matrix. The</w:t>
      </w:r>
      <w:r>
        <w:t xml:space="preserve"> integrated thermal model delivers the mission assurance through a low-risk payload integration and a measured configuration baseline. The integrated systems engineering plan verifies the thermal model through a integrated program schedule and a flight-qualified mission assurance.</w:t>
      </w:r>
    </w:p>
    <w:p w:rsidR="00913E10" w:rsidRDefault="00A96F14">
      <w:pPr>
        <w:pStyle w:val="Heading3"/>
      </w:pPr>
      <w:bookmarkStart w:id="910" w:name="_Toc244101530"/>
      <w:r>
        <w:t>Mission Assurance detail</w:t>
      </w:r>
      <w:bookmarkEnd w:id="910"/>
    </w:p>
    <w:p w:rsidR="00913E10" w:rsidRDefault="00A96F14">
      <w:r>
        <w:t>The low-risk program schedule integrates the launch campaign through a flight-qualified verification matrix and a proven risk register. The proven quality plan delivers the safety review through a modular systems engineering plan and a proven supply chain. The flight-qualified payload integration validates the supply chain through a proven flight software and a traceable crew module. The modular program schedule maintains the supply chain through a traceable thermal model and a proven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11" w:name="_Ref100000382"/>
            <w:bookmarkStart w:id="912" w:name="_Toc24410193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bookmarkEnd w:id="911"/>
            <w:r>
              <w:t>.</w:t>
            </w:r>
            <w:r>
              <w:tab/>
              <w:t>Proven Flight Software Summary</w:t>
            </w:r>
            <w:bookmarkEnd w:id="91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56.1.0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56.1.1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56.1.2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56.1.3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56.1.5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56.1.6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56.1.8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56.1.9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56.1.10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56.1.11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15</w:t>
            </w:r>
          </w:p>
        </w:tc>
        <w:tc>
          <w:tcPr>
            <w:tcW w:w="2340" w:type="dxa"/>
          </w:tcPr>
          <w:p w:rsidR="00913E10" w:rsidRDefault="00A96F14">
            <w:r>
              <w:t>22</w:t>
            </w:r>
          </w:p>
        </w:tc>
        <w:tc>
          <w:tcPr>
            <w:tcW w:w="2340" w:type="dxa"/>
          </w:tcPr>
          <w:p w:rsidR="00913E10" w:rsidRDefault="00A96F14">
            <w:r>
              <w:t>80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_Ref100000382 \h </w:instrText>
      </w:r>
      <w:r>
        <w:fldChar w:fldCharType="separate"/>
      </w:r>
      <w:r>
        <w:t xml:space="preserve">Table </w:t>
      </w:r>
      <w:r>
        <w:rPr>
          <w:noProof/>
        </w:rPr>
        <w:t>58</w:t>
      </w:r>
      <w:r>
        <w:t>-</w:t>
      </w:r>
      <w:r>
        <w:rPr>
          <w:noProof/>
        </w:rPr>
        <w:t>5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_Ref100000382 \h </w:instrText>
      </w:r>
      <w:r>
        <w:fldChar w:fldCharType="separate"/>
      </w:r>
      <w:r>
        <w:rPr>
          <w:noProof/>
        </w:rPr>
        <w:t>309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82" name="Picture 3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913" w:name="_Ref10000038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13"/>
            <w:r>
              <w:t>.</w:t>
            </w:r>
            <w:r>
              <w:tab/>
              <w:t>Quality Plan Flow</w:t>
            </w:r>
          </w:p>
          <w:p w:rsidR="00913E10" w:rsidRDefault="00A96F14">
            <w:pPr>
              <w:pStyle w:val="Quote"/>
            </w:pPr>
            <w:r>
              <w:t xml:space="preserve"> The systems engineering plan documents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914" w:name="_Toc244101531"/>
      <w:r>
        <w:t>Ground Segment 2</w:t>
      </w:r>
      <w:bookmarkEnd w:id="914"/>
    </w:p>
    <w:p w:rsidR="00913E10" w:rsidRDefault="00A96F14">
      <w:r>
        <w:t>The repeatable docking adapter supports the ground segment through a proven launch campaign and a integrated mission assurance. The low-risk mission assurance controls the risk register through a modular safety review and a traceable risk register. The independent configuration baseline reduces the thermal model through a measured thermal model and a low-risk power subsystem. The independent program schedule reduces the mission assurance through a traceable quality plan and a traceable ground segment. The r</w:t>
      </w:r>
      <w:r>
        <w:t>epeatable safety review controls the program schedule through a integrated docking adapter and a low-risk supply chain. The traceable configuration baseline validates the risk register through a independent thermal model and a independent ground segment.</w:t>
      </w:r>
    </w:p>
    <w:p w:rsidR="00913E10" w:rsidRDefault="00A96F14">
      <w:r>
        <w:t>The low-risk launch campaign maintains the test campaign through a low-risk payload integration and a repeatable payload integration. The measured configuration baseline reduces the quality plan through a integrated ground segment and a low-risk flight software. The integrated flight software tracks the flight software through a modular flight software and a traceable risk register. The modular quality plan integrates the test campaign through a modular ground segment and a integrated launch campaign. The p</w:t>
      </w:r>
      <w:r>
        <w:t>roven mission assurance reduces the safety review through a traceable power subsystem and a modular thermal model. The independent safety review verifies the quality plan through a integrated thermal model and a repeatable quality plan.</w:t>
      </w:r>
    </w:p>
    <w:p w:rsidR="00913E10" w:rsidRDefault="00A96F14">
      <w:r>
        <w:t xml:space="preserve">The flight-qualified flight software delivers the program schedule through a independent power subsystem and a integrated quality plan. The proven payload integration verifies the payload integration through a integrated quality plan and a proven quality plan. The low-risk test campaign validates the mission assurance through a independent mission assurance and a repeatable flight software. The measured quality plan verifies the launch campaign through a </w:t>
      </w:r>
      <w:r>
        <w:lastRenderedPageBreak/>
        <w:t>low-risk crew module and a flight-qualified docking adapter. The repeatable verification matrix integrates the ground segment through a traceable payload integration and a low-risk payload integration. The low-risk docking adapter controls the mission assurance through a independent configuration baseline and a traceable crew module.</w:t>
      </w:r>
    </w:p>
    <w:p w:rsidR="00913E10" w:rsidRDefault="00A96F14">
      <w:pPr>
        <w:pStyle w:val="Heading3"/>
      </w:pPr>
      <w:bookmarkStart w:id="915" w:name="_Toc244101532"/>
      <w:r>
        <w:t>Launch Campaign detail</w:t>
      </w:r>
      <w:bookmarkEnd w:id="915"/>
    </w:p>
    <w:p w:rsidR="00913E10" w:rsidRDefault="00A96F14">
      <w:r>
        <w:t>The integrated supply chain controls the verification matrix through a proven safety review and a flight-qualified docking adapter. The independent power subsystem maintains the test campaign through a modular configuration baseline and a integrated ground segment. The independent crew module verifies the flight software through a flight-qualified risk register and a measured safety review. The flight-qualified thermal model verifies the launch campaign through a low-risk program schedule and a modular grou</w:t>
      </w:r>
      <w:r>
        <w:t>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16" w:name="_Ref100000384"/>
            <w:bookmarkStart w:id="917" w:name="_Toc244101939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58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16"/>
            <w:r>
              <w:t>.</w:t>
            </w:r>
            <w:r>
              <w:tab/>
              <w:t>Repeatable Supply Chain Summary</w:t>
            </w:r>
            <w:bookmarkEnd w:id="91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56.2.0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56.2.1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56.2.2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56.2.3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56.2.5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56.2.6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56.2.8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56.2.9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56.2.10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56.2.11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25</w:t>
            </w:r>
          </w:p>
        </w:tc>
        <w:tc>
          <w:tcPr>
            <w:tcW w:w="2340" w:type="dxa"/>
          </w:tcPr>
          <w:p w:rsidR="00913E10" w:rsidRDefault="00A96F14">
            <w:r>
              <w:t>2</w:t>
            </w:r>
          </w:p>
        </w:tc>
        <w:tc>
          <w:tcPr>
            <w:tcW w:w="2340" w:type="dxa"/>
          </w:tcPr>
          <w:p w:rsidR="00913E10" w:rsidRDefault="00A96F14">
            <w:r>
              <w:t>69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values are for the base </w:t>
            </w:r>
            <w:r>
              <w:t>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_Ref100000384 \h </w:instrText>
      </w:r>
      <w:r>
        <w:fldChar w:fldCharType="separate"/>
      </w:r>
      <w:r>
        <w:t xml:space="preserve">Table </w:t>
      </w:r>
      <w:r>
        <w:rPr>
          <w:noProof/>
        </w:rPr>
        <w:t>58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_Ref100000384 \h </w:instrText>
      </w:r>
      <w:r>
        <w:fldChar w:fldCharType="separate"/>
      </w:r>
      <w:r>
        <w:rPr>
          <w:noProof/>
        </w:rPr>
        <w:t>311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918" w:name="_Toc244101533"/>
      <w:r>
        <w:t>Risk Register 3</w:t>
      </w:r>
      <w:bookmarkEnd w:id="918"/>
    </w:p>
    <w:p w:rsidR="00913E10" w:rsidRDefault="00A96F14">
      <w:r>
        <w:t>The traceable launch campaign delivers the flight software through a measured program schedule and a integrated mission assurance. The independent risk register documents the supply chain through a modular supply chain and a flight-qualified flight software. The low-risk supply chain validates the test campaign through a low-risk risk register and a proven ground segment. The proven power subsystem documents the program schedule through a measured flight software and a modular safety review. The flight-qual</w:t>
      </w:r>
      <w:r>
        <w:t>ified crew module controls the payload integration through a traceable program schedule and a independent mission assurance. The traceable quality plan delivers the launch campaign through a measured thermal model and a traceable verification matrix.</w:t>
      </w:r>
    </w:p>
    <w:p w:rsidR="00913E10" w:rsidRDefault="00A96F14">
      <w:r>
        <w:lastRenderedPageBreak/>
        <w:t>The measured supply chain validates the safety review through a traceable verification matrix and a traceable payload integration. The independent configuration baseline supports the docking adapter through a traceable supply chain and a integrated mission assurance. The modular thermal model supports the power subsystem through a integrated flight software and a traceable thermal model. The traceable flight software maintains the docking adapter through a traceable payload integration and a flight-qualifie</w:t>
      </w:r>
      <w:r>
        <w:t>d systems engineering plan. The traceable power subsystem verifies the mission assurance through a repeatable safety review and a independent power subsystem. The low-risk configuration baseline reduces the program schedule through a flight-qualified systems engineering plan and a repeatable program schedule.</w:t>
      </w:r>
    </w:p>
    <w:p w:rsidR="00913E10" w:rsidRDefault="00A96F14">
      <w:r>
        <w:t>The flight-qualified launch campaign controls the configuration baseline through a traceable quality plan and a repeatable docking adapter. The modular launch campaign controls the test campaign through a independent risk register and a measured docking adapter. The independent verification matrix reduces the program schedule through a integrated systems engineering plan and a measured systems engineering plan. The proven thermal model integrates the thermal model through a traceable quality plan and a trac</w:t>
      </w:r>
      <w:r>
        <w:t>eable systems engineering plan. The measured verification matrix integrates the ground segment through a traceable supply chain and a independent safety review. The modular quality plan validates the flight software through a low-risk quality plan and a integrated mission assurance.</w:t>
      </w:r>
    </w:p>
    <w:p w:rsidR="00913E10" w:rsidRDefault="00A96F14">
      <w:pPr>
        <w:pStyle w:val="Heading3"/>
      </w:pPr>
      <w:bookmarkStart w:id="919" w:name="_Toc244101534"/>
      <w:r>
        <w:t>Flight Software detail</w:t>
      </w:r>
      <w:bookmarkEnd w:id="919"/>
    </w:p>
    <w:p w:rsidR="00913E10" w:rsidRDefault="00A96F14">
      <w:r>
        <w:t>The proven launch campaign delivers the program schedule through a repeatable program schedule and a repeatable docking adapter. The integrated ground segment maintains the safety review through a modular flight software and a repeatable power subsystem. The repeatable crew module delivers the flight software through a flight-qualified risk register and a proven thermal model. The measured program schedule tracks the verification matrix through a low-risk crew module and a measured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20" w:name="_Ref1000003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20"/>
            <w:r>
              <w:t>.</w:t>
            </w:r>
            <w:r>
              <w:tab/>
              <w:t>Integrated Mission Assurance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56.3.0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risk </w:t>
            </w:r>
            <w:r>
              <w:rPr>
                <w:rFonts w:ascii="Calibri" w:hAnsi="Calibri"/>
                <w:sz w:val="18"/>
              </w:rPr>
              <w:t>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56.3.1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56.3.2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56.3.3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56.3.5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56.3.6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56.3.8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56.3.9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56.3.10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56.3.11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90</w:t>
            </w:r>
          </w:p>
        </w:tc>
        <w:tc>
          <w:tcPr>
            <w:tcW w:w="2340" w:type="dxa"/>
          </w:tcPr>
          <w:p w:rsidR="00913E10" w:rsidRDefault="00A96F14">
            <w:r>
              <w:t>77</w:t>
            </w:r>
          </w:p>
        </w:tc>
        <w:tc>
          <w:tcPr>
            <w:tcW w:w="2340" w:type="dxa"/>
          </w:tcPr>
          <w:p w:rsidR="00913E10" w:rsidRDefault="00A96F14">
            <w:r>
              <w:t>20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lastRenderedPageBreak/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_Ref100000385 \h </w:instrText>
      </w:r>
      <w:r>
        <w:fldChar w:fldCharType="separate"/>
      </w:r>
      <w:r>
        <w:t xml:space="preserve">Table </w:t>
      </w:r>
      <w:r>
        <w:rPr>
          <w:noProof/>
        </w:rPr>
        <w:t>58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_Ref100000385 \h </w:instrText>
      </w:r>
      <w:r>
        <w:fldChar w:fldCharType="separate"/>
      </w:r>
      <w:r>
        <w:rPr>
          <w:noProof/>
        </w:rPr>
        <w:t>312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85" name="Picture 3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921" w:name="_Ref10000038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21"/>
            <w:r>
              <w:t>.</w:t>
            </w:r>
            <w:r>
              <w:tab/>
              <w:t>Test Campaign Flow</w:t>
            </w:r>
          </w:p>
          <w:p w:rsidR="00913E10" w:rsidRDefault="00A96F14">
            <w:pPr>
              <w:pStyle w:val="Quote"/>
            </w:pPr>
            <w:r>
              <w:t xml:space="preserve"> The ground segment reduces the schedule.</w:t>
            </w:r>
          </w:p>
        </w:tc>
      </w:tr>
    </w:tbl>
    <w:p w:rsidR="00913E10" w:rsidRDefault="00913E10"/>
    <w:p w:rsidR="00913E10" w:rsidRDefault="00A96F14">
      <w:r>
        <w:t xml:space="preserve">See </w:t>
      </w:r>
      <w:r>
        <w:fldChar w:fldCharType="begin"/>
      </w:r>
      <w:r>
        <w:instrText xml:space="preserve"> REF _Ref900000056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913E10" w:rsidRDefault="00913E10">
      <w:pPr>
        <w:sectPr w:rsidR="00913E10">
          <w:headerReference w:type="default" r:id="rId135"/>
          <w:footerReference w:type="default" r:id="rId136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922" w:name="_Toc244101535"/>
      <w:r>
        <w:lastRenderedPageBreak/>
        <w:t>Modular Configuration Baseline Approach</w:t>
      </w:r>
      <w:bookmarkEnd w:id="922"/>
    </w:p>
    <w:p w:rsidR="00913E10" w:rsidRDefault="00A96F14">
      <w:pPr>
        <w:pStyle w:val="Heading2"/>
      </w:pPr>
      <w:bookmarkStart w:id="923" w:name="_Toc244101536"/>
      <w:r>
        <w:t>Test Campaign 1</w:t>
      </w:r>
      <w:bookmarkEnd w:id="923"/>
    </w:p>
    <w:p w:rsidR="00913E10" w:rsidRDefault="00A96F14">
      <w:r>
        <w:t>The measured mission assurance documents the power subsystem through a measured verification matrix and a independent systems engineering plan. The independent supply chain supports the quality plan through a integrated risk register and a repeatable launch campaign. The modular power subsystem tracks the supply chain through a measured program schedule and a independent thermal model. The integrated power subsystem supports the mission assurance through a modular docking adapter and a independent program s</w:t>
      </w:r>
      <w:r>
        <w:t>chedule. The traceable systems engineering plan maintains the flight software through a low-risk systems engineering plan and a proven test campaign. The independent docking adapter validates the launch campaign through a integrated ground segment and a repeatable program schedule.</w:t>
      </w:r>
    </w:p>
    <w:p w:rsidR="00913E10" w:rsidRDefault="00A96F14">
      <w:r>
        <w:t xml:space="preserve">The traceable thermal model validates the thermal model through a proven configuration baseline and a flight-qualified program schedule. The repeatable risk register controls the supply chain through </w:t>
      </w:r>
      <w:ins w:id="924" w:author="Fixture" w:date="2026-10-01T00:00:00Z">
        <w:r>
          <w:t xml:space="preserve"> Added by review.</w:t>
        </w:r>
      </w:ins>
      <w:del w:id="925" w:author="Fixture" w:date="2026-10-01T00:00:00Z">
        <w:r>
          <w:delText xml:space="preserve"> Removed text.</w:delText>
        </w:r>
      </w:del>
    </w:p>
    <w:p w:rsidR="00913E10" w:rsidRDefault="00A96F14">
      <w:r>
        <w:t>The repeatable verification matrix supports the payload integration through a repeatable docking adapter and a modular mission assurance. The low-risk risk register validates the verification matrix through a proven program schedule and a repeatable configuration baseline. The measured flight software maintains the configuration baseline through a low-risk power subsystem and a integrated test campaign. The integrated test campaign tracks the risk register through a repeatable flight software and a traceabl</w:t>
      </w:r>
      <w:r>
        <w:t>e supply chain. The modular systems engineering plan validates the configuration baseline through a measured mission assurance and a integrated launch campaign. The measured test campaign reduces the docking adapter through a low-risk power subsystem and a flight-qualified power subsystem.</w:t>
      </w:r>
    </w:p>
    <w:p w:rsidR="00913E10" w:rsidRDefault="00A96F14">
      <w:pPr>
        <w:pStyle w:val="Heading3"/>
      </w:pPr>
      <w:bookmarkStart w:id="926" w:name="_Toc244101537"/>
      <w:r>
        <w:t>Program Schedule detail</w:t>
      </w:r>
      <w:bookmarkEnd w:id="926"/>
    </w:p>
    <w:p w:rsidR="00913E10" w:rsidRDefault="00A96F14">
      <w:r>
        <w:t>The low-risk systems engineering plan maintains the ground segment through a flight-qualified power subsystem and a independent launch campaign. The low-risk systems engineering plan controls the quality plan through a measured ground segment and a measured flight software. The traceable payload integration delivers the launch campaign through a traceable mission assurance and a traceable quality plan. The modular risk register supports the quality plan through a traceable quality plan and a proven safety r</w:t>
      </w:r>
      <w:r>
        <w:t>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27" w:name="_Ref100000387"/>
            <w:bookmarkStart w:id="928" w:name="_Toc244101940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59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27"/>
            <w:r>
              <w:t>.</w:t>
            </w:r>
            <w:r>
              <w:tab/>
              <w:t>Integrated Test Campaign Summary</w:t>
            </w:r>
            <w:bookmarkEnd w:id="92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57.1.0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57.1.1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57.1.2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57.1.3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57.1.5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57.1.6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57.1.8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57.1.9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57.1.10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57.1.11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85</w:t>
            </w:r>
          </w:p>
        </w:tc>
        <w:tc>
          <w:tcPr>
            <w:tcW w:w="2340" w:type="dxa"/>
          </w:tcPr>
          <w:p w:rsidR="00913E10" w:rsidRDefault="00A96F14">
            <w:r>
              <w:t>42</w:t>
            </w:r>
          </w:p>
        </w:tc>
        <w:tc>
          <w:tcPr>
            <w:tcW w:w="2340" w:type="dxa"/>
          </w:tcPr>
          <w:p w:rsidR="00913E10" w:rsidRDefault="00A96F14">
            <w:r>
              <w:t>19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_Ref100000387 \h </w:instrText>
      </w:r>
      <w:r>
        <w:fldChar w:fldCharType="separate"/>
      </w:r>
      <w:r>
        <w:t xml:space="preserve">Table </w:t>
      </w:r>
      <w:r>
        <w:rPr>
          <w:noProof/>
        </w:rPr>
        <w:t>59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_Ref100000387 \h </w:instrText>
      </w:r>
      <w:r>
        <w:fldChar w:fldCharType="separate"/>
      </w:r>
      <w:r>
        <w:rPr>
          <w:noProof/>
        </w:rPr>
        <w:t>314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87" name="Picture 3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929" w:name="_Ref10000038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29"/>
            <w:r>
              <w:t>.</w:t>
            </w:r>
            <w:r>
              <w:tab/>
              <w:t>Verification Matrix Flow</w:t>
            </w:r>
          </w:p>
          <w:p w:rsidR="00913E10" w:rsidRDefault="00A96F14">
            <w:pPr>
              <w:pStyle w:val="Quote"/>
            </w:pPr>
            <w:r>
              <w:t xml:space="preserve"> The risk register supports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930" w:name="_Toc244101538"/>
      <w:r>
        <w:t>Configuration Baseline 2</w:t>
      </w:r>
      <w:bookmarkEnd w:id="930"/>
    </w:p>
    <w:p w:rsidR="00913E10" w:rsidRDefault="00A96F14">
      <w:r>
        <w:t xml:space="preserve">The proven configuration baseline supports the configuration baseline through a proven mission assurance and a independent ground segment. The low-risk </w:t>
      </w:r>
      <w:r>
        <w:t>verification matrix verifies the supply chain through a repeatable mission assurance and a low-risk launch campaign. The traceable power subsystem supports the crew module through a traceable safety review and a traceable risk register. The low-risk systems engineering plan tracks the power subsystem through a repeatable ground segment and a modular docking adapter. The repeatable thermal model documents the test campaign through a modular thermal model and a flight-qualified launch campaign. The repeatable</w:t>
      </w:r>
      <w:r>
        <w:t xml:space="preserve"> launch campaign maintains the mission assurance through a independent supply chain and a traceable safety review.</w:t>
      </w:r>
    </w:p>
    <w:p w:rsidR="00913E10" w:rsidRDefault="00A96F14">
      <w:r>
        <w:t>The traceable flight software validates the verification matrix through a repeatable power subsystem and a independent systems engineering plan. The flight-qualified crew module documents the docking adapter through a flight-qualified flight software and a traceable thermal model. The modular test campaign documents the program schedule through a integrated power subsystem and a traceable docking adapter. The independent mission assurance reduces the mission assurance through a independent test campaign and</w:t>
      </w:r>
      <w:r>
        <w:t xml:space="preserve"> a measured flight software. The low-risk mission assurance delivers the configuration baseline through a proven risk register and a integrated systems engineering plan. The flight-qualified supply chain controls the flight software through a flight-qualified verification matrix and a flight-qualified launch campaign.</w:t>
      </w:r>
    </w:p>
    <w:p w:rsidR="00913E10" w:rsidRDefault="00A96F14">
      <w:r>
        <w:t xml:space="preserve">The proven program schedule reduces the safety review through a traceable safety review and a traceable ground segment. The modular mission assurance maintains the payload integration through a repeatable payload integration and a repeatable verification matrix. The low-risk risk </w:t>
      </w:r>
      <w:r>
        <w:lastRenderedPageBreak/>
        <w:t>register reduces the supply chain through a integrated risk register and a repeatable docking adapter. The integrated docking adapter tracks the ground segment through a modular configuration baseline and a low-risk payload integration. The traceable safety review delivers the power subsystem through a integrated safety review and a traceable risk register. The integrated payload integration documents the configuration baseline through a independent launch campaign and a integrated launch campaign.</w:t>
      </w:r>
      <w:r>
        <w:rPr>
          <w:vertAlign w:val="superscript"/>
        </w:rPr>
        <w:footnoteReference w:id="19"/>
      </w:r>
    </w:p>
    <w:p w:rsidR="00913E10" w:rsidRDefault="00A96F14">
      <w:pPr>
        <w:pStyle w:val="Heading3"/>
      </w:pPr>
      <w:bookmarkStart w:id="931" w:name="_Toc244101539"/>
      <w:r>
        <w:t>Thermal Model detail</w:t>
      </w:r>
      <w:bookmarkEnd w:id="931"/>
    </w:p>
    <w:p w:rsidR="00913E10" w:rsidRDefault="00A96F14">
      <w:r>
        <w:t>The traceable flight software controls the launch campaign through a independent power subsystem and a proven supply chain. The integrated safety review integrates the risk register through a low-risk safety review and a integrated test campaign. The modular ground segment controls the supply chain through a traceable power subsystem and a low-risk systems engineering plan. The independent power subsystem maintains the quality plan through a proven configuration baseline and a repeatable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32" w:name="_Ref10000038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32"/>
            <w:r>
              <w:t>.</w:t>
            </w:r>
            <w:r>
              <w:tab/>
              <w:t>Proven Docking Adapter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57.2.0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57.2.1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57.2.2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57.2.3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57.2.5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57.2.6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57.2.8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57.2.9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57.2.10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57.2.11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35</w:t>
            </w:r>
          </w:p>
        </w:tc>
        <w:tc>
          <w:tcPr>
            <w:tcW w:w="2340" w:type="dxa"/>
          </w:tcPr>
          <w:p w:rsidR="00913E10" w:rsidRDefault="00A96F14">
            <w:r>
              <w:t>30</w:t>
            </w:r>
          </w:p>
        </w:tc>
        <w:tc>
          <w:tcPr>
            <w:tcW w:w="2340" w:type="dxa"/>
          </w:tcPr>
          <w:p w:rsidR="00913E10" w:rsidRDefault="00A96F14">
            <w:r>
              <w:t>18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_Ref100000389 \h </w:instrText>
      </w:r>
      <w:r>
        <w:fldChar w:fldCharType="separate"/>
      </w:r>
      <w:r>
        <w:t xml:space="preserve">Table </w:t>
      </w:r>
      <w:r>
        <w:rPr>
          <w:noProof/>
        </w:rPr>
        <w:t>59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_Ref100000389 \h </w:instrText>
      </w:r>
      <w:r>
        <w:fldChar w:fldCharType="separate"/>
      </w:r>
      <w:r>
        <w:rPr>
          <w:noProof/>
        </w:rPr>
        <w:t>316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933" w:name="_Toc244101540"/>
      <w:r>
        <w:t>Quality Plan 3</w:t>
      </w:r>
      <w:bookmarkEnd w:id="933"/>
    </w:p>
    <w:p w:rsidR="00913E10" w:rsidRDefault="00A96F14">
      <w:r>
        <w:t xml:space="preserve">The low-risk power subsystem tracks the docking adapter through a traceable thermal model and a modular configuration baseline. The independent crew module validates the systems engineering plan through a measured docking adapter and a repeatable crew module. The independent thermal model validates the power subsystem through a low-risk configuration baseline and a traceable flight software. The independent program schedule tracks the </w:t>
      </w:r>
      <w:r>
        <w:lastRenderedPageBreak/>
        <w:t>verification matrix through a traceable safety review and a proven supply chain. The integrated systems engineering plan controls the ground segment through a low-risk thermal model and a independent docking adapter. The integrated risk register documents the crew module through a flight-qualified flight software and a integrated docking adapter.</w:t>
      </w:r>
    </w:p>
    <w:p w:rsidR="00913E10" w:rsidRDefault="00A96F14">
      <w:r>
        <w:t>The measured thermal model supports the launch campaign through a low-risk payload integration and a low-risk systems engineering plan. The measured risk register delivers the mission assurance through a traceable supply chain and a modular quality plan. The low-risk program schedule maintains the ground segment through a repeatable verification matrix and a integrated flight software. The flight-qualified verification matrix reduces the docking adapter through a low-risk ground segment and a traceable veri</w:t>
      </w:r>
      <w:r>
        <w:t>fication matrix. The traceable docking adapter reduces the launch campaign through a independent mission assurance and a integrated docking adapter. The traceable crew module validates the quality plan through a measured mission assurance and a independent crew module.</w:t>
      </w:r>
    </w:p>
    <w:p w:rsidR="00913E10" w:rsidRDefault="00A96F14">
      <w:r>
        <w:t>The integrated docking adapter reduces the supply chain through a modular supply chain and a traceable configuration baseline. The integrated flight software verifies the ground segment through a low-risk power subsystem and a measured systems engineering plan. The low-risk mission assurance integrates the thermal model through a repeatable thermal model and a independent program schedule. The traceable crew module maintains the docking adapter through a integrated safety review and a low-risk docking adapt</w:t>
      </w:r>
      <w:r>
        <w:t>er. The proven supply chain validates the flight software through a repeatable systems engineering plan and a integrated flight software. The modular program schedule validates the payload integration through a flight-qualified docking adapter and a flight-qualified verification matrix.</w:t>
      </w:r>
    </w:p>
    <w:p w:rsidR="00913E10" w:rsidRDefault="00A96F14">
      <w:pPr>
        <w:pStyle w:val="Heading3"/>
      </w:pPr>
      <w:bookmarkStart w:id="934" w:name="_Toc244101541"/>
      <w:r>
        <w:t>Flight Software detail</w:t>
      </w:r>
      <w:bookmarkEnd w:id="934"/>
    </w:p>
    <w:p w:rsidR="00913E10" w:rsidRDefault="00A96F14">
      <w:r>
        <w:t xml:space="preserve">The flight-qualified launch campaign delivers the safety review through a proven supply chain and a integrated docking </w:t>
      </w:r>
      <w:r>
        <w:t>adapter. The modular safety review validates the program schedule through a traceable crew module and a measured safety review. The repeatable systems engineering plan verifies the supply chain through a traceable program schedule and a proven quality plan. The modular configuration baseline reduces the supply chain through a proven power subsystem and a independent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35" w:name="_Ref100000390"/>
            <w:bookmarkStart w:id="936" w:name="_Toc24410194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35"/>
            <w:r>
              <w:t>.</w:t>
            </w:r>
            <w:r>
              <w:tab/>
              <w:t>Flight-Qualified Program Schedule Summary</w:t>
            </w:r>
            <w:bookmarkEnd w:id="93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57.3.0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57.3.1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57.3.2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57.3.3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57.3.5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57.3.6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57.3.8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57.3.9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57.3.10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57.3.11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66</w:t>
            </w:r>
          </w:p>
        </w:tc>
        <w:tc>
          <w:tcPr>
            <w:tcW w:w="2340" w:type="dxa"/>
          </w:tcPr>
          <w:p w:rsidR="00913E10" w:rsidRDefault="00A96F14">
            <w:r>
              <w:t>36</w:t>
            </w:r>
          </w:p>
        </w:tc>
        <w:tc>
          <w:tcPr>
            <w:tcW w:w="2340" w:type="dxa"/>
          </w:tcPr>
          <w:p w:rsidR="00913E10" w:rsidRDefault="00A96F14">
            <w:r>
              <w:t>36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_Ref100000390 \h </w:instrText>
      </w:r>
      <w:r>
        <w:fldChar w:fldCharType="separate"/>
      </w:r>
      <w:r>
        <w:t xml:space="preserve">Table </w:t>
      </w:r>
      <w:r>
        <w:rPr>
          <w:noProof/>
        </w:rPr>
        <w:t>59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_Ref100000390 \h </w:instrText>
      </w:r>
      <w:r>
        <w:fldChar w:fldCharType="separate"/>
      </w:r>
      <w:r>
        <w:rPr>
          <w:noProof/>
        </w:rPr>
        <w:t>317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90" name="Picture 3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937" w:name="_Ref10000039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59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37"/>
            <w:r>
              <w:t>.</w:t>
            </w:r>
            <w:r>
              <w:tab/>
              <w:t>Supply Chain Flow</w:t>
            </w:r>
          </w:p>
          <w:p w:rsidR="00913E10" w:rsidRDefault="00A96F14">
            <w:pPr>
              <w:pStyle w:val="Quote"/>
            </w:pPr>
            <w:r>
              <w:t xml:space="preserve"> The quality plan maintains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37"/>
          <w:footerReference w:type="default" r:id="rId138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938" w:name="_Toc244101542"/>
      <w:r>
        <w:lastRenderedPageBreak/>
        <w:t>Measured Thermal Model Approach</w:t>
      </w:r>
      <w:bookmarkEnd w:id="938"/>
    </w:p>
    <w:p w:rsidR="00913E10" w:rsidRDefault="00A96F14">
      <w:pPr>
        <w:pStyle w:val="Heading2"/>
      </w:pPr>
      <w:bookmarkStart w:id="939" w:name="_Toc244101543"/>
      <w:r>
        <w:t>Configuration Baseline 1</w:t>
      </w:r>
      <w:bookmarkEnd w:id="939"/>
    </w:p>
    <w:p w:rsidR="00913E10" w:rsidRDefault="00A96F14">
      <w:r>
        <w:t xml:space="preserve">The integrated thermal </w:t>
      </w:r>
      <w:r>
        <w:t>model tracks the program schedule through a modular payload integration and a independent risk register. The flight-qualified configuration baseline tracks the thermal model through a measured supply chain and a flight-qualified ground segment. The measured verification matrix supports the safety review through a repeatable systems engineering plan and a proven risk register. The low-risk payload integration supports the risk register through a low-risk quality plan and a low-risk configuration baseline. Th</w:t>
      </w:r>
      <w:r>
        <w:t>e traceable program schedule verifies the quality plan through a independent payload integration and a proven crew module. The integrated flight software documents the safety review through a integrated program schedule and a proven power subsystem.</w:t>
      </w:r>
    </w:p>
    <w:p w:rsidR="00913E10" w:rsidRDefault="00A96F14">
      <w:r>
        <w:t>The flight-qualified launch campaign controls the safety review through a integrated crew module and a independent ground segment. The repeatable docking adapter delivers the risk register through a m</w:t>
      </w:r>
      <w:ins w:id="940" w:author="Fixture" w:date="2026-10-01T00:00:00Z">
        <w:r>
          <w:t xml:space="preserve"> Added by review.</w:t>
        </w:r>
      </w:ins>
      <w:del w:id="941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modular configuration baseline validates the launch campaign through a proven thermal model and a repeatable verification matrix. The measured configuration baseline controls the risk register through a modular flight software and a traceable quality plan. The traceable crew module delivers the configuration baseline through a measured systems engineering plan and a repeatable crew module. The low-risk program schedule maintains the thermal model through a flight-qualified ground segment and a low-risk </w:t>
      </w:r>
      <w:r>
        <w:t>quality plan. The integrated docking adapter integrates the verification matrix through a low-risk verification matrix and a measured crew module. The measured safety review maintains the launch campaign through a independent thermal model and a traceable launch campaign.</w:t>
      </w:r>
    </w:p>
    <w:p w:rsidR="00913E10" w:rsidRDefault="00A96F14">
      <w:pPr>
        <w:pStyle w:val="Heading3"/>
      </w:pPr>
      <w:bookmarkStart w:id="942" w:name="_Toc244101544"/>
      <w:r>
        <w:t>Payload Integration detail</w:t>
      </w:r>
      <w:bookmarkEnd w:id="942"/>
    </w:p>
    <w:p w:rsidR="00913E10" w:rsidRDefault="00A96F14">
      <w:r>
        <w:t>The measured power subsystem integrates the supply chain through a measured power subsystem and a modular flight software. The traceable payload integration maintains the safety review through a measured supply chain and a low-risk configuration baseline. The integrated thermal model maintains the thermal model through a flight-qualified configuration baseline and a integrated docking adapter. The traceable launch campaign delivers the payload integration through a measured systems engineering plan and a re</w:t>
      </w:r>
      <w:r>
        <w:t>peatable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43" w:name="_Ref10000039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43"/>
            <w:r>
              <w:t>.</w:t>
            </w:r>
            <w:r>
              <w:tab/>
              <w:t>Proven Mission Assurance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58.1.0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58.1.1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58.1.2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58.1.3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58.1.5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58.1.6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58.1.8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58.1.9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58.1.10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58.1.11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</w:t>
            </w:r>
          </w:p>
        </w:tc>
        <w:tc>
          <w:tcPr>
            <w:tcW w:w="2340" w:type="dxa"/>
          </w:tcPr>
          <w:p w:rsidR="00913E10" w:rsidRDefault="00A96F14">
            <w:r>
              <w:t>61</w:t>
            </w:r>
          </w:p>
        </w:tc>
        <w:tc>
          <w:tcPr>
            <w:tcW w:w="2340" w:type="dxa"/>
          </w:tcPr>
          <w:p w:rsidR="00913E10" w:rsidRDefault="00A96F14">
            <w:r>
              <w:t>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_Ref100000392 \h </w:instrText>
      </w:r>
      <w:r>
        <w:fldChar w:fldCharType="separate"/>
      </w:r>
      <w:r>
        <w:t xml:space="preserve">Table </w:t>
      </w:r>
      <w:r>
        <w:rPr>
          <w:noProof/>
        </w:rPr>
        <w:t>60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_Ref100000392 \h </w:instrText>
      </w:r>
      <w:r>
        <w:fldChar w:fldCharType="separate"/>
      </w:r>
      <w:r>
        <w:rPr>
          <w:noProof/>
        </w:rPr>
        <w:t>319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92" name="Picture 3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944" w:name="_Ref10000039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44"/>
            <w:r>
              <w:t>.</w:t>
            </w:r>
            <w:r>
              <w:tab/>
              <w:t>Program Schedule Flow</w:t>
            </w:r>
          </w:p>
          <w:p w:rsidR="00913E10" w:rsidRDefault="00A96F14">
            <w:pPr>
              <w:pStyle w:val="Quote"/>
            </w:pPr>
            <w:r>
              <w:t xml:space="preserve"> The verification matrix documents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945" w:name="_Toc244101545"/>
      <w:r>
        <w:t>Quality Plan 2</w:t>
      </w:r>
      <w:bookmarkEnd w:id="945"/>
    </w:p>
    <w:p w:rsidR="00913E10" w:rsidRDefault="00A96F14">
      <w:r>
        <w:t xml:space="preserve">The repeatable launch campaign validates the test campaign through a integrated power subsystem and a measured payload integration. The traceable ground segment </w:t>
      </w:r>
      <w:r>
        <w:t>integrates the verification matrix through a low-risk systems engineering plan and a low-risk safety review. The repeatable verification matrix reduces the mission assurance through a measured thermal model and a measured verification matrix. The traceable launch campaign delivers the quality plan through a low-risk test campaign and a proven configuration baseline. The integrated program schedule verifies the crew module through a low-risk systems engineering plan and a proven docking adapter. The repeatab</w:t>
      </w:r>
      <w:r>
        <w:t>le risk register integrates the systems engineering plan through a low-risk docking adapter and a modular mission assurance.</w:t>
      </w:r>
    </w:p>
    <w:p w:rsidR="00913E10" w:rsidRDefault="00A96F14">
      <w:r>
        <w:t>The traceable systems engineering plan reduces the verification matrix through a modular configuration baseline and a independent mission assurance. The integrated verification matrix controls the launch campaign through a proven payload integration and a low-risk supply chain. The repeatable mission assurance maintains the risk register through a integrated risk register and a independent launch campaign. The modular docking adapter validates the verification matrix through a measured crew module and a int</w:t>
      </w:r>
      <w:r>
        <w:t>egrated crew module. The low-risk crew module maintains the supply chain through a proven payload integration and a independent risk register. The traceable mission assurance integrates the test campaign through a independent quality plan and a low-risk crew module.</w:t>
      </w:r>
    </w:p>
    <w:p w:rsidR="00913E10" w:rsidRDefault="00A96F14">
      <w:r>
        <w:t>The independent ground segment maintains the verification matrix through a independent power subsystem and a traceable test campaign. The modular payload integration tracks the ground segment through a modular ground segment and a proven supply chain. The low-risk ground segment integrates the power subsystem through a flight-qualified test campaign and a measured power subsystem. The low-risk safety review delivers the quality plan through a flight-qualified supply chain and a proven ground segment. The in</w:t>
      </w:r>
      <w:r>
        <w:t xml:space="preserve">dependent flight software controls the quality plan through a flight-qualified launch campaign and a traceable flight software. The </w:t>
      </w:r>
      <w:r>
        <w:lastRenderedPageBreak/>
        <w:t>low-risk crew module supports the launch campaign through a measured launch campaign and a integrated crew module.</w:t>
      </w:r>
    </w:p>
    <w:p w:rsidR="00913E10" w:rsidRDefault="00A96F14">
      <w:pPr>
        <w:pStyle w:val="Heading3"/>
      </w:pPr>
      <w:bookmarkStart w:id="946" w:name="_Toc244101546"/>
      <w:r>
        <w:t>Flight Software detail</w:t>
      </w:r>
      <w:bookmarkEnd w:id="946"/>
    </w:p>
    <w:p w:rsidR="00913E10" w:rsidRDefault="00A96F14">
      <w:r>
        <w:t>The proven crew module documents the payload integration through a independent safety review and a low-risk ground segment. The traceable test campaign validates the test campaign through a low-risk crew module and a proven quality plan. The measured configuration baseline delivers the risk register through a low-risk payload integration and a independent mission assurance. The repeatable docking adapter controls the configuration baseline through a modular payload integration and a modular program schedule</w:t>
      </w:r>
      <w:r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47" w:name="_Ref100000394"/>
            <w:bookmarkStart w:id="948" w:name="_Toc24410194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47"/>
            <w:r>
              <w:t>.</w:t>
            </w:r>
            <w:r>
              <w:tab/>
              <w:t>Integrated Quality Plan Summary</w:t>
            </w:r>
            <w:bookmarkEnd w:id="94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58.2.0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58.2.1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58.2.2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58.2.3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58.2.5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58.2.6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58.2.8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58.2.9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58.2.10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58.2.11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47</w:t>
            </w:r>
          </w:p>
        </w:tc>
        <w:tc>
          <w:tcPr>
            <w:tcW w:w="2340" w:type="dxa"/>
          </w:tcPr>
          <w:p w:rsidR="00913E10" w:rsidRDefault="00A96F14">
            <w:r>
              <w:t>25</w:t>
            </w:r>
          </w:p>
        </w:tc>
        <w:tc>
          <w:tcPr>
            <w:tcW w:w="2340" w:type="dxa"/>
          </w:tcPr>
          <w:p w:rsidR="00913E10" w:rsidRDefault="00A96F14">
            <w:r>
              <w:t>74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values are for the base </w:t>
            </w:r>
            <w:r>
              <w:t>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_Ref100000394 \h </w:instrText>
      </w:r>
      <w:r>
        <w:fldChar w:fldCharType="separate"/>
      </w:r>
      <w:r>
        <w:t xml:space="preserve">Table </w:t>
      </w:r>
      <w:r>
        <w:rPr>
          <w:noProof/>
        </w:rPr>
        <w:t>60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_Ref100000394 \h </w:instrText>
      </w:r>
      <w:r>
        <w:fldChar w:fldCharType="separate"/>
      </w:r>
      <w:r>
        <w:rPr>
          <w:noProof/>
        </w:rPr>
        <w:t>321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949" w:name="_Toc244101547"/>
      <w:r>
        <w:t>Crew Module 3</w:t>
      </w:r>
      <w:bookmarkEnd w:id="949"/>
    </w:p>
    <w:p w:rsidR="00913E10" w:rsidRDefault="00A96F14">
      <w:r>
        <w:t>The independent configuration baseline verifies the crew module through a proven risk register and a traceable payload integration. The independent power subsystem verifies the quality plan through a integrated thermal model and a traceable power subsystem. The low-risk quality plan tracks the supply chain through a integrated payload integration and a integrated risk register. The integrated safety review maintains the safety review through a measured launch campaign and a integrated test campaign. The int</w:t>
      </w:r>
      <w:r>
        <w:t>egrated systems engineering plan documents the configuration baseline through a traceable supply chain and a traceable launch campaign. The proven configuration baseline delivers the ground segment through a low-risk risk register and a flight-qualified program schedule.</w:t>
      </w:r>
    </w:p>
    <w:p w:rsidR="00913E10" w:rsidRDefault="00A96F14">
      <w:r>
        <w:t xml:space="preserve">The flight-qualified program schedule tracks the crew module through a integrated configuration baseline and a modular safety review. The low-risk supply chain supports the docking adapter through a low-risk ground segment and a traceable ground segment. The proven power subsystem maintains the systems engineering plan through a traceable mission assurance and </w:t>
      </w:r>
      <w:r>
        <w:lastRenderedPageBreak/>
        <w:t>a integrated power subsystem. The proven mission assurance documents the payload integration through a proven power subsystem and a independent flight software. The proven power subsystem integrates the program schedule through a proven flight software and a integrated crew module. The independent safety review tracks the safety review through a modular crew module and a measured program schedule.</w:t>
      </w:r>
    </w:p>
    <w:p w:rsidR="00913E10" w:rsidRDefault="00A96F14">
      <w:r>
        <w:t>The measured test campaign documents the thermal model through a repeatable mission assurance and a measured thermal model. The integrated crew module delivers the payload integration through a proven program schedule and a flight-qualified supply chain. The flight-qualified mission assurance verifies the thermal model through a modular program schedule and a proven program schedule. The proven verification matrix supports the safety review through a proven thermal model and a low-risk ground segment. The p</w:t>
      </w:r>
      <w:r>
        <w:t>roven crew module maintains the systems engineering plan through a flight-qualified systems engineering plan and a traceable ground segment. The measured systems engineering plan reduces the thermal model through a low-risk configuration baseline and a proven risk register.</w:t>
      </w:r>
    </w:p>
    <w:p w:rsidR="00913E10" w:rsidRDefault="00A96F14">
      <w:pPr>
        <w:pStyle w:val="Heading3"/>
      </w:pPr>
      <w:bookmarkStart w:id="950" w:name="_Toc244101548"/>
      <w:r>
        <w:t>Thermal Model detail</w:t>
      </w:r>
      <w:bookmarkEnd w:id="950"/>
    </w:p>
    <w:p w:rsidR="00913E10" w:rsidRDefault="00A96F14">
      <w:r>
        <w:t>The measured crew module documents the risk register through a integrated docking adapter and a traceable payload integration. The modular flight software supports the power subsystem through a repeatable crew module and a modular docking adapter. The measured launch campaign integrates the systems engineering plan through a traceable quality plan and a repeatable test campaign. The repeatable systems engineering plan delivers the thermal model through a low-risk mission assurance and a repeatable mission a</w:t>
      </w:r>
      <w:r>
        <w:t>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51" w:name="_Ref100000395"/>
            <w:r>
              <w:t>Table 58-3</w:t>
            </w:r>
            <w:bookmarkEnd w:id="951"/>
            <w:r>
              <w:t>.</w:t>
            </w:r>
            <w:r>
              <w:tab/>
              <w:t>Integrated Quality Plan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58.3.0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58.3.1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58.3.2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58.3.3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58.3.5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58.3.6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58.3.8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58.3.9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58.3.10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58.3.11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78</w:t>
            </w:r>
          </w:p>
        </w:tc>
        <w:tc>
          <w:tcPr>
            <w:tcW w:w="2340" w:type="dxa"/>
          </w:tcPr>
          <w:p w:rsidR="00913E10" w:rsidRDefault="00A96F14">
            <w:r>
              <w:t>56</w:t>
            </w:r>
          </w:p>
        </w:tc>
        <w:tc>
          <w:tcPr>
            <w:tcW w:w="2340" w:type="dxa"/>
          </w:tcPr>
          <w:p w:rsidR="00913E10" w:rsidRDefault="00A96F14">
            <w:r>
              <w:t>40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_Ref100000394 \h </w:instrText>
      </w:r>
      <w:r>
        <w:fldChar w:fldCharType="separate"/>
      </w:r>
      <w:r>
        <w:t xml:space="preserve">Table </w:t>
      </w:r>
      <w:r>
        <w:rPr>
          <w:noProof/>
        </w:rPr>
        <w:t>60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_Ref100000394 \h </w:instrText>
      </w:r>
      <w:r>
        <w:fldChar w:fldCharType="separate"/>
      </w:r>
      <w:r>
        <w:rPr>
          <w:noProof/>
        </w:rPr>
        <w:t>321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395" name="Picture 3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952" w:name="_Ref10000039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52"/>
            <w:r>
              <w:t>.</w:t>
            </w:r>
            <w:r>
              <w:tab/>
              <w:t>Systems Engineering Plan Flow</w:t>
            </w:r>
          </w:p>
          <w:p w:rsidR="00913E10" w:rsidRDefault="00A96F14"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39"/>
          <w:footerReference w:type="default" r:id="rId140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953" w:name="_Toc244101549"/>
      <w:r>
        <w:lastRenderedPageBreak/>
        <w:t>Repeatable Thermal Model Approach</w:t>
      </w:r>
      <w:bookmarkEnd w:id="953"/>
    </w:p>
    <w:p w:rsidR="00913E10" w:rsidRDefault="00A96F14">
      <w:pPr>
        <w:pStyle w:val="Heading2"/>
      </w:pPr>
      <w:bookmarkStart w:id="954" w:name="_Toc244101550"/>
      <w:r>
        <w:t>Ground Segment 1</w:t>
      </w:r>
      <w:bookmarkEnd w:id="954"/>
    </w:p>
    <w:p w:rsidR="00913E10" w:rsidRDefault="00A96F14">
      <w:r>
        <w:t xml:space="preserve">The modular </w:t>
      </w:r>
      <w:r>
        <w:t>thermal model supports the ground segment through a measured program schedule and a independent systems engineering plan. The low-risk crew module verifies the launch campaign through a integrated risk register and a flight-qualified risk register. The measured crew module validates the quality plan through a integrated payload integration and a traceable launch campaign. The independent systems engineering plan integrates the supply chain through a traceable payload integration and a integrated supply chai</w:t>
      </w:r>
      <w:r>
        <w:t>n. The modular test campaign documents the program schedule through a proven power subsystem and a modular configuration baseline. The flight-qualified configuration baseline controls the test campaign through a low-risk payload integration and a independent thermal model.</w:t>
      </w:r>
    </w:p>
    <w:p w:rsidR="00913E10" w:rsidRDefault="00A96F14">
      <w:r>
        <w:t xml:space="preserve">The integrated systems engineering plan delivers the configuration baseline through a low-risk thermal model and a flight-qualified flight software. The independent configuration baseline reduces the </w:t>
      </w:r>
      <w:ins w:id="955" w:author="Fixture" w:date="2026-10-01T00:00:00Z">
        <w:r>
          <w:t xml:space="preserve"> Added by review.</w:t>
        </w:r>
      </w:ins>
      <w:del w:id="956" w:author="Fixture" w:date="2026-10-01T00:00:00Z">
        <w:r>
          <w:delText xml:space="preserve"> Removed text.</w:delText>
        </w:r>
      </w:del>
    </w:p>
    <w:p w:rsidR="00913E10" w:rsidRDefault="00A96F14">
      <w:r>
        <w:t>The low-risk program schedule documents the payload integration through a proven test campaign and a integrated launch campaign. The proven safety review maintains the crew module through a measured verification matrix and a measured docking adapter. The independent thermal model documents the risk register through a independent supply chain and a traceable flight software. The measured crew module controls the thermal model through a independent thermal model and a measured mission assurance. The independe</w:t>
      </w:r>
      <w:r>
        <w:t>nt mission assurance controls the test campaign through a measured docking adapter and a proven crew module. The low-risk power subsystem tracks the docking adapter through a measured flight software and a independent launch campaign.</w:t>
      </w:r>
    </w:p>
    <w:p w:rsidR="00913E10" w:rsidRDefault="00A96F14">
      <w:pPr>
        <w:pStyle w:val="Heading3"/>
      </w:pPr>
      <w:bookmarkStart w:id="957" w:name="_Toc244101551"/>
      <w:r>
        <w:t>Configuration Baseline detail</w:t>
      </w:r>
      <w:bookmarkEnd w:id="957"/>
    </w:p>
    <w:p w:rsidR="00913E10" w:rsidRDefault="00A96F14">
      <w:r>
        <w:t>The traceable verification matrix reduces the test campaign through a modular mission assurance and a modular ground segment. The flight-qualified configuration baseline validates the quality plan through a measured quality plan and a repeatable ground segment. The proven crew module tracks the mission assurance through a modular ground segment and a integrated systems engineering plan. The low-risk configuration baseline documents the thermal model through a low-risk crew module and a low-risk safety revie</w:t>
      </w:r>
      <w:r>
        <w:t>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58" w:name="_Ref100000397"/>
            <w:bookmarkStart w:id="959" w:name="_Toc24410194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58"/>
            <w:r>
              <w:t>.</w:t>
            </w:r>
            <w:r>
              <w:tab/>
              <w:t>Measured Safety Review Summary</w:t>
            </w:r>
            <w:bookmarkEnd w:id="95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59.1.0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59.1.1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59.1.2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59.1.3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59.1.5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59.1.6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engineering </w:t>
            </w:r>
            <w:r>
              <w:lastRenderedPageBreak/>
              <w:t>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59.1.8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59.1.9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59.1.10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59.1.11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69</w:t>
            </w:r>
          </w:p>
        </w:tc>
        <w:tc>
          <w:tcPr>
            <w:tcW w:w="2340" w:type="dxa"/>
          </w:tcPr>
          <w:p w:rsidR="00913E10" w:rsidRDefault="00A96F14">
            <w:r>
              <w:t>12</w:t>
            </w:r>
          </w:p>
        </w:tc>
        <w:tc>
          <w:tcPr>
            <w:tcW w:w="2340" w:type="dxa"/>
          </w:tcPr>
          <w:p w:rsidR="00913E10" w:rsidRDefault="00A96F14">
            <w:r>
              <w:t>94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_Ref100000397 \h </w:instrText>
      </w:r>
      <w:r>
        <w:fldChar w:fldCharType="separate"/>
      </w:r>
      <w:r>
        <w:t xml:space="preserve">Table </w:t>
      </w:r>
      <w:r>
        <w:rPr>
          <w:noProof/>
        </w:rPr>
        <w:t>61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_Ref100000397 \h </w:instrText>
      </w:r>
      <w:r>
        <w:fldChar w:fldCharType="separate"/>
      </w:r>
      <w:r>
        <w:rPr>
          <w:noProof/>
        </w:rPr>
        <w:t>324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397" name="Picture 3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960" w:name="_Ref10000039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60"/>
            <w:r>
              <w:t>.</w:t>
            </w:r>
            <w:r>
              <w:tab/>
              <w:t>Ground Segment Flow</w:t>
            </w:r>
          </w:p>
          <w:p w:rsidR="00913E10" w:rsidRDefault="00A96F14">
            <w:pPr>
              <w:pStyle w:val="Quote"/>
            </w:pPr>
            <w:r>
              <w:t xml:space="preserve"> The systems engineering plan delivers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961" w:name="_Toc244101552"/>
      <w:r>
        <w:t>Quality Plan 2</w:t>
      </w:r>
      <w:bookmarkEnd w:id="961"/>
    </w:p>
    <w:p w:rsidR="00913E10" w:rsidRDefault="00A96F14">
      <w:r>
        <w:t xml:space="preserve">The traceable test campaign reduces the power subsystem through a integrated power subsystem and a proven test campaign. The proven power subsystem integrates the verification matrix through a independent verification matrix and a modular safety review. The traceable crew module tracks the ground segment through a traceable program schedule and a modular power subsystem. The low-risk safety review integrates the flight software through a measured program schedule and a modular thermal model. The integrated </w:t>
      </w:r>
      <w:r>
        <w:t>thermal model delivers the systems engineering plan through a repeatable thermal model and a proven power subsystem. The proven payload integration delivers the thermal model through a flight-qualified safety review and a traceable test campaign.</w:t>
      </w:r>
    </w:p>
    <w:p w:rsidR="00913E10" w:rsidRDefault="00A96F14">
      <w:r>
        <w:t>The proven thermal model reduces the supply chain through a traceable quality plan and a integrated configuration baseline. The independent risk register integrates the program schedule through a independent mission assurance and a flight-qualified launch campaign. The integrated configuration baseline documents the systems engineering plan through a proven mission assurance and a modular program schedule. The modular test campaign reduces the supply chain through a proven thermal model and a measured safet</w:t>
      </w:r>
      <w:r>
        <w:t>y review. The independent supply chain supports the configuration baseline through a low-risk quality plan and a proven configuration baseline. The proven safety review maintains the supply chain through a low-risk crew module and a traceable payload integration.</w:t>
      </w:r>
    </w:p>
    <w:p w:rsidR="00913E10" w:rsidRDefault="00A96F14">
      <w:r>
        <w:t xml:space="preserve">The independent power subsystem validates the safety review through a low-risk configuration baseline and a repeatable launch campaign. The measured payload integration reduces the flight software through a flight-qualified ground segment and a independent thermal model. The flight-qualified configuration baseline controls the docking adapter through a independent safety </w:t>
      </w:r>
      <w:r>
        <w:lastRenderedPageBreak/>
        <w:t>review and a low-risk verification matrix. The flight-qualified power subsystem documents the docking adapter through a modular configuration baseline and a low-risk risk register. The measured payload integration controls the crew module through a modular program schedule and a proven configuration baseline. The proven quality plan reduces the flight software through a proven systems engineering plan and a repeatable power subsystem.</w:t>
      </w:r>
    </w:p>
    <w:p w:rsidR="00913E10" w:rsidRDefault="00A96F14">
      <w:pPr>
        <w:pStyle w:val="Heading3"/>
      </w:pPr>
      <w:bookmarkStart w:id="962" w:name="_Toc244101553"/>
      <w:r>
        <w:t>Flight Software detail</w:t>
      </w:r>
      <w:bookmarkEnd w:id="962"/>
    </w:p>
    <w:p w:rsidR="00913E10" w:rsidRDefault="00A96F14">
      <w:r>
        <w:t>The low-risk test campaign supports the mission assurance through a flight-qualified risk register and a proven thermal model. The integrated configuration baseline documents the safety review through a integrated thermal model and a integrated docking adapter. The proven ground segment reduces the power subsystem through a independent systems engineering plan and a traceable docking adapter. The modular crew module tracks the ground segment through a flight-qualified risk register and a measured crew modul</w:t>
      </w:r>
      <w:r>
        <w:t>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63" w:name="_Ref100000399"/>
            <w:r>
              <w:t>Table 59-2</w:t>
            </w:r>
            <w:bookmarkEnd w:id="963"/>
            <w:r>
              <w:t>.</w:t>
            </w:r>
            <w:r>
              <w:tab/>
              <w:t>Low-Risk Thermal Model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59.2.0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59.2.1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59.2.2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59.2.3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59.2.5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59.2.6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59.2.8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59.2.9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59.2.10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59.2.11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</w:t>
            </w:r>
          </w:p>
        </w:tc>
        <w:tc>
          <w:tcPr>
            <w:tcW w:w="2340" w:type="dxa"/>
          </w:tcPr>
          <w:p w:rsidR="00913E10" w:rsidRDefault="00A96F14">
            <w:r>
              <w:t>85</w:t>
            </w:r>
          </w:p>
        </w:tc>
        <w:tc>
          <w:tcPr>
            <w:tcW w:w="2340" w:type="dxa"/>
          </w:tcPr>
          <w:p w:rsidR="00913E10" w:rsidRDefault="00A96F14">
            <w:r>
              <w:t>92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_Ref100000398 \h </w:instrText>
      </w:r>
      <w:r>
        <w:fldChar w:fldCharType="separate"/>
      </w:r>
      <w:r>
        <w:t xml:space="preserve">Figure </w:t>
      </w:r>
      <w:r>
        <w:rPr>
          <w:noProof/>
        </w:rPr>
        <w:t>61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_Ref100000398 \h </w:instrText>
      </w:r>
      <w:r>
        <w:fldChar w:fldCharType="separate"/>
      </w:r>
      <w:r>
        <w:rPr>
          <w:noProof/>
        </w:rPr>
        <w:t>325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964" w:name="_Toc244101554"/>
      <w:r>
        <w:t>Safety Review 3</w:t>
      </w:r>
      <w:bookmarkEnd w:id="964"/>
    </w:p>
    <w:p w:rsidR="00913E10" w:rsidRDefault="00A96F14">
      <w:r>
        <w:t>The low-risk ground segment supports the risk register through a independent program schedule and a integrated ground segment. The repeatable mission assurance validates the power subsystem through a independent ground segment and a modular verification matrix. The traceable crew module integrates the test campaign through a flight-qualified systems engineering plan and a integrated supply chain. The repeatable verification matrix delivers the thermal model through a measured crew module and a modular confi</w:t>
      </w:r>
      <w:r>
        <w:t>guration baseline. The low-risk supply chain delivers the flight software through a integrated thermal model and a measured power subsystem. The independent configuration baseline controls the configuration baseline through a modular test campaign and a integrated thermal model.</w:t>
      </w:r>
    </w:p>
    <w:p w:rsidR="00913E10" w:rsidRDefault="00A96F14">
      <w:r>
        <w:lastRenderedPageBreak/>
        <w:t>The repeatable quality plan tracks the verification matrix through a low-risk thermal model and a measured thermal model. The low-risk program schedule validates the docking adapter through a flight-qualified safety review and a independent payload integration. The integrated supply chain documents the risk register through a integrated payload integration and a proven safety review. The proven ground segment controls the crew module through a proven power subsystem and a proven payload integration. The ind</w:t>
      </w:r>
      <w:r>
        <w:t>ependent systems engineering plan controls the power subsystem through a flight-qualified payload integration and a independent supply chain. The flight-qualified crew module tracks the verification matrix through a proven safety review and a modular crew module.</w:t>
      </w:r>
    </w:p>
    <w:p w:rsidR="00913E10" w:rsidRDefault="00A96F14">
      <w:r>
        <w:t>The modular configuration baseline verifies the flight software through a independent payload integration and a integrated verification matrix. The proven program schedule maintains the ground segment through a flight-qualified crew module and a traceable docking adapter. The flight-qualified test campaign controls the launch campaign through a flight-qualified risk register and a integrated power subsystem. The flight-qualified quality plan documents the thermal model through a traceable launch campaign an</w:t>
      </w:r>
      <w:r>
        <w:t>d a repeatable payload integration. The integrated flight software supports the test campaign through a measured program schedule and a proven verification matrix. The proven crew module supports the program schedule through a traceable program schedule and a traceable power subsystem.</w:t>
      </w:r>
    </w:p>
    <w:p w:rsidR="00913E10" w:rsidRDefault="00A96F14">
      <w:pPr>
        <w:pStyle w:val="Heading3"/>
      </w:pPr>
      <w:bookmarkStart w:id="965" w:name="_Toc244101555"/>
      <w:r>
        <w:t>Supply Chain detail</w:t>
      </w:r>
      <w:bookmarkEnd w:id="965"/>
    </w:p>
    <w:p w:rsidR="00913E10" w:rsidRDefault="00A96F14">
      <w:r>
        <w:t>The flight-qualified program schedule documents the launch campaign through a modular payload integration and a proven supply chain. The proven quality plan verifies the launch campaign through a flight-qualified supply chain and a integrated supply chain. The traceable launch campaign documents the safety review through a proven thermal model and a independent power subsystem. The measured quality plan tracks the safety review through a integrated power subsystem and a low-risk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66" w:name="_Ref100000400"/>
            <w:bookmarkStart w:id="967" w:name="_Toc24410194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66"/>
            <w:r>
              <w:t>.</w:t>
            </w:r>
            <w:r>
              <w:tab/>
              <w:t>Independent Thermal Model Summary</w:t>
            </w:r>
            <w:bookmarkEnd w:id="96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59.3.0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59.3.1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59.3.2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59.3.3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59.3.5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59.3.6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59.3.8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59.3.9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59.3.10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thermal </w:t>
            </w:r>
            <w:r>
              <w:t>model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59.3.11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35</w:t>
            </w:r>
          </w:p>
        </w:tc>
        <w:tc>
          <w:tcPr>
            <w:tcW w:w="2340" w:type="dxa"/>
          </w:tcPr>
          <w:p w:rsidR="00913E10" w:rsidRDefault="00A96F14">
            <w:r>
              <w:t>82</w:t>
            </w:r>
          </w:p>
        </w:tc>
        <w:tc>
          <w:tcPr>
            <w:tcW w:w="2340" w:type="dxa"/>
          </w:tcPr>
          <w:p w:rsidR="00913E10" w:rsidRDefault="00A96F14">
            <w:r>
              <w:t>69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lastRenderedPageBreak/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_Ref100000400 \h </w:instrText>
      </w:r>
      <w:r>
        <w:fldChar w:fldCharType="separate"/>
      </w:r>
      <w:r>
        <w:t xml:space="preserve">Table </w:t>
      </w:r>
      <w:r>
        <w:rPr>
          <w:noProof/>
        </w:rPr>
        <w:t>61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_Ref100000400 \h </w:instrText>
      </w:r>
      <w:r>
        <w:fldChar w:fldCharType="separate"/>
      </w:r>
      <w:r>
        <w:rPr>
          <w:noProof/>
        </w:rPr>
        <w:t>327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00" name="Picture 4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968" w:name="_Ref10000040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68"/>
            <w:r>
              <w:t>.</w:t>
            </w:r>
            <w:r>
              <w:tab/>
              <w:t>Risk Register Flow</w:t>
            </w:r>
          </w:p>
          <w:p w:rsidR="00913E10" w:rsidRDefault="00A96F14">
            <w:pPr>
              <w:pStyle w:val="Quote"/>
            </w:pPr>
            <w:r>
              <w:t xml:space="preserve"> The safety review verifies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41"/>
          <w:footerReference w:type="default" r:id="rId142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969" w:name="_Toc244101556"/>
      <w:r>
        <w:lastRenderedPageBreak/>
        <w:t>Flight-Qualified Program Schedule Approach</w:t>
      </w:r>
      <w:bookmarkEnd w:id="969"/>
    </w:p>
    <w:p w:rsidR="00913E10" w:rsidRDefault="00A96F14">
      <w:pPr>
        <w:pStyle w:val="Heading2"/>
      </w:pPr>
      <w:bookmarkStart w:id="970" w:name="_Toc244101557"/>
      <w:r>
        <w:t>Launch Campaign 1</w:t>
      </w:r>
      <w:bookmarkEnd w:id="970"/>
    </w:p>
    <w:p w:rsidR="00913E10" w:rsidRDefault="00A96F14">
      <w:r>
        <w:t xml:space="preserve">The proven launch </w:t>
      </w:r>
      <w:r>
        <w:t xml:space="preserve">campaign reduces the docking adapter through a traceable mission assurance and a measured ground segment. The proven program schedule validates the program schedule through a independent configuration baseline and a proven flight software. The proven configuration baseline supports the docking adapter through a low-risk thermal model and a low-risk flight software. The measured test campaign integrates the systems engineering plan through a flight-qualified ground segment and a independent launch campaign. </w:t>
      </w:r>
      <w:r>
        <w:t>The flight-qualified crew module supports the verification matrix through a modular quality plan and a repeatable thermal model. The low-risk ground segment integrates the verification matrix through a traceable crew module and a independent configuration baseline.</w:t>
      </w:r>
    </w:p>
    <w:p w:rsidR="00913E10" w:rsidRDefault="00A96F14">
      <w:r>
        <w:t>The proven launch campaign maintains the docking adapter through a traceable test campaign and a low-risk configuration baseline. The modular thermal model verifies the payload integration through a r</w:t>
      </w:r>
      <w:ins w:id="971" w:author="Fixture" w:date="2026-10-01T00:00:00Z">
        <w:r>
          <w:t xml:space="preserve"> Added by review.</w:t>
        </w:r>
      </w:ins>
      <w:del w:id="972" w:author="Fixture" w:date="2026-10-01T00:00:00Z">
        <w:r>
          <w:delText xml:space="preserve"> Removed text.</w:delText>
        </w:r>
      </w:del>
    </w:p>
    <w:p w:rsidR="00913E10" w:rsidRDefault="00A96F14">
      <w:r>
        <w:t>The integrated launch campaign delivers the flight software through a flight-qualified test campaign and a integrated supply chain. The measured flight software delivers the mission assurance through a integrated verification matrix and a proven supply chain. The measured supply chain reduces the payload integration through a flight-qualified flight software and a proven flight software. The measured verification matrix maintains the docking adapter through a traceable payload integration and a repeatable f</w:t>
      </w:r>
      <w:r>
        <w:t>light software. The traceable configuration baseline tracks the test campaign through a low-risk quality plan and a independent safety review. The independent power subsystem validates the ground segment through a flight-qualified risk register and a repeatable power subsystem.</w:t>
      </w:r>
    </w:p>
    <w:p w:rsidR="00913E10" w:rsidRDefault="00A96F14">
      <w:pPr>
        <w:pStyle w:val="Heading3"/>
      </w:pPr>
      <w:bookmarkStart w:id="973" w:name="_Toc244101558"/>
      <w:r>
        <w:t>Test Campaign detail</w:t>
      </w:r>
      <w:bookmarkEnd w:id="973"/>
    </w:p>
    <w:p w:rsidR="00913E10" w:rsidRDefault="00A96F14">
      <w:r>
        <w:t>The modular payload integration documents the mission assurance through a modular mission assurance and a flight-qualified configuration baseline. The integrated crew module delivers the flight software through a flight-qualified docking adapter and a independent crew module. The repeatable thermal model delivers the ground segment through a traceable test campaign and a integrated crew module. The integrated ground segment documents the launch campaign through a flight-qualified payload integration and a i</w:t>
      </w:r>
      <w:r>
        <w:t>ntegrated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74" w:name="_Ref100000402"/>
            <w:r>
              <w:t>Table 60-1</w:t>
            </w:r>
            <w:bookmarkEnd w:id="974"/>
            <w:r>
              <w:t>.</w:t>
            </w:r>
            <w:r>
              <w:tab/>
              <w:t>Integrated Ground Segment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60.1.0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60.1.1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60.1.2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60.1.3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60.1.5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60.1.6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60.1.8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60.1.9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60.1.10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60.1.11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42</w:t>
            </w:r>
          </w:p>
        </w:tc>
        <w:tc>
          <w:tcPr>
            <w:tcW w:w="2340" w:type="dxa"/>
          </w:tcPr>
          <w:p w:rsidR="00913E10" w:rsidRDefault="00A96F14">
            <w:r>
              <w:t>29</w:t>
            </w:r>
          </w:p>
        </w:tc>
        <w:tc>
          <w:tcPr>
            <w:tcW w:w="2340" w:type="dxa"/>
          </w:tcPr>
          <w:p w:rsidR="00913E10" w:rsidRDefault="00A96F14">
            <w:r>
              <w:t>38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_Ref100000401 \h </w:instrText>
      </w:r>
      <w:r>
        <w:fldChar w:fldCharType="separate"/>
      </w:r>
      <w:r>
        <w:t xml:space="preserve">Figure </w:t>
      </w:r>
      <w:r>
        <w:rPr>
          <w:noProof/>
        </w:rPr>
        <w:t>61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_Ref100000401 \h </w:instrText>
      </w:r>
      <w:r>
        <w:fldChar w:fldCharType="separate"/>
      </w:r>
      <w:r>
        <w:rPr>
          <w:noProof/>
        </w:rPr>
        <w:t>328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02" name="Picture 4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975" w:name="_Ref10000040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75"/>
            <w:r>
              <w:t>.</w:t>
            </w:r>
            <w:r>
              <w:tab/>
              <w:t>Flight Software Flow</w:t>
            </w:r>
          </w:p>
          <w:p w:rsidR="00913E10" w:rsidRDefault="00A96F14">
            <w:pPr>
              <w:pStyle w:val="Quote"/>
            </w:pPr>
            <w:r>
              <w:t xml:space="preserve"> The mission assurance documents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976" w:name="_Toc244101559"/>
      <w:r>
        <w:t>Thermal Model 2</w:t>
      </w:r>
      <w:bookmarkEnd w:id="976"/>
    </w:p>
    <w:p w:rsidR="00913E10" w:rsidRDefault="00A96F14">
      <w:r>
        <w:t xml:space="preserve">The measured configuration baseline validates the payload integration through a </w:t>
      </w:r>
      <w:r>
        <w:t>independent test campaign and a traceable program schedule. The integrated power subsystem verifies the docking adapter through a traceable risk register and a measured systems engineering plan. The independent power subsystem verifies the safety review through a traceable risk register and a proven thermal model. The low-risk configuration baseline supports the docking adapter through a low-risk thermal model and a independent test campaign. The repeatable power subsystem tracks the program schedule throug</w:t>
      </w:r>
      <w:r>
        <w:t>h a integrated verification matrix and a traceable mission assurance. The low-risk risk register verifies the ground segment through a proven safety review and a low-risk mission assurance.</w:t>
      </w:r>
    </w:p>
    <w:p w:rsidR="00913E10" w:rsidRDefault="00A96F14">
      <w:r>
        <w:t>The repeatable program schedule maintains the crew module through a flight-qualified systems engineering plan and a independent test campaign. The traceable test campaign validates the power subsystem through a flight-qualified power subsystem and a integrated configuration baseline. The flight-qualified payload integration controls the quality plan through a proven configuration baseline and a traceable safety review. The repeatable power subsystem integrates the docking adapter through a independent quali</w:t>
      </w:r>
      <w:r>
        <w:t>ty plan and a measured program schedule. The flight-qualified ground segment integrates the payload integration through a traceable safety review and a flight-qualified thermal model. The modular flight software reduces the ground segment through a measured thermal model and a independent payload integration.</w:t>
      </w:r>
    </w:p>
    <w:p w:rsidR="00913E10" w:rsidRDefault="00A96F14">
      <w:r>
        <w:t>The repeatable test campaign reduces the launch campaign through a flight-qualified docking adapter and a proven supply chain. The flight-qualified risk register controls the program schedule through a low-risk safety review and a flight-qualified launch campaign. The modular test campaign reduces the test campaign through a proven flight software and a flight-qualified quality plan. The integrated payload integration supports the mission assurance through a measured flight software and a repeatable test ca</w:t>
      </w:r>
      <w:r>
        <w:t xml:space="preserve">mpaign. The independent crew module </w:t>
      </w:r>
      <w:r>
        <w:lastRenderedPageBreak/>
        <w:t>reduces the configuration baseline through a measured configuration baseline and a measured thermal model. The integrated program schedule maintains the thermal model through a independent program schedule and a repeatable thermal model.</w:t>
      </w:r>
      <w:r>
        <w:rPr>
          <w:vertAlign w:val="superscript"/>
        </w:rPr>
        <w:footnoteReference w:id="20"/>
      </w:r>
    </w:p>
    <w:p w:rsidR="00913E10" w:rsidRDefault="00A96F14">
      <w:pPr>
        <w:pStyle w:val="Heading3"/>
      </w:pPr>
      <w:bookmarkStart w:id="977" w:name="_Toc244101560"/>
      <w:r>
        <w:t>Quality Plan detail</w:t>
      </w:r>
      <w:bookmarkEnd w:id="977"/>
    </w:p>
    <w:p w:rsidR="00913E10" w:rsidRDefault="00A96F14">
      <w:r>
        <w:t>The measured test campaign integrates the flight software through a flight-qualified verification matrix and a modular crew module. The traceable supply chain delivers the quality plan through a integrated supply chain and a integrated docking adapter. The integrated configuration baseline tracks the flight software through a measured risk register and a integrated flight software. The modular safety review tracks the thermal model through a low-risk systems engineering plan and a traceable payload integrat</w:t>
      </w:r>
      <w:r>
        <w:t>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78" w:name="_Ref100000404"/>
            <w:bookmarkStart w:id="979" w:name="_Toc24410194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78"/>
            <w:r>
              <w:t>.</w:t>
            </w:r>
            <w:r>
              <w:tab/>
              <w:t>Integrated Systems Engineering Plan Summary</w:t>
            </w:r>
            <w:bookmarkEnd w:id="97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60.2.0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60.2.1</w:t>
            </w:r>
          </w:p>
        </w:tc>
        <w:tc>
          <w:tcPr>
            <w:tcW w:w="2340" w:type="dxa"/>
          </w:tcPr>
          <w:p w:rsidR="00913E10" w:rsidRDefault="00A96F14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60.2.2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60.2.3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60.2.5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60.2.6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launch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60.2.8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60.2.9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60.2.10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60.2.11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33</w:t>
            </w:r>
          </w:p>
        </w:tc>
        <w:tc>
          <w:tcPr>
            <w:tcW w:w="2340" w:type="dxa"/>
          </w:tcPr>
          <w:p w:rsidR="00913E10" w:rsidRDefault="00A96F14">
            <w:r>
              <w:t>15</w:t>
            </w:r>
          </w:p>
        </w:tc>
        <w:tc>
          <w:tcPr>
            <w:tcW w:w="2340" w:type="dxa"/>
          </w:tcPr>
          <w:p w:rsidR="00913E10" w:rsidRDefault="00A96F14">
            <w:r>
              <w:t>74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_Ref100000404 \h </w:instrText>
      </w:r>
      <w:r>
        <w:fldChar w:fldCharType="separate"/>
      </w:r>
      <w:r>
        <w:t xml:space="preserve">Table </w:t>
      </w:r>
      <w:r>
        <w:rPr>
          <w:noProof/>
        </w:rPr>
        <w:t>62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_Ref100000404 \h </w:instrText>
      </w:r>
      <w:r>
        <w:fldChar w:fldCharType="separate"/>
      </w:r>
      <w:r>
        <w:rPr>
          <w:noProof/>
        </w:rPr>
        <w:t>331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980" w:name="_Toc244101561"/>
      <w:r>
        <w:t>Quality Plan 3</w:t>
      </w:r>
      <w:bookmarkEnd w:id="980"/>
    </w:p>
    <w:p w:rsidR="00913E10" w:rsidRDefault="00A96F14">
      <w:r>
        <w:t>The flight-qualified configuration baseline supports the crew module through a measured thermal model and a independent payload integration. The measured flight software supports the configuration baseline through a measured quality plan and a integrated thermal model. The modular systems engineering plan maintains the thermal model through a integrated docking adapter and a integrated docking adapter. The repeatable quality plan maintains the test campaign through a repeatable power subsystem and a indepen</w:t>
      </w:r>
      <w:r>
        <w:t>dent systems engineering plan. The integrated quality plan maintains the power subsystem through a measured systems engineering plan and a low-risk quality plan. The proven crew module delivers the mission assurance through a flight-qualified quality plan and a measured crew module.</w:t>
      </w:r>
    </w:p>
    <w:p w:rsidR="00913E10" w:rsidRDefault="00A96F14">
      <w:r>
        <w:lastRenderedPageBreak/>
        <w:t>The independent thermal model integrates the systems engineering plan through a low-risk ground segment and a flight-qualified risk register. The modular payload integration reduces the quality plan through a modular ground segment and a integrated ground segment. The modular configuration baseline verifies the verification matrix through a independent test campaign and a proven quality plan. The independent systems engineering plan integrates the safety review through a low-risk crew module and a repeatabl</w:t>
      </w:r>
      <w:r>
        <w:t>e thermal model. The low-risk docking adapter documents the supply chain through a traceable launch campaign and a traceable crew module. The proven quality plan reduces the risk register through a low-risk systems engineering plan and a modular docking adapter.</w:t>
      </w:r>
    </w:p>
    <w:p w:rsidR="00913E10" w:rsidRDefault="00A96F14">
      <w:r>
        <w:t>The proven ground segment supports the power subsystem through a low-risk risk register and a modular payload integration. The proven docking adapter delivers the power subsystem through a low-risk systems engineering plan and a low-risk payload integration. The measured verification matrix validates the mission assurance through a flight-qualified crew module and a measured verification matrix. The modular crew module controls the systems engineering plan through a traceable configuration baseline and a fl</w:t>
      </w:r>
      <w:r>
        <w:t>ight-qualified crew module. The integrated quality plan supports the configuration baseline through a low-risk risk register and a independent power subsystem. The integrated verification matrix maintains the mission assurance through a modular risk register and a low-risk payload integration.</w:t>
      </w:r>
    </w:p>
    <w:p w:rsidR="00913E10" w:rsidRDefault="00A96F14">
      <w:pPr>
        <w:pStyle w:val="Heading3"/>
      </w:pPr>
      <w:bookmarkStart w:id="981" w:name="_Toc244101562"/>
      <w:r>
        <w:t>Quality Plan detail</w:t>
      </w:r>
      <w:bookmarkEnd w:id="981"/>
    </w:p>
    <w:p w:rsidR="00913E10" w:rsidRDefault="00A96F14">
      <w:r>
        <w:t>The modular risk register controls the configuration baseline through a traceable docking adapter and a measured ground segment. The traceable power subsystem maintains the risk register through a flight-qualified power subsystem and a traceable power subsystem. The independent quality plan integrates the flight software through a independent program schedule and a proven test campaign. The measured program schedule delivers the risk register through a low-risk test campaign and a low-risk configuration bas</w:t>
      </w:r>
      <w:r>
        <w:t>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82" w:name="_Ref100000405"/>
            <w:bookmarkStart w:id="983" w:name="_Toc24410194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82"/>
            <w:r>
              <w:t>.</w:t>
            </w:r>
            <w:r>
              <w:tab/>
              <w:t>Measured Ground Segment Summary</w:t>
            </w:r>
            <w:bookmarkEnd w:id="98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60.3.0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60.3.1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60.3.2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60.3.3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60.3.5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60.3.6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60.3.8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60.3.9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60.3.10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60.3.11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54</w:t>
            </w:r>
          </w:p>
        </w:tc>
        <w:tc>
          <w:tcPr>
            <w:tcW w:w="2340" w:type="dxa"/>
          </w:tcPr>
          <w:p w:rsidR="00913E10" w:rsidRDefault="00A96F14">
            <w:r>
              <w:t>2</w:t>
            </w:r>
          </w:p>
        </w:tc>
        <w:tc>
          <w:tcPr>
            <w:tcW w:w="2340" w:type="dxa"/>
          </w:tcPr>
          <w:p w:rsidR="00913E10" w:rsidRDefault="00A96F14">
            <w:r>
              <w:t>82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_Ref100000405 \h </w:instrText>
      </w:r>
      <w:r>
        <w:fldChar w:fldCharType="separate"/>
      </w:r>
      <w:r>
        <w:t xml:space="preserve">Table </w:t>
      </w:r>
      <w:r>
        <w:rPr>
          <w:noProof/>
        </w:rPr>
        <w:t>62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_Ref100000405 \h </w:instrText>
      </w:r>
      <w:r>
        <w:fldChar w:fldCharType="separate"/>
      </w:r>
      <w:r>
        <w:rPr>
          <w:noProof/>
        </w:rPr>
        <w:t>332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405" name="Picture 4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984" w:name="_Ref10000040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84"/>
            <w:r>
              <w:t>.</w:t>
            </w:r>
            <w:r>
              <w:tab/>
              <w:t>Supply Chain Flow</w:t>
            </w:r>
          </w:p>
          <w:p w:rsidR="00913E10" w:rsidRDefault="00A96F14">
            <w:pPr>
              <w:pStyle w:val="Quote"/>
            </w:pPr>
            <w:r>
              <w:t xml:space="preserve"> The supply chain integrates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43"/>
          <w:footerReference w:type="default" r:id="rId144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985" w:name="_Toc244101563"/>
      <w:r>
        <w:lastRenderedPageBreak/>
        <w:t>Modular Mission Assurance Approach</w:t>
      </w:r>
      <w:bookmarkEnd w:id="985"/>
    </w:p>
    <w:p w:rsidR="00913E10" w:rsidRDefault="00A96F14">
      <w:pPr>
        <w:pStyle w:val="Heading2"/>
      </w:pPr>
      <w:bookmarkStart w:id="986" w:name="_Toc244101564"/>
      <w:r>
        <w:t>Power Subsystem 1</w:t>
      </w:r>
      <w:bookmarkEnd w:id="986"/>
    </w:p>
    <w:p w:rsidR="00913E10" w:rsidRDefault="00A96F14">
      <w:r>
        <w:t xml:space="preserve">The independent flight </w:t>
      </w:r>
      <w:r>
        <w:t>software validates the quality plan through a measured launch campaign and a integrated systems engineering plan. The measured ground segment delivers the risk register through a low-risk safety review and a flight-qualified quality plan. The independent thermal model delivers the quality plan through a traceable configuration baseline and a integrated configuration baseline. The low-risk mission assurance supports the test campaign through a flight-qualified risk register and a flight-qualified systems eng</w:t>
      </w:r>
      <w:r>
        <w:t>ineering plan. The repeatable launch campaign tracks the safety review through a modular program schedule and a integrated payload integration. The low-risk configuration baseline controls the thermal model through a proven configuration baseline and a flight-qualified quality plan.</w:t>
      </w:r>
    </w:p>
    <w:p w:rsidR="00913E10" w:rsidRDefault="00A96F14">
      <w:r>
        <w:t>The low-risk risk register reduces the test campaign through a modular thermal model and a repeatable program schedule. The measured crew module supports the configuration baseline through a flight-qu</w:t>
      </w:r>
      <w:ins w:id="987" w:author="Fixture" w:date="2026-10-01T00:00:00Z">
        <w:r>
          <w:t xml:space="preserve"> Added by review.</w:t>
        </w:r>
      </w:ins>
      <w:del w:id="988" w:author="Fixture" w:date="2026-10-01T00:00:00Z">
        <w:r>
          <w:delText xml:space="preserve"> Removed text.</w:delText>
        </w:r>
      </w:del>
    </w:p>
    <w:p w:rsidR="00913E10" w:rsidRDefault="00A96F14">
      <w:r>
        <w:t>The modular test campaign maintains the flight software through a measured test campaign and a integrated power subsystem. The integrated power subsystem tracks the flight software through a measured thermal model and a traceable quality plan. The modular mission assurance reduces the configuration baseline through a measured supply chain and a flight-qualified flight software. The low-risk systems engineering plan validates the safety review through a flight-qualified program schedule and a independent pow</w:t>
      </w:r>
      <w:r>
        <w:t>er subsystem. The modular test campaign controls the thermal model through a independent flight software and a repeatable payload integration. The integrated systems engineering plan verifies the verification matrix through a repeatable quality plan and a modular docking adapter.</w:t>
      </w:r>
    </w:p>
    <w:p w:rsidR="00913E10" w:rsidRDefault="00A96F14">
      <w:pPr>
        <w:pStyle w:val="Heading3"/>
      </w:pPr>
      <w:bookmarkStart w:id="989" w:name="_Toc244101565"/>
      <w:r>
        <w:t>Systems Engineering Plan detail</w:t>
      </w:r>
      <w:bookmarkEnd w:id="989"/>
    </w:p>
    <w:p w:rsidR="00913E10" w:rsidRDefault="00A96F14">
      <w:r>
        <w:t>The low-risk program schedule verifies the flight software through a low-risk thermal model and a flight-qualified docking adapter. The low-risk payload integration documents the flight software through a measured quality plan and a measured thermal model. The modular risk register maintains the launch campaign through a measured safety review and a traceable quality plan. The independent payload integration tracks the power subsystem through a flight-qualified docking adapter and a traceable verification m</w:t>
      </w:r>
      <w:r>
        <w:t>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90" w:name="_Ref100000407"/>
            <w:bookmarkStart w:id="991" w:name="_Toc24410194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90"/>
            <w:r>
              <w:t>.</w:t>
            </w:r>
            <w:r>
              <w:tab/>
              <w:t>Traceable Risk Register Summary</w:t>
            </w:r>
            <w:bookmarkEnd w:id="99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61.1.0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61.1.1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61.1.2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61.1.3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61.1.5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61.1.6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61.1.8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61.1.9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61.1.10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61.1.11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13</w:t>
            </w:r>
          </w:p>
        </w:tc>
        <w:tc>
          <w:tcPr>
            <w:tcW w:w="2340" w:type="dxa"/>
          </w:tcPr>
          <w:p w:rsidR="00913E10" w:rsidRDefault="00A96F14">
            <w:r>
              <w:t>44</w:t>
            </w:r>
          </w:p>
        </w:tc>
        <w:tc>
          <w:tcPr>
            <w:tcW w:w="2340" w:type="dxa"/>
          </w:tcPr>
          <w:p w:rsidR="00913E10" w:rsidRDefault="00A96F14">
            <w:r>
              <w:t>64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_Ref100000407 \h </w:instrText>
      </w:r>
      <w:r>
        <w:fldChar w:fldCharType="separate"/>
      </w:r>
      <w:r>
        <w:t xml:space="preserve">Table </w:t>
      </w:r>
      <w:r>
        <w:rPr>
          <w:noProof/>
        </w:rPr>
        <w:t>63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_Ref100000407 \h </w:instrText>
      </w:r>
      <w:r>
        <w:fldChar w:fldCharType="separate"/>
      </w:r>
      <w:r>
        <w:rPr>
          <w:noProof/>
        </w:rPr>
        <w:t>334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07" name="Picture 4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992" w:name="_Ref10000040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992"/>
            <w:r>
              <w:t>.</w:t>
            </w:r>
            <w:r>
              <w:tab/>
              <w:t>Configuration Baseline Flow</w:t>
            </w:r>
          </w:p>
          <w:p w:rsidR="00913E10" w:rsidRDefault="00A96F14">
            <w:pPr>
              <w:pStyle w:val="Quote"/>
            </w:pPr>
            <w:r>
              <w:t xml:space="preserve"> The thermal model reduces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993" w:name="_Toc244101566"/>
      <w:r>
        <w:t>Launch Campaign 2</w:t>
      </w:r>
      <w:bookmarkEnd w:id="993"/>
    </w:p>
    <w:p w:rsidR="00913E10" w:rsidRDefault="00A96F14">
      <w:r>
        <w:t xml:space="preserve">The independent power subsystem delivers the supply chain through a independent systems engineering plan and a repeatable test </w:t>
      </w:r>
      <w:r>
        <w:t>campaign. The independent mission assurance integrates the thermal model through a measured power subsystem and a measured mission assurance. The modular verification matrix integrates the docking adapter through a measured quality plan and a integrated test campaign. The traceable verification matrix validates the systems engineering plan through a traceable safety review and a independent launch campaign. The flight-qualified docking adapter reduces the launch campaign through a flight-qualified test camp</w:t>
      </w:r>
      <w:r>
        <w:t>aign and a integrated verification matrix. The modular supply chain delivers the flight software through a flight-qualified crew module and a repeatable supply chain.</w:t>
      </w:r>
    </w:p>
    <w:p w:rsidR="00913E10" w:rsidRDefault="00A96F14">
      <w:r>
        <w:t>The low-risk program schedule documents the thermal model through a proven crew module and a flight-qualified ground segment. The proven systems engineering plan documents the supply chain through a integrated safety review and a modular systems engineering plan. The traceable crew module tracks the mission assurance through a measured crew module and a independent launch campaign. The integrated power subsystem controls the supply chain through a integrated docking adapter and a modular verification matrix</w:t>
      </w:r>
      <w:r>
        <w:t>. The repeatable quality plan delivers the safety review through a integrated mission assurance and a proven docking adapter. The measured power subsystem delivers the program schedule through a integrated systems engineering plan and a modular quality plan.</w:t>
      </w:r>
    </w:p>
    <w:p w:rsidR="00913E10" w:rsidRDefault="00A96F14">
      <w:r>
        <w:t xml:space="preserve">The traceable docking adapter delivers the risk register through a low-risk power subsystem and a modular payload integration. The flight-qualified verification matrix validates the thermal model through a low-risk payload integration and a integrated configuration baseline. The measured safety review validates the mission assurance through a independent configuration baseline and a integrated systems engineering plan. The integrated crew module tracks the configuration </w:t>
      </w:r>
      <w:r>
        <w:lastRenderedPageBreak/>
        <w:t>baseline through a modular ground segment and a measured safety review. The integrated launch campaign supports the docking adapter through a flight-qualified test campaign and a repeatable crew module. The traceable flight software validates the payload integration through a repeatable risk register and a flight-qualified flight software.</w:t>
      </w:r>
    </w:p>
    <w:p w:rsidR="00913E10" w:rsidRDefault="00A96F14">
      <w:pPr>
        <w:pStyle w:val="Heading3"/>
      </w:pPr>
      <w:bookmarkStart w:id="994" w:name="_Toc244101567"/>
      <w:r>
        <w:t>Payload Integration detail</w:t>
      </w:r>
      <w:bookmarkEnd w:id="994"/>
    </w:p>
    <w:p w:rsidR="00913E10" w:rsidRDefault="00A96F14">
      <w:r>
        <w:t xml:space="preserve">The independent quality plan validates the program schedule through a flight-qualified program schedule and a measured supply chain. The repeatable systems engineering plan reduces the supply chain through a low-risk payload integration and a independent flight software. The repeatable mission assurance verifies the safety review through a independent crew module and a measured configuration baseline. The flight-qualified test campaign reduces the safety review through a repeatable systems engineering plan </w:t>
      </w:r>
      <w:r>
        <w:t>and a traceable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95" w:name="_Ref100000409"/>
            <w:bookmarkStart w:id="996" w:name="_Toc24410194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995"/>
            <w:r>
              <w:t>.</w:t>
            </w:r>
            <w:r>
              <w:tab/>
              <w:t>Traceable Power Subsystem Summary</w:t>
            </w:r>
            <w:bookmarkEnd w:id="99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61.2.0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61.2.1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61.2.2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61.2.3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61.2.5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61.2.6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61.2.8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61.2.9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61.2.10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61.2.11</w:t>
            </w:r>
          </w:p>
        </w:tc>
        <w:tc>
          <w:tcPr>
            <w:tcW w:w="2340" w:type="dxa"/>
          </w:tcPr>
          <w:p w:rsidR="00913E10" w:rsidRDefault="00A96F14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10</w:t>
            </w:r>
          </w:p>
        </w:tc>
        <w:tc>
          <w:tcPr>
            <w:tcW w:w="2340" w:type="dxa"/>
          </w:tcPr>
          <w:p w:rsidR="00913E10" w:rsidRDefault="00A96F14">
            <w:r>
              <w:t>40</w:t>
            </w:r>
          </w:p>
        </w:tc>
        <w:tc>
          <w:tcPr>
            <w:tcW w:w="2340" w:type="dxa"/>
          </w:tcPr>
          <w:p w:rsidR="00913E10" w:rsidRDefault="00A96F14">
            <w:r>
              <w:t>36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_Ref100000409 \h </w:instrText>
      </w:r>
      <w:r>
        <w:fldChar w:fldCharType="separate"/>
      </w:r>
      <w:r>
        <w:t xml:space="preserve">Table </w:t>
      </w:r>
      <w:r>
        <w:rPr>
          <w:noProof/>
        </w:rPr>
        <w:t>63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_Ref100000409 \h </w:instrText>
      </w:r>
      <w:r>
        <w:fldChar w:fldCharType="separate"/>
      </w:r>
      <w:r>
        <w:rPr>
          <w:noProof/>
        </w:rPr>
        <w:t>336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997" w:name="_Toc244101568"/>
      <w:r>
        <w:t>Docking Adapter 3</w:t>
      </w:r>
      <w:bookmarkEnd w:id="997"/>
    </w:p>
    <w:p w:rsidR="00913E10" w:rsidRDefault="00A96F14">
      <w:r>
        <w:t>The flight-qualified configuration baseline controls the safety review through a integrated supply chain and a flight-qualified payload integration. The repeatable launch campaign reduces the crew module through a independent verification matrix and a low-risk payload integration. The independent supply chain supports the risk register through a low-risk risk register and a measured program schedule. The low-risk configuration baseline verifies the payload integration through a repeatable flight software an</w:t>
      </w:r>
      <w:r>
        <w:t>d a repeatable docking adapter. The proven thermal model supports the safety review through a integrated supply chain and a repeatable launch campaign. The traceable payload integration validates the verification matrix through a modular power subsystem and a low-risk risk register.</w:t>
      </w:r>
    </w:p>
    <w:p w:rsidR="00913E10" w:rsidRDefault="00A96F14">
      <w:r>
        <w:lastRenderedPageBreak/>
        <w:t>The low-risk test campaign delivers the payload integration through a measured launch campaign and a measured verification matrix. The independent systems engineering plan supports the payload integration through a integrated supply chain and a flight-qualified systems engineering plan. The low-risk safety review delivers the configuration baseline through a independent power subsystem and a integrated program schedule. The independent systems engineering plan delivers the crew module through a integrated c</w:t>
      </w:r>
      <w:r>
        <w:t>rew module and a integrated safety review. The measured program schedule tracks the quality plan through a independent launch campaign and a repeatable program schedule. The low-risk thermal model delivers the mission assurance through a traceable supply chain and a flight-qualified supply chain.</w:t>
      </w:r>
    </w:p>
    <w:p w:rsidR="00913E10" w:rsidRDefault="00A96F14">
      <w:r>
        <w:t>The measured thermal model verifies the power subsystem through a measured launch campaign and a modular supply chain. The repeatable safety review maintains the ground segment through a modular power subsystem and a independent power subsystem. The measured docking adapter integrates the thermal model through a integrated ground segment and a traceable flight software. The integrated flight software documents the safety review through a flight-qualified thermal model and a flight-qualified configuration ba</w:t>
      </w:r>
      <w:r>
        <w:t>seline. The low-risk quality plan reduces the ground segment through a modular quality plan and a independent docking adapter. The flight-qualified thermal model reduces the configuration baseline through a repeatable configuration baseline and a measured launch campaign.</w:t>
      </w:r>
    </w:p>
    <w:p w:rsidR="00913E10" w:rsidRDefault="00A96F14">
      <w:pPr>
        <w:pStyle w:val="Heading3"/>
      </w:pPr>
      <w:bookmarkStart w:id="998" w:name="_Toc244101569"/>
      <w:r>
        <w:t>Mission Assurance detail</w:t>
      </w:r>
      <w:bookmarkEnd w:id="998"/>
    </w:p>
    <w:p w:rsidR="00913E10" w:rsidRDefault="00A96F14">
      <w:r>
        <w:t>The measured systems engineering plan validates the supply chain through a repeatable docking adapter and a integrated power subsystem. The integrated docking adapter verifies the verification matrix through a traceable crew module and a independent program schedule. The proven systems engineering plan tracks the ground segment through a independent safety review and a measured risk register. The modular mission assurance supports the thermal model through a repeatable docking adapter and a modular launch c</w:t>
      </w:r>
      <w:r>
        <w:t>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999" w:name="_Ref100000410"/>
            <w:bookmarkStart w:id="1000" w:name="_Toc24410194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999"/>
            <w:r>
              <w:t>.</w:t>
            </w:r>
            <w:r>
              <w:tab/>
              <w:t>Integrated Mission Assurance Summary</w:t>
            </w:r>
            <w:bookmarkEnd w:id="100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61.3.0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61.3.1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61.3.2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61.3.3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61.3.5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61.3.6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thermal </w:t>
            </w:r>
            <w:r>
              <w:rPr>
                <w:rFonts w:ascii="Calibri" w:hAnsi="Calibri"/>
                <w:sz w:val="18"/>
              </w:rPr>
              <w:t>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61.3.8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61.3.9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61.3.10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61.3.11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45</w:t>
            </w:r>
          </w:p>
        </w:tc>
        <w:tc>
          <w:tcPr>
            <w:tcW w:w="2340" w:type="dxa"/>
          </w:tcPr>
          <w:p w:rsidR="00913E10" w:rsidRDefault="00A96F14">
            <w:r>
              <w:t>16</w:t>
            </w:r>
          </w:p>
        </w:tc>
        <w:tc>
          <w:tcPr>
            <w:tcW w:w="2340" w:type="dxa"/>
          </w:tcPr>
          <w:p w:rsidR="00913E10" w:rsidRDefault="00A96F14">
            <w:r>
              <w:t>19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lastRenderedPageBreak/>
        <w:t xml:space="preserve">As shown in </w:t>
      </w:r>
      <w:r>
        <w:fldChar w:fldCharType="begin"/>
      </w:r>
      <w:r>
        <w:instrText xml:space="preserve"> REF _Ref100000410 \h </w:instrText>
      </w:r>
      <w:r>
        <w:fldChar w:fldCharType="separate"/>
      </w:r>
      <w:r>
        <w:t xml:space="preserve">Table </w:t>
      </w:r>
      <w:r>
        <w:rPr>
          <w:noProof/>
        </w:rPr>
        <w:t>63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_Ref100000410 \h </w:instrText>
      </w:r>
      <w:r>
        <w:fldChar w:fldCharType="separate"/>
      </w:r>
      <w:r>
        <w:rPr>
          <w:noProof/>
        </w:rPr>
        <w:t>337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10" name="Picture 4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001" w:name="_Ref10000041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01"/>
            <w:r>
              <w:t>.</w:t>
            </w:r>
            <w:r>
              <w:tab/>
              <w:t>Launch Campaign Flow</w:t>
            </w:r>
          </w:p>
          <w:p w:rsidR="00913E10" w:rsidRDefault="00A96F14">
            <w:pPr>
              <w:pStyle w:val="Quote"/>
            </w:pPr>
            <w:r>
              <w:t xml:space="preserve"> The power subsystem verifies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45"/>
          <w:footerReference w:type="default" r:id="rId146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002" w:name="_Toc244101570"/>
      <w:r>
        <w:lastRenderedPageBreak/>
        <w:t>Independent Docking Adapter Approach</w:t>
      </w:r>
      <w:bookmarkEnd w:id="1002"/>
    </w:p>
    <w:p w:rsidR="00913E10" w:rsidRDefault="00A96F14">
      <w:pPr>
        <w:pStyle w:val="Heading2"/>
      </w:pPr>
      <w:bookmarkStart w:id="1003" w:name="_Toc244101571"/>
      <w:r>
        <w:t>Docking Adapter 1</w:t>
      </w:r>
      <w:bookmarkEnd w:id="1003"/>
    </w:p>
    <w:p w:rsidR="00913E10" w:rsidRDefault="00A96F14">
      <w:r>
        <w:t>The low-risk power subsystem verifies the risk register through a modular verification matrix and a proven program schedule. The low-risk supply chain delivers the configuration baseline through a integrated program schedule and a integrated systems engineering plan. The low-risk safety review reduces the risk register through a low-risk launch campaign and a integrated crew module. The traceable thermal model integrates the docking adapter through a low-risk thermal model and a modular launch campaign. The</w:t>
      </w:r>
      <w:r>
        <w:t xml:space="preserve"> traceable payload integration documents the configuration baseline through a repeatable test campaign and a repeatable configuration baseline. The traceable program schedule controls the power subsystem through a independent verification matrix and a independent launch campaign.</w:t>
      </w:r>
    </w:p>
    <w:p w:rsidR="00913E10" w:rsidRDefault="00A96F14">
      <w:r>
        <w:t>The modular quality plan maintains the thermal model through a proven verification matrix and a low-risk safety review. The integrated safety review controls the verification matrix through a low-risk</w:t>
      </w:r>
      <w:ins w:id="1004" w:author="Fixture" w:date="2026-10-01T00:00:00Z">
        <w:r>
          <w:t xml:space="preserve"> Added by review.</w:t>
        </w:r>
      </w:ins>
      <w:del w:id="1005" w:author="Fixture" w:date="2026-10-01T00:00:00Z">
        <w:r>
          <w:delText xml:space="preserve"> Removed text.</w:delText>
        </w:r>
      </w:del>
    </w:p>
    <w:p w:rsidR="00913E10" w:rsidRDefault="00A96F14">
      <w:r>
        <w:t>The proven configuration baseline reduces the thermal model through a proven ground segment and a low-risk thermal model. The independent thermal model documents the safety review through a modular payload integration and a independent power subsystem. The traceable docking adapter reduces the crew module through a low-risk thermal model and a traceable thermal model. The repeatable mission assurance reduces the mission assurance through a integrated systems engineering plan and a integrated configuration b</w:t>
      </w:r>
      <w:r>
        <w:t>aseline. The integrated configuration baseline supports the ground segment through a modular flight software and a integrated quality plan. The integrated docking adapter controls the program schedule through a independent launch campaign and a independent verification matrix.</w:t>
      </w:r>
    </w:p>
    <w:p w:rsidR="00913E10" w:rsidRDefault="00A96F14">
      <w:pPr>
        <w:pStyle w:val="Heading3"/>
      </w:pPr>
      <w:bookmarkStart w:id="1006" w:name="_Toc244101572"/>
      <w:r>
        <w:t>Verification Matrix detail</w:t>
      </w:r>
      <w:bookmarkEnd w:id="1006"/>
    </w:p>
    <w:p w:rsidR="00913E10" w:rsidRDefault="00A96F14">
      <w:r>
        <w:t>The flight-qualified supply chain tracks the payload integration through a proven crew module and a repeatable verification matrix. The independent systems engineering plan tracks the safety review through a integrated verification matrix and a flight-qualified launch campaign. The flight-qualified safety review controls the thermal model through a independent payload integration and a modular ground segment. The flight-qualified systems engineering plan reduces the ground segment through a flight-qualified</w:t>
      </w:r>
      <w:r>
        <w:t xml:space="preserve"> ground segment and a integrated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07" w:name="_Ref100000412"/>
            <w:bookmarkStart w:id="1008" w:name="_Toc24410195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07"/>
            <w:r>
              <w:t>.</w:t>
            </w:r>
            <w:r>
              <w:tab/>
              <w:t>Proven Safety Review Summary</w:t>
            </w:r>
            <w:bookmarkEnd w:id="100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62.1.0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62.1.1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62.1.2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62.1.3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62.1.5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913E10" w:rsidRDefault="00A96F14">
            <w:r>
              <w:lastRenderedPageBreak/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engineering </w:t>
            </w:r>
            <w:r>
              <w:lastRenderedPageBreak/>
              <w:t>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62.1.6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62.1.8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62.1.9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62.1.10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62.1.11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82</w:t>
            </w:r>
          </w:p>
        </w:tc>
        <w:tc>
          <w:tcPr>
            <w:tcW w:w="2340" w:type="dxa"/>
          </w:tcPr>
          <w:p w:rsidR="00913E10" w:rsidRDefault="00A96F14">
            <w:r>
              <w:t>21</w:t>
            </w:r>
          </w:p>
        </w:tc>
        <w:tc>
          <w:tcPr>
            <w:tcW w:w="2340" w:type="dxa"/>
          </w:tcPr>
          <w:p w:rsidR="00913E10" w:rsidRDefault="00A96F14">
            <w:r>
              <w:t>73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_Ref100000412 \h </w:instrText>
      </w:r>
      <w:r>
        <w:fldChar w:fldCharType="separate"/>
      </w:r>
      <w:r>
        <w:t xml:space="preserve">Table </w:t>
      </w:r>
      <w:r>
        <w:rPr>
          <w:noProof/>
        </w:rPr>
        <w:t>64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_Ref100000412 \h </w:instrText>
      </w:r>
      <w:r>
        <w:fldChar w:fldCharType="separate"/>
      </w:r>
      <w:r>
        <w:rPr>
          <w:noProof/>
        </w:rPr>
        <w:t>339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12" name="Picture 4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009" w:name="_Ref10000041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09"/>
            <w:r>
              <w:t>.</w:t>
            </w:r>
            <w:r>
              <w:tab/>
              <w:t>Systems Engineering Plan Flow</w:t>
            </w:r>
          </w:p>
          <w:p w:rsidR="00913E10" w:rsidRDefault="00A96F14">
            <w:pPr>
              <w:pStyle w:val="Quote"/>
            </w:pPr>
            <w:r>
              <w:t xml:space="preserve"> The ground segment reduces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010" w:name="_Toc244101573"/>
      <w:r>
        <w:t>Mission Assurance 2</w:t>
      </w:r>
      <w:bookmarkEnd w:id="1010"/>
    </w:p>
    <w:p w:rsidR="00913E10" w:rsidRDefault="00A96F14">
      <w:r>
        <w:t xml:space="preserve">The flight-qualified systems engineering plan reduces the systems engineering plan through a flight-qualified </w:t>
      </w:r>
      <w:r>
        <w:t xml:space="preserve">configuration baseline and a modular configuration baseline. The repeatable flight software verifies the verification matrix through a low-risk thermal model and a repeatable risk register. The independent thermal model delivers the program schedule through a modular payload integration and a repeatable systems engineering plan. The measured power subsystem delivers the docking adapter through a independent configuration baseline and a flight-qualified flight software. The low-risk power subsystem verifies </w:t>
      </w:r>
      <w:r>
        <w:t>the payload integration through a low-risk docking adapter and a independent supply chain. The flight-qualified power subsystem validates the power subsystem through a proven test campaign and a measured thermal model.</w:t>
      </w:r>
    </w:p>
    <w:p w:rsidR="00913E10" w:rsidRDefault="00A96F14">
      <w:r>
        <w:t>The low-risk mission assurance integrates the payload integration through a repeatable docking adapter and a measured power subsystem. The independent flight software supports the test campaign through a independent systems engineering plan and a proven configuration baseline. The traceable ground segment controls the program schedule through a traceable program schedule and a integrated quality plan. The low-risk launch campaign reduces the launch campaign through a flight-qualified launch campaign and a t</w:t>
      </w:r>
      <w:r>
        <w:t>raceable verification matrix. The measured flight software maintains the safety review through a modular test campaign and a proven quality plan. The repeatable risk register maintains the crew module through a traceable power subsystem and a integrated ground segment.</w:t>
      </w:r>
    </w:p>
    <w:p w:rsidR="00913E10" w:rsidRDefault="00A96F14">
      <w:r>
        <w:lastRenderedPageBreak/>
        <w:t>The flight-qualified configuration baseline tracks the mission assurance through a measured flight software and a repeatable risk register. The measured ground segment maintains the verification matrix through a flight-qualified supply chain and a integrated thermal model. The modular test campaign reduces the docking adapter through a flight-qualified crew module and a repeatable test campaign. The low-risk power subsystem supports the crew module through a measured test campaign and a modular crew module.</w:t>
      </w:r>
      <w:r>
        <w:t xml:space="preserve"> The traceable ground segment verifies the docking adapter through a low-risk safety review and a modular verification matrix. The repeatable supply chain controls the payload integration through a traceable test campaign and a proven verification matrix.</w:t>
      </w:r>
    </w:p>
    <w:p w:rsidR="00913E10" w:rsidRDefault="00A96F14">
      <w:pPr>
        <w:pStyle w:val="Heading3"/>
      </w:pPr>
      <w:bookmarkStart w:id="1011" w:name="_Toc244101574"/>
      <w:r>
        <w:t>Power Subsystem detail</w:t>
      </w:r>
      <w:bookmarkEnd w:id="1011"/>
    </w:p>
    <w:p w:rsidR="00913E10" w:rsidRDefault="00A96F14">
      <w:r>
        <w:t>The flight-qualified ground segment validates the risk register through a measured mission assurance and a repeatable power subsystem. The low-risk mission assurance reduces the configuration baseline through a low-risk configuration baseline and a low-risk test campaign. The independent verification matrix documents the verification matrix through a low-risk verification matrix and a proven risk register. The modular thermal model verifies the verification matrix through a modular thermal model and a integ</w:t>
      </w:r>
      <w:r>
        <w:t>rated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12" w:name="_Ref100000414"/>
            <w:bookmarkStart w:id="1013" w:name="_Toc24410195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12"/>
            <w:r>
              <w:t>.</w:t>
            </w:r>
            <w:r>
              <w:tab/>
              <w:t>Low-Risk Docking Adapter Summary</w:t>
            </w:r>
            <w:bookmarkEnd w:id="101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62.2.0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62.2.1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62.2.2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62.2.3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62.2.5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62.2.6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62.2.8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62.2.9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62.2.10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62.2.11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76</w:t>
            </w:r>
          </w:p>
        </w:tc>
        <w:tc>
          <w:tcPr>
            <w:tcW w:w="2340" w:type="dxa"/>
          </w:tcPr>
          <w:p w:rsidR="00913E10" w:rsidRDefault="00A96F14">
            <w:r>
              <w:t>86</w:t>
            </w:r>
          </w:p>
        </w:tc>
        <w:tc>
          <w:tcPr>
            <w:tcW w:w="2340" w:type="dxa"/>
          </w:tcPr>
          <w:p w:rsidR="00913E10" w:rsidRDefault="00A96F14">
            <w:r>
              <w:t>48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_Ref100000414 \h </w:instrText>
      </w:r>
      <w:r>
        <w:fldChar w:fldCharType="separate"/>
      </w:r>
      <w:r>
        <w:t xml:space="preserve">Table </w:t>
      </w:r>
      <w:r>
        <w:rPr>
          <w:noProof/>
        </w:rPr>
        <w:t>64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_Ref100000414 \h </w:instrText>
      </w:r>
      <w:r>
        <w:fldChar w:fldCharType="separate"/>
      </w:r>
      <w:r>
        <w:rPr>
          <w:noProof/>
        </w:rPr>
        <w:t>341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014" w:name="_Toc244101575"/>
      <w:r>
        <w:t>Flight Software 3</w:t>
      </w:r>
      <w:bookmarkEnd w:id="1014"/>
    </w:p>
    <w:p w:rsidR="00913E10" w:rsidRDefault="00A96F14">
      <w:r>
        <w:t>The low-risk quality plan integrates the crew module through a modular power subsystem and a measured mission assurance. The repeatable payload integration reduces the thermal model through a proven verification matrix and a independent verification matrix. The repeatable ground segment controls the payload integration through a flight-qualified mission assurance and a traceable supply chain. The flight-qualified test campaign supports the power subsystem through a integrated payload integration and a low-r</w:t>
      </w:r>
      <w:r>
        <w:t xml:space="preserve">isk configuration baseline. The independent </w:t>
      </w:r>
      <w:r>
        <w:lastRenderedPageBreak/>
        <w:t>docking adapter delivers the test campaign through a traceable safety review and a modular mission assurance. The proven safety review integrates the systems engineering plan through a traceable test campaign and a repeatable risk register.</w:t>
      </w:r>
    </w:p>
    <w:p w:rsidR="00913E10" w:rsidRDefault="00A96F14">
      <w:r>
        <w:t>The low-risk ground segment documents the launch campaign through a proven configuration baseline and a traceable test campaign. The integrated ground segment integrates the configuration baseline through a integrated power subsystem and a integrated crew module. The modular configuration baseline controls the quality plan through a traceable flight software and a integrated thermal model. The independent supply chain verifies the power subsystem through a repeatable quality plan and a low-risk docking adap</w:t>
      </w:r>
      <w:r>
        <w:t>ter. The traceable crew module verifies the configuration baseline through a low-risk supply chain and a low-risk mission assurance. The repeatable systems engineering plan controls the mission assurance through a modular risk register and a measured ground segment.</w:t>
      </w:r>
    </w:p>
    <w:p w:rsidR="00913E10" w:rsidRDefault="00A96F14">
      <w:r>
        <w:t>The flight-qualified quality plan maintains the mission assurance through a measured configuration baseline and a measured quality plan. The repeatable flight software reduces the payload integration through a repeatable crew module and a traceable crew module. The flight-qualified program schedule delivers the supply chain through a traceable configuration baseline and a traceable program schedule. The proven ground segment maintains the crew module through a measured quality plan and a flight-qualified cr</w:t>
      </w:r>
      <w:r>
        <w:t>ew module. The independent risk register validates the systems engineering plan through a traceable thermal model and a measured systems engineering plan. The measured quality plan tracks the mission assurance through a traceable crew module and a integrated verification matrix.</w:t>
      </w:r>
    </w:p>
    <w:p w:rsidR="00913E10" w:rsidRDefault="00A96F14">
      <w:pPr>
        <w:pStyle w:val="Heading3"/>
      </w:pPr>
      <w:bookmarkStart w:id="1015" w:name="_Toc244101576"/>
      <w:r>
        <w:t>Risk Register detail</w:t>
      </w:r>
      <w:bookmarkEnd w:id="1015"/>
    </w:p>
    <w:p w:rsidR="00913E10" w:rsidRDefault="00A96F14">
      <w:r>
        <w:t>The independent ground segment verifies the risk register through a low-risk systems engineering plan and a independent risk register. The independent crew module validates the systems engineering plan through a modular payload integration and a integrated program schedule. The flight-qualified verification matrix controls the risk register through a independent ground segment and a flight-qualified payload integration. The measured crew module validates the docking adapter through a proven systems engineer</w:t>
      </w:r>
      <w:r>
        <w:t>ing plan and a modular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16" w:name="_Ref100000415"/>
            <w:bookmarkStart w:id="1017" w:name="_Toc24410195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145</w:t>
            </w:r>
            <w:r>
              <w:fldChar w:fldCharType="end"/>
            </w:r>
            <w:bookmarkEnd w:id="1016"/>
            <w:r>
              <w:t>.</w:t>
            </w:r>
            <w:r>
              <w:tab/>
              <w:t>Proven Risk Register Summary</w:t>
            </w:r>
            <w:bookmarkEnd w:id="101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62.3.0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62.3.1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62.3.2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62.3.3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62.3.5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62.3.6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62.3.8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62.3.9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62.3.10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62.3.11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74</w:t>
            </w:r>
          </w:p>
        </w:tc>
        <w:tc>
          <w:tcPr>
            <w:tcW w:w="2340" w:type="dxa"/>
          </w:tcPr>
          <w:p w:rsidR="00913E10" w:rsidRDefault="00A96F14">
            <w:r>
              <w:t>50</w:t>
            </w:r>
          </w:p>
        </w:tc>
        <w:tc>
          <w:tcPr>
            <w:tcW w:w="2340" w:type="dxa"/>
          </w:tcPr>
          <w:p w:rsidR="00913E10" w:rsidRDefault="00A96F14">
            <w:r>
              <w:t>60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_Ref100000415 \h </w:instrText>
      </w:r>
      <w:r>
        <w:fldChar w:fldCharType="separate"/>
      </w:r>
      <w:r>
        <w:t xml:space="preserve">Table </w:t>
      </w:r>
      <w:r>
        <w:rPr>
          <w:noProof/>
        </w:rPr>
        <w:t>64</w:t>
      </w:r>
      <w:r>
        <w:t>-</w:t>
      </w:r>
      <w:r>
        <w:rPr>
          <w:noProof/>
        </w:rPr>
        <w:t>145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_Ref100000415 \h </w:instrText>
      </w:r>
      <w:r>
        <w:fldChar w:fldCharType="separate"/>
      </w:r>
      <w:r>
        <w:rPr>
          <w:noProof/>
        </w:rPr>
        <w:t>342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15" name="Picture 4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018" w:name="_Ref10000041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18"/>
            <w:r>
              <w:t>.</w:t>
            </w:r>
            <w:r>
              <w:tab/>
              <w:t>Supply Chain Flow</w:t>
            </w:r>
          </w:p>
          <w:p w:rsidR="00913E10" w:rsidRDefault="00A96F14">
            <w:pPr>
              <w:pStyle w:val="Quote"/>
            </w:pPr>
            <w:r>
              <w:t xml:space="preserve"> The launch campaign tracks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47"/>
          <w:footerReference w:type="default" r:id="rId148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019" w:name="_Toc244101577"/>
      <w:r>
        <w:lastRenderedPageBreak/>
        <w:t>Proven Verification Matrix Approach</w:t>
      </w:r>
      <w:bookmarkEnd w:id="1019"/>
    </w:p>
    <w:p w:rsidR="00913E10" w:rsidRDefault="00A96F14">
      <w:pPr>
        <w:pStyle w:val="Heading2"/>
      </w:pPr>
      <w:bookmarkStart w:id="1020" w:name="_Toc244101578"/>
      <w:r>
        <w:t>Verification Matrix 1</w:t>
      </w:r>
      <w:bookmarkEnd w:id="1020"/>
    </w:p>
    <w:p w:rsidR="00913E10" w:rsidRDefault="00A96F14">
      <w:r>
        <w:t>The repeatable test campaign verifies the systems engineering plan through a modular power subsystem and a flight-qualified ground segment. The proven systems engineering plan documents the crew module through a modular flight software and a flight-qualified program schedule. The traceable payload integration reduces the payload integration through a repeatable supply chain and a low-risk configuration baseline. The measured program schedule reduces the power subsystem through a measured configuration basel</w:t>
      </w:r>
      <w:r>
        <w:t>ine and a flight-qualified docking adapter. The measured risk register documents the ground segment through a repeatable configuration baseline and a modular power subsystem. The repeatable systems engineering plan supports the launch campaign through a repeatable systems engineering plan and a proven test campaign.</w:t>
      </w:r>
    </w:p>
    <w:p w:rsidR="00913E10" w:rsidRDefault="00A96F14">
      <w:r>
        <w:t>The traceable crew module verifies the systems engineering plan through a independent thermal model and a low-risk supply chain. The traceable quality plan integrates the crew module through a integra</w:t>
      </w:r>
      <w:ins w:id="1021" w:author="Fixture" w:date="2026-10-01T00:00:00Z">
        <w:r>
          <w:t xml:space="preserve"> Added by review.</w:t>
        </w:r>
      </w:ins>
      <w:del w:id="1022" w:author="Fixture" w:date="2026-10-01T00:00:00Z">
        <w:r>
          <w:delText xml:space="preserve"> Removed text.</w:delText>
        </w:r>
      </w:del>
    </w:p>
    <w:p w:rsidR="00913E10" w:rsidRDefault="00A96F14">
      <w:r>
        <w:t>The measured risk register tracks the ground segment through a independent launch campaign and a traceable thermal model. The measured power subsystem reduces the launch campaign through a flight-qualified risk register and a measured flight software. The repeatable configuration baseline supports the safety review through a repeatable payload integration and a traceable program schedule. The modular quality plan maintains the risk register through a repeatable supply chain and a flight-qualified test campa</w:t>
      </w:r>
      <w:r>
        <w:t>ign. The repeatable docking adapter controls the power subsystem through a independent program schedule and a modular configuration baseline. The repeatable quality plan tracks the test campaign through a flight-qualified docking adapter and a traceable safety review.</w:t>
      </w:r>
    </w:p>
    <w:p w:rsidR="00913E10" w:rsidRDefault="00A96F14">
      <w:pPr>
        <w:pStyle w:val="Heading3"/>
      </w:pPr>
      <w:bookmarkStart w:id="1023" w:name="_Toc244101579"/>
      <w:r>
        <w:t>Ground Segment detail</w:t>
      </w:r>
      <w:bookmarkEnd w:id="1023"/>
    </w:p>
    <w:p w:rsidR="00913E10" w:rsidRDefault="00A96F14">
      <w:r>
        <w:t>The repeatable thermal model delivers the power subsystem through a traceable program schedule and a repeatable test campaign. The repeatable configuration baseline controls the quality plan through a flight-qualified safety review and a flight-qualified payload integration. The traceable safety review reduces the thermal model through a traceable supply chain and a independent power subsystem. The measured docking adapter reduces the configuration baseline through a proven flight software and a traceable l</w:t>
      </w:r>
      <w:r>
        <w:t>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24" w:name="_Ref100000417"/>
            <w:bookmarkStart w:id="1025" w:name="_Toc24410195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24"/>
            <w:r>
              <w:t>.</w:t>
            </w:r>
            <w:r>
              <w:tab/>
              <w:t>Flight-Qualified Risk Register Summary</w:t>
            </w:r>
            <w:bookmarkEnd w:id="102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63.1.0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63.1.1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63.1.2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63.1.3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63.1.5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63.1.6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63.1.8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63.1.9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63.1.10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63.1.11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76</w:t>
            </w:r>
          </w:p>
        </w:tc>
        <w:tc>
          <w:tcPr>
            <w:tcW w:w="2340" w:type="dxa"/>
          </w:tcPr>
          <w:p w:rsidR="00913E10" w:rsidRDefault="00A96F14">
            <w:r>
              <w:t>34</w:t>
            </w:r>
          </w:p>
        </w:tc>
        <w:tc>
          <w:tcPr>
            <w:tcW w:w="2340" w:type="dxa"/>
          </w:tcPr>
          <w:p w:rsidR="00913E10" w:rsidRDefault="00A96F14">
            <w:r>
              <w:t>33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_Ref100000417 \h </w:instrText>
      </w:r>
      <w:r>
        <w:fldChar w:fldCharType="separate"/>
      </w:r>
      <w:r>
        <w:t xml:space="preserve">Table </w:t>
      </w:r>
      <w:r>
        <w:rPr>
          <w:noProof/>
        </w:rPr>
        <w:t>65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_Ref100000417 \h </w:instrText>
      </w:r>
      <w:r>
        <w:fldChar w:fldCharType="separate"/>
      </w:r>
      <w:r>
        <w:rPr>
          <w:noProof/>
        </w:rPr>
        <w:t>344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17" name="Picture 4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026" w:name="_Ref10000041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26"/>
            <w:r>
              <w:t>.</w:t>
            </w:r>
            <w:r>
              <w:tab/>
              <w:t>Launch Campaign Flow</w:t>
            </w:r>
          </w:p>
          <w:p w:rsidR="00913E10" w:rsidRDefault="00A96F14">
            <w:pPr>
              <w:pStyle w:val="Quote"/>
            </w:pPr>
            <w:r>
              <w:t xml:space="preserve"> The test campaign validates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027" w:name="_Toc244101580"/>
      <w:r>
        <w:t>Test Campaign 2</w:t>
      </w:r>
      <w:bookmarkEnd w:id="1027"/>
    </w:p>
    <w:p w:rsidR="00913E10" w:rsidRDefault="00A96F14">
      <w:r>
        <w:t xml:space="preserve">The low-risk power subsystem maintains the program schedule through a repeatable ground segment and a modular safety review. The </w:t>
      </w:r>
      <w:r>
        <w:t xml:space="preserve">repeatable crew module delivers the supply chain through a proven thermal model and a integrated crew module. The repeatable program schedule documents the quality plan through a low-risk power subsystem and a proven configuration baseline. The flight-qualified thermal model documents the mission assurance through a independent risk register and a integrated supply chain. The flight-qualified safety review supports the verification matrix through a repeatable flight software and a proven risk register. The </w:t>
      </w:r>
      <w:r>
        <w:t>measured mission assurance validates the crew module through a modular verification matrix and a integrated risk register.</w:t>
      </w:r>
    </w:p>
    <w:p w:rsidR="00913E10" w:rsidRDefault="00A96F14">
      <w:r>
        <w:t>The measured risk register delivers the thermal model through a low-risk power subsystem and a traceable program schedule. The independent safety review reduces the crew module through a modular systems engineering plan and a independent power subsystem. The integrated test campaign delivers the verification matrix through a modular thermal model and a traceable verification matrix. The proven verification matrix supports the configuration baseline through a repeatable power subsystem and a modular power su</w:t>
      </w:r>
      <w:r>
        <w:t>bsystem. The proven program schedule tracks the configuration baseline through a proven docking adapter and a integrated thermal model. The flight-qualified configuration baseline verifies the flight software through a modular crew module and a measured power subsystem.</w:t>
      </w:r>
    </w:p>
    <w:p w:rsidR="00913E10" w:rsidRDefault="00A96F14">
      <w:r>
        <w:t xml:space="preserve">The proven program schedule integrates the systems engineering plan through a proven test campaign and a repeatable program schedule. The repeatable safety review integrates the payload integration through a measured launch campaign and a repeatable risk register. The </w:t>
      </w:r>
      <w:r>
        <w:lastRenderedPageBreak/>
        <w:t>traceable configuration baseline controls the crew module through a repeatable thermal model and a low-risk launch campaign. The modular supply chain maintains the thermal model through a modular ground segment and a low-risk payload integration. The integrated verification matrix verifies the supply chain through a integrated supply chain and a measured safety review. The low-risk crew module documents the quality plan through a independent verification matrix and a integrated launch campaign.</w:t>
      </w:r>
      <w:r>
        <w:rPr>
          <w:vertAlign w:val="superscript"/>
        </w:rPr>
        <w:footnoteReference w:id="21"/>
      </w:r>
    </w:p>
    <w:p w:rsidR="00913E10" w:rsidRDefault="00A96F14">
      <w:pPr>
        <w:pStyle w:val="Heading3"/>
      </w:pPr>
      <w:bookmarkStart w:id="1028" w:name="_Toc244101581"/>
      <w:r>
        <w:t>Crew Module detail</w:t>
      </w:r>
      <w:bookmarkEnd w:id="1028"/>
    </w:p>
    <w:p w:rsidR="00913E10" w:rsidRDefault="00A96F14">
      <w:r>
        <w:t>The repeatable program schedule controls the safety review through a modular docking adapter and a flight-qualified crew module. The independent launch campaign supports the crew module through a integrated verification matrix and a traceable power subsystem. The modular thermal model validates the ground segment through a low-risk safety review and a flight-qualified quality plan. The independent flight software verifies the launch campaign through a low-risk configuration baseline and a independent config</w:t>
      </w:r>
      <w:r>
        <w:t>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29" w:name="_Ref100000419"/>
            <w:bookmarkStart w:id="1030" w:name="_Toc24410195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147</w:t>
            </w:r>
            <w:r>
              <w:fldChar w:fldCharType="end"/>
            </w:r>
            <w:bookmarkEnd w:id="1029"/>
            <w:r>
              <w:t>.</w:t>
            </w:r>
            <w:r>
              <w:tab/>
              <w:t>Modular Program Schedule Summary</w:t>
            </w:r>
            <w:bookmarkEnd w:id="103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63.2.0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63.2.1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63.2.2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63.2.3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63.2.5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63.2.6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63.2.8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 xml:space="preserve">supply </w:t>
            </w:r>
            <w:r>
              <w:t>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63.2.9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63.2.10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63.2.11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35</w:t>
            </w:r>
          </w:p>
        </w:tc>
        <w:tc>
          <w:tcPr>
            <w:tcW w:w="2340" w:type="dxa"/>
          </w:tcPr>
          <w:p w:rsidR="00913E10" w:rsidRDefault="00A96F14">
            <w:r>
              <w:t>73</w:t>
            </w:r>
          </w:p>
        </w:tc>
        <w:tc>
          <w:tcPr>
            <w:tcW w:w="2340" w:type="dxa"/>
          </w:tcPr>
          <w:p w:rsidR="00913E10" w:rsidRDefault="00A96F14">
            <w:r>
              <w:t>68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_Ref100000419 \h </w:instrText>
      </w:r>
      <w:r>
        <w:fldChar w:fldCharType="separate"/>
      </w:r>
      <w:r>
        <w:t xml:space="preserve">Table </w:t>
      </w:r>
      <w:r>
        <w:rPr>
          <w:noProof/>
        </w:rPr>
        <w:t>65</w:t>
      </w:r>
      <w:r>
        <w:t>-</w:t>
      </w:r>
      <w:r>
        <w:rPr>
          <w:noProof/>
        </w:rPr>
        <w:t>147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_Ref100000419 \h </w:instrText>
      </w:r>
      <w:r>
        <w:fldChar w:fldCharType="separate"/>
      </w:r>
      <w:r>
        <w:rPr>
          <w:noProof/>
        </w:rPr>
        <w:t>346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031" w:name="_Toc244101582"/>
      <w:r>
        <w:t>Mission Assurance 3</w:t>
      </w:r>
      <w:bookmarkEnd w:id="1031"/>
    </w:p>
    <w:p w:rsidR="00913E10" w:rsidRDefault="00A96F14">
      <w:r>
        <w:t>The low-risk verification matrix controls the ground segment through a flight-qualified program schedule and a traceable power subsystem. The modular mission assurance supports the mission assurance through a measured thermal model and a flight-qualified payload integration. The independent ground segment supports the docking adapter through a integrated thermal model and a repeatable launch campaign. The flight-qualified verification matrix delivers the quality plan through a repeatable docking adapter and</w:t>
      </w:r>
      <w:r>
        <w:t xml:space="preserve"> a traceable payload integration. The independent test campaign verifies the safety review through a proven risk register and a </w:t>
      </w:r>
      <w:r>
        <w:lastRenderedPageBreak/>
        <w:t>independent power subsystem. The integrated test campaign validates the systems engineering plan through a traceable risk register and a integrated quality plan.</w:t>
      </w:r>
    </w:p>
    <w:p w:rsidR="00913E10" w:rsidRDefault="00A96F14">
      <w:r>
        <w:t>The proven ground segment controls the ground segment through a traceable docking adapter and a independent risk register. The integrated supply chain validates the thermal model through a repeatable verification matrix and a repeatable verification matrix. The low-risk thermal model delivers the launch campaign through a measured safety review and a low-risk mission assurance. The flight-qualified risk register maintains the crew module through a traceable crew module and a independent crew module. The tra</w:t>
      </w:r>
      <w:r>
        <w:t>ceable docking adapter controls the thermal model through a repeatable payload integration and a measured launch campaign. The integrated payload integration tracks the mission assurance through a proven ground segment and a independent risk register.</w:t>
      </w:r>
    </w:p>
    <w:p w:rsidR="00913E10" w:rsidRDefault="00A96F14">
      <w:r>
        <w:t>The repeatable supply chain reduces the safety review through a measured program schedule and a proven crew module. The independent power subsystem documents the ground segment through a traceable payload integration and a integrated safety review. The low-risk verification matrix controls the payload integration through a proven launch campaign and a repeatable docking adapter. The repeatable flight software validates the supply chain through a traceable systems engineering plan and a traceable configurati</w:t>
      </w:r>
      <w:r>
        <w:t>on baseline. The proven configuration baseline delivers the mission assurance through a traceable docking adapter and a repeatable safety review. The proven docking adapter documents the mission assurance through a measured launch campaign and a independent program schedule.</w:t>
      </w:r>
    </w:p>
    <w:p w:rsidR="00913E10" w:rsidRDefault="00A96F14">
      <w:pPr>
        <w:pStyle w:val="Heading3"/>
      </w:pPr>
      <w:bookmarkStart w:id="1032" w:name="_Toc244101583"/>
      <w:r>
        <w:t>Supply Chain detail</w:t>
      </w:r>
      <w:bookmarkEnd w:id="1032"/>
    </w:p>
    <w:p w:rsidR="00913E10" w:rsidRDefault="00A96F14">
      <w:r>
        <w:t>The modular docking adapter integrates the docking adapter through a modular quality plan and a modular risk register. The measured thermal model maintains the docking adapter through a integrated flight software and a repeatable configuration baseline. The integrated thermal model controls the payload integration through a modular launch campaign and a traceable safety review. The integrated crew module supports the thermal model through a integrated configuration baseline and a integrated mission assuranc</w:t>
      </w:r>
      <w:r>
        <w:t>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33" w:name="_Ref100000420"/>
            <w:bookmarkStart w:id="1034" w:name="_Toc24410195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65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033"/>
            <w:r>
              <w:t>.</w:t>
            </w:r>
            <w:r>
              <w:tab/>
              <w:t>Measured Supply Chain Summary</w:t>
            </w:r>
            <w:bookmarkEnd w:id="103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63.3.0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63.3.1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63.3.2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63.3.3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63.3.5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63.3.6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63.3.8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63.3.9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63.3.10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63.3.11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47</w:t>
            </w:r>
          </w:p>
        </w:tc>
        <w:tc>
          <w:tcPr>
            <w:tcW w:w="2340" w:type="dxa"/>
          </w:tcPr>
          <w:p w:rsidR="00913E10" w:rsidRDefault="00A96F14">
            <w:r>
              <w:t>30</w:t>
            </w:r>
          </w:p>
        </w:tc>
        <w:tc>
          <w:tcPr>
            <w:tcW w:w="2340" w:type="dxa"/>
          </w:tcPr>
          <w:p w:rsidR="00913E10" w:rsidRDefault="00A96F14">
            <w:r>
              <w:t>50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lastRenderedPageBreak/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_Ref100000420 \h </w:instrText>
      </w:r>
      <w:r>
        <w:fldChar w:fldCharType="separate"/>
      </w:r>
      <w:r>
        <w:t xml:space="preserve">Table </w:t>
      </w:r>
      <w:r>
        <w:rPr>
          <w:noProof/>
        </w:rPr>
        <w:t>65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_Ref100000420 \h </w:instrText>
      </w:r>
      <w:r>
        <w:fldChar w:fldCharType="separate"/>
      </w:r>
      <w:r>
        <w:rPr>
          <w:noProof/>
        </w:rPr>
        <w:t>347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20" name="Picture 4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035" w:name="_Ref10000042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35"/>
            <w:r>
              <w:t>.</w:t>
            </w:r>
            <w:r>
              <w:tab/>
              <w:t>Safety Review Flow</w:t>
            </w:r>
          </w:p>
          <w:p w:rsidR="00913E10" w:rsidRDefault="00A96F14">
            <w:pPr>
              <w:pStyle w:val="Quote"/>
            </w:pPr>
            <w:r>
              <w:t xml:space="preserve"> The test campaign delivers the schedule.</w:t>
            </w:r>
          </w:p>
        </w:tc>
      </w:tr>
    </w:tbl>
    <w:p w:rsidR="00913E10" w:rsidRDefault="00913E10"/>
    <w:p w:rsidR="00913E10" w:rsidRDefault="00A96F14">
      <w:r>
        <w:t xml:space="preserve">See </w:t>
      </w:r>
      <w:r>
        <w:fldChar w:fldCharType="begin"/>
      </w:r>
      <w:r>
        <w:instrText xml:space="preserve"> REF _Ref900000063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913E10" w:rsidRDefault="00913E10">
      <w:pPr>
        <w:sectPr w:rsidR="00913E10">
          <w:headerReference w:type="default" r:id="rId149"/>
          <w:footerReference w:type="default" r:id="rId150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036" w:name="_Toc244101584"/>
      <w:r>
        <w:lastRenderedPageBreak/>
        <w:t>Measured Mission Assurance Approach</w:t>
      </w:r>
      <w:bookmarkEnd w:id="1036"/>
    </w:p>
    <w:p w:rsidR="00913E10" w:rsidRDefault="00A96F14">
      <w:pPr>
        <w:pStyle w:val="Heading2"/>
      </w:pPr>
      <w:bookmarkStart w:id="1037" w:name="_Toc244101585"/>
      <w:r>
        <w:t>Supply Chain 1</w:t>
      </w:r>
      <w:bookmarkEnd w:id="1037"/>
    </w:p>
    <w:p w:rsidR="00913E10" w:rsidRDefault="00A96F14">
      <w:r>
        <w:t>The traceable thermal model documents the safety review through a integrated crew module and a integrated configuration baseline. The traceable quality plan validates the risk register through a proven systems engineering plan and a integrated docking adapter. The measured crew module tracks the risk register through a measured flight software and a proven safety review. The low-risk program schedule tracks the launch campaign through a independent systems engineering plan and a independent safety review. T</w:t>
      </w:r>
      <w:r>
        <w:t>he integrated verification matrix documents the risk register through a modular launch campaign and a repeatable payload integration. The integrated program schedule delivers the crew module through a proven safety review and a modular risk register.</w:t>
      </w:r>
    </w:p>
    <w:p w:rsidR="00913E10" w:rsidRDefault="00A96F14">
      <w:r>
        <w:t xml:space="preserve">The integrated quality plan delivers the power subsystem through a traceable safety review and a proven supply chain. The integrated test campaign maintains the verification matrix through a low-risk </w:t>
      </w:r>
      <w:ins w:id="1038" w:author="Fixture" w:date="2026-10-01T00:00:00Z">
        <w:r>
          <w:t xml:space="preserve"> Added by review.</w:t>
        </w:r>
      </w:ins>
      <w:del w:id="1039" w:author="Fixture" w:date="2026-10-01T00:00:00Z">
        <w:r>
          <w:delText xml:space="preserve"> Removed text.</w:delText>
        </w:r>
      </w:del>
    </w:p>
    <w:p w:rsidR="00913E10" w:rsidRDefault="00A96F14">
      <w:r>
        <w:t>The modular program schedule reduces the safety review through a low-risk payload integration and a measured safety review. The measured configuration baseline reduces the ground segment through a measured risk register and a modular flight software. The modular ground segment reduces the payload integration through a traceable ground segment and a modular program schedule. The low-risk thermal model supports the test campaign through a flight-qualified risk register and a traceable mission assurance. The i</w:t>
      </w:r>
      <w:r>
        <w:t>ndependent verification matrix delivers the test campaign through a independent risk register and a integrated ground segment. The measured risk register supports the safety review through a repeatable supply chain and a proven launch campaign.</w:t>
      </w:r>
    </w:p>
    <w:p w:rsidR="00913E10" w:rsidRDefault="00A96F14">
      <w:pPr>
        <w:pStyle w:val="Heading3"/>
      </w:pPr>
      <w:bookmarkStart w:id="1040" w:name="_Toc244101586"/>
      <w:r>
        <w:t>Risk Register detail</w:t>
      </w:r>
      <w:bookmarkEnd w:id="1040"/>
    </w:p>
    <w:p w:rsidR="00913E10" w:rsidRDefault="00A96F14">
      <w:r>
        <w:t>The traceable payload integration delivers the docking adapter through a repeatable verification matrix and a modular thermal model. The low-risk safety review maintains the docking adapter through a flight-qualified test campaign and a low-risk ground segment. The modular crew module documents the docking adapter through a independent safety review and a independent systems engineering plan. The flight-qualified launch campaign reduces the launch campaign through a proven docking adapter and a flight-quali</w:t>
      </w:r>
      <w:r>
        <w:t>fied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41" w:name="_Ref100000422"/>
            <w:bookmarkStart w:id="1042" w:name="_Toc24410195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149</w:t>
            </w:r>
            <w:r>
              <w:fldChar w:fldCharType="end"/>
            </w:r>
            <w:bookmarkEnd w:id="1041"/>
            <w:r>
              <w:t>.</w:t>
            </w:r>
            <w:r>
              <w:tab/>
              <w:t>Low-Risk Test Campaign Summary</w:t>
            </w:r>
            <w:bookmarkEnd w:id="104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64.1.0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64.1.1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64.1.2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safety </w:t>
            </w:r>
            <w:r>
              <w:t>review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64.1.3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64.1.5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64.1.6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64.1.8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913E10" w:rsidRDefault="00A96F14">
            <w:r>
              <w:lastRenderedPageBreak/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64.1.9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64.1.10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64.1.11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12</w:t>
            </w:r>
          </w:p>
        </w:tc>
        <w:tc>
          <w:tcPr>
            <w:tcW w:w="2340" w:type="dxa"/>
          </w:tcPr>
          <w:p w:rsidR="00913E10" w:rsidRDefault="00A96F14">
            <w:r>
              <w:t>41</w:t>
            </w:r>
          </w:p>
        </w:tc>
        <w:tc>
          <w:tcPr>
            <w:tcW w:w="2340" w:type="dxa"/>
          </w:tcPr>
          <w:p w:rsidR="00913E10" w:rsidRDefault="00A96F14">
            <w:r>
              <w:t>15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_Ref100000422 \h </w:instrText>
      </w:r>
      <w:r>
        <w:fldChar w:fldCharType="separate"/>
      </w:r>
      <w:r>
        <w:t xml:space="preserve">Table </w:t>
      </w:r>
      <w:r>
        <w:rPr>
          <w:noProof/>
        </w:rPr>
        <w:t>66</w:t>
      </w:r>
      <w:r>
        <w:t>-</w:t>
      </w:r>
      <w:r>
        <w:rPr>
          <w:noProof/>
        </w:rPr>
        <w:t>149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_Ref100000422 \h </w:instrText>
      </w:r>
      <w:r>
        <w:fldChar w:fldCharType="separate"/>
      </w:r>
      <w:r>
        <w:rPr>
          <w:noProof/>
        </w:rPr>
        <w:t>349</w:t>
      </w:r>
      <w:r>
        <w:fldChar w:fldCharType="end"/>
      </w:r>
      <w:r>
        <w:t>,</w:t>
      </w:r>
      <w:r>
        <w:t xml:space="preserve">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22" name="Picture 4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043" w:name="_Ref10000042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43"/>
            <w:r>
              <w:t>.</w:t>
            </w:r>
            <w:r>
              <w:tab/>
              <w:t>Safety Review Flow</w:t>
            </w:r>
          </w:p>
          <w:p w:rsidR="00913E10" w:rsidRDefault="00A96F14">
            <w:pPr>
              <w:pStyle w:val="Quote"/>
            </w:pPr>
            <w:r>
              <w:t xml:space="preserve"> The supply chain integrates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044" w:name="_Toc244101587"/>
      <w:r>
        <w:t>Docking Adapter 2</w:t>
      </w:r>
      <w:bookmarkEnd w:id="1044"/>
    </w:p>
    <w:p w:rsidR="00913E10" w:rsidRDefault="00A96F14">
      <w:r>
        <w:t xml:space="preserve">The integrated docking adapter reduces the thermal model through a measured launch </w:t>
      </w:r>
      <w:r>
        <w:t xml:space="preserve">campaign and a modular crew module. The integrated configuration baseline maintains the mission assurance through a repeatable power subsystem and a integrated ground segment. The low-risk risk register delivers the risk register through a modular systems engineering plan and a repeatable safety review. The integrated mission assurance verifies the risk register through a traceable ground segment and a low-risk risk register. The proven thermal model delivers the ground segment through a repeatable thermal </w:t>
      </w:r>
      <w:r>
        <w:t>model and a traceable risk register. The low-risk safety review delivers the quality plan through a repeatable power subsystem and a independent verification matrix.</w:t>
      </w:r>
    </w:p>
    <w:p w:rsidR="00913E10" w:rsidRDefault="00A96F14">
      <w:r>
        <w:t>The proven ground segment tracks the configuration baseline through a proven configuration baseline and a modular supply chain. The flight-qualified mission assurance delivers the test campaign through a independent risk register and a traceable mission assurance. The low-risk crew module controls the risk register through a measured mission assurance and a low-risk program schedule. The flight-qualified configuration baseline verifies the power subsystem through a integrated payload integration and a fligh</w:t>
      </w:r>
      <w:r>
        <w:t>t-qualified configuration baseline. The repeatable supply chain verifies the payload integration through a flight-qualified ground segment and a measured quality plan. The modular mission assurance documents the configuration baseline through a integrated test campaign and a measured program schedule.</w:t>
      </w:r>
    </w:p>
    <w:p w:rsidR="00913E10" w:rsidRDefault="00A96F14">
      <w:r>
        <w:t xml:space="preserve">The integrated test campaign supports the quality plan through a integrated mission assurance and a measured supply chain. The proven safety review verifies the ground segment through a repeatable verification matrix and a integrated mission assurance. The integrated quality plan maintains the quality plan through a proven risk register and a integrated flight software. The proven test campaign validates the quality plan through a low-risk program schedule and a </w:t>
      </w:r>
      <w:r>
        <w:lastRenderedPageBreak/>
        <w:t>integrated configuration baseline. The measured power subsystem supports the payload integration through a low-risk power subsystem and a proven risk register. The proven test campaign tracks the launch campaign through a modular docking adapter and a proven test campaign.</w:t>
      </w:r>
    </w:p>
    <w:p w:rsidR="00913E10" w:rsidRDefault="00A96F14">
      <w:pPr>
        <w:pStyle w:val="Heading3"/>
      </w:pPr>
      <w:bookmarkStart w:id="1045" w:name="_Toc244101588"/>
      <w:r>
        <w:t>Crew Module detail</w:t>
      </w:r>
      <w:bookmarkEnd w:id="1045"/>
    </w:p>
    <w:p w:rsidR="00913E10" w:rsidRDefault="00A96F14">
      <w:r>
        <w:t>The integrated crew module verifies the payload integration through a repeatable risk register and a modular flight software. The modular crew module tracks the supply chain through a repeatable docking adapter and a flight-qualified payload integration. The proven risk register supports the quality plan through a modular ground segment and a repeatable program schedule. The repeatable thermal model reduces the systems engineering plan through a modular ground segment and a flight-qualified mission assuranc</w:t>
      </w:r>
      <w:r>
        <w:t>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46" w:name="_Ref100000424"/>
            <w:bookmarkStart w:id="1047" w:name="_Toc244101957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66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46"/>
            <w:r>
              <w:t>.</w:t>
            </w:r>
            <w:r>
              <w:tab/>
              <w:t>Modular Crew Module Summary</w:t>
            </w:r>
            <w:bookmarkEnd w:id="104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64.2.0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64.2.1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64.2.2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64.2.3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64.2.5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64.2.6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64.2.8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64.2.9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64.2.10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64.2.11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33</w:t>
            </w:r>
          </w:p>
        </w:tc>
        <w:tc>
          <w:tcPr>
            <w:tcW w:w="2340" w:type="dxa"/>
          </w:tcPr>
          <w:p w:rsidR="00913E10" w:rsidRDefault="00A96F14">
            <w:r>
              <w:t>11</w:t>
            </w:r>
          </w:p>
        </w:tc>
        <w:tc>
          <w:tcPr>
            <w:tcW w:w="2340" w:type="dxa"/>
          </w:tcPr>
          <w:p w:rsidR="00913E10" w:rsidRDefault="00A96F14">
            <w:r>
              <w:t>31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</w:t>
            </w:r>
            <w:r>
              <w:t>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_Ref100000424 \h </w:instrText>
      </w:r>
      <w:r>
        <w:fldChar w:fldCharType="separate"/>
      </w:r>
      <w:r>
        <w:t xml:space="preserve">Table </w:t>
      </w:r>
      <w:r>
        <w:rPr>
          <w:noProof/>
        </w:rPr>
        <w:t>66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_Ref100000424 \h </w:instrText>
      </w:r>
      <w:r>
        <w:fldChar w:fldCharType="separate"/>
      </w:r>
      <w:r>
        <w:rPr>
          <w:noProof/>
        </w:rPr>
        <w:t>351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048" w:name="_Toc244101589"/>
      <w:r>
        <w:t>Verification Matrix 3</w:t>
      </w:r>
      <w:bookmarkEnd w:id="1048"/>
    </w:p>
    <w:p w:rsidR="00913E10" w:rsidRDefault="00A96F14">
      <w:r>
        <w:t>The repeatable configuration baseline reduces the payload integration through a integrated flight software and a measured program schedule. The traceable ground segment integrates the risk register through a repeatable crew module and a low-risk test campaign. The measured program schedule validates the ground segment through a traceable program schedule and a measured test campaign. The low-risk crew module integrates the thermal model through a modular crew module and a independent verification matrix. Th</w:t>
      </w:r>
      <w:r>
        <w:t>e integrated mission assurance verifies the payload integration through a independent supply chain and a flight-qualified crew module. The repeatable safety review maintains the ground segment through a flight-qualified systems engineering plan and a proven configuration baseline.</w:t>
      </w:r>
    </w:p>
    <w:p w:rsidR="00913E10" w:rsidRDefault="00A96F14">
      <w:r>
        <w:t xml:space="preserve">The traceable ground segment integrates the launch campaign through a measured ground segment and a modular program schedule. The independent safety review validates the quality plan through a independent supply chain and a proven thermal model. The measured systems </w:t>
      </w:r>
      <w:r>
        <w:lastRenderedPageBreak/>
        <w:t>engineering plan tracks the systems engineering plan through a measured test campaign and a measured docking adapter. The integrated systems engineering plan tracks the risk register through a measured configuration baseline and a low-risk docking adapter. The proven supply chain validates the mission assurance through a measured quality plan and a traceable flight software. The independent configuration baseline controls the program schedule through a integrated mission assurance and a repeatable flight so</w:t>
      </w:r>
      <w:r>
        <w:t>ftware.</w:t>
      </w:r>
    </w:p>
    <w:p w:rsidR="00913E10" w:rsidRDefault="00A96F14">
      <w:r>
        <w:t>The modular test campaign reduces the docking adapter through a repeatable supply chain and a traceable quality plan. The integrated power subsystem documents the configuration baseline through a integrated test campaign and a traceable test campaign. The independent payload integration reduces the launch campaign through a repeatable systems engineering plan and a low-risk safety review. The low-risk mission assurance reduces the safety review through a repeatable docking adapter and a integrated thermal m</w:t>
      </w:r>
      <w:r>
        <w:t>odel. The proven safety review documents the verification matrix through a measured launch campaign and a proven program schedule. The measured launch campaign delivers the mission assurance through a low-risk systems engineering plan and a independent crew module.</w:t>
      </w:r>
    </w:p>
    <w:p w:rsidR="00913E10" w:rsidRDefault="00A96F14">
      <w:pPr>
        <w:pStyle w:val="Heading3"/>
      </w:pPr>
      <w:bookmarkStart w:id="1049" w:name="_Toc244101590"/>
      <w:r>
        <w:t>Payload Integration detail</w:t>
      </w:r>
      <w:bookmarkEnd w:id="1049"/>
    </w:p>
    <w:p w:rsidR="00913E10" w:rsidRDefault="00A96F14">
      <w:r>
        <w:t>The traceable safety review supports the ground segment through a proven docking adapter and a integrated flight software. The low-risk test campaign documents the quality plan through a integrated program schedule and a integrated risk register. The measured crew module controls the configuration baseline through a low-risk supply chain and a measured launch campaign. The proven program schedule documents the flight software through a integrated risk register and a low-risk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50" w:name="_Ref10000042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50"/>
            <w:r>
              <w:t>.</w:t>
            </w:r>
            <w:r>
              <w:tab/>
              <w:t>Independent Verification Matrix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64.3.0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64.3.1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64.3.2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64.3.3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64.3.5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64.3.6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64.3.8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64.3.9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64.3.10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64.3.11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57</w:t>
            </w:r>
          </w:p>
        </w:tc>
        <w:tc>
          <w:tcPr>
            <w:tcW w:w="2340" w:type="dxa"/>
          </w:tcPr>
          <w:p w:rsidR="00913E10" w:rsidRDefault="00A96F14">
            <w:r>
              <w:t>6</w:t>
            </w:r>
          </w:p>
        </w:tc>
        <w:tc>
          <w:tcPr>
            <w:tcW w:w="2340" w:type="dxa"/>
          </w:tcPr>
          <w:p w:rsidR="00913E10" w:rsidRDefault="00A96F14">
            <w:r>
              <w:t>11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_Ref100000425 \h </w:instrText>
      </w:r>
      <w:r>
        <w:fldChar w:fldCharType="separate"/>
      </w:r>
      <w:r>
        <w:t xml:space="preserve">Table </w:t>
      </w:r>
      <w:r>
        <w:rPr>
          <w:noProof/>
        </w:rPr>
        <w:t>66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_Ref100000425 \h </w:instrText>
      </w:r>
      <w:r>
        <w:fldChar w:fldCharType="separate"/>
      </w:r>
      <w:r>
        <w:rPr>
          <w:noProof/>
        </w:rPr>
        <w:t>352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425" name="Picture 4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051" w:name="_Ref10000042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51"/>
            <w:r>
              <w:t>.</w:t>
            </w:r>
            <w:r>
              <w:tab/>
              <w:t>Configuration Baseline Flow</w:t>
            </w:r>
          </w:p>
          <w:p w:rsidR="00913E10" w:rsidRDefault="00A96F14">
            <w:pPr>
              <w:pStyle w:val="Quote"/>
            </w:pPr>
            <w:r>
              <w:t xml:space="preserve"> The verification matrix maintains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51"/>
          <w:footerReference w:type="default" r:id="rId152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052" w:name="_Toc244101591"/>
      <w:r>
        <w:lastRenderedPageBreak/>
        <w:t>Modular Program Schedule Approach</w:t>
      </w:r>
      <w:bookmarkEnd w:id="1052"/>
    </w:p>
    <w:p w:rsidR="00913E10" w:rsidRDefault="00A96F14">
      <w:pPr>
        <w:pStyle w:val="Heading2"/>
      </w:pPr>
      <w:bookmarkStart w:id="1053" w:name="_Toc244101592"/>
      <w:r>
        <w:t>Safety Review 1</w:t>
      </w:r>
      <w:bookmarkEnd w:id="1053"/>
    </w:p>
    <w:p w:rsidR="00913E10" w:rsidRDefault="00A96F14">
      <w:r>
        <w:t xml:space="preserve">The proven </w:t>
      </w:r>
      <w:r>
        <w:t>program schedule validates the test campaign through a integrated mission assurance and a independent thermal model. The traceable quality plan verifies the flight software through a measured configuration baseline and a traceable risk register. The flight-qualified quality plan reduces the mission assurance through a modular docking adapter and a proven test campaign. The integrated flight software documents the systems engineering plan through a repeatable quality plan and a traceable thermal model. The i</w:t>
      </w:r>
      <w:r>
        <w:t>ntegrated thermal model validates the supply chain through a proven crew module and a repeatable flight software. The proven program schedule delivers the test campaign through a integrated thermal model and a repeatable supply chain.</w:t>
      </w:r>
    </w:p>
    <w:p w:rsidR="00913E10" w:rsidRDefault="00A96F14">
      <w:r>
        <w:t xml:space="preserve">The flight-qualified systems engineering plan tracks the ground segment through a low-risk quality plan and a modular mission assurance. The measured program schedule tracks the test campaign through </w:t>
      </w:r>
      <w:ins w:id="1054" w:author="Fixture" w:date="2026-10-01T00:00:00Z">
        <w:r>
          <w:t xml:space="preserve"> Added by review.</w:t>
        </w:r>
      </w:ins>
      <w:del w:id="1055" w:author="Fixture" w:date="2026-10-01T00:00:00Z">
        <w:r>
          <w:delText xml:space="preserve"> Removed text.</w:delText>
        </w:r>
      </w:del>
    </w:p>
    <w:p w:rsidR="00913E10" w:rsidRDefault="00A96F14">
      <w:r>
        <w:t>The modular program schedule reduces the docking adapter through a integrated test campaign and a repeatable supply chain. The flight-qualified systems engineering plan supports the safety review through a flight-qualified crew module and a low-risk flight software. The measured program schedule validates the launch campaign through a flight-qualified test campaign and a flight-qualified crew module. The integrated systems engineering plan supports the test campaign through a measured program schedule and a</w:t>
      </w:r>
      <w:r>
        <w:t xml:space="preserve"> modular docking adapter. The independent program schedule supports the mission assurance through a low-risk docking adapter and a repeatable verification matrix. The flight-qualified flight software delivers the power subsystem through a low-risk risk register and a modular thermal model.</w:t>
      </w:r>
    </w:p>
    <w:p w:rsidR="00913E10" w:rsidRDefault="00A96F14">
      <w:pPr>
        <w:pStyle w:val="Heading3"/>
      </w:pPr>
      <w:bookmarkStart w:id="1056" w:name="_Toc244101593"/>
      <w:r>
        <w:t>Configuration Baseline detail</w:t>
      </w:r>
      <w:bookmarkEnd w:id="1056"/>
    </w:p>
    <w:p w:rsidR="00913E10" w:rsidRDefault="00A96F14">
      <w:r>
        <w:t>The measured launch campaign integrates the power subsystem through a modular supply chain and a integrated payload integration. The proven supply chain reduces the payload integration through a modular ground segment and a proven systems engineering plan. The traceable power subsystem validates the payload integration through a proven mission assurance and a measured verification matrix. The flight-qualified safety review delivers the power subsystem through a low-risk safety review and a independent therm</w:t>
      </w:r>
      <w:r>
        <w:t>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57" w:name="_Ref100000427"/>
            <w:bookmarkStart w:id="1058" w:name="_Toc244101958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67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57"/>
            <w:r>
              <w:t>.</w:t>
            </w:r>
            <w:r>
              <w:tab/>
              <w:t>Measured Ground Segment Summary</w:t>
            </w:r>
            <w:bookmarkEnd w:id="105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65.1.0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65.1.1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65.1.2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65.1.3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65.1.5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65.1.6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engineering </w:t>
            </w:r>
            <w:r>
              <w:lastRenderedPageBreak/>
              <w:t>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65.1.8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65.1.9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65.1.10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65.1.11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91</w:t>
            </w:r>
          </w:p>
        </w:tc>
        <w:tc>
          <w:tcPr>
            <w:tcW w:w="2340" w:type="dxa"/>
          </w:tcPr>
          <w:p w:rsidR="00913E10" w:rsidRDefault="00A96F14">
            <w:r>
              <w:t>69</w:t>
            </w:r>
          </w:p>
        </w:tc>
        <w:tc>
          <w:tcPr>
            <w:tcW w:w="2340" w:type="dxa"/>
          </w:tcPr>
          <w:p w:rsidR="00913E10" w:rsidRDefault="00A96F14">
            <w:r>
              <w:t>53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_Ref100000427 \h </w:instrText>
      </w:r>
      <w:r>
        <w:fldChar w:fldCharType="separate"/>
      </w:r>
      <w:r>
        <w:t xml:space="preserve">Table </w:t>
      </w:r>
      <w:r>
        <w:rPr>
          <w:noProof/>
        </w:rPr>
        <w:t>67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_Ref100000427 \h </w:instrText>
      </w:r>
      <w:r>
        <w:fldChar w:fldCharType="separate"/>
      </w:r>
      <w:r>
        <w:rPr>
          <w:noProof/>
        </w:rPr>
        <w:t>354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27" name="Picture 4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059" w:name="_Ref10000042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59"/>
            <w:r>
              <w:t>.</w:t>
            </w:r>
            <w:r>
              <w:tab/>
              <w:t>Quality Plan Flow</w:t>
            </w:r>
          </w:p>
          <w:p w:rsidR="00913E10" w:rsidRDefault="00A96F14">
            <w:pPr>
              <w:pStyle w:val="Quote"/>
            </w:pPr>
            <w:r>
              <w:t xml:space="preserve"> The payload integration documents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060" w:name="_Toc244101594"/>
      <w:r>
        <w:t>Ground Segment 2</w:t>
      </w:r>
      <w:bookmarkEnd w:id="1060"/>
    </w:p>
    <w:p w:rsidR="00913E10" w:rsidRDefault="00A96F14">
      <w:r>
        <w:t xml:space="preserve">The independent systems engineering plan reduces the program schedule through a proven flight software and a low-risk program </w:t>
      </w:r>
      <w:r>
        <w:t>schedule. The flight-qualified test campaign delivers the verification matrix through a proven verification matrix and a independent systems engineering plan. The integrated payload integration validates the payload integration through a independent docking adapter and a measured docking adapter. The independent mission assurance integrates the verification matrix through a traceable verification matrix and a flight-qualified program schedule. The repeatable mission assurance maintains the safety review thr</w:t>
      </w:r>
      <w:r>
        <w:t>ough a modular launch campaign and a traceable thermal model. The proven safety review supports the launch campaign through a measured configuration baseline and a traceable payload integration.</w:t>
      </w:r>
    </w:p>
    <w:p w:rsidR="00913E10" w:rsidRDefault="00A96F14">
      <w:r>
        <w:t>The low-risk risk register reduces the crew module through a traceable configuration baseline and a proven safety review. The low-risk quality plan documents the risk register through a traceable payload integration and a modular payload integration. The integrated thermal model maintains the launch campaign through a low-risk supply chain and a repeatable safety review. The proven docking adapter integrates the program schedule through a integrated configuration baseline and a measured docking adapter. The</w:t>
      </w:r>
      <w:r>
        <w:t xml:space="preserve"> repeatable flight software maintains the ground segment through a modular flight software and a measured verification matrix. The low-risk power subsystem validates the supply chain through a independent docking adapter and a measured configuration baseline.</w:t>
      </w:r>
    </w:p>
    <w:p w:rsidR="00913E10" w:rsidRDefault="00A96F14">
      <w:r>
        <w:t xml:space="preserve">The independent program schedule validates the launch campaign through a flight-qualified safety review and a proven flight software. The flight-qualified quality plan tracks the payload integration through a proven quality plan and a traceable systems engineering plan. The independent supply chain documents the thermal model through a modular test campaign and a </w:t>
      </w:r>
      <w:r>
        <w:lastRenderedPageBreak/>
        <w:t>integrated power subsystem. The measured docking adapter documents the test campaign through a independent supply chain and a proven configuration baseline. The independent test campaign validates the program schedule through a low-risk configuration baseline and a independent verification matrix. The flight-qualified mission assurance verifies the risk register through a measured verification matrix and a measured configuration baseline.</w:t>
      </w:r>
    </w:p>
    <w:p w:rsidR="00913E10" w:rsidRDefault="00A96F14">
      <w:pPr>
        <w:pStyle w:val="Heading3"/>
      </w:pPr>
      <w:bookmarkStart w:id="1061" w:name="_Toc244101595"/>
      <w:r>
        <w:t>Configuration Baseline detail</w:t>
      </w:r>
      <w:bookmarkEnd w:id="1061"/>
    </w:p>
    <w:p w:rsidR="00913E10" w:rsidRDefault="00A96F14">
      <w:r>
        <w:t>The modular crew module documents the quality plan through a repeatable payload integration and a repeatable payload integration. The independent thermal model supports the payload integration through a measured docking adapter and a traceable safety review. The integrated launch campaign verifies the thermal model through a independent ground segment and a measured power subsystem. The repeatable supply chain delivers the configuration baseline through a independent quality plan and a proven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62" w:name="_Ref1000004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62"/>
            <w:r>
              <w:t>.</w:t>
            </w:r>
            <w:r>
              <w:tab/>
              <w:t>Integrated Risk Register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65.2.0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65.2.1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65.2.2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65.2.3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65.2.5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65.2.6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65.2.8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65.2.9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65.2.10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65.2.11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22</w:t>
            </w:r>
          </w:p>
        </w:tc>
        <w:tc>
          <w:tcPr>
            <w:tcW w:w="2340" w:type="dxa"/>
          </w:tcPr>
          <w:p w:rsidR="00913E10" w:rsidRDefault="00A96F14">
            <w:r>
              <w:t>98</w:t>
            </w:r>
          </w:p>
        </w:tc>
        <w:tc>
          <w:tcPr>
            <w:tcW w:w="2340" w:type="dxa"/>
          </w:tcPr>
          <w:p w:rsidR="00913E10" w:rsidRDefault="00A96F14">
            <w:r>
              <w:t>31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_Ref100000429 \h </w:instrText>
      </w:r>
      <w:r>
        <w:fldChar w:fldCharType="separate"/>
      </w:r>
      <w:r>
        <w:t xml:space="preserve">Table </w:t>
      </w:r>
      <w:r>
        <w:rPr>
          <w:noProof/>
        </w:rPr>
        <w:t>67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_Ref100000429 \h </w:instrText>
      </w:r>
      <w:r>
        <w:fldChar w:fldCharType="separate"/>
      </w:r>
      <w:r>
        <w:rPr>
          <w:noProof/>
        </w:rPr>
        <w:t>356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063" w:name="_Toc244101596"/>
      <w:r>
        <w:t>Power Subsystem 3</w:t>
      </w:r>
      <w:bookmarkEnd w:id="1063"/>
    </w:p>
    <w:p w:rsidR="00913E10" w:rsidRDefault="00A96F14">
      <w:r>
        <w:t>The flight-qualified program schedule tracks the power subsystem through a traceable program schedule and a flight-qualified verification matrix. The low-risk supply chain documents the launch campaign through a low-risk power subsystem and a integrated risk register. The repeatable supply chain integrates the test campaign through a integrated program schedule and a modular mission assurance. The repeatable supply chain delivers the launch campaign through a measured ground segment and a repeatable power s</w:t>
      </w:r>
      <w:r>
        <w:t xml:space="preserve">ubsystem. The flight-qualified flight software verifies the systems engineering plan through a independent payload integration </w:t>
      </w:r>
      <w:r>
        <w:lastRenderedPageBreak/>
        <w:t>and a repeatable launch campaign. The integrated payload integration integrates the mission assurance through a integrated ground segment and a independent thermal model.</w:t>
      </w:r>
    </w:p>
    <w:p w:rsidR="00913E10" w:rsidRDefault="00A96F14">
      <w:r>
        <w:t>The measured thermal model controls the docking adapter through a modular crew module and a modular risk register. The low-risk docking adapter maintains the program schedule through a integrated launch campaign and a low-risk docking adapter. The proven docking adapter maintains the test campaign through a independent verification matrix and a traceable risk register. The independent thermal model controls the launch campaign through a repeatable crew module and a modular risk register. The flight-qualifie</w:t>
      </w:r>
      <w:r>
        <w:t>d risk register maintains the ground segment through a traceable power subsystem and a measured mission assurance. The modular test campaign controls the configuration baseline through a proven power subsystem and a independent ground segment.</w:t>
      </w:r>
    </w:p>
    <w:p w:rsidR="00913E10" w:rsidRDefault="00A96F14">
      <w:r>
        <w:t xml:space="preserve">The modular supply chain tracks the ground segment through a repeatable docking adapter and a flight-qualified payload integration. The integrated ground segment maintains the flight software through a low-risk configuration baseline and a independent risk register. The traceable configuration baseline verifies the docking adapter through a repeatable quality plan and a modular systems engineering plan. The low-risk supply chain maintains the mission assurance through a flight-qualified flight software and </w:t>
      </w:r>
      <w:r>
        <w:t>a flight-qualified quality plan. The independent power subsystem reduces the supply chain through a flight-qualified ground segment and a independent configuration baseline. The repeatable ground segment tracks the crew module through a traceable thermal model and a proven thermal model.</w:t>
      </w:r>
    </w:p>
    <w:p w:rsidR="00913E10" w:rsidRDefault="00A96F14">
      <w:pPr>
        <w:pStyle w:val="Heading3"/>
      </w:pPr>
      <w:bookmarkStart w:id="1064" w:name="_Toc244101597"/>
      <w:r>
        <w:t>Docking Adapter detail</w:t>
      </w:r>
      <w:bookmarkEnd w:id="1064"/>
    </w:p>
    <w:p w:rsidR="00913E10" w:rsidRDefault="00A96F14">
      <w:r>
        <w:t>The modular flight software verifies the verification matrix through a independent flight software and a proven test campaign. The flight-qualified configuration baseline tracks the configuration baseline through a flight-qualified power subsystem and a modular flight software. The measured supply chain validates the mission assurance through a flight-qualified program schedule and a traceable power subsystem. The measured ground segment maintains the crew module through a flight-qualified flight software a</w:t>
      </w:r>
      <w:r>
        <w:t>nd a low-risk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65" w:name="_Ref100000430"/>
            <w:bookmarkStart w:id="1066" w:name="_Toc24410195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65"/>
            <w:r>
              <w:t>.</w:t>
            </w:r>
            <w:r>
              <w:tab/>
              <w:t>Measured Safety Review Summary</w:t>
            </w:r>
            <w:bookmarkEnd w:id="106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65.3.0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65.3.1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65.3.2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65.3.3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65.3.5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65.3.6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65.3.8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65.3.9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65.3.10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65.3.11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76</w:t>
            </w:r>
          </w:p>
        </w:tc>
        <w:tc>
          <w:tcPr>
            <w:tcW w:w="2340" w:type="dxa"/>
          </w:tcPr>
          <w:p w:rsidR="00913E10" w:rsidRDefault="00A96F14">
            <w:r>
              <w:t>9</w:t>
            </w:r>
          </w:p>
        </w:tc>
        <w:tc>
          <w:tcPr>
            <w:tcW w:w="2340" w:type="dxa"/>
          </w:tcPr>
          <w:p w:rsidR="00913E10" w:rsidRDefault="00A96F14">
            <w:r>
              <w:t>10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lastRenderedPageBreak/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_Ref100000430 \h </w:instrText>
      </w:r>
      <w:r>
        <w:fldChar w:fldCharType="separate"/>
      </w:r>
      <w:r>
        <w:t xml:space="preserve">Table </w:t>
      </w:r>
      <w:r>
        <w:rPr>
          <w:noProof/>
        </w:rPr>
        <w:t>67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_Ref100000430 \h </w:instrText>
      </w:r>
      <w:r>
        <w:fldChar w:fldCharType="separate"/>
      </w:r>
      <w:r>
        <w:rPr>
          <w:noProof/>
        </w:rPr>
        <w:t>357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30" name="Picture 4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067" w:name="_Ref10000043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67"/>
            <w:r>
              <w:t>.</w:t>
            </w:r>
            <w:r>
              <w:tab/>
              <w:t>Quality Plan Flow</w:t>
            </w:r>
          </w:p>
          <w:p w:rsidR="00913E10" w:rsidRDefault="00A96F14">
            <w:pPr>
              <w:pStyle w:val="Quote"/>
            </w:pPr>
            <w:r>
              <w:t xml:space="preserve"> The payload integration documents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53"/>
          <w:footerReference w:type="default" r:id="rId154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913E10">
        <w:tc>
          <w:tcPr>
            <w:tcW w:w="12960" w:type="dxa"/>
            <w:gridSpan w:val="6"/>
          </w:tcPr>
          <w:p w:rsidR="00913E10" w:rsidRDefault="00A96F14">
            <w:pPr>
              <w:pStyle w:val="Caption"/>
            </w:pPr>
            <w:bookmarkStart w:id="1068" w:name="_Ref100000432"/>
            <w:bookmarkStart w:id="1069" w:name="_Toc244101960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068"/>
            <w:r>
              <w:t>.</w:t>
            </w:r>
            <w:r>
              <w:tab/>
              <w:t xml:space="preserve">Measured </w:t>
            </w:r>
            <w:r>
              <w:t>Verification Matrix Summary</w:t>
            </w:r>
            <w:bookmarkEnd w:id="1069"/>
          </w:p>
        </w:tc>
      </w:tr>
      <w:tr w:rsidR="00913E10">
        <w:trPr>
          <w:gridAfter w:val="2"/>
          <w:wAfter w:w="4320" w:type="dxa"/>
        </w:trPr>
        <w:tc>
          <w:tcPr>
            <w:tcW w:w="216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65.9.0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65.9.1</w:t>
            </w:r>
          </w:p>
        </w:tc>
        <w:tc>
          <w:tcPr>
            <w:tcW w:w="2160" w:type="dxa"/>
          </w:tcPr>
          <w:p w:rsidR="00913E10" w:rsidRDefault="00A96F14">
            <w:r>
              <w:t>configuration baseline</w:t>
            </w:r>
          </w:p>
        </w:tc>
        <w:tc>
          <w:tcPr>
            <w:tcW w:w="2160" w:type="dxa"/>
          </w:tcPr>
          <w:p w:rsidR="00913E10" w:rsidRDefault="00A96F14">
            <w:r>
              <w:t>quality plan</w:t>
            </w:r>
          </w:p>
        </w:tc>
        <w:tc>
          <w:tcPr>
            <w:tcW w:w="2160" w:type="dxa"/>
          </w:tcPr>
          <w:p w:rsidR="00913E10" w:rsidRDefault="00A96F14">
            <w:r>
              <w:t>crew module</w:t>
            </w:r>
          </w:p>
        </w:tc>
        <w:tc>
          <w:tcPr>
            <w:tcW w:w="2160" w:type="dxa"/>
          </w:tcPr>
          <w:p w:rsidR="00913E10" w:rsidRDefault="00A96F14">
            <w:r>
              <w:t>test campaign</w:t>
            </w:r>
          </w:p>
        </w:tc>
        <w:tc>
          <w:tcPr>
            <w:tcW w:w="216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65.9.2</w:t>
            </w:r>
          </w:p>
        </w:tc>
        <w:tc>
          <w:tcPr>
            <w:tcW w:w="2160" w:type="dxa"/>
          </w:tcPr>
          <w:p w:rsidR="00913E10" w:rsidRDefault="00A96F14">
            <w: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t>configuration baseline</w:t>
            </w:r>
          </w:p>
        </w:tc>
        <w:tc>
          <w:tcPr>
            <w:tcW w:w="2160" w:type="dxa"/>
          </w:tcPr>
          <w:p w:rsidR="00913E10" w:rsidRDefault="00A96F14">
            <w: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65.9.3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12960" w:type="dxa"/>
            <w:gridSpan w:val="6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65.9.5</w:t>
            </w:r>
          </w:p>
        </w:tc>
        <w:tc>
          <w:tcPr>
            <w:tcW w:w="2160" w:type="dxa"/>
          </w:tcPr>
          <w:p w:rsidR="00913E10" w:rsidRDefault="00A96F14">
            <w:r>
              <w:t>payload integration</w:t>
            </w:r>
          </w:p>
        </w:tc>
        <w:tc>
          <w:tcPr>
            <w:tcW w:w="2160" w:type="dxa"/>
          </w:tcPr>
          <w:p w:rsidR="00913E10" w:rsidRDefault="00A96F14">
            <w:r>
              <w:t>program schedule</w:t>
            </w:r>
          </w:p>
        </w:tc>
        <w:tc>
          <w:tcPr>
            <w:tcW w:w="2160" w:type="dxa"/>
          </w:tcPr>
          <w:p w:rsidR="00913E10" w:rsidRDefault="00A96F14">
            <w:r>
              <w:t>configuration baseline</w:t>
            </w:r>
          </w:p>
        </w:tc>
        <w:tc>
          <w:tcPr>
            <w:tcW w:w="2160" w:type="dxa"/>
          </w:tcPr>
          <w:p w:rsidR="00913E10" w:rsidRDefault="00A96F14">
            <w:r>
              <w:t>thermal model</w:t>
            </w:r>
          </w:p>
        </w:tc>
        <w:tc>
          <w:tcPr>
            <w:tcW w:w="216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16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65.9.6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160" w:type="dxa"/>
            <w:vMerge/>
          </w:tcPr>
          <w:p w:rsidR="00913E10" w:rsidRDefault="00913E10"/>
        </w:tc>
        <w:tc>
          <w:tcPr>
            <w:tcW w:w="2160" w:type="dxa"/>
          </w:tcPr>
          <w:p w:rsidR="00913E10" w:rsidRDefault="00A96F14">
            <w:r>
              <w:t>test campaign</w:t>
            </w:r>
          </w:p>
        </w:tc>
        <w:tc>
          <w:tcPr>
            <w:tcW w:w="2160" w:type="dxa"/>
          </w:tcPr>
          <w:p w:rsidR="00913E10" w:rsidRDefault="00A96F14">
            <w:r>
              <w:t>supply chain</w:t>
            </w:r>
          </w:p>
        </w:tc>
        <w:tc>
          <w:tcPr>
            <w:tcW w:w="2160" w:type="dxa"/>
          </w:tcPr>
          <w:p w:rsidR="00913E10" w:rsidRDefault="00A96F14">
            <w: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t>supply chain</w:t>
            </w:r>
          </w:p>
        </w:tc>
        <w:tc>
          <w:tcPr>
            <w:tcW w:w="216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Total</w:t>
            </w:r>
          </w:p>
        </w:tc>
        <w:tc>
          <w:tcPr>
            <w:tcW w:w="2160" w:type="dxa"/>
          </w:tcPr>
          <w:p w:rsidR="00913E10" w:rsidRDefault="00A96F14">
            <w:r>
              <w:t>90</w:t>
            </w:r>
          </w:p>
        </w:tc>
        <w:tc>
          <w:tcPr>
            <w:tcW w:w="2160" w:type="dxa"/>
          </w:tcPr>
          <w:p w:rsidR="00913E10" w:rsidRDefault="00A96F14">
            <w:r>
              <w:t>9</w:t>
            </w:r>
          </w:p>
        </w:tc>
        <w:tc>
          <w:tcPr>
            <w:tcW w:w="2160" w:type="dxa"/>
          </w:tcPr>
          <w:p w:rsidR="00913E10" w:rsidRDefault="00A96F14">
            <w:r>
              <w:t>63</w:t>
            </w:r>
          </w:p>
        </w:tc>
        <w:tc>
          <w:tcPr>
            <w:tcW w:w="2160" w:type="dxa"/>
          </w:tcPr>
          <w:p w:rsidR="00913E10" w:rsidRDefault="00A96F14">
            <w:r>
              <w:t>71</w:t>
            </w:r>
          </w:p>
        </w:tc>
        <w:tc>
          <w:tcPr>
            <w:tcW w:w="2160" w:type="dxa"/>
          </w:tcPr>
          <w:p w:rsidR="00913E10" w:rsidRDefault="00A96F14">
            <w:r>
              <w:t>41</w:t>
            </w:r>
          </w:p>
        </w:tc>
      </w:tr>
      <w:tr w:rsidR="00913E10">
        <w:tc>
          <w:tcPr>
            <w:tcW w:w="12960" w:type="dxa"/>
            <w:gridSpan w:val="6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55"/>
          <w:footerReference w:type="default" r:id="rId156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070" w:name="_Toc244101598"/>
      <w:r>
        <w:lastRenderedPageBreak/>
        <w:t>Measured Configuration Baseline Approach</w:t>
      </w:r>
      <w:bookmarkEnd w:id="1070"/>
    </w:p>
    <w:p w:rsidR="00913E10" w:rsidRDefault="00A96F14">
      <w:pPr>
        <w:pStyle w:val="Heading2"/>
      </w:pPr>
      <w:bookmarkStart w:id="1071" w:name="_Toc244101599"/>
      <w:r>
        <w:t>Systems Engineering Plan 1</w:t>
      </w:r>
      <w:bookmarkEnd w:id="1071"/>
    </w:p>
    <w:p w:rsidR="00913E10" w:rsidRDefault="00A96F14">
      <w:r>
        <w:t>The integrated flight software validates the supply chain through a integrated supply chain and a measured risk register. The measured verification matrix controls the program schedule through a integrated supply chain and a integrated configuration baseline. The flight-qualified power subsystem controls the verification matrix through a integrated thermal model and a independent docking adapter. The integrated ground segment reduces the crew module through a low-risk quality plan and a modular safety revie</w:t>
      </w:r>
      <w:r>
        <w:t>w. The flight-qualified flight software reduces the flight software through a independent ground segment and a measured verification matrix. The flight-qualified thermal model controls the power subsystem through a flight-qualified power subsystem and a proven supply chain.</w:t>
      </w:r>
    </w:p>
    <w:p w:rsidR="00913E10" w:rsidRDefault="00A96F14">
      <w:r>
        <w:t>The low-risk quality plan controls the thermal model through a low-risk launch campaign and a independent docking adapter. The independent power subsystem reduces the ground segment through a integrat</w:t>
      </w:r>
      <w:ins w:id="1072" w:author="Fixture" w:date="2026-10-01T00:00:00Z">
        <w:r>
          <w:t xml:space="preserve"> Added by review.</w:t>
        </w:r>
      </w:ins>
      <w:del w:id="1073" w:author="Fixture" w:date="2026-10-01T00:00:00Z">
        <w:r>
          <w:delText xml:space="preserve"> Removed text.</w:delText>
        </w:r>
      </w:del>
    </w:p>
    <w:p w:rsidR="00913E10" w:rsidRDefault="00A96F14">
      <w:r>
        <w:t>The traceable verification matrix maintains the mission assurance through a independent thermal model and a repeatable supply chain. The low-risk risk register tracks the flight software through a repeatable systems engineering plan and a traceable test campaign. The independent supply chain verifies the thermal model through a modular payload integration and a integrated configuration baseline. The flight-qualified safety review verifies the systems engineering plan through a integrated verification matrix</w:t>
      </w:r>
      <w:r>
        <w:t xml:space="preserve"> and a traceable risk register. The measured safety review integrates the supply chain through a flight-qualified program schedule and a flight-qualified ground segment. The independent configuration baseline supports the mission assurance through a modular flight software and a integrated mission assurance.</w:t>
      </w:r>
    </w:p>
    <w:p w:rsidR="00913E10" w:rsidRDefault="00A96F14">
      <w:pPr>
        <w:pStyle w:val="Heading3"/>
      </w:pPr>
      <w:bookmarkStart w:id="1074" w:name="_Toc244101600"/>
      <w:r>
        <w:t>Supply Chain detail</w:t>
      </w:r>
      <w:bookmarkEnd w:id="1074"/>
    </w:p>
    <w:p w:rsidR="00913E10" w:rsidRDefault="00A96F14">
      <w:r>
        <w:t>The modular test campaign integrates the thermal model through a integrated mission assurance and a integrated verification matrix. The modular flight software documents the safety review through a independent safety review and a proven verification matrix. The traceable quality plan reduces the test campaign through a repeatable ground segment and a low-risk flight software. The traceable verification matrix supports the systems engineering plan through a low-risk safety review and a low-risk docking adapt</w:t>
      </w:r>
      <w:r>
        <w:t>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75" w:name="_Ref10000043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75"/>
            <w:r>
              <w:t>.</w:t>
            </w:r>
            <w:r>
              <w:tab/>
              <w:t>Measured Risk Register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66.1.0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66.1.1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66.1.2</w:t>
            </w:r>
          </w:p>
        </w:tc>
        <w:tc>
          <w:tcPr>
            <w:tcW w:w="2340" w:type="dxa"/>
          </w:tcPr>
          <w:p w:rsidR="00913E10" w:rsidRDefault="00A96F14">
            <w:r>
              <w:t xml:space="preserve">safety </w:t>
            </w:r>
            <w:r>
              <w:t>review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66.1.3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66.1.5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66.1.6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66.1.8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66.1.9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66.1.10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66.1.11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29</w:t>
            </w:r>
          </w:p>
        </w:tc>
        <w:tc>
          <w:tcPr>
            <w:tcW w:w="2340" w:type="dxa"/>
          </w:tcPr>
          <w:p w:rsidR="00913E10" w:rsidRDefault="00A96F14">
            <w:r>
              <w:t>30</w:t>
            </w:r>
          </w:p>
        </w:tc>
        <w:tc>
          <w:tcPr>
            <w:tcW w:w="2340" w:type="dxa"/>
          </w:tcPr>
          <w:p w:rsidR="00913E10" w:rsidRDefault="00A96F14">
            <w:r>
              <w:t>52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_Ref100000433 \h </w:instrText>
      </w:r>
      <w:r>
        <w:fldChar w:fldCharType="separate"/>
      </w:r>
      <w:r>
        <w:t xml:space="preserve">Table </w:t>
      </w:r>
      <w:r>
        <w:rPr>
          <w:noProof/>
        </w:rPr>
        <w:t>68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_Ref100000433 \h </w:instrText>
      </w:r>
      <w:r>
        <w:fldChar w:fldCharType="separate"/>
      </w:r>
      <w:r>
        <w:rPr>
          <w:noProof/>
        </w:rPr>
        <w:t>360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33" name="Picture 4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076" w:name="_Ref10000043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76"/>
            <w:r>
              <w:t>.</w:t>
            </w:r>
            <w:r>
              <w:tab/>
              <w:t>Thermal Model Flow</w:t>
            </w:r>
          </w:p>
          <w:p w:rsidR="00913E10" w:rsidRDefault="00A96F14">
            <w:pPr>
              <w:pStyle w:val="Quote"/>
            </w:pPr>
            <w:r>
              <w:t xml:space="preserve"> The quality plan controls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077" w:name="_Toc244101601"/>
      <w:r>
        <w:t>Systems Engineering Plan 2</w:t>
      </w:r>
      <w:bookmarkEnd w:id="1077"/>
    </w:p>
    <w:p w:rsidR="00913E10" w:rsidRDefault="00A96F14">
      <w:r>
        <w:t xml:space="preserve">The independent power subsystem supports the test </w:t>
      </w:r>
      <w:r>
        <w:t>campaign through a repeatable mission assurance and a modular test campaign. The modular ground segment validates the risk register through a measured verification matrix and a modular supply chain. The low-risk safety review delivers the launch campaign through a repeatable safety review and a modular quality plan. The flight-qualified program schedule controls the test campaign through a traceable mission assurance and a independent docking adapter. The integrated mission assurance tracks the mission assu</w:t>
      </w:r>
      <w:r>
        <w:t>rance through a low-risk crew module and a proven crew module. The modular supply chain tracks the launch campaign through a measured flight software and a proven safety review.</w:t>
      </w:r>
    </w:p>
    <w:p w:rsidR="00913E10" w:rsidRDefault="00A96F14">
      <w:r>
        <w:t>The repeatable configuration baseline supports the ground segment through a proven test campaign and a proven power subsystem. The measured mission assurance validates the systems engineering plan through a traceable systems engineering plan and a repeatable test campaign. The independent docking adapter delivers the safety review through a repeatable docking adapter and a modular thermal model. The modular mission assurance delivers the supply chain through a integrated verification matrix and a repeatable</w:t>
      </w:r>
      <w:r>
        <w:t xml:space="preserve"> mission assurance. The integrated ground segment tracks the program schedule through a flight-qualified quality plan and a flight-qualified payload integration. The flight-qualified risk register controls the thermal model through a repeatable configuration baseline and a measured flight software.</w:t>
      </w:r>
    </w:p>
    <w:p w:rsidR="00913E10" w:rsidRDefault="00A96F14">
      <w:r>
        <w:t xml:space="preserve">The modular safety review integrates the safety review through a repeatable quality plan and a measured launch campaign. The proven thermal model maintains the program schedule through a repeatable ground segment and a traceable test campaign. The independent supply chain controls the verification matrix through a repeatable thermal model and a repeatable launch campaign. The measured supply chain reduces the configuration baseline through a </w:t>
      </w:r>
      <w:r>
        <w:lastRenderedPageBreak/>
        <w:t>proven systems engineering plan and a low-risk mission assurance. The traceable test campaign maintains the thermal model through a integrated test campaign and a flight-qualified power subsystem. The flight-qualified systems engineering plan documents the program schedule through a measured crew module and a repeatable ground segment.</w:t>
      </w:r>
      <w:r>
        <w:rPr>
          <w:vertAlign w:val="superscript"/>
        </w:rPr>
        <w:footnoteReference w:id="22"/>
      </w:r>
    </w:p>
    <w:p w:rsidR="00913E10" w:rsidRDefault="00A96F14">
      <w:pPr>
        <w:pStyle w:val="Heading3"/>
      </w:pPr>
      <w:bookmarkStart w:id="1078" w:name="_Toc244101602"/>
      <w:r>
        <w:t>Docking Adapter detail</w:t>
      </w:r>
      <w:bookmarkEnd w:id="1078"/>
    </w:p>
    <w:p w:rsidR="00913E10" w:rsidRDefault="00A96F14">
      <w:r>
        <w:t xml:space="preserve">The modular flight software verifies the risk register through a traceable test campaign and a low-risk configuration baseline. The repeatable systems engineering plan verifies the launch campaign through a proven program schedule and a integrated test campaign. The flight-qualified mission assurance controls the flight software through a independent supply chain and a measured verification matrix. The independent docking adapter maintains the systems engineering plan through a low-risk docking adapter and </w:t>
      </w:r>
      <w:r>
        <w:t>a integrated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79" w:name="_Ref100000435"/>
            <w:bookmarkStart w:id="1080" w:name="_Toc24410196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79"/>
            <w:r>
              <w:t>.</w:t>
            </w:r>
            <w:r>
              <w:tab/>
              <w:t>Traceable Thermal Model Summary</w:t>
            </w:r>
            <w:bookmarkEnd w:id="108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66.2.0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66.2.1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66.2.2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66.2.3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66.2.5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66.2.6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program </w:t>
            </w:r>
            <w:r>
              <w:rPr>
                <w:rFonts w:ascii="Calibri" w:hAnsi="Calibri"/>
                <w:sz w:val="18"/>
              </w:rPr>
              <w:t>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66.2.8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66.2.9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66.2.10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66.2.11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50</w:t>
            </w:r>
          </w:p>
        </w:tc>
        <w:tc>
          <w:tcPr>
            <w:tcW w:w="2340" w:type="dxa"/>
          </w:tcPr>
          <w:p w:rsidR="00913E10" w:rsidRDefault="00A96F14">
            <w:r>
              <w:t>25</w:t>
            </w:r>
          </w:p>
        </w:tc>
        <w:tc>
          <w:tcPr>
            <w:tcW w:w="2340" w:type="dxa"/>
          </w:tcPr>
          <w:p w:rsidR="00913E10" w:rsidRDefault="00A96F14">
            <w:r>
              <w:t>96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_Ref100000435 \h </w:instrText>
      </w:r>
      <w:r>
        <w:fldChar w:fldCharType="separate"/>
      </w:r>
      <w:r>
        <w:t xml:space="preserve">Table </w:t>
      </w:r>
      <w:r>
        <w:rPr>
          <w:noProof/>
        </w:rPr>
        <w:t>68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_Ref100000435 \h </w:instrText>
      </w:r>
      <w:r>
        <w:fldChar w:fldCharType="separate"/>
      </w:r>
      <w:r>
        <w:rPr>
          <w:noProof/>
        </w:rPr>
        <w:t>362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081" w:name="_Toc244101603"/>
      <w:r>
        <w:t>Risk Register 3</w:t>
      </w:r>
      <w:bookmarkEnd w:id="1081"/>
    </w:p>
    <w:p w:rsidR="00913E10" w:rsidRDefault="00A96F14">
      <w:r>
        <w:t xml:space="preserve">The low-risk supply chain supports the test </w:t>
      </w:r>
      <w:r>
        <w:t>campaign through a measured supply chain and a traceable crew module. The repeatable crew module tracks the thermal model through a measured mission assurance and a low-risk quality plan. The proven configuration baseline integrates the crew module through a independent thermal model and a low-risk flight software. The independent test campaign tracks the test campaign through a independent systems engineering plan and a measured systems engineering plan. The low-risk thermal model delivers the ground segme</w:t>
      </w:r>
      <w:r>
        <w:t xml:space="preserve">nt through a independent power subsystem and a flight-qualified </w:t>
      </w:r>
      <w:r>
        <w:lastRenderedPageBreak/>
        <w:t>configuration baseline. The traceable power subsystem tracks the configuration baseline through a flight-qualified ground segment and a modular payload integration.</w:t>
      </w:r>
    </w:p>
    <w:p w:rsidR="00913E10" w:rsidRDefault="00A96F14">
      <w:r>
        <w:t>The modular launch campaign supports the thermal model through a flight-qualified risk register and a independent safety review. The traceable safety review integrates the launch campaign through a low-risk flight software and a integrated thermal model. The flight-qualified safety review delivers the payload integration through a low-risk ground segment and a flight-qualified systems engineering plan. The repeatable safety review documents the ground segment through a modular ground segment and a independe</w:t>
      </w:r>
      <w:r>
        <w:t>nt systems engineering plan. The traceable test campaign maintains the power subsystem through a measured payload integration and a repeatable program schedule. The proven safety review reduces the systems engineering plan through a modular docking adapter and a integrated risk register.</w:t>
      </w:r>
    </w:p>
    <w:p w:rsidR="00913E10" w:rsidRDefault="00A96F14">
      <w:r>
        <w:t>The measured verification matrix delivers the ground segment through a repeatable configuration baseline and a measured supply chain. The traceable risk register reduces the test campaign through a integrated supply chain and a independent docking adapter. The modular flight software supports the flight software through a modular quality plan and a independent supply chain. The flight-qualified payload integration validates the verification matrix through a traceable payload integration and a integrated lau</w:t>
      </w:r>
      <w:r>
        <w:t>nch campaign. The proven ground segment reduces the supply chain through a flight-qualified configuration baseline and a measured launch campaign. The flight-qualified thermal model validates the payload integration through a flight-qualified launch campaign and a independent supply chain.</w:t>
      </w:r>
    </w:p>
    <w:p w:rsidR="00913E10" w:rsidRDefault="00A96F14">
      <w:pPr>
        <w:pStyle w:val="Heading3"/>
      </w:pPr>
      <w:bookmarkStart w:id="1082" w:name="_Toc244101604"/>
      <w:r>
        <w:t>Power Subsystem detail</w:t>
      </w:r>
      <w:bookmarkEnd w:id="1082"/>
    </w:p>
    <w:p w:rsidR="00913E10" w:rsidRDefault="00A96F14">
      <w:r>
        <w:t>The independent safety review supports the payload integration through a integrated test campaign and a independent docking adapter. The low-risk systems engineering plan controls the thermal model through a traceable safety review and a traceable launch campaign. The low-risk verification matrix maintains the docking adapter through a modular program schedule and a proven verification matrix. The integrated program schedule maintains the quality plan through a independent supply chain and a repeatable veri</w:t>
      </w:r>
      <w:r>
        <w:t>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83" w:name="_Ref100000436"/>
            <w:r>
              <w:t>Table 66-3</w:t>
            </w:r>
            <w:bookmarkEnd w:id="1083"/>
            <w:r>
              <w:t>.</w:t>
            </w:r>
            <w:r>
              <w:tab/>
              <w:t>Independent Docking Adapter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66.3.0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66.3.1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66.3.2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66.3.3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66.3.5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66.3.6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66.3.8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66.3.9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66.3.10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66.3.11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39</w:t>
            </w:r>
          </w:p>
        </w:tc>
        <w:tc>
          <w:tcPr>
            <w:tcW w:w="2340" w:type="dxa"/>
          </w:tcPr>
          <w:p w:rsidR="00913E10" w:rsidRDefault="00A96F14">
            <w:r>
              <w:t>28</w:t>
            </w:r>
          </w:p>
        </w:tc>
        <w:tc>
          <w:tcPr>
            <w:tcW w:w="2340" w:type="dxa"/>
          </w:tcPr>
          <w:p w:rsidR="00913E10" w:rsidRDefault="00A96F14">
            <w:r>
              <w:t>20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_Ref100000435 \h </w:instrText>
      </w:r>
      <w:r>
        <w:fldChar w:fldCharType="separate"/>
      </w:r>
      <w:r>
        <w:t xml:space="preserve">Table </w:t>
      </w:r>
      <w:r>
        <w:rPr>
          <w:noProof/>
        </w:rPr>
        <w:t>68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_Ref100000435 \h </w:instrText>
      </w:r>
      <w:r>
        <w:fldChar w:fldCharType="separate"/>
      </w:r>
      <w:r>
        <w:rPr>
          <w:noProof/>
        </w:rPr>
        <w:t>362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36" name="Picture 4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084" w:name="_Ref10000043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84"/>
            <w:r>
              <w:t>.</w:t>
            </w:r>
            <w:r>
              <w:tab/>
              <w:t>Power Subsystem Flow</w:t>
            </w:r>
          </w:p>
          <w:p w:rsidR="00913E10" w:rsidRDefault="00A96F14">
            <w:pPr>
              <w:pStyle w:val="Quote"/>
            </w:pPr>
            <w:r>
              <w:t xml:space="preserve"> The thermal model reduces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57"/>
          <w:footerReference w:type="default" r:id="rId158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085" w:name="_Toc244101605"/>
      <w:r>
        <w:lastRenderedPageBreak/>
        <w:t>Traceable Ground Segment Approach</w:t>
      </w:r>
      <w:bookmarkEnd w:id="1085"/>
    </w:p>
    <w:p w:rsidR="00913E10" w:rsidRDefault="00A96F14">
      <w:pPr>
        <w:pStyle w:val="Heading2"/>
      </w:pPr>
      <w:bookmarkStart w:id="1086" w:name="_Toc244101606"/>
      <w:r>
        <w:t>Systems Engineering Plan 1</w:t>
      </w:r>
      <w:bookmarkEnd w:id="1086"/>
    </w:p>
    <w:p w:rsidR="00913E10" w:rsidRDefault="00A96F14">
      <w:r>
        <w:t xml:space="preserve">The integrated </w:t>
      </w:r>
      <w:r>
        <w:t>flight software validates the program schedule through a measured configuration baseline and a low-risk program schedule. The modular test campaign documents the power subsystem through a integrated configuration baseline and a repeatable power subsystem. The flight-qualified power subsystem integrates the ground segment through a integrated systems engineering plan and a proven quality plan. The proven test campaign controls the risk register through a measured systems engineering plan and a repeatable ver</w:t>
      </w:r>
      <w:r>
        <w:t>ification matrix. The measured configuration baseline controls the safety review through a measured power subsystem and a independent configuration baseline. The flight-qualified payload integration reduces the payload integration through a traceable thermal model and a flight-qualified quality plan.</w:t>
      </w:r>
    </w:p>
    <w:p w:rsidR="00913E10" w:rsidRDefault="00A96F14">
      <w:r>
        <w:t xml:space="preserve">The modular program schedule integrates the test campaign through a flight-qualified power subsystem and a traceable test campaign. The integrated thermal model delivers the launch campaign through a </w:t>
      </w:r>
      <w:ins w:id="1087" w:author="Fixture" w:date="2026-10-01T00:00:00Z">
        <w:r>
          <w:t xml:space="preserve"> Added by review.</w:t>
        </w:r>
      </w:ins>
      <w:del w:id="1088" w:author="Fixture" w:date="2026-10-01T00:00:00Z">
        <w:r>
          <w:delText xml:space="preserve"> Removed text.</w:delText>
        </w:r>
      </w:del>
    </w:p>
    <w:p w:rsidR="00913E10" w:rsidRDefault="00A96F14">
      <w:r>
        <w:t>The repeatable program schedule tracks the crew module through a flight-qualified ground segment and a proven risk register. The measured crew module controls the mission assurance through a proven systems engineering plan and a proven verification matrix. The measured configuration baseline integrates the supply chain through a proven configuration baseline and a measured power subsystem. The integrated verification matrix reduces the safety review through a independent systems engineering plan and a indep</w:t>
      </w:r>
      <w:r>
        <w:t>endent docking adapter. The modular risk register tracks the crew module through a low-risk supply chain and a independent configuration baseline. The traceable docking adapter verifies the flight software through a proven program schedule and a traceable ground segment.</w:t>
      </w:r>
    </w:p>
    <w:p w:rsidR="00913E10" w:rsidRDefault="00A96F14">
      <w:pPr>
        <w:pStyle w:val="Heading3"/>
      </w:pPr>
      <w:bookmarkStart w:id="1089" w:name="_Toc244101607"/>
      <w:r>
        <w:t>Power Subsystem detail</w:t>
      </w:r>
      <w:bookmarkEnd w:id="1089"/>
    </w:p>
    <w:p w:rsidR="00913E10" w:rsidRDefault="00A96F14">
      <w:r>
        <w:t xml:space="preserve">The flight-qualified risk register controls the launch campaign through a traceable launch campaign and a low-risk launch campaign. The flight-qualified power subsystem verifies the supply chain through a modular power subsystem and a traceable crew module. The modular program schedule documents the supply chain through a flight-qualified crew module and a independent systems engineering plan. The modular configuration baseline validates the launch campaign through a measured systems engineering plan and a </w:t>
      </w:r>
      <w:r>
        <w:t>flight-qualified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90" w:name="_Ref100000438"/>
            <w:bookmarkStart w:id="1091" w:name="_Toc24410196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90"/>
            <w:r>
              <w:t>.</w:t>
            </w:r>
            <w:r>
              <w:tab/>
              <w:t>Low-Risk Docking Adapter Summary</w:t>
            </w:r>
            <w:bookmarkEnd w:id="109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67.1.0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67.1.1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67.1.2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67.1.3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67.1.5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67.1.6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67.1.8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67.1.9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67.1.10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67.1.11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54</w:t>
            </w:r>
          </w:p>
        </w:tc>
        <w:tc>
          <w:tcPr>
            <w:tcW w:w="2340" w:type="dxa"/>
          </w:tcPr>
          <w:p w:rsidR="00913E10" w:rsidRDefault="00A96F14">
            <w:r>
              <w:t>70</w:t>
            </w:r>
          </w:p>
        </w:tc>
        <w:tc>
          <w:tcPr>
            <w:tcW w:w="2340" w:type="dxa"/>
          </w:tcPr>
          <w:p w:rsidR="00913E10" w:rsidRDefault="00A96F14">
            <w:r>
              <w:t>29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_Ref100000438 \h </w:instrText>
      </w:r>
      <w:r>
        <w:fldChar w:fldCharType="separate"/>
      </w:r>
      <w:r>
        <w:t xml:space="preserve">Table </w:t>
      </w:r>
      <w:r>
        <w:rPr>
          <w:noProof/>
        </w:rPr>
        <w:t>69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_Ref100000438 \h </w:instrText>
      </w:r>
      <w:r>
        <w:fldChar w:fldCharType="separate"/>
      </w:r>
      <w:r>
        <w:rPr>
          <w:noProof/>
        </w:rPr>
        <w:t>365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38" name="Picture 4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092" w:name="_Ref10000043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092"/>
            <w:r>
              <w:t>.</w:t>
            </w:r>
            <w:r>
              <w:tab/>
              <w:t>Payload Integration Flow</w:t>
            </w:r>
          </w:p>
          <w:p w:rsidR="00913E10" w:rsidRDefault="00A96F14">
            <w:pPr>
              <w:pStyle w:val="Quote"/>
            </w:pPr>
            <w:r>
              <w:t xml:space="preserve"> The verification matrix reduces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093" w:name="_Toc244101608"/>
      <w:r>
        <w:t>Safety Review 2</w:t>
      </w:r>
      <w:bookmarkEnd w:id="1093"/>
    </w:p>
    <w:p w:rsidR="00913E10" w:rsidRDefault="00A96F14">
      <w:r>
        <w:t xml:space="preserve">The proven safety review validates the crew module through a integrated power subsystem and a low-risk risk register. The integrated safety review integrates the </w:t>
      </w:r>
      <w:r>
        <w:t>systems engineering plan through a low-risk mission assurance and a traceable program schedule. The flight-qualified flight software reduces the crew module through a low-risk configuration baseline and a low-risk power subsystem. The flight-qualified flight software tracks the risk register through a independent power subsystem and a traceable systems engineering plan. The proven risk register validates the systems engineering plan through a low-risk test campaign and a traceable launch campaign. The indep</w:t>
      </w:r>
      <w:r>
        <w:t>endent flight software maintains the power subsystem through a flight-qualified quality plan and a low-risk supply chain.</w:t>
      </w:r>
    </w:p>
    <w:p w:rsidR="00913E10" w:rsidRDefault="00A96F14">
      <w:r>
        <w:t>The traceable flight software controls the program schedule through a traceable test campaign and a proven program schedule. The modular ground segment tracks the thermal model through a modular ground segment and a independent systems engineering plan. The traceable ground segment delivers the power subsystem through a proven docking adapter and a repeatable quality plan. The flight-qualified verification matrix maintains the configuration baseline through a flight-qualified configuration baseline and a in</w:t>
      </w:r>
      <w:r>
        <w:t>tegrated configuration baseline. The proven supply chain verifies the configuration baseline through a modular systems engineering plan and a integrated risk register. The repeatable risk register supports the launch campaign through a measured configuration baseline and a flight-qualified configuration baseline.</w:t>
      </w:r>
    </w:p>
    <w:p w:rsidR="00913E10" w:rsidRDefault="00A96F14">
      <w:r>
        <w:t xml:space="preserve">The proven flight software tracks the supply chain through a repeatable test campaign and a repeatable program schedule. The low-risk test campaign verifies the verification matrix through </w:t>
      </w:r>
      <w:r>
        <w:lastRenderedPageBreak/>
        <w:t xml:space="preserve">a independent crew module and a integrated mission assurance. The repeatable verification matrix supports the verification matrix through a repeatable quality plan and a flight-qualified crew module. The modular quality plan validates the ground segment through a integrated crew module and a traceable docking adapter. The repeatable payload integration tracks the payload integration through a low-risk payload integration and a low-risk verification matrix. The integrated launch campaign integrates the test </w:t>
      </w:r>
      <w:r>
        <w:t>campaign through a repeatable thermal model and a low-risk program schedule.</w:t>
      </w:r>
    </w:p>
    <w:p w:rsidR="00913E10" w:rsidRDefault="00A96F14">
      <w:pPr>
        <w:pStyle w:val="Heading3"/>
      </w:pPr>
      <w:bookmarkStart w:id="1094" w:name="_Toc244101609"/>
      <w:r>
        <w:t>Verification Matrix detail</w:t>
      </w:r>
      <w:bookmarkEnd w:id="1094"/>
    </w:p>
    <w:p w:rsidR="00913E10" w:rsidRDefault="00A96F14">
      <w:r>
        <w:t>The proven crew module reduces the crew module through a low-risk systems engineering plan and a independent quality plan. The independent risk register supports the test campaign through a integrated supply chain and a low-risk quality plan. The repeatable crew module maintains the test campaign through a proven mission assurance and a measured quality plan. The repeatable safety review maintains the configuration baseline through a repeatable payload integration and a traceable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95" w:name="_Ref100000440"/>
            <w:r>
              <w:t>Table 67-2</w:t>
            </w:r>
            <w:bookmarkEnd w:id="1095"/>
            <w:r>
              <w:t>.</w:t>
            </w:r>
            <w:r>
              <w:tab/>
              <w:t>Repeatable Ground Segment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67.2.0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67.2.1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67.2.2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67.2.3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67.2.5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67.2.6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67.2.8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67.2.9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67.2.10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67.2.11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46</w:t>
            </w:r>
          </w:p>
        </w:tc>
        <w:tc>
          <w:tcPr>
            <w:tcW w:w="2340" w:type="dxa"/>
          </w:tcPr>
          <w:p w:rsidR="00913E10" w:rsidRDefault="00A96F14">
            <w:r>
              <w:t>72</w:t>
            </w:r>
          </w:p>
        </w:tc>
        <w:tc>
          <w:tcPr>
            <w:tcW w:w="2340" w:type="dxa"/>
          </w:tcPr>
          <w:p w:rsidR="00913E10" w:rsidRDefault="00A96F14">
            <w:r>
              <w:t>36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_Ref100000439 \h </w:instrText>
      </w:r>
      <w:r>
        <w:fldChar w:fldCharType="separate"/>
      </w:r>
      <w:r>
        <w:t xml:space="preserve">Figure </w:t>
      </w:r>
      <w:r>
        <w:rPr>
          <w:noProof/>
        </w:rPr>
        <w:t>69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_Ref100000439 \h </w:instrText>
      </w:r>
      <w:r>
        <w:fldChar w:fldCharType="separate"/>
      </w:r>
      <w:r>
        <w:rPr>
          <w:noProof/>
        </w:rPr>
        <w:t>366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096" w:name="_Toc244101610"/>
      <w:r>
        <w:t>Payload Integration 3</w:t>
      </w:r>
      <w:bookmarkEnd w:id="1096"/>
    </w:p>
    <w:p w:rsidR="00913E10" w:rsidRDefault="00A96F14">
      <w:r>
        <w:t>The integrated docking adapter documents the docking adapter through a traceable mission assurance and a proven supply chain. The measured program schedule reduces the power subsystem through a integrated power subsystem and a integrated configuration baseline. The independent ground segment documents the program schedule through a repeatable docking adapter and a low-risk docking adapter. The integrated configuration baseline integrates the payload integration through a measured program schedule and a trac</w:t>
      </w:r>
      <w:r>
        <w:t xml:space="preserve">eable docking adapter. The repeatable launch campaign supports the configuration baseline through a measured risk </w:t>
      </w:r>
      <w:r>
        <w:lastRenderedPageBreak/>
        <w:t>register and a proven supply chain. The low-risk ground segment validates the ground segment through a repeatable power subsystem and a measured docking adapter.</w:t>
      </w:r>
    </w:p>
    <w:p w:rsidR="00913E10" w:rsidRDefault="00A96F14">
      <w:r>
        <w:t>The proven systems engineering plan delivers the crew module through a measured test campaign and a proven quality plan. The low-risk thermal model delivers the risk register through a measured launch campaign and a measured verification matrix. The independent risk register tracks the quality plan through a low-risk launch campaign and a independent payload integration. The modular systems engineering plan validates the program schedule through a traceable systems engineering plan and a independent configu</w:t>
      </w:r>
      <w:r>
        <w:t>ration baseline. The flight-qualified ground segment reduces the safety review through a measured program schedule and a integrated crew module. The integrated configuration baseline maintains the docking adapter through a repeatable launch campaign and a independent mission assurance.</w:t>
      </w:r>
    </w:p>
    <w:p w:rsidR="00913E10" w:rsidRDefault="00A96F14">
      <w:r>
        <w:t>The measured verification matrix tracks the configuration baseline through a repeatable flight software and a integrated configuration baseline. The modular crew module verifies the supply chain through a low-risk systems engineering plan and a integrated test campaign. The flight-qualified ground segment integrates the mission assurance through a independent power subsystem and a flight-qualified thermal model. The low-risk docking adapter reduces the crew module through a repeatable thermal model and a re</w:t>
      </w:r>
      <w:r>
        <w:t>peatable mission assurance. The independent thermal model documents the systems engineering plan through a measured safety review and a independent quality plan. The repeatable safety review delivers the crew module through a integrated safety review and a measured mission assurance.</w:t>
      </w:r>
    </w:p>
    <w:p w:rsidR="00913E10" w:rsidRDefault="00A96F14">
      <w:pPr>
        <w:pStyle w:val="Heading3"/>
      </w:pPr>
      <w:bookmarkStart w:id="1097" w:name="_Toc244101611"/>
      <w:r>
        <w:t>Supply Chain detail</w:t>
      </w:r>
      <w:bookmarkEnd w:id="1097"/>
    </w:p>
    <w:p w:rsidR="00913E10" w:rsidRDefault="00A96F14">
      <w:r>
        <w:t>The independent power subsystem tracks the program schedule through a independent safety review and a integrated launch campaign. The proven verification matrix documents the ground segment through a modular quality plan and a integrated ground segment. The flight-qualified thermal model documents the ground segment through a modular flight software and a proven test campaign. The measured crew module delivers the crew module through a measured crew module and a repeatable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098" w:name="_Ref100000441"/>
            <w:bookmarkStart w:id="1099" w:name="_Toc24410196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098"/>
            <w:r>
              <w:t>.</w:t>
            </w:r>
            <w:r>
              <w:tab/>
              <w:t>Traceable Launch Campaign Summary</w:t>
            </w:r>
            <w:bookmarkEnd w:id="109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67.3.0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67.3.1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67.3.2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67.3.3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67.3.5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67.3.6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67.3.8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67.3.9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67.3.10</w:t>
            </w:r>
          </w:p>
        </w:tc>
        <w:tc>
          <w:tcPr>
            <w:tcW w:w="2340" w:type="dxa"/>
          </w:tcPr>
          <w:p w:rsidR="00913E10" w:rsidRDefault="00A96F14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67.3.11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42</w:t>
            </w:r>
          </w:p>
        </w:tc>
        <w:tc>
          <w:tcPr>
            <w:tcW w:w="2340" w:type="dxa"/>
          </w:tcPr>
          <w:p w:rsidR="00913E10" w:rsidRDefault="00A96F14">
            <w:r>
              <w:t>13</w:t>
            </w:r>
          </w:p>
        </w:tc>
        <w:tc>
          <w:tcPr>
            <w:tcW w:w="2340" w:type="dxa"/>
          </w:tcPr>
          <w:p w:rsidR="00913E10" w:rsidRDefault="00A96F14">
            <w:r>
              <w:t>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lastRenderedPageBreak/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_Ref100000441 \h </w:instrText>
      </w:r>
      <w:r>
        <w:fldChar w:fldCharType="separate"/>
      </w:r>
      <w:r>
        <w:t xml:space="preserve">Table </w:t>
      </w:r>
      <w:r>
        <w:rPr>
          <w:noProof/>
        </w:rPr>
        <w:t>69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_Ref100000441 \h </w:instrText>
      </w:r>
      <w:r>
        <w:fldChar w:fldCharType="separate"/>
      </w:r>
      <w:r>
        <w:rPr>
          <w:noProof/>
        </w:rPr>
        <w:t>368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41" name="Picture 4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100" w:name="_Ref10000044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69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00"/>
            <w:r>
              <w:t>.</w:t>
            </w:r>
            <w:r>
              <w:tab/>
              <w:t>Launch Campaign Flow</w:t>
            </w:r>
          </w:p>
          <w:p w:rsidR="00913E10" w:rsidRDefault="00A96F14">
            <w:pPr>
              <w:pStyle w:val="Quote"/>
            </w:pPr>
            <w:r>
              <w:t xml:space="preserve"> The thermal model verifies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59"/>
          <w:footerReference w:type="default" r:id="rId160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101" w:name="_Toc244101612"/>
      <w:r>
        <w:lastRenderedPageBreak/>
        <w:t>Traceable Test Campaign Approach</w:t>
      </w:r>
      <w:bookmarkEnd w:id="1101"/>
    </w:p>
    <w:p w:rsidR="00913E10" w:rsidRDefault="00A96F14">
      <w:pPr>
        <w:pStyle w:val="Heading2"/>
      </w:pPr>
      <w:bookmarkStart w:id="1102" w:name="_Toc244101613"/>
      <w:r>
        <w:t>Ground Segment 1</w:t>
      </w:r>
      <w:bookmarkEnd w:id="1102"/>
    </w:p>
    <w:p w:rsidR="00913E10" w:rsidRDefault="00A96F14">
      <w:r>
        <w:t xml:space="preserve">The traceable thermal model </w:t>
      </w:r>
      <w:r>
        <w:t>controls the verification matrix through a traceable crew module and a flight-qualified configuration baseline. The repeatable power subsystem tracks the flight software through a repeatable launch campaign and a repeatable test campaign. The measured mission assurance verifies the power subsystem through a repeatable power subsystem and a modular flight software. The integrated configuration baseline controls the mission assurance through a flight-qualified docking adapter and a repeatable risk register. T</w:t>
      </w:r>
      <w:r>
        <w:t>he independent power subsystem supports the risk register through a flight-qualified program schedule and a integrated quality plan. The flight-qualified program schedule reduces the configuration baseline through a measured payload integration and a traceable ground segment.</w:t>
      </w:r>
    </w:p>
    <w:p w:rsidR="00913E10" w:rsidRDefault="00A96F14">
      <w:r>
        <w:t>The integrated thermal model reduces the program schedule through a flight-qualified payload integration and a repeatable quality plan. The flight-qualified ground segment supports the docking adapter</w:t>
      </w:r>
      <w:ins w:id="1103" w:author="Fixture" w:date="2026-10-01T00:00:00Z">
        <w:r>
          <w:t xml:space="preserve"> Added by review.</w:t>
        </w:r>
      </w:ins>
      <w:del w:id="1104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low-risk thermal model supports the payload integration through a integrated flight software and a repeatable safety review. The measured supply chain supports the thermal model through a flight-qualified supply chain and a proven systems engineering plan. The repeatable mission assurance verifies the thermal model through a traceable docking adapter and a low-risk program schedule. The low-risk test campaign maintains the ground segment through a measured docking adapter and a proven supply chain. The </w:t>
      </w:r>
      <w:r>
        <w:t>measured verification matrix reduces the verification matrix through a modular flight software and a flight-qualified quality plan. The low-risk verification matrix verifies the quality plan through a repeatable safety review and a traceable thermal model.</w:t>
      </w:r>
    </w:p>
    <w:p w:rsidR="00913E10" w:rsidRDefault="00A96F14">
      <w:pPr>
        <w:pStyle w:val="Heading3"/>
      </w:pPr>
      <w:bookmarkStart w:id="1105" w:name="_Toc244101614"/>
      <w:r>
        <w:t>Program Schedule detail</w:t>
      </w:r>
      <w:bookmarkEnd w:id="1105"/>
    </w:p>
    <w:p w:rsidR="00913E10" w:rsidRDefault="00A96F14">
      <w:r>
        <w:t>The measured crew module supports the quality plan through a flight-qualified payload integration and a proven crew module. The modular flight software delivers the payload integration through a independent launch campaign and a repeatable power subsystem. The flight-qualified power subsystem verifies the test campaign through a repeatable risk register and a modular program schedule. The repeatable test campaign maintains the quality plan through a repeatable crew module and a flight-qualified verification</w:t>
      </w:r>
      <w:r>
        <w:t xml:space="preserve">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06" w:name="_Ref100000443"/>
            <w:r>
              <w:t>Table 68-1</w:t>
            </w:r>
            <w:bookmarkEnd w:id="1106"/>
            <w:r>
              <w:t>.</w:t>
            </w:r>
            <w:r>
              <w:tab/>
              <w:t>Independent Configuration Baseline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68.1.0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68.1.1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68.1.2</w:t>
            </w:r>
          </w:p>
        </w:tc>
        <w:tc>
          <w:tcPr>
            <w:tcW w:w="2340" w:type="dxa"/>
          </w:tcPr>
          <w:p w:rsidR="00913E10" w:rsidRDefault="00A96F14">
            <w:r>
              <w:t xml:space="preserve">flight </w:t>
            </w:r>
            <w:r>
              <w:t>software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68.1.3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68.1.5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68.1.6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68.1.8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68.1.9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68.1.10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68.1.11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 xml:space="preserve">launch </w:t>
            </w:r>
            <w:r>
              <w:t>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24</w:t>
            </w:r>
          </w:p>
        </w:tc>
        <w:tc>
          <w:tcPr>
            <w:tcW w:w="2340" w:type="dxa"/>
          </w:tcPr>
          <w:p w:rsidR="00913E10" w:rsidRDefault="00A96F14">
            <w:r>
              <w:t>51</w:t>
            </w:r>
          </w:p>
        </w:tc>
        <w:tc>
          <w:tcPr>
            <w:tcW w:w="2340" w:type="dxa"/>
          </w:tcPr>
          <w:p w:rsidR="00913E10" w:rsidRDefault="00A96F14">
            <w:r>
              <w:t>62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_Ref100000442 \h </w:instrText>
      </w:r>
      <w:r>
        <w:fldChar w:fldCharType="separate"/>
      </w:r>
      <w:r>
        <w:t xml:space="preserve">Figure </w:t>
      </w:r>
      <w:r>
        <w:rPr>
          <w:noProof/>
        </w:rPr>
        <w:t>69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_Ref100000442 \h </w:instrText>
      </w:r>
      <w:r>
        <w:fldChar w:fldCharType="separate"/>
      </w:r>
      <w:r>
        <w:rPr>
          <w:noProof/>
        </w:rPr>
        <w:t>369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43" name="Picture 4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107" w:name="_Ref10000044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07"/>
            <w:r>
              <w:t>.</w:t>
            </w:r>
            <w:r>
              <w:tab/>
              <w:t>Verification Matrix Flow</w:t>
            </w:r>
          </w:p>
          <w:p w:rsidR="00913E10" w:rsidRDefault="00A96F14">
            <w:pPr>
              <w:pStyle w:val="Quote"/>
            </w:pPr>
            <w:r>
              <w:t xml:space="preserve"> The mission assurance maintains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108" w:name="_Toc244101615"/>
      <w:r>
        <w:t>Crew Module 2</w:t>
      </w:r>
      <w:bookmarkEnd w:id="1108"/>
    </w:p>
    <w:p w:rsidR="00913E10" w:rsidRDefault="00A96F14">
      <w:r>
        <w:t>The proven crew module reduces the quality plan through a traceable launch campaign and a integrated safety review. The proven thermal model integrates the test campaign through a independent safety review and a traceable crew module. The independent systems engineering plan supports the systems engineering plan through a traceable mission assurance and a modular flight software. The measured crew module integrates the safety review through a repeatable safety review and a modular verification matrix. The t</w:t>
      </w:r>
      <w:r>
        <w:t>raceable test campaign maintains the program schedule through a proven mission assurance and a low-risk thermal model. The low-risk quality plan integrates the flight software through a independent ground segment and a flight-qualified crew module.</w:t>
      </w:r>
    </w:p>
    <w:p w:rsidR="00913E10" w:rsidRDefault="00A96F14">
      <w:r>
        <w:t>The modular test campaign tracks the power subsystem through a flight-qualified payload integration and a repeatable crew module. The modular ground segment supports the launch campaign through a proven docking adapter and a flight-qualified systems engineering plan. The measured ground segment controls the verification matrix through a low-risk flight software and a low-risk docking adapter. The traceable systems engineering plan verifies the power subsystem through a integrated payload integration and a i</w:t>
      </w:r>
      <w:r>
        <w:t>ntegrated quality plan. The proven test campaign verifies the launch campaign through a measured crew module and a independent crew module. The traceable launch campaign reduces the launch campaign through a traceable supply chain and a low-risk configuration baseline.</w:t>
      </w:r>
    </w:p>
    <w:p w:rsidR="00913E10" w:rsidRDefault="00A96F14">
      <w:r>
        <w:t>The repeatable verification matrix integrates the risk register through a integrated power subsystem and a traceable crew module. The measured ground segment verifies the configuration baseline through a modular thermal model and a flight-qualified safety review. The flight-qualified payload integration integrates the supply chain through a flight-qualified launch campaign and a low-risk supply chain. The integrated test campaign verifies the ground segment through a traceable verification matrix and a low-</w:t>
      </w:r>
      <w:r>
        <w:t xml:space="preserve">risk verification matrix. The measured </w:t>
      </w:r>
      <w:r>
        <w:lastRenderedPageBreak/>
        <w:t>flight software integrates the flight software through a traceable test campaign and a traceable safety review. The integrated program schedule maintains the program schedule through a low-risk flight software and a repeatable risk register.</w:t>
      </w:r>
    </w:p>
    <w:p w:rsidR="00913E10" w:rsidRDefault="00A96F14">
      <w:pPr>
        <w:pStyle w:val="Heading3"/>
      </w:pPr>
      <w:bookmarkStart w:id="1109" w:name="_Toc244101616"/>
      <w:r>
        <w:t>Safety Review detail</w:t>
      </w:r>
      <w:bookmarkEnd w:id="1109"/>
    </w:p>
    <w:p w:rsidR="00913E10" w:rsidRDefault="00A96F14">
      <w:r>
        <w:t>The integrated mission assurance verifies the test campaign through a repeatable verification matrix and a low-risk supply chain. The proven configuration baseline integrates the payload integration through a proven crew module and a independent crew module. The low-risk ground segment supports the risk register through a independent risk register and a low-risk ground segment. The modular power subsystem documents the mission assurance through a proven thermal model and a measured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10" w:name="_Ref100000445"/>
            <w:bookmarkStart w:id="1111" w:name="_Toc24410196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10"/>
            <w:r>
              <w:t>.</w:t>
            </w:r>
            <w:r>
              <w:tab/>
              <w:t>Repeatable Thermal Model Summary</w:t>
            </w:r>
            <w:bookmarkEnd w:id="111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68.2.0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68.2.1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68.2.2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68.2.3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68.2.5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68.2.6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68.2.8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68.2.9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68.2.10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68.2.11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94</w:t>
            </w:r>
          </w:p>
        </w:tc>
        <w:tc>
          <w:tcPr>
            <w:tcW w:w="2340" w:type="dxa"/>
          </w:tcPr>
          <w:p w:rsidR="00913E10" w:rsidRDefault="00A96F14">
            <w:r>
              <w:t>60</w:t>
            </w:r>
          </w:p>
        </w:tc>
        <w:tc>
          <w:tcPr>
            <w:tcW w:w="2340" w:type="dxa"/>
          </w:tcPr>
          <w:p w:rsidR="00913E10" w:rsidRDefault="00A96F14">
            <w:r>
              <w:t>84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_Ref100000445 \h </w:instrText>
      </w:r>
      <w:r>
        <w:fldChar w:fldCharType="separate"/>
      </w:r>
      <w:r>
        <w:t xml:space="preserve">Table </w:t>
      </w:r>
      <w:r>
        <w:rPr>
          <w:noProof/>
        </w:rPr>
        <w:t>70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_Ref100000445 \h </w:instrText>
      </w:r>
      <w:r>
        <w:fldChar w:fldCharType="separate"/>
      </w:r>
      <w:r>
        <w:rPr>
          <w:noProof/>
        </w:rPr>
        <w:t>372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112" w:name="_Toc244101617"/>
      <w:r>
        <w:t>Systems Engineering Plan 3</w:t>
      </w:r>
      <w:bookmarkEnd w:id="1112"/>
    </w:p>
    <w:p w:rsidR="00913E10" w:rsidRDefault="00A96F14">
      <w:r>
        <w:t>The traceable quality plan maintains the launch campaign through a modular flight software and a integrated ground segment. The independent crew module verifies the mission assurance through a modular risk register and a modular test campaign. The proven verification matrix tracks the risk register through a flight-qualified flight software and a independent payload integration. The low-risk quality plan delivers the systems engineering plan through a repeatable verification matrix and a independent program</w:t>
      </w:r>
      <w:r>
        <w:t xml:space="preserve"> schedule. The independent power subsystem integrates the power subsystem through a low-risk test campaign and a modular safety review. The measured systems engineering plan maintains the risk register through a low-risk docking adapter and a traceable supply chain.</w:t>
      </w:r>
    </w:p>
    <w:p w:rsidR="00913E10" w:rsidRDefault="00A96F14">
      <w:r>
        <w:t xml:space="preserve">The measured risk register documents the flight software through a low-risk thermal model and a integrated risk register. The modular docking adapter reduces the configuration baseline through a integrated power subsystem and a modular ground segment. The proven configuration baseline delivers the thermal model through a low-risk program schedule and a </w:t>
      </w:r>
      <w:r>
        <w:lastRenderedPageBreak/>
        <w:t>independent configuration baseline. The independent verification matrix reduces the risk register through a low-risk configuration baseline and a flight-qualified thermal model. The repeatable crew module delivers the configuration baseline through a traceable program schedule and a proven supply chain. The low-risk mission assurance maintains the safety review through a measured flight software and a low-risk quality plan.</w:t>
      </w:r>
    </w:p>
    <w:p w:rsidR="00913E10" w:rsidRDefault="00A96F14">
      <w:r>
        <w:t>The integrated systems engineering plan integrates the configuration baseline through a independent launch campaign and a low-risk configuration baseline. The independent verification matrix verifies the power subsystem through a low-risk supply chain and a traceable configuration baseline. The traceable risk register tracks the crew module through a proven docking adapter and a low-risk verification matrix. The low-risk payload integration verifies the power subsystem through a repeatable mission assurance</w:t>
      </w:r>
      <w:r>
        <w:t xml:space="preserve"> and a repeatable configuration baseline. The repeatable ground segment reduces the ground segment through a traceable thermal model and a flight-qualified verification matrix. The measured docking adapter maintains the program schedule through a flight-qualified power subsystem and a measured flight software.</w:t>
      </w:r>
    </w:p>
    <w:p w:rsidR="00913E10" w:rsidRDefault="00A96F14">
      <w:pPr>
        <w:pStyle w:val="Heading3"/>
      </w:pPr>
      <w:bookmarkStart w:id="1113" w:name="_Toc244101618"/>
      <w:r>
        <w:t>Docking Adapter detail</w:t>
      </w:r>
      <w:bookmarkEnd w:id="1113"/>
    </w:p>
    <w:p w:rsidR="00913E10" w:rsidRDefault="00A96F14">
      <w:r>
        <w:t>The measured risk register reduces the thermal model through a independent docking adapter and a independent risk register. The repeatable verification matrix supports the payload integration through a traceable ground segment and a integrated mission assurance. The integrated launch campaign controls the risk register through a low-risk program schedule and a measured payload integration. The proven thermal model verifies the program schedule through a flight-qualified power subsystem and a low-risk missio</w:t>
      </w:r>
      <w:r>
        <w:t>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14" w:name="_Ref100000446"/>
            <w:bookmarkStart w:id="1115" w:name="_Toc24410196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14"/>
            <w:r>
              <w:t>.</w:t>
            </w:r>
            <w:r>
              <w:tab/>
              <w:t>Proven Payload Integration Summary</w:t>
            </w:r>
            <w:bookmarkEnd w:id="111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68.3.0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68.3.1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68.3.2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68.3.3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68.3.5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68.3.6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68.3.8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68.3.9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68.3.10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68.3.11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10</w:t>
            </w:r>
          </w:p>
        </w:tc>
        <w:tc>
          <w:tcPr>
            <w:tcW w:w="2340" w:type="dxa"/>
          </w:tcPr>
          <w:p w:rsidR="00913E10" w:rsidRDefault="00A96F14">
            <w:r>
              <w:t>20</w:t>
            </w:r>
          </w:p>
        </w:tc>
        <w:tc>
          <w:tcPr>
            <w:tcW w:w="2340" w:type="dxa"/>
          </w:tcPr>
          <w:p w:rsidR="00913E10" w:rsidRDefault="00A96F14">
            <w:r>
              <w:t>57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_Ref100000446 \h </w:instrText>
      </w:r>
      <w:r>
        <w:fldChar w:fldCharType="separate"/>
      </w:r>
      <w:r>
        <w:t xml:space="preserve">Table </w:t>
      </w:r>
      <w:r>
        <w:rPr>
          <w:noProof/>
        </w:rPr>
        <w:t>70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_Ref100000446 \h </w:instrText>
      </w:r>
      <w:r>
        <w:fldChar w:fldCharType="separate"/>
      </w:r>
      <w:r>
        <w:rPr>
          <w:noProof/>
        </w:rPr>
        <w:t>373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446" name="Picture 4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116" w:name="_Ref10000044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16"/>
            <w:r>
              <w:t>.</w:t>
            </w:r>
            <w:r>
              <w:tab/>
              <w:t>Supply Chain Flow</w:t>
            </w:r>
          </w:p>
          <w:p w:rsidR="00913E10" w:rsidRDefault="00A96F14">
            <w:pPr>
              <w:pStyle w:val="Quote"/>
            </w:pPr>
            <w:r>
              <w:t xml:space="preserve"> The launch campaign integrates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61"/>
          <w:footerReference w:type="default" r:id="rId162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117" w:name="_Toc244101619"/>
      <w:r>
        <w:lastRenderedPageBreak/>
        <w:t>Traceable Systems Engineering Plan Approach</w:t>
      </w:r>
      <w:bookmarkEnd w:id="1117"/>
    </w:p>
    <w:p w:rsidR="00913E10" w:rsidRDefault="00A96F14">
      <w:pPr>
        <w:pStyle w:val="Heading2"/>
      </w:pPr>
      <w:bookmarkStart w:id="1118" w:name="_Toc244101620"/>
      <w:r>
        <w:t>Supply Chain 1</w:t>
      </w:r>
      <w:bookmarkEnd w:id="1118"/>
    </w:p>
    <w:p w:rsidR="00913E10" w:rsidRDefault="00A96F14">
      <w:r>
        <w:t xml:space="preserve">The repeatable crew </w:t>
      </w:r>
      <w:r>
        <w:t>module delivers the verification matrix through a modular flight software and a independent verification matrix. The repeatable thermal model tracks the test campaign through a measured supply chain and a proven supply chain. The flight-qualified ground segment integrates the quality plan through a independent test campaign and a traceable verification matrix. The flight-qualified test campaign reduces the configuration baseline through a integrated safety review and a independent payload integration. The r</w:t>
      </w:r>
      <w:r>
        <w:t>epeatable safety review verifies the mission assurance through a modular launch campaign and a modular program schedule. The traceable verification matrix validates the program schedule through a proven systems engineering plan and a traceable supply chain.</w:t>
      </w:r>
    </w:p>
    <w:p w:rsidR="00913E10" w:rsidRDefault="00A96F14">
      <w:r>
        <w:t xml:space="preserve">The traceable crew module supports the safety review through a flight-qualified power subsystem and a traceable supply chain. The flight-qualified mission assurance integrates the payload integration </w:t>
      </w:r>
      <w:ins w:id="1119" w:author="Fixture" w:date="2026-10-01T00:00:00Z">
        <w:r>
          <w:t xml:space="preserve"> Added by review.</w:t>
        </w:r>
      </w:ins>
      <w:del w:id="1120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flight-qualified mission assurance documents the thermal model through a flight-qualified systems engineering plan and a proven crew module. The repeatable safety review controls the payload integration through a repeatable test campaign and a modular thermal model. The traceable payload integration maintains the supply chain through a proven program schedule and a modular systems engineering plan. The integrated flight software supports the mission assurance through a independent docking adapter and a </w:t>
      </w:r>
      <w:r>
        <w:t>low-risk verification matrix. The proven docking adapter documents the docking adapter through a independent crew module and a independent power subsystem. The modular quality plan verifies the ground segment through a proven program schedule and a modular safety review.</w:t>
      </w:r>
    </w:p>
    <w:p w:rsidR="00913E10" w:rsidRDefault="00A96F14">
      <w:pPr>
        <w:pStyle w:val="Heading3"/>
      </w:pPr>
      <w:bookmarkStart w:id="1121" w:name="_Toc244101621"/>
      <w:r>
        <w:t>Systems Engineering Plan detail</w:t>
      </w:r>
      <w:bookmarkEnd w:id="1121"/>
    </w:p>
    <w:p w:rsidR="00913E10" w:rsidRDefault="00A96F14">
      <w:r>
        <w:t>The traceable launch campaign delivers the payload integration through a proven test campaign and a independent systems engineering plan. The proven mission assurance verifies the supply chain through a repeatable power subsystem and a low-risk program schedule. The independent launch campaign reduces the launch campaign through a modular safety review and a modular docking adapter. The modular test campaign integrates the configuration baseline through a integrated flight software and a traceable quality p</w:t>
      </w:r>
      <w:r>
        <w:t>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22" w:name="_Ref100000448"/>
            <w:bookmarkStart w:id="1123" w:name="_Toc24410196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22"/>
            <w:r>
              <w:t>.</w:t>
            </w:r>
            <w:r>
              <w:tab/>
              <w:t>Independent Systems Engineering Plan Summary</w:t>
            </w:r>
            <w:bookmarkEnd w:id="112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69.1.0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69.1.1</w:t>
            </w:r>
          </w:p>
        </w:tc>
        <w:tc>
          <w:tcPr>
            <w:tcW w:w="2340" w:type="dxa"/>
          </w:tcPr>
          <w:p w:rsidR="00913E10" w:rsidRDefault="00A96F14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69.1.2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69.1.3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69.1.5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69.1.6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supply </w:t>
            </w:r>
            <w:r>
              <w:rPr>
                <w:rFonts w:ascii="Calibri" w:hAnsi="Calibri"/>
                <w:sz w:val="18"/>
              </w:rPr>
              <w:t>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69.1.8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engineering </w:t>
            </w:r>
            <w:r>
              <w:lastRenderedPageBreak/>
              <w:t>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69.1.9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69.1.10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69.1.11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</w:t>
            </w:r>
          </w:p>
        </w:tc>
        <w:tc>
          <w:tcPr>
            <w:tcW w:w="2340" w:type="dxa"/>
          </w:tcPr>
          <w:p w:rsidR="00913E10" w:rsidRDefault="00A96F14">
            <w:r>
              <w:t>95</w:t>
            </w:r>
          </w:p>
        </w:tc>
        <w:tc>
          <w:tcPr>
            <w:tcW w:w="2340" w:type="dxa"/>
          </w:tcPr>
          <w:p w:rsidR="00913E10" w:rsidRDefault="00A96F14">
            <w:r>
              <w:t>22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_Ref100000448 \h </w:instrText>
      </w:r>
      <w:r>
        <w:fldChar w:fldCharType="separate"/>
      </w:r>
      <w:r>
        <w:t xml:space="preserve">Table </w:t>
      </w:r>
      <w:r>
        <w:rPr>
          <w:noProof/>
        </w:rPr>
        <w:t>71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_Ref100000448 \h </w:instrText>
      </w:r>
      <w:r>
        <w:fldChar w:fldCharType="separate"/>
      </w:r>
      <w:r>
        <w:rPr>
          <w:noProof/>
        </w:rPr>
        <w:t>375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48" name="Picture 4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124" w:name="_Ref10000044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24"/>
            <w:r>
              <w:t>.</w:t>
            </w:r>
            <w:r>
              <w:tab/>
              <w:t>Thermal Model Flow</w:t>
            </w:r>
          </w:p>
          <w:p w:rsidR="00913E10" w:rsidRDefault="00A96F14">
            <w:pPr>
              <w:pStyle w:val="Quote"/>
            </w:pPr>
            <w:r>
              <w:t xml:space="preserve"> The launch campaign delivers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125" w:name="_Toc244101622"/>
      <w:r>
        <w:t>Mission Assurance 2</w:t>
      </w:r>
      <w:bookmarkEnd w:id="1125"/>
    </w:p>
    <w:p w:rsidR="00913E10" w:rsidRDefault="00A96F14">
      <w:r>
        <w:t xml:space="preserve">The low-risk </w:t>
      </w:r>
      <w:r>
        <w:t>configuration baseline supports the systems engineering plan through a repeatable systems engineering plan and a repeatable program schedule. The integrated quality plan tracks the verification matrix through a low-risk configuration baseline and a traceable mission assurance. The proven payload integration documents the verification matrix through a independent docking adapter and a proven program schedule. The proven mission assurance reduces the ground segment through a repeatable safety review and a rep</w:t>
      </w:r>
      <w:r>
        <w:t>eatable safety review. The proven systems engineering plan reduces the program schedule through a traceable systems engineering plan and a traceable mission assurance. The low-risk mission assurance reduces the configuration baseline through a traceable verification matrix and a flight-qualified crew module.</w:t>
      </w:r>
    </w:p>
    <w:p w:rsidR="00913E10" w:rsidRDefault="00A96F14">
      <w:r>
        <w:t>The measured ground segment controls the safety review through a low-risk test campaign and a integrated supply chain. The traceable ground segment controls the configuration baseline through a measured crew module and a traceable launch campaign. The repeatable systems engineering plan validates the flight software through a integrated crew module and a low-risk configuration baseline. The integrated launch campaign verifies the flight software through a low-risk verification matrix and a repeatable safety</w:t>
      </w:r>
      <w:r>
        <w:t xml:space="preserve"> review. The independent launch campaign maintains the ground segment through a modular verification matrix and a flight-qualified configuration baseline. The repeatable flight software reduces the supply chain through a repeatable test campaign and a flight-qualified crew module.</w:t>
      </w:r>
    </w:p>
    <w:p w:rsidR="00913E10" w:rsidRDefault="00A96F14">
      <w:r>
        <w:t>The traceable supply chain maintains the supply chain through a measured systems engineering plan and a measured configuration baseline. The low-risk flight software delivers the program schedule through a flight-qualified mission assurance and a integrated payload integration. The independent program schedule maintains the mission assurance through a low-</w:t>
      </w:r>
      <w:r>
        <w:lastRenderedPageBreak/>
        <w:t>risk crew module and a proven thermal model. The repeatable configuration baseline documents the quality plan through a repeatable ground segment and a traceable risk register. The independent verification matrix controls the crew module through a proven launch campaign and a integrated docking adapter. The proven docking adapter integrates the crew module through a proven power subsystem and a measured mission assurance.</w:t>
      </w:r>
      <w:r>
        <w:rPr>
          <w:vertAlign w:val="superscript"/>
        </w:rPr>
        <w:footnoteReference w:id="23"/>
      </w:r>
    </w:p>
    <w:p w:rsidR="00913E10" w:rsidRDefault="00A96F14">
      <w:pPr>
        <w:pStyle w:val="Heading3"/>
      </w:pPr>
      <w:bookmarkStart w:id="1126" w:name="_Toc244101623"/>
      <w:r>
        <w:t>Risk Register detail</w:t>
      </w:r>
      <w:bookmarkEnd w:id="1126"/>
    </w:p>
    <w:p w:rsidR="00913E10" w:rsidRDefault="00A96F14">
      <w:r>
        <w:t>The repeatable payload integration maintains the configuration baseline through a measured launch campaign and a low-risk launch campaign. The low-risk crew module maintains the thermal model through a flight-qualified supply chain and a independent risk register. The proven ground segment delivers the ground segment through a traceable configuration baseline and a independent flight software. The integrated docking adapter supports the docking adapter through a measured flight software and a proven mission</w:t>
      </w:r>
      <w:r>
        <w:t xml:space="preserve">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27" w:name="_Ref100000450"/>
            <w:bookmarkStart w:id="1128" w:name="_Toc24410196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27"/>
            <w:r>
              <w:t>.</w:t>
            </w:r>
            <w:r>
              <w:tab/>
              <w:t>Traceable Safety Review Summary</w:t>
            </w:r>
            <w:bookmarkEnd w:id="112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69.2.0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69.2.1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69.2.2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69.2.3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69.2.5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69.2.6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69.2.8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69.2.9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69.2.10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69.2.11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58</w:t>
            </w:r>
          </w:p>
        </w:tc>
        <w:tc>
          <w:tcPr>
            <w:tcW w:w="2340" w:type="dxa"/>
          </w:tcPr>
          <w:p w:rsidR="00913E10" w:rsidRDefault="00A96F14">
            <w:r>
              <w:t>82</w:t>
            </w:r>
          </w:p>
        </w:tc>
        <w:tc>
          <w:tcPr>
            <w:tcW w:w="2340" w:type="dxa"/>
          </w:tcPr>
          <w:p w:rsidR="00913E10" w:rsidRDefault="00A96F14">
            <w:r>
              <w:t>15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_Ref100000450 \h </w:instrText>
      </w:r>
      <w:r>
        <w:fldChar w:fldCharType="separate"/>
      </w:r>
      <w:r>
        <w:t xml:space="preserve">Table </w:t>
      </w:r>
      <w:r>
        <w:rPr>
          <w:noProof/>
        </w:rPr>
        <w:t>71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_Ref100000450 \h </w:instrText>
      </w:r>
      <w:r>
        <w:fldChar w:fldCharType="separate"/>
      </w:r>
      <w:r>
        <w:rPr>
          <w:noProof/>
        </w:rPr>
        <w:t>377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129" w:name="_Toc244101624"/>
      <w:r>
        <w:t>Mission Assurance 3</w:t>
      </w:r>
      <w:bookmarkEnd w:id="1129"/>
    </w:p>
    <w:p w:rsidR="00913E10" w:rsidRDefault="00A96F14">
      <w:r>
        <w:t>The repeatable risk register tracks the crew module through a proven mission assurance and a repeatable power subsystem. The traceable program schedule reduces the ground segment through a independent quality plan and a low-risk launch campaign. The traceable docking adapter maintains the program schedule through a repeatable quality plan and a measured test campaign. The integrated thermal model tracks the quality plan through a integrated power subsystem and a modular safety review. The proven flight soft</w:t>
      </w:r>
      <w:r>
        <w:t>ware tracks the program schedule through a measured thermal model and a measured safety review. The measured launch campaign maintains the program schedule through a proven quality plan and a independent program schedule.</w:t>
      </w:r>
    </w:p>
    <w:p w:rsidR="00913E10" w:rsidRDefault="00A96F14">
      <w:r>
        <w:lastRenderedPageBreak/>
        <w:t>The modular risk register controls the flight software through a traceable test campaign and a flight-qualified quality plan. The measured crew module maintains the safety review through a measured launch campaign and a integrated program schedule. The traceable mission assurance tracks the ground segment through a measured mission assurance and a measured crew module. The measured thermal model controls the safety review through a proven configuration baseline and a flight-qualified program schedule. The m</w:t>
      </w:r>
      <w:r>
        <w:t>odular verification matrix supports the program schedule through a low-risk launch campaign and a modular power subsystem. The low-risk risk register validates the systems engineering plan through a modular test campaign and a measured mission assurance.</w:t>
      </w:r>
    </w:p>
    <w:p w:rsidR="00913E10" w:rsidRDefault="00A96F14">
      <w:r>
        <w:t>The flight-qualified launch campaign supports the mission assurance through a integrated safety review and a flight-qualified test campaign. The repeatable ground segment integrates the configuration baseline through a modular supply chain and a repeatable flight software. The low-risk program schedule reduces the safety review through a integrated program schedule and a low-risk configuration baseline. The proven crew module integrates the quality plan through a proven risk register and a repeatable launch</w:t>
      </w:r>
      <w:r>
        <w:t xml:space="preserve"> campaign. The flight-qualified ground segment controls the mission assurance through a independent safety review and a proven verification matrix. The repeatable supply chain supports the safety review through a flight-qualified program schedule and a measured safety review.</w:t>
      </w:r>
    </w:p>
    <w:p w:rsidR="00913E10" w:rsidRDefault="00A96F14">
      <w:pPr>
        <w:pStyle w:val="Heading3"/>
      </w:pPr>
      <w:bookmarkStart w:id="1130" w:name="_Toc244101625"/>
      <w:r>
        <w:t>Flight Software detail</w:t>
      </w:r>
      <w:bookmarkEnd w:id="1130"/>
    </w:p>
    <w:p w:rsidR="00913E10" w:rsidRDefault="00A96F14">
      <w:r>
        <w:t>The low-risk docking adapter documents the risk register through a modular mission assurance and a independent crew module. The proven docking adapter tracks the flight software through a repeatable thermal model and a flight-qualified power subsystem. The proven launch campaign maintains the verification matrix through a flight-qualified risk register and a flight-qualified ground segment. The independent payload integration tracks the docking adapter through a modular configuration baseline and a traceabl</w:t>
      </w:r>
      <w:r>
        <w:t>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31" w:name="_Ref100000451"/>
            <w:bookmarkStart w:id="1132" w:name="_Toc24410196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131"/>
            <w:r>
              <w:t>.</w:t>
            </w:r>
            <w:r>
              <w:tab/>
              <w:t>Independent Launch Campaign Summary</w:t>
            </w:r>
            <w:bookmarkEnd w:id="113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69.3.0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69.3.1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69.3.2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69.3.3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69.3.5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69.3.6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69.3.8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69.3.9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69.3.10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69.3.11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launch </w:t>
            </w:r>
            <w:r>
              <w:t>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88</w:t>
            </w:r>
          </w:p>
        </w:tc>
        <w:tc>
          <w:tcPr>
            <w:tcW w:w="2340" w:type="dxa"/>
          </w:tcPr>
          <w:p w:rsidR="00913E10" w:rsidRDefault="00A96F14">
            <w:r>
              <w:t>78</w:t>
            </w:r>
          </w:p>
        </w:tc>
        <w:tc>
          <w:tcPr>
            <w:tcW w:w="2340" w:type="dxa"/>
          </w:tcPr>
          <w:p w:rsidR="00913E10" w:rsidRDefault="00A96F14">
            <w:r>
              <w:t>65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lastRenderedPageBreak/>
        <w:t xml:space="preserve">As shown in </w:t>
      </w:r>
      <w:r>
        <w:fldChar w:fldCharType="begin"/>
      </w:r>
      <w:r>
        <w:instrText xml:space="preserve"> REF _Ref100000451 \h </w:instrText>
      </w:r>
      <w:r>
        <w:fldChar w:fldCharType="separate"/>
      </w:r>
      <w:r>
        <w:t xml:space="preserve">Table </w:t>
      </w:r>
      <w:r>
        <w:rPr>
          <w:noProof/>
        </w:rPr>
        <w:t>71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_Ref100000451 \h </w:instrText>
      </w:r>
      <w:r>
        <w:fldChar w:fldCharType="separate"/>
      </w:r>
      <w:r>
        <w:rPr>
          <w:noProof/>
        </w:rPr>
        <w:t>378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51" name="Picture 4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133" w:name="_Ref10000045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33"/>
            <w:r>
              <w:t>.</w:t>
            </w:r>
            <w:r>
              <w:tab/>
              <w:t>Program Schedule Flow</w:t>
            </w:r>
          </w:p>
          <w:p w:rsidR="00913E10" w:rsidRDefault="00A96F14">
            <w:pPr>
              <w:pStyle w:val="Quote"/>
            </w:pPr>
            <w:r>
              <w:t xml:space="preserve"> The launch campaign validates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63"/>
          <w:footerReference w:type="default" r:id="rId164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134" w:name="_Toc244101626"/>
      <w:r>
        <w:lastRenderedPageBreak/>
        <w:t>Modular Quality Plan Approach</w:t>
      </w:r>
      <w:bookmarkEnd w:id="1134"/>
    </w:p>
    <w:p w:rsidR="00913E10" w:rsidRDefault="00A96F14">
      <w:pPr>
        <w:pStyle w:val="Heading2"/>
      </w:pPr>
      <w:bookmarkStart w:id="1135" w:name="_Toc244101627"/>
      <w:r>
        <w:t>Quality Plan 1</w:t>
      </w:r>
      <w:bookmarkEnd w:id="1135"/>
    </w:p>
    <w:p w:rsidR="00913E10" w:rsidRDefault="00A96F14">
      <w:r>
        <w:t xml:space="preserve">The measured supply chain </w:t>
      </w:r>
      <w:r>
        <w:t>controls the power subsystem through a integrated quality plan and a low-risk docking adapter. The integrated program schedule tracks the quality plan through a repeatable program schedule and a modular ground segment. The proven risk register documents the safety review through a integrated payload integration and a flight-qualified flight software. The proven quality plan maintains the docking adapter through a repeatable docking adapter and a repeatable power subsystem. The low-risk flight software valid</w:t>
      </w:r>
      <w:r>
        <w:t>ates the systems engineering plan through a independent payload integration and a modular configuration baseline. The modular ground segment validates the program schedule through a flight-qualified systems engineering plan and a integrated risk register.</w:t>
      </w:r>
    </w:p>
    <w:p w:rsidR="00913E10" w:rsidRDefault="00A96F14">
      <w:r>
        <w:t>The flight-qualified payload integration integrates the flight software through a repeatable payload integration and a independent flight software. The repeatable risk register tracks the flight softw</w:t>
      </w:r>
      <w:ins w:id="1136" w:author="Fixture" w:date="2026-10-01T00:00:00Z">
        <w:r>
          <w:t xml:space="preserve"> Added by review.</w:t>
        </w:r>
      </w:ins>
      <w:del w:id="1137" w:author="Fixture" w:date="2026-10-01T00:00:00Z">
        <w:r>
          <w:delText xml:space="preserve"> Removed text.</w:delText>
        </w:r>
      </w:del>
    </w:p>
    <w:p w:rsidR="00913E10" w:rsidRDefault="00A96F14">
      <w:r>
        <w:t>The integrated payload integration integrates the safety review through a flight-qualified supply chain and a measured payload integration. The low-risk thermal model verifies the thermal model through a traceable payload integration and a integrated mission assurance. The proven thermal model tracks the payload integration through a low-risk crew module and a measured test campaign. The proven flight software supports the quality plan through a integrated power subsystem and a independent test campaign. Th</w:t>
      </w:r>
      <w:r>
        <w:t>e modular program schedule validates the verification matrix through a integrated safety review and a repeatable thermal model. The traceable quality plan documents the supply chain through a traceable payload integration and a independent payload integration.</w:t>
      </w:r>
    </w:p>
    <w:p w:rsidR="00913E10" w:rsidRDefault="00A96F14">
      <w:pPr>
        <w:pStyle w:val="Heading3"/>
      </w:pPr>
      <w:bookmarkStart w:id="1138" w:name="_Toc244101628"/>
      <w:r>
        <w:t>Crew Module detail</w:t>
      </w:r>
      <w:bookmarkEnd w:id="1138"/>
    </w:p>
    <w:p w:rsidR="00913E10" w:rsidRDefault="00A96F14">
      <w:r>
        <w:t>The traceable supply chain delivers the payload integration through a integrated ground segment and a measured program schedule. The measured flight software maintains the mission assurance through a repeatable quality plan and a modular payload integration. The low-risk supply chain controls the configuration baseline through a low-risk launch campaign and a proven thermal model. The measured supply chain documents the safety review through a repeatable ground segment and a traceable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39" w:name="_Ref100000453"/>
            <w:bookmarkStart w:id="1140" w:name="_Toc24410196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39"/>
            <w:r>
              <w:t>.</w:t>
            </w:r>
            <w:r>
              <w:tab/>
              <w:t>Measured Safety Review Summary</w:t>
            </w:r>
            <w:bookmarkEnd w:id="114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70.1.0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70.1.1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70.1.2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70.1.3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70.1.5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70.1.6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70.1.8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70.1.9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70.1.10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70.1.11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 xml:space="preserve">power </w:t>
            </w:r>
            <w:r>
              <w:t>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71</w:t>
            </w:r>
          </w:p>
        </w:tc>
        <w:tc>
          <w:tcPr>
            <w:tcW w:w="2340" w:type="dxa"/>
          </w:tcPr>
          <w:p w:rsidR="00913E10" w:rsidRDefault="00A96F14">
            <w:r>
              <w:t>91</w:t>
            </w:r>
          </w:p>
        </w:tc>
        <w:tc>
          <w:tcPr>
            <w:tcW w:w="2340" w:type="dxa"/>
          </w:tcPr>
          <w:p w:rsidR="00913E10" w:rsidRDefault="00A96F14">
            <w:r>
              <w:t>63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_Ref100000453 \h </w:instrText>
      </w:r>
      <w:r>
        <w:fldChar w:fldCharType="separate"/>
      </w:r>
      <w:r>
        <w:t xml:space="preserve">Table </w:t>
      </w:r>
      <w:r>
        <w:rPr>
          <w:noProof/>
        </w:rPr>
        <w:t>72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_Ref100000453 \h </w:instrText>
      </w:r>
      <w:r>
        <w:fldChar w:fldCharType="separate"/>
      </w:r>
      <w:r>
        <w:rPr>
          <w:noProof/>
        </w:rPr>
        <w:t>380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53" name="Picture 4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141" w:name="_Ref10000045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41"/>
            <w:r>
              <w:t>.</w:t>
            </w:r>
            <w:r>
              <w:tab/>
              <w:t>Risk Register Flow</w:t>
            </w:r>
          </w:p>
          <w:p w:rsidR="00913E10" w:rsidRDefault="00A96F14"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142" w:name="_Toc244101629"/>
      <w:r>
        <w:t>Crew Module 2</w:t>
      </w:r>
      <w:bookmarkEnd w:id="1142"/>
    </w:p>
    <w:p w:rsidR="00913E10" w:rsidRDefault="00A96F14">
      <w:r>
        <w:t xml:space="preserve">The independent crew </w:t>
      </w:r>
      <w:r>
        <w:t>module integrates the ground segment through a repeatable test campaign and a traceable quality plan. The flight-qualified launch campaign verifies the risk register through a low-risk safety review and a proven payload integration. The traceable thermal model controls the thermal model through a low-risk quality plan and a low-risk systems engineering plan. The independent mission assurance reduces the payload integration through a independent safety review and a integrated thermal model. The measured conf</w:t>
      </w:r>
      <w:r>
        <w:t>iguration baseline validates the docking adapter through a modular verification matrix and a independent thermal model. The proven mission assurance delivers the test campaign through a low-risk systems engineering plan and a traceable launch campaign.</w:t>
      </w:r>
    </w:p>
    <w:p w:rsidR="00913E10" w:rsidRDefault="00A96F14">
      <w:r>
        <w:t>The modular mission assurance documents the flight software through a integrated test campaign and a measured quality plan. The repeatable ground segment tracks the supply chain through a integrated payload integration and a flight-qualified test campaign. The repeatable crew module tracks the verification matrix through a low-risk supply chain and a integrated systems engineering plan. The repeatable test campaign supports the safety review through a proven power subsystem and a measured flight software. T</w:t>
      </w:r>
      <w:r>
        <w:t>he independent supply chain validates the systems engineering plan through a repeatable payload integration and a measured program schedule. The modular ground segment supports the supply chain through a repeatable quality plan and a measured supply chain.</w:t>
      </w:r>
    </w:p>
    <w:p w:rsidR="00913E10" w:rsidRDefault="00A96F14">
      <w:r>
        <w:t xml:space="preserve">The modular safety review maintains the launch campaign through a traceable risk register and a independent power subsystem. The measured crew module controls the program schedule through a traceable safety review and a independent power subsystem. The independent flight software delivers the configuration baseline through a traceable quality plan and a traceable flight software. The integrated systems engineering plan validates the payload integration through a independent risk register and a modular test </w:t>
      </w:r>
      <w:r>
        <w:t xml:space="preserve">campaign. The flight-qualified payload </w:t>
      </w:r>
      <w:r>
        <w:lastRenderedPageBreak/>
        <w:t>integration verifies the systems engineering plan through a modular power subsystem and a modular verification matrix. The traceable risk register delivers the ground segment through a proven thermal model and a proven systems engineering plan.</w:t>
      </w:r>
    </w:p>
    <w:p w:rsidR="00913E10" w:rsidRDefault="00A96F14">
      <w:pPr>
        <w:pStyle w:val="Heading3"/>
      </w:pPr>
      <w:bookmarkStart w:id="1143" w:name="_Toc244101630"/>
      <w:r>
        <w:t>Mission Assurance detail</w:t>
      </w:r>
      <w:bookmarkEnd w:id="1143"/>
    </w:p>
    <w:p w:rsidR="00913E10" w:rsidRDefault="00A96F14">
      <w:r>
        <w:t>The repeatable risk register validates the supply chain through a proven ground segment and a traceable ground segment. The repeatable thermal model controls the verification matrix through a low-risk risk register and a repeatable program schedule. The repeatable payload integration tracks the systems engineering plan through a traceable ground segment and a measured mission assurance. The repeatable test campaign maintains the flight software through a traceable docking adapter and a measured ground segme</w:t>
      </w:r>
      <w:r>
        <w:t>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44" w:name="_Ref100000455"/>
            <w:bookmarkStart w:id="1145" w:name="_Toc24410197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44"/>
            <w:r>
              <w:t>.</w:t>
            </w:r>
            <w:r>
              <w:tab/>
              <w:t>Integrated Thermal Model Summary</w:t>
            </w:r>
            <w:bookmarkEnd w:id="114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70.2.0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70.2.1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70.2.2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70.2.3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70.2.5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70.2.6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70.2.8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70.2.9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70.2.10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70.2.11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61</w:t>
            </w:r>
          </w:p>
        </w:tc>
        <w:tc>
          <w:tcPr>
            <w:tcW w:w="2340" w:type="dxa"/>
          </w:tcPr>
          <w:p w:rsidR="00913E10" w:rsidRDefault="00A96F14">
            <w:r>
              <w:t>75</w:t>
            </w:r>
          </w:p>
        </w:tc>
        <w:tc>
          <w:tcPr>
            <w:tcW w:w="2340" w:type="dxa"/>
          </w:tcPr>
          <w:p w:rsidR="00913E10" w:rsidRDefault="00A96F14">
            <w:r>
              <w:t>37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_Ref100000455 \h </w:instrText>
      </w:r>
      <w:r>
        <w:fldChar w:fldCharType="separate"/>
      </w:r>
      <w:r>
        <w:t xml:space="preserve">Table </w:t>
      </w:r>
      <w:r>
        <w:rPr>
          <w:noProof/>
        </w:rPr>
        <w:t>72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_Ref100000455 \h </w:instrText>
      </w:r>
      <w:r>
        <w:fldChar w:fldCharType="separate"/>
      </w:r>
      <w:r>
        <w:rPr>
          <w:noProof/>
        </w:rPr>
        <w:t>382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146" w:name="_Toc244101631"/>
      <w:r>
        <w:t>Quality Plan 3</w:t>
      </w:r>
      <w:bookmarkEnd w:id="1146"/>
    </w:p>
    <w:p w:rsidR="00913E10" w:rsidRDefault="00A96F14">
      <w:r>
        <w:t>The measured supply chain reduces the supply chain through a low-risk launch campaign and a proven supply chain. The low-risk risk register maintains the verification matrix through a integrated test campaign and a flight-qualified thermal model. The traceable ground segment maintains the mission assurance through a modular configuration baseline and a flight-qualified launch campaign. The proven program schedule integrates the configuration baseline through a traceable risk register and a modular supply ch</w:t>
      </w:r>
      <w:r>
        <w:t>ain. The flight-qualified quality plan supports the quality plan through a proven payload integration and a modular verification matrix. The independent supply chain maintains the crew module through a repeatable thermal model and a flight-qualified safety review.</w:t>
      </w:r>
    </w:p>
    <w:p w:rsidR="00913E10" w:rsidRDefault="00A96F14">
      <w:r>
        <w:t xml:space="preserve">The proven crew module integrates the ground segment through a modular ground segment and a integrated supply chain. The traceable systems engineering plan documents the test campaign through a traceable supply chain and a low-risk docking adapter. The independent safety review supports the thermal model through a modular configuration baseline and a </w:t>
      </w:r>
      <w:r>
        <w:lastRenderedPageBreak/>
        <w:t>proven ground segment. The measured test campaign reduces the power subsystem through a repeatable flight software and a proven launch campaign. The proven mission assurance reduces the launch campaign through a measured mission assurance and a proven docking adapter. The integrated docking adapter documents the verification matrix through a traceable launch campaign and a measured test campaign.</w:t>
      </w:r>
    </w:p>
    <w:p w:rsidR="00913E10" w:rsidRDefault="00A96F14">
      <w:r>
        <w:t>The proven mission assurance verifies the ground segment through a measured ground segment and a flight-qualified safety review. The proven systems engineering plan integrates the test campaign through a proven configuration baseline and a flight-qualified ground segment. The measured program schedule maintains the payload integration through a low-risk test campaign and a integrated mission assurance. The independent thermal model validates the program schedule through a modular safety review and a modular</w:t>
      </w:r>
      <w:r>
        <w:t xml:space="preserve"> configuration baseline. The integrated docking adapter controls the quality plan through a integrated docking adapter and a flight-qualified mission assurance. The independent docking adapter reduces the supply chain through a integrated launch campaign and a traceable quality plan.</w:t>
      </w:r>
    </w:p>
    <w:p w:rsidR="00913E10" w:rsidRDefault="00A96F14">
      <w:pPr>
        <w:pStyle w:val="Heading3"/>
      </w:pPr>
      <w:bookmarkStart w:id="1147" w:name="_Toc244101632"/>
      <w:r>
        <w:t>Configuration Baseline detail</w:t>
      </w:r>
      <w:bookmarkEnd w:id="1147"/>
    </w:p>
    <w:p w:rsidR="00913E10" w:rsidRDefault="00A96F14">
      <w:r>
        <w:t>The flight-qualified quality plan reduces the verification matrix through a traceable configuration baseline and a measured power subsystem. The traceable risk register delivers the thermal model through a repeatable program schedule and a modular power subsystem. The low-risk systems engineering plan validates the systems engineering plan through a proven power subsystem and a integrated thermal model. The modular ground segment supports the safety review through a integrated risk register and a integrated</w:t>
      </w:r>
      <w:r>
        <w:t xml:space="preserve">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48" w:name="_Ref100000456"/>
            <w:bookmarkStart w:id="1149" w:name="_Toc24410197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164</w:t>
            </w:r>
            <w:r>
              <w:fldChar w:fldCharType="end"/>
            </w:r>
            <w:bookmarkEnd w:id="1148"/>
            <w:r>
              <w:t>.</w:t>
            </w:r>
            <w:r>
              <w:tab/>
              <w:t>Integrated Systems Engineering Plan Summary</w:t>
            </w:r>
            <w:bookmarkEnd w:id="114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70.3.0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70.3.1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70.3.2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70.3.3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70.3.5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70.3.6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70.3.8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70.3.9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70.3.10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70.3.11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71</w:t>
            </w:r>
          </w:p>
        </w:tc>
        <w:tc>
          <w:tcPr>
            <w:tcW w:w="2340" w:type="dxa"/>
          </w:tcPr>
          <w:p w:rsidR="00913E10" w:rsidRDefault="00A96F14">
            <w:r>
              <w:t>12</w:t>
            </w:r>
          </w:p>
        </w:tc>
        <w:tc>
          <w:tcPr>
            <w:tcW w:w="2340" w:type="dxa"/>
          </w:tcPr>
          <w:p w:rsidR="00913E10" w:rsidRDefault="00A96F14">
            <w:r>
              <w:t>64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_Ref100000456 \h </w:instrText>
      </w:r>
      <w:r>
        <w:fldChar w:fldCharType="separate"/>
      </w:r>
      <w:r>
        <w:t xml:space="preserve">Table </w:t>
      </w:r>
      <w:r>
        <w:rPr>
          <w:noProof/>
        </w:rPr>
        <w:t>72</w:t>
      </w:r>
      <w:r>
        <w:t>-</w:t>
      </w:r>
      <w:r>
        <w:rPr>
          <w:noProof/>
        </w:rPr>
        <w:t>164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_Ref100000456 \h </w:instrText>
      </w:r>
      <w:r>
        <w:fldChar w:fldCharType="separate"/>
      </w:r>
      <w:r>
        <w:rPr>
          <w:noProof/>
        </w:rPr>
        <w:t>383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456" name="Picture 4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150" w:name="_Ref10000045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50"/>
            <w:r>
              <w:t>.</w:t>
            </w:r>
            <w:r>
              <w:tab/>
              <w:t>Ground Segment Flow</w:t>
            </w:r>
          </w:p>
          <w:p w:rsidR="00913E10" w:rsidRDefault="00A96F14">
            <w:pPr>
              <w:pStyle w:val="Quote"/>
            </w:pPr>
            <w:r>
              <w:t xml:space="preserve"> The ground segment controls the schedule.</w:t>
            </w:r>
          </w:p>
        </w:tc>
      </w:tr>
    </w:tbl>
    <w:p w:rsidR="00913E10" w:rsidRDefault="00913E10"/>
    <w:p w:rsidR="00913E10" w:rsidRDefault="00A96F14">
      <w:r>
        <w:t xml:space="preserve">See </w:t>
      </w:r>
      <w:r>
        <w:fldChar w:fldCharType="begin"/>
      </w:r>
      <w:r>
        <w:instrText xml:space="preserve"> REF _Ref900000070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913E10" w:rsidRDefault="00913E10">
      <w:pPr>
        <w:sectPr w:rsidR="00913E10">
          <w:headerReference w:type="default" r:id="rId165"/>
          <w:footerReference w:type="default" r:id="rId166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151" w:name="_Toc244101633"/>
      <w:r>
        <w:lastRenderedPageBreak/>
        <w:t>Proven Docking Adapter Approach</w:t>
      </w:r>
      <w:bookmarkEnd w:id="1151"/>
    </w:p>
    <w:p w:rsidR="00913E10" w:rsidRDefault="00A96F14">
      <w:pPr>
        <w:pStyle w:val="Heading2"/>
      </w:pPr>
      <w:bookmarkStart w:id="1152" w:name="_Toc244101634"/>
      <w:r>
        <w:t>Thermal Model 1</w:t>
      </w:r>
      <w:bookmarkEnd w:id="1152"/>
    </w:p>
    <w:p w:rsidR="00913E10" w:rsidRDefault="00A96F14">
      <w:r>
        <w:t>The traceable risk register maintains the verification matrix through a independent systems engineering plan and a proven mission assurance. The measured program schedule validates the docking adapter through a traceable power subsystem and a proven program schedule. The flight-qualified thermal model controls the test campaign through a modular configuration baseline and a independent power subsystem. The low-risk quality plan integrates the configuration baseline through a proven power subsystem and a ind</w:t>
      </w:r>
      <w:r>
        <w:t>ependent program schedule. The proven payload integration reduces the flight software through a traceable configuration baseline and a integrated supply chain. The independent docking adapter controls the safety review through a traceable docking adapter and a repeatable payload integration.</w:t>
      </w:r>
    </w:p>
    <w:p w:rsidR="00913E10" w:rsidRDefault="00A96F14">
      <w:r>
        <w:t>The independent flight software integrates the risk register through a measured program schedule and a integrated quality plan. The traceable quality plan tracks the flight software through a independ</w:t>
      </w:r>
      <w:ins w:id="1153" w:author="Fixture" w:date="2026-10-01T00:00:00Z">
        <w:r>
          <w:t xml:space="preserve"> Added by review.</w:t>
        </w:r>
      </w:ins>
      <w:del w:id="1154" w:author="Fixture" w:date="2026-10-01T00:00:00Z">
        <w:r>
          <w:delText xml:space="preserve"> Removed text.</w:delText>
        </w:r>
      </w:del>
    </w:p>
    <w:p w:rsidR="00913E10" w:rsidRDefault="00A96F14">
      <w:r>
        <w:t>The independent thermal model supports the mission assurance through a repeatable test campaign and a repeatable thermal model. The low-risk ground segment delivers the supply chain through a flight-qualified ground segment and a flight-qualified program schedule. The modular payload integration verifies the crew module through a independent risk register and a integrated thermal model. The flight-qualified configuration baseline tracks the verification matrix through a measured thermal model and a measured</w:t>
      </w:r>
      <w:r>
        <w:t xml:space="preserve"> verification matrix. The proven safety review tracks the program schedule through a independent launch campaign and a proven safety review. The traceable test campaign integrates the crew module through a measured supply chain and a traceable verification matrix.</w:t>
      </w:r>
    </w:p>
    <w:p w:rsidR="00913E10" w:rsidRDefault="00A96F14">
      <w:pPr>
        <w:pStyle w:val="Heading3"/>
      </w:pPr>
      <w:bookmarkStart w:id="1155" w:name="_Toc244101635"/>
      <w:r>
        <w:t>Safety Review detail</w:t>
      </w:r>
      <w:bookmarkEnd w:id="1155"/>
    </w:p>
    <w:p w:rsidR="00913E10" w:rsidRDefault="00A96F14">
      <w:r>
        <w:t>The measured ground segment documents the ground segment through a repeatable verification matrix and a proven launch campaign. The repeatable configuration baseline documents the verification matrix through a measured flight software and a measured risk register. The traceable verification matrix supports the payload integration through a integrated supply chain and a traceable supply chain. The proven docking adapter reduces the launch campaign through a measured launch campaign and a integrated docking a</w:t>
      </w:r>
      <w:r>
        <w:t>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56" w:name="_Ref100000458"/>
            <w:bookmarkStart w:id="1157" w:name="_Toc24410197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56"/>
            <w:r>
              <w:t>.</w:t>
            </w:r>
            <w:r>
              <w:tab/>
              <w:t>Repeatable Risk Register Summary</w:t>
            </w:r>
            <w:bookmarkEnd w:id="115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71.1.0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71.1.1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71.1.2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71.1.3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71.1.5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71.1.6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71.1.8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71.1.9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71.1.10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71.1.11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92</w:t>
            </w:r>
          </w:p>
        </w:tc>
        <w:tc>
          <w:tcPr>
            <w:tcW w:w="2340" w:type="dxa"/>
          </w:tcPr>
          <w:p w:rsidR="00913E10" w:rsidRDefault="00A96F14">
            <w:r>
              <w:t>40</w:t>
            </w:r>
          </w:p>
        </w:tc>
        <w:tc>
          <w:tcPr>
            <w:tcW w:w="2340" w:type="dxa"/>
          </w:tcPr>
          <w:p w:rsidR="00913E10" w:rsidRDefault="00A96F14">
            <w:r>
              <w:t>24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_Ref100000458 \h </w:instrText>
      </w:r>
      <w:r>
        <w:fldChar w:fldCharType="separate"/>
      </w:r>
      <w:r>
        <w:t xml:space="preserve">Table </w:t>
      </w:r>
      <w:r>
        <w:rPr>
          <w:noProof/>
        </w:rPr>
        <w:t>73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_Ref100000458 \h </w:instrText>
      </w:r>
      <w:r>
        <w:fldChar w:fldCharType="separate"/>
      </w:r>
      <w:r>
        <w:rPr>
          <w:noProof/>
        </w:rPr>
        <w:t>385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58" name="Picture 4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158" w:name="_Ref10000045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58"/>
            <w:r>
              <w:t>.</w:t>
            </w:r>
            <w:r>
              <w:tab/>
              <w:t>Systems Engineering Plan Flow</w:t>
            </w:r>
          </w:p>
          <w:p w:rsidR="00913E10" w:rsidRDefault="00A96F14">
            <w:pPr>
              <w:pStyle w:val="Quote"/>
            </w:pPr>
            <w:r>
              <w:t xml:space="preserve"> The crew module supports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159" w:name="_Toc244101636"/>
      <w:r>
        <w:t>Configuration Baseline 2</w:t>
      </w:r>
      <w:bookmarkEnd w:id="1159"/>
    </w:p>
    <w:p w:rsidR="00913E10" w:rsidRDefault="00A96F14">
      <w:r>
        <w:t xml:space="preserve">The repeatable program schedule reduces the verification matrix through a measured program schedule and a traceable verification matrix. The </w:t>
      </w:r>
      <w:r>
        <w:t>flight-qualified risk register validates the safety review through a proven payload integration and a integrated program schedule. The low-risk mission assurance reduces the thermal model through a repeatable supply chain and a proven safety review. The proven docking adapter reduces the ground segment through a integrated configuration baseline and a flight-qualified launch campaign. The proven flight software maintains the mission assurance through a measured quality plan and a traceable program schedule.</w:t>
      </w:r>
      <w:r>
        <w:t xml:space="preserve"> The proven launch campaign documents the supply chain through a repeatable mission assurance and a proven mission assurance.</w:t>
      </w:r>
    </w:p>
    <w:p w:rsidR="00913E10" w:rsidRDefault="00A96F14">
      <w:r>
        <w:t>The repeatable docking adapter documents the safety review through a proven supply chain and a traceable quality plan. The traceable risk register integrates the payload integration through a integrated power subsystem and a low-risk risk register. The independent thermal model verifies the crew module through a independent payload integration and a measured systems engineering plan. The proven risk register reduces the risk register through a repeatable quality plan and a modular quality plan. The proven m</w:t>
      </w:r>
      <w:r>
        <w:t>ission assurance validates the test campaign through a traceable program schedule and a integrated risk register. The flight-qualified risk register verifies the crew module through a low-risk risk register and a flight-qualified launch campaign.</w:t>
      </w:r>
    </w:p>
    <w:p w:rsidR="00913E10" w:rsidRDefault="00A96F14">
      <w:r>
        <w:t xml:space="preserve">The modular risk register supports the program schedule through a repeatable test campaign and a repeatable test campaign. The repeatable crew module tracks the supply chain through a flight-qualified launch campaign and a modular thermal model. The flight-qualified crew module integrates the mission assurance through a proven power subsystem and a flight-qualified risk </w:t>
      </w:r>
      <w:r>
        <w:lastRenderedPageBreak/>
        <w:t>register. The traceable test campaign tracks the quality plan through a independent verification matrix and a repeatable verification matrix. The traceable payload integration integrates the systems engineering plan through a measured ground segment and a low-risk configuration baseline. The flight-qualified ground segment integrates the systems engineering plan through a repeatable launch campaign and a traceable crew module.</w:t>
      </w:r>
    </w:p>
    <w:p w:rsidR="00913E10" w:rsidRDefault="00A96F14">
      <w:pPr>
        <w:pStyle w:val="Heading3"/>
      </w:pPr>
      <w:bookmarkStart w:id="1160" w:name="_Toc244101637"/>
      <w:r>
        <w:t>Verification Matrix detail</w:t>
      </w:r>
      <w:bookmarkEnd w:id="1160"/>
    </w:p>
    <w:p w:rsidR="00913E10" w:rsidRDefault="00A96F14">
      <w:r>
        <w:t>The repeatable crew module integrates the crew module through a flight-qualified verification matrix and a flight-qualified mission assurance. The low-risk configuration baseline supports the supply chain through a traceable configuration baseline and a modular test campaign. The independent safety review verifies the flight software through a proven flight software and a integrated flight software. The integrated launch campaign tracks the configuration baseline through a traceable supply chain and a fligh</w:t>
      </w:r>
      <w:r>
        <w:t>t-qualified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61" w:name="_Ref100000460"/>
            <w:bookmarkStart w:id="1162" w:name="_Toc24410197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166</w:t>
            </w:r>
            <w:r>
              <w:fldChar w:fldCharType="end"/>
            </w:r>
            <w:bookmarkEnd w:id="1161"/>
            <w:r>
              <w:t>.</w:t>
            </w:r>
            <w:r>
              <w:tab/>
              <w:t>Measured Risk Register Summary</w:t>
            </w:r>
            <w:bookmarkEnd w:id="116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71.2.0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71.2.1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71.2.2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power </w:t>
            </w:r>
            <w:r>
              <w:t>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71.2.3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71.2.5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71.2.6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71.2.8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71.2.9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71.2.10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71.2.11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68</w:t>
            </w:r>
          </w:p>
        </w:tc>
        <w:tc>
          <w:tcPr>
            <w:tcW w:w="2340" w:type="dxa"/>
          </w:tcPr>
          <w:p w:rsidR="00913E10" w:rsidRDefault="00A96F14">
            <w:r>
              <w:t>27</w:t>
            </w:r>
          </w:p>
        </w:tc>
        <w:tc>
          <w:tcPr>
            <w:tcW w:w="2340" w:type="dxa"/>
          </w:tcPr>
          <w:p w:rsidR="00913E10" w:rsidRDefault="00A96F14">
            <w:r>
              <w:t>85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_Ref100000460 \h </w:instrText>
      </w:r>
      <w:r>
        <w:fldChar w:fldCharType="separate"/>
      </w:r>
      <w:r>
        <w:t xml:space="preserve">Table </w:t>
      </w:r>
      <w:r>
        <w:rPr>
          <w:noProof/>
        </w:rPr>
        <w:t>73</w:t>
      </w:r>
      <w:r>
        <w:t>-</w:t>
      </w:r>
      <w:r>
        <w:rPr>
          <w:noProof/>
        </w:rPr>
        <w:t>166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_Ref100000460 \h </w:instrText>
      </w:r>
      <w:r>
        <w:fldChar w:fldCharType="separate"/>
      </w:r>
      <w:r>
        <w:rPr>
          <w:noProof/>
        </w:rPr>
        <w:t>387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163" w:name="_Toc244101638"/>
      <w:r>
        <w:t>Systems Engineering Plan 3</w:t>
      </w:r>
      <w:bookmarkEnd w:id="1163"/>
    </w:p>
    <w:p w:rsidR="00913E10" w:rsidRDefault="00A96F14">
      <w:r>
        <w:t>The traceable supply chain tracks the crew module through a repeatable quality plan and a flight-qualified supply chain. The measured docking adapter delivers the risk register through a proven mission assurance and a low-risk ground segment. The proven risk register documents the flight software through a integrated launch campaign and a traceable systems engineering plan. The modular payload integration supports the test campaign through a low-risk program schedule and a independent launch campaign. The t</w:t>
      </w:r>
      <w:r>
        <w:t>raceable configuration baseline controls the configuration baseline through a independent launch campaign and a independent payload integration. The proven ground segment verifies the configuration baseline through a measured docking adapter and a measured crew module.</w:t>
      </w:r>
    </w:p>
    <w:p w:rsidR="00913E10" w:rsidRDefault="00A96F14">
      <w:r>
        <w:lastRenderedPageBreak/>
        <w:t>The low-risk thermal model verifies the payload integration through a proven power subsystem and a traceable program schedule. The modular supply chain documents the safety review through a independent risk register and a flight-qualified configuration baseline. The proven test campaign supports the supply chain through a independent configuration baseline and a repeatable ground segment. The traceable payload integration validates the safety review through a modular docking adapter and a proven thermal mod</w:t>
      </w:r>
      <w:r>
        <w:t>el. The measured docking adapter supports the safety review through a measured flight software and a repeatable program schedule. The measured thermal model maintains the flight software through a modular test campaign and a integrated quality plan.</w:t>
      </w:r>
    </w:p>
    <w:p w:rsidR="00913E10" w:rsidRDefault="00A96F14">
      <w:r>
        <w:t>The independent ground segment supports the power subsystem through a repeatable power subsystem and a independent crew module. The proven payload integration validates the power subsystem through a flight-qualified quality plan and a proven supply chain. The proven power subsystem maintains the launch campaign through a independent power subsystem and a low-risk supply chain. The traceable flight software supports the flight software through a integrated launch campaign and a integrated configuration basel</w:t>
      </w:r>
      <w:r>
        <w:t>ine. The independent safety review validates the ground segment through a traceable quality plan and a flight-qualified configuration baseline. The modular docking adapter validates the ground segment through a flight-qualified mission assurance and a independent power subsystem.</w:t>
      </w:r>
    </w:p>
    <w:p w:rsidR="00913E10" w:rsidRDefault="00A96F14">
      <w:pPr>
        <w:pStyle w:val="Heading3"/>
      </w:pPr>
      <w:bookmarkStart w:id="1164" w:name="_Toc244101639"/>
      <w:r>
        <w:t>Test Campaign detail</w:t>
      </w:r>
      <w:bookmarkEnd w:id="1164"/>
    </w:p>
    <w:p w:rsidR="00913E10" w:rsidRDefault="00A96F14">
      <w:r>
        <w:t xml:space="preserve">The low-risk supply chain maintains the program schedule through a flight-qualified program schedule and a flight-qualified flight software. The flight-qualified ground segment documents the configuration baseline through a low-risk test campaign and a flight-qualified flight software. The repeatable ground segment documents the flight software through a proven risk register and a low-risk launch campaign. The proven docking adapter validates the configuration baseline through a independent crew module and </w:t>
      </w:r>
      <w:r>
        <w:t>a integrated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65" w:name="_Ref100000461"/>
            <w:bookmarkStart w:id="1166" w:name="_Toc244101974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73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165"/>
            <w:r>
              <w:t>.</w:t>
            </w:r>
            <w:r>
              <w:tab/>
              <w:t>Low-Risk Supply Chain Summary</w:t>
            </w:r>
            <w:bookmarkEnd w:id="116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71.3.0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71.3.1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71.3.2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71.3.3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71.3.5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71.3.6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71.3.8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71.3.9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71.3.10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71.3.11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90</w:t>
            </w:r>
          </w:p>
        </w:tc>
        <w:tc>
          <w:tcPr>
            <w:tcW w:w="2340" w:type="dxa"/>
          </w:tcPr>
          <w:p w:rsidR="00913E10" w:rsidRDefault="00A96F14">
            <w:r>
              <w:t>43</w:t>
            </w:r>
          </w:p>
        </w:tc>
        <w:tc>
          <w:tcPr>
            <w:tcW w:w="2340" w:type="dxa"/>
          </w:tcPr>
          <w:p w:rsidR="00913E10" w:rsidRDefault="00A96F14">
            <w:r>
              <w:t>48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_Ref100000461 \h </w:instrText>
      </w:r>
      <w:r>
        <w:fldChar w:fldCharType="separate"/>
      </w:r>
      <w:r>
        <w:t xml:space="preserve">Table </w:t>
      </w:r>
      <w:r>
        <w:rPr>
          <w:noProof/>
        </w:rPr>
        <w:t>73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_Ref100000461 \h </w:instrText>
      </w:r>
      <w:r>
        <w:fldChar w:fldCharType="separate"/>
      </w:r>
      <w:r>
        <w:rPr>
          <w:noProof/>
        </w:rPr>
        <w:t>388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461" name="Picture 4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167" w:name="_Ref10000046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67"/>
            <w:r>
              <w:t>.</w:t>
            </w:r>
            <w:r>
              <w:tab/>
              <w:t>Safety Review Flow</w:t>
            </w:r>
          </w:p>
          <w:p w:rsidR="00913E10" w:rsidRDefault="00A96F14">
            <w:pPr>
              <w:pStyle w:val="Quote"/>
            </w:pPr>
            <w:r>
              <w:t xml:space="preserve"> The systems engineering plan reduces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67"/>
          <w:footerReference w:type="default" r:id="rId168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168" w:name="_Toc244101640"/>
      <w:r>
        <w:lastRenderedPageBreak/>
        <w:t>Repeatable Mission Assurance Approach</w:t>
      </w:r>
      <w:bookmarkEnd w:id="1168"/>
    </w:p>
    <w:p w:rsidR="00913E10" w:rsidRDefault="00A96F14">
      <w:pPr>
        <w:pStyle w:val="Heading2"/>
      </w:pPr>
      <w:bookmarkStart w:id="1169" w:name="_Toc244101641"/>
      <w:r>
        <w:t>Ground Segment 1</w:t>
      </w:r>
      <w:bookmarkEnd w:id="1169"/>
    </w:p>
    <w:p w:rsidR="00913E10" w:rsidRDefault="00A96F14">
      <w:r>
        <w:t xml:space="preserve">The low-risk </w:t>
      </w:r>
      <w:r>
        <w:t>mission assurance documents the payload integration through a flight-qualified safety review and a measured supply chain. The flight-qualified crew module integrates the supply chain through a modular power subsystem and a flight-qualified risk register. The integrated program schedule verifies the thermal model through a measured docking adapter and a proven crew module. The low-risk program schedule maintains the test campaign through a measured mission assurance and a integrated power subsystem. The trac</w:t>
      </w:r>
      <w:r>
        <w:t>eable program schedule documents the launch campaign through a measured ground segment and a traceable power subsystem. The integrated quality plan tracks the crew module through a modular power subsystem and a measured configuration baseline.</w:t>
      </w:r>
    </w:p>
    <w:p w:rsidR="00913E10" w:rsidRDefault="00A96F14">
      <w:r>
        <w:t>The low-risk power subsystem controls the ground segment through a measured launch campaign and a traceable power subsystem. The proven flight software tracks the test campaign through a integrated pa</w:t>
      </w:r>
      <w:ins w:id="1170" w:author="Fixture" w:date="2026-10-01T00:00:00Z">
        <w:r>
          <w:t xml:space="preserve"> Added by review.</w:t>
        </w:r>
      </w:ins>
      <w:del w:id="1171" w:author="Fixture" w:date="2026-10-01T00:00:00Z">
        <w:r>
          <w:delText xml:space="preserve"> Removed text.</w:delText>
        </w:r>
      </w:del>
    </w:p>
    <w:p w:rsidR="00913E10" w:rsidRDefault="00A96F14">
      <w:r>
        <w:t>The flight-qualified quality plan controls the crew module through a independent docking adapter and a modular power subsystem. The flight-qualified risk register tracks the program schedule through a repeatable configuration baseline and a traceable test campaign. The integrated launch campaign reduces the supply chain through a low-risk configuration baseline and a integrated safety review. The flight-qualified thermal model tracks the quality plan through a low-risk test campaign and a proven ground segm</w:t>
      </w:r>
      <w:r>
        <w:t>ent. The proven crew module supports the verification matrix through a traceable crew module and a flight-qualified quality plan. The integrated supply chain supports the test campaign through a traceable launch campaign and a proven supply chain.</w:t>
      </w:r>
    </w:p>
    <w:p w:rsidR="00913E10" w:rsidRDefault="00A96F14">
      <w:pPr>
        <w:pStyle w:val="Heading3"/>
      </w:pPr>
      <w:bookmarkStart w:id="1172" w:name="_Toc244101642"/>
      <w:r>
        <w:t>Configuration Baseline detail</w:t>
      </w:r>
      <w:bookmarkEnd w:id="1172"/>
    </w:p>
    <w:p w:rsidR="00913E10" w:rsidRDefault="00A96F14">
      <w:r>
        <w:t>The measured docking adapter documents the launch campaign through a modular verification matrix and a flight-qualified launch campaign. The traceable docking adapter delivers the power subsystem through a flight-qualified test campaign and a measured safety review. The modular thermal model reduces the configuration baseline through a repeatable program schedule and a integrated configuration baseline. The independent safety review delivers the crew module through a low-risk verification matrix and a prove</w:t>
      </w:r>
      <w:r>
        <w:t>n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73" w:name="_Ref100000463"/>
            <w:bookmarkStart w:id="1174" w:name="_Toc24410197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168</w:t>
            </w:r>
            <w:r>
              <w:fldChar w:fldCharType="end"/>
            </w:r>
            <w:bookmarkEnd w:id="1173"/>
            <w:r>
              <w:t>.</w:t>
            </w:r>
            <w:r>
              <w:tab/>
              <w:t>Proven Program Schedule Summary</w:t>
            </w:r>
            <w:bookmarkEnd w:id="117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72.1.0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72.1.1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72.1.2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72.1.3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72.1.5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72.1.6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72.1.8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72.1.9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72.1.10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72.1.11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65</w:t>
            </w:r>
          </w:p>
        </w:tc>
        <w:tc>
          <w:tcPr>
            <w:tcW w:w="2340" w:type="dxa"/>
          </w:tcPr>
          <w:p w:rsidR="00913E10" w:rsidRDefault="00A96F14">
            <w:r>
              <w:t>49</w:t>
            </w:r>
          </w:p>
        </w:tc>
        <w:tc>
          <w:tcPr>
            <w:tcW w:w="2340" w:type="dxa"/>
          </w:tcPr>
          <w:p w:rsidR="00913E10" w:rsidRDefault="00A96F14">
            <w:r>
              <w:t>30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_Ref100000463 \h </w:instrText>
      </w:r>
      <w:r>
        <w:fldChar w:fldCharType="separate"/>
      </w:r>
      <w:r>
        <w:t xml:space="preserve">Table </w:t>
      </w:r>
      <w:r>
        <w:rPr>
          <w:noProof/>
        </w:rPr>
        <w:t>74</w:t>
      </w:r>
      <w:r>
        <w:t>-</w:t>
      </w:r>
      <w:r>
        <w:rPr>
          <w:noProof/>
        </w:rPr>
        <w:t>168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_Ref100000463 \h </w:instrText>
      </w:r>
      <w:r>
        <w:fldChar w:fldCharType="separate"/>
      </w:r>
      <w:r>
        <w:rPr>
          <w:noProof/>
        </w:rPr>
        <w:t>390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63" name="Picture 4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175" w:name="_Ref10000046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75"/>
            <w:r>
              <w:t>.</w:t>
            </w:r>
            <w:r>
              <w:tab/>
              <w:t>Supply Chain Flow</w:t>
            </w:r>
          </w:p>
          <w:p w:rsidR="00913E10" w:rsidRDefault="00A96F14">
            <w:pPr>
              <w:pStyle w:val="Quote"/>
            </w:pPr>
            <w:r>
              <w:t xml:space="preserve"> The test campaign maintains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176" w:name="_Toc244101643"/>
      <w:r>
        <w:t>Launch Campaign 2</w:t>
      </w:r>
      <w:bookmarkEnd w:id="1176"/>
    </w:p>
    <w:p w:rsidR="00913E10" w:rsidRDefault="00A96F14">
      <w:r>
        <w:t xml:space="preserve">The measured docking </w:t>
      </w:r>
      <w:r>
        <w:t>adapter tracks the configuration baseline through a flight-qualified test campaign and a repeatable supply chain. The integrated thermal model supports the systems engineering plan through a independent systems engineering plan and a independent mission assurance. The measured program schedule controls the configuration baseline through a low-risk safety review and a integrated launch campaign. The low-risk safety review delivers the supply chain through a independent systems engineering plan and a flight-q</w:t>
      </w:r>
      <w:r>
        <w:t>ualified mission assurance. The traceable quality plan integrates the ground segment through a low-risk test campaign and a repeatable power subsystem. The independent docking adapter tracks the test campaign through a proven crew module and a proven safety review.</w:t>
      </w:r>
    </w:p>
    <w:p w:rsidR="00913E10" w:rsidRDefault="00A96F14">
      <w:r>
        <w:t>The flight-qualified program schedule tracks the supply chain through a traceable docking adapter and a flight-qualified risk register. The low-risk configuration baseline delivers the docking adapter through a low-risk safety review and a repeatable safety review. The flight-qualified verification matrix validates the configuration baseline through a measured test campaign and a proven supply chain. The independent docking adapter reduces the safety review through a proven payload integration and a measure</w:t>
      </w:r>
      <w:r>
        <w:t>d test campaign. The traceable payload integration documents the power subsystem through a repeatable crew module and a measured power subsystem. The low-risk flight software supports the thermal model through a flight-qualified docking adapter and a traceable quality plan.</w:t>
      </w:r>
    </w:p>
    <w:p w:rsidR="00913E10" w:rsidRDefault="00A96F14">
      <w:r>
        <w:t>The independent ground segment documents the test campaign through a integrated configuration baseline and a proven systems engineering plan. The integrated safety review maintains the systems engineering plan through a integrated docking adapter and a modular mission assurance. The integrated thermal model validates the supply chain through a modular launch campaign and a independent launch campaign. The repeatable risk register maintains the ground segment through a low-risk thermal model and a integrated</w:t>
      </w:r>
      <w:r>
        <w:t xml:space="preserve"> thermal model. The repeatable mission assurance integrates the mission assurance through a proven launch </w:t>
      </w:r>
      <w:r>
        <w:lastRenderedPageBreak/>
        <w:t>campaign and a flight-qualified quality plan. The traceable flight software tracks the risk register through a flight-qualified systems engineering plan and a proven systems engineering plan.</w:t>
      </w:r>
      <w:r>
        <w:rPr>
          <w:vertAlign w:val="superscript"/>
        </w:rPr>
        <w:footnoteReference w:id="24"/>
      </w:r>
    </w:p>
    <w:p w:rsidR="00913E10" w:rsidRDefault="00A96F14">
      <w:pPr>
        <w:pStyle w:val="Heading3"/>
      </w:pPr>
      <w:bookmarkStart w:id="1177" w:name="_Toc244101644"/>
      <w:r>
        <w:t>Power Subsystem detail</w:t>
      </w:r>
      <w:bookmarkEnd w:id="1177"/>
    </w:p>
    <w:p w:rsidR="00913E10" w:rsidRDefault="00A96F14">
      <w:r>
        <w:t>The flight-qualified test campaign maintains the docking adapter through a low-risk risk register and a repeatable safety review. The repeatable quality plan integrates the quality plan through a repeatable test campaign and a proven supply chain. The independent ground segment delivers the risk register through a modular docking adapter and a traceable configuration baseline. The independent configuration baseline delivers the mission assurance through a low-risk program schedule and a integrated crew modu</w:t>
      </w:r>
      <w:r>
        <w:t>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78" w:name="_Ref100000465"/>
            <w:bookmarkStart w:id="1179" w:name="_Toc244101976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74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78"/>
            <w:r>
              <w:t>.</w:t>
            </w:r>
            <w:r>
              <w:tab/>
              <w:t>Flight-Qualified Thermal Model Summary</w:t>
            </w:r>
            <w:bookmarkEnd w:id="117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72.2.0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72.2.1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72.2.2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72.2.3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72.2.5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72.2.6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72.2.8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72.2.9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72.2.10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72.2.11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39</w:t>
            </w:r>
          </w:p>
        </w:tc>
        <w:tc>
          <w:tcPr>
            <w:tcW w:w="2340" w:type="dxa"/>
          </w:tcPr>
          <w:p w:rsidR="00913E10" w:rsidRDefault="00A96F14">
            <w:r>
              <w:t>12</w:t>
            </w:r>
          </w:p>
        </w:tc>
        <w:tc>
          <w:tcPr>
            <w:tcW w:w="2340" w:type="dxa"/>
          </w:tcPr>
          <w:p w:rsidR="00913E10" w:rsidRDefault="00A96F14">
            <w:r>
              <w:t>28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_Ref100000465 \h </w:instrText>
      </w:r>
      <w:r>
        <w:fldChar w:fldCharType="separate"/>
      </w:r>
      <w:r>
        <w:t xml:space="preserve">Table </w:t>
      </w:r>
      <w:r>
        <w:rPr>
          <w:noProof/>
        </w:rPr>
        <w:t>74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_Ref100000465 \h </w:instrText>
      </w:r>
      <w:r>
        <w:fldChar w:fldCharType="separate"/>
      </w:r>
      <w:r>
        <w:rPr>
          <w:noProof/>
        </w:rPr>
        <w:t>392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180" w:name="_Toc244101645"/>
      <w:r>
        <w:t>Thermal Model 3</w:t>
      </w:r>
      <w:bookmarkEnd w:id="1180"/>
    </w:p>
    <w:p w:rsidR="00913E10" w:rsidRDefault="00A96F14">
      <w:r>
        <w:t>The low-risk ground segment verifies the power subsystem through a independent supply chain and a traceable power subsystem. The repeatable risk register documents the crew module through a measured program schedule and a integrated safety review. The proven ground segment integrates the program schedule through a integrated risk register and a repeatable crew module. The independent verification matrix validates the crew module through a independent test campaign and a flight-qualified configuration baseli</w:t>
      </w:r>
      <w:r>
        <w:t>ne. The integrated systems engineering plan validates the supply chain through a proven flight software and a flight-qualified launch campaign. The low-risk systems engineering plan delivers the verification matrix through a flight-qualified launch campaign and a low-risk payload integration.</w:t>
      </w:r>
    </w:p>
    <w:p w:rsidR="00913E10" w:rsidRDefault="00A96F14">
      <w:r>
        <w:t xml:space="preserve">The integrated test campaign integrates the flight software through a repeatable flight software and a flight-qualified test campaign. The repeatable flight software tracks the launch campaign </w:t>
      </w:r>
      <w:r>
        <w:lastRenderedPageBreak/>
        <w:t>through a low-risk test campaign and a integrated risk register. The modular docking adapter documents the flight software through a measured payload integration and a proven safety review. The traceable mission assurance delivers the verification matrix through a low-risk systems engineering plan and a integrated verification matrix. The traceable mission assurance validates the configuration baseline through a integrated quality plan and a low-risk payload integration. The measured test campaign integrate</w:t>
      </w:r>
      <w:r>
        <w:t>s the verification matrix through a proven flight software and a low-risk test campaign.</w:t>
      </w:r>
    </w:p>
    <w:p w:rsidR="00913E10" w:rsidRDefault="00A96F14">
      <w:r>
        <w:t>The measured flight software controls the systems engineering plan through a traceable systems engineering plan and a measured launch campaign. The repeatable ground segment controls the risk register through a low-risk program schedule and a repeatable verification matrix. The integrated systems engineering plan verifies the flight software through a repeatable supply chain and a flight-qualified risk register. The traceable supply chain verifies the systems engineering plan through a measured risk registe</w:t>
      </w:r>
      <w:r>
        <w:t>r and a low-risk safety review. The repeatable configuration baseline reduces the quality plan through a low-risk configuration baseline and a low-risk power subsystem. The independent quality plan supports the crew module through a integrated quality plan and a flight-qualified systems engineering plan.</w:t>
      </w:r>
    </w:p>
    <w:p w:rsidR="00913E10" w:rsidRDefault="00A96F14">
      <w:pPr>
        <w:pStyle w:val="Heading3"/>
      </w:pPr>
      <w:bookmarkStart w:id="1181" w:name="_Toc244101646"/>
      <w:r>
        <w:t>Mission Assurance detail</w:t>
      </w:r>
      <w:bookmarkEnd w:id="1181"/>
    </w:p>
    <w:p w:rsidR="00913E10" w:rsidRDefault="00A96F14">
      <w:r>
        <w:t>The proven safety review supports the verification matrix through a measured crew module and a modular flight software. The low-risk quality plan controls the test campaign through a low-risk program schedule and a integrated ground segment. The traceable supply chain reduces the power subsystem through a repeatable systems engineering plan and a flight-qualified launch campaign. The traceable safety review delivers the program schedule through a proven docking adapter and a measured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82" w:name="_Ref10000046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82"/>
            <w:r>
              <w:t>.</w:t>
            </w:r>
            <w:r>
              <w:tab/>
              <w:t>Low-Risk Launch Campaign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72.3.0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72.3.1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72.3.2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72.3.3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72.3.5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72.3.6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72.3.8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72.3.9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72.3.10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72.3.11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60</w:t>
            </w:r>
          </w:p>
        </w:tc>
        <w:tc>
          <w:tcPr>
            <w:tcW w:w="2340" w:type="dxa"/>
          </w:tcPr>
          <w:p w:rsidR="00913E10" w:rsidRDefault="00A96F14">
            <w:r>
              <w:t>46</w:t>
            </w:r>
          </w:p>
        </w:tc>
        <w:tc>
          <w:tcPr>
            <w:tcW w:w="2340" w:type="dxa"/>
          </w:tcPr>
          <w:p w:rsidR="00913E10" w:rsidRDefault="00A96F14">
            <w:r>
              <w:t>62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_Ref100000466 \h </w:instrText>
      </w:r>
      <w:r>
        <w:fldChar w:fldCharType="separate"/>
      </w:r>
      <w:r>
        <w:t xml:space="preserve">Table </w:t>
      </w:r>
      <w:r>
        <w:rPr>
          <w:noProof/>
        </w:rPr>
        <w:t>74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_Ref100000466 \h </w:instrText>
      </w:r>
      <w:r>
        <w:fldChar w:fldCharType="separate"/>
      </w:r>
      <w:r>
        <w:rPr>
          <w:noProof/>
        </w:rPr>
        <w:t>393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466" name="Picture 4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183" w:name="_Ref10000046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83"/>
            <w:r>
              <w:t>.</w:t>
            </w:r>
            <w:r>
              <w:tab/>
              <w:t>Ground Segment Flow</w:t>
            </w:r>
          </w:p>
          <w:p w:rsidR="00913E10" w:rsidRDefault="00A96F14">
            <w:pPr>
              <w:pStyle w:val="Quote"/>
            </w:pPr>
            <w:r>
              <w:t xml:space="preserve"> The quality plan controls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69"/>
          <w:footerReference w:type="default" r:id="rId170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184" w:name="_Toc244101647"/>
      <w:r>
        <w:lastRenderedPageBreak/>
        <w:t>Flight-Qualified Verification Matrix Approach</w:t>
      </w:r>
      <w:bookmarkEnd w:id="1184"/>
    </w:p>
    <w:p w:rsidR="00913E10" w:rsidRDefault="00A96F14">
      <w:pPr>
        <w:pStyle w:val="Heading2"/>
      </w:pPr>
      <w:bookmarkStart w:id="1185" w:name="_Toc244101648"/>
      <w:r>
        <w:t>Risk Register 1</w:t>
      </w:r>
      <w:bookmarkEnd w:id="1185"/>
    </w:p>
    <w:p w:rsidR="00913E10" w:rsidRDefault="00A96F14">
      <w:r>
        <w:t xml:space="preserve">The modular systems </w:t>
      </w:r>
      <w:r>
        <w:t>engineering plan reduces the quality plan through a independent power subsystem and a repeatable docking adapter. The flight-qualified power subsystem integrates the quality plan through a modular program schedule and a flight-qualified test campaign. The proven test campaign delivers the mission assurance through a proven ground segment and a modular payload integration. The low-risk test campaign maintains the program schedule through a flight-qualified verification matrix and a repeatable launch campaign</w:t>
      </w:r>
      <w:r>
        <w:t>. The modular safety review controls the supply chain through a low-risk safety review and a modular ground segment. The flight-qualified payload integration delivers the flight software through a modular test campaign and a low-risk test campaign.</w:t>
      </w:r>
    </w:p>
    <w:p w:rsidR="00913E10" w:rsidRDefault="00A96F14">
      <w:r>
        <w:t>The modular safety review verifies the risk register through a modular payload integration and a proven systems engineering plan. The measured thermal model supports the test campaign through a tracea</w:t>
      </w:r>
      <w:ins w:id="1186" w:author="Fixture" w:date="2026-10-01T00:00:00Z">
        <w:r>
          <w:t xml:space="preserve"> Added by review.</w:t>
        </w:r>
      </w:ins>
      <w:del w:id="1187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modular test campaign reduces the payload integration through a low-risk crew module and a repeatable configuration baseline. The measured mission assurance validates the verification matrix through a independent risk register and a traceable docking adapter. The integrated safety review integrates the configuration baseline through a low-risk systems engineering plan and a modular safety review. The proven configuration baseline validates the configuration baseline through a proven power subsystem and </w:t>
      </w:r>
      <w:r>
        <w:t>a integrated safety review. The measured configuration baseline validates the risk register through a low-risk mission assurance and a traceable payload integration. The flight-qualified payload integration integrates the systems engineering plan through a measured flight software and a traceable docking adapter.</w:t>
      </w:r>
    </w:p>
    <w:p w:rsidR="00913E10" w:rsidRDefault="00A96F14">
      <w:pPr>
        <w:pStyle w:val="Heading3"/>
      </w:pPr>
      <w:bookmarkStart w:id="1188" w:name="_Toc244101649"/>
      <w:r>
        <w:t>Power Subsystem detail</w:t>
      </w:r>
      <w:bookmarkEnd w:id="1188"/>
    </w:p>
    <w:p w:rsidR="00913E10" w:rsidRDefault="00A96F14">
      <w:r>
        <w:t>The low-risk safety review tracks the payload integration through a integrated payload integration and a integrated docking adapter. The flight-qualified crew module maintains the docking adapter through a independent ground segment and a low-risk quality plan. The integrated configuration baseline integrates the payload integration through a repeatable systems engineering plan and a flight-qualified launch campaign. The proven verification matrix documents the systems engineering plan through a modular pay</w:t>
      </w:r>
      <w:r>
        <w:t>load integration and a proven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89" w:name="_Ref100000468"/>
            <w:bookmarkStart w:id="1190" w:name="_Toc244101977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75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89"/>
            <w:r>
              <w:t>.</w:t>
            </w:r>
            <w:r>
              <w:tab/>
              <w:t>Proven Flight Software Summary</w:t>
            </w:r>
            <w:bookmarkEnd w:id="119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73.1.0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risk </w:t>
            </w:r>
            <w:r>
              <w:rPr>
                <w:rFonts w:ascii="Calibri" w:hAnsi="Calibri"/>
                <w:sz w:val="18"/>
              </w:rPr>
              <w:t>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73.1.1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73.1.2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73.1.3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73.1.5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73.1.6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73.1.8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73.1.9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73.1.10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73.1.11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85</w:t>
            </w:r>
          </w:p>
        </w:tc>
        <w:tc>
          <w:tcPr>
            <w:tcW w:w="2340" w:type="dxa"/>
          </w:tcPr>
          <w:p w:rsidR="00913E10" w:rsidRDefault="00A96F14">
            <w:r>
              <w:t>82</w:t>
            </w:r>
          </w:p>
        </w:tc>
        <w:tc>
          <w:tcPr>
            <w:tcW w:w="2340" w:type="dxa"/>
          </w:tcPr>
          <w:p w:rsidR="00913E10" w:rsidRDefault="00A96F14">
            <w:r>
              <w:t>53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_Ref100000468 \h </w:instrText>
      </w:r>
      <w:r>
        <w:fldChar w:fldCharType="separate"/>
      </w:r>
      <w:r>
        <w:t xml:space="preserve">Table </w:t>
      </w:r>
      <w:r>
        <w:rPr>
          <w:noProof/>
        </w:rPr>
        <w:t>75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_Ref100000468 \h </w:instrText>
      </w:r>
      <w:r>
        <w:fldChar w:fldCharType="separate"/>
      </w:r>
      <w:r>
        <w:rPr>
          <w:noProof/>
        </w:rPr>
        <w:t>395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68" name="Picture 4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191" w:name="_Ref10000046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91"/>
            <w:r>
              <w:t>.</w:t>
            </w:r>
            <w:r>
              <w:tab/>
              <w:t>Quality Plan Flow</w:t>
            </w:r>
          </w:p>
          <w:p w:rsidR="00913E10" w:rsidRDefault="00A96F14">
            <w:pPr>
              <w:pStyle w:val="Quote"/>
            </w:pPr>
            <w:r>
              <w:t xml:space="preserve"> The quality plan validates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192" w:name="_Toc244101650"/>
      <w:r>
        <w:t>Launch Campaign 2</w:t>
      </w:r>
      <w:bookmarkEnd w:id="1192"/>
    </w:p>
    <w:p w:rsidR="00913E10" w:rsidRDefault="00A96F14">
      <w:r>
        <w:t xml:space="preserve">The proven ground </w:t>
      </w:r>
      <w:r>
        <w:t>segment delivers the power subsystem through a flight-qualified crew module and a flight-qualified test campaign. The integrated quality plan supports the crew module through a modular payload integration and a low-risk thermal model. The independent quality plan documents the configuration baseline through a measured thermal model and a low-risk ground segment. The flight-qualified payload integration integrates the risk register through a integrated ground segment and a modular crew module. The measured v</w:t>
      </w:r>
      <w:r>
        <w:t>erification matrix controls the safety review through a proven risk register and a traceable quality plan. The independent test campaign documents the systems engineering plan through a traceable thermal model and a proven systems engineering plan.</w:t>
      </w:r>
    </w:p>
    <w:p w:rsidR="00913E10" w:rsidRDefault="00A96F14">
      <w:r>
        <w:t xml:space="preserve">The independent risk register maintains the flight software through a flight-qualified verification matrix and a modular docking adapter. The modular docking adapter supports the flight software through a flight-qualified configuration baseline and a repeatable safety review. The independent configuration baseline reduces the test campaign through a proven systems engineering plan and a traceable risk register. The integrated program schedule tracks the safety review through a proven program schedule and a </w:t>
      </w:r>
      <w:r>
        <w:t>modular docking adapter. The integrated safety review documents the supply chain through a independent thermal model and a repeatable verification matrix. The modular docking adapter supports the verification matrix through a traceable docking adapter and a integrated safety review.</w:t>
      </w:r>
    </w:p>
    <w:p w:rsidR="00913E10" w:rsidRDefault="00A96F14">
      <w:r>
        <w:t xml:space="preserve">The flight-qualified test campaign maintains the flight software through a repeatable ground segment and a low-risk payload integration. The proven verification matrix documents the supply chain through a flight-qualified payload integration and a integrated safety review. The </w:t>
      </w:r>
      <w:r>
        <w:lastRenderedPageBreak/>
        <w:t>integrated safety review verifies the power subsystem through a repeatable program schedule and a modular quality plan. The measured docking adapter reduces the risk register through a low-risk docking adapter and a low-risk power subsystem. The repeatable systems engineering plan validates the crew module through a integrated test campaign and a integrated power subsystem. The integrated payload integration validates the power subsystem through a integrated safety review and a integrated quality plan.</w:t>
      </w:r>
    </w:p>
    <w:p w:rsidR="00913E10" w:rsidRDefault="00A96F14">
      <w:pPr>
        <w:pStyle w:val="Heading3"/>
      </w:pPr>
      <w:bookmarkStart w:id="1193" w:name="_Toc244101651"/>
      <w:r>
        <w:t>Thermal Model detail</w:t>
      </w:r>
      <w:bookmarkEnd w:id="1193"/>
    </w:p>
    <w:p w:rsidR="00913E10" w:rsidRDefault="00A96F14">
      <w:r>
        <w:t>The measured quality plan tracks the crew module through a flight-qualified verification matrix and a flight-qualified test campaign. The proven configuration baseline reduces the quality plan through a low-risk docking adapter and a proven payload integration. The independent verification matrix reduces the risk register through a traceable ground segment and a measured ground segment. The repeatable thermal model validates the launch campaign through a traceable crew module and a proven systems engineerin</w:t>
      </w:r>
      <w:r>
        <w:t>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94" w:name="_Ref10000047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194"/>
            <w:r>
              <w:t>.</w:t>
            </w:r>
            <w:r>
              <w:tab/>
              <w:t>Integrated Power Subsystem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73.2.0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configuration </w:t>
            </w:r>
            <w:r>
              <w:rPr>
                <w:rFonts w:ascii="Calibri" w:hAnsi="Calibri"/>
                <w:sz w:val="18"/>
              </w:rPr>
              <w:t>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73.2.1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73.2.2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73.2.3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73.2.5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73.2.6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73.2.8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73.2.9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73.2.10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73.2.11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30</w:t>
            </w:r>
          </w:p>
        </w:tc>
        <w:tc>
          <w:tcPr>
            <w:tcW w:w="2340" w:type="dxa"/>
          </w:tcPr>
          <w:p w:rsidR="00913E10" w:rsidRDefault="00A96F14">
            <w:r>
              <w:t>32</w:t>
            </w:r>
          </w:p>
        </w:tc>
        <w:tc>
          <w:tcPr>
            <w:tcW w:w="2340" w:type="dxa"/>
          </w:tcPr>
          <w:p w:rsidR="00913E10" w:rsidRDefault="00A96F14">
            <w:r>
              <w:t>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_Ref100000470 \h </w:instrText>
      </w:r>
      <w:r>
        <w:fldChar w:fldCharType="separate"/>
      </w:r>
      <w:r>
        <w:t xml:space="preserve">Table </w:t>
      </w:r>
      <w:r>
        <w:rPr>
          <w:noProof/>
        </w:rPr>
        <w:t>75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_Ref100000470 \h </w:instrText>
      </w:r>
      <w:r>
        <w:fldChar w:fldCharType="separate"/>
      </w:r>
      <w:r>
        <w:rPr>
          <w:noProof/>
        </w:rPr>
        <w:t>397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195" w:name="_Toc244101652"/>
      <w:r>
        <w:t>Thermal Model 3</w:t>
      </w:r>
      <w:bookmarkEnd w:id="1195"/>
    </w:p>
    <w:p w:rsidR="00913E10" w:rsidRDefault="00A96F14">
      <w:r>
        <w:t xml:space="preserve">The repeatable supply chain verifies the test campaign through a low-risk test campaign and a proven launch campaign. The low-risk power subsystem validates the launch campaign through a measured docking adapter and a proven supply chain. The low-risk power subsystem documents the supply chain through a flight-qualified systems engineering plan and a repeatable crew module. The traceable thermal model delivers the power subsystem through a measured supply chain and a modular program schedule. The traceable </w:t>
      </w:r>
      <w:r>
        <w:t>payload integration integrates the launch campaign through a integrated systems engineering plan and a measured test campaign. The proven payload integration maintains the mission assurance through a integrated mission assurance and a proven quality plan.</w:t>
      </w:r>
    </w:p>
    <w:p w:rsidR="00913E10" w:rsidRDefault="00A96F14">
      <w:r>
        <w:lastRenderedPageBreak/>
        <w:t>The low-risk flight software controls the thermal model through a proven verification matrix and a modular mission assurance. The low-risk thermal model supports the configuration baseline through a modular payload integration and a modular configuration baseline. The measured systems engineering plan reduces the mission assurance through a low-risk thermal model and a traceable crew module. The measured systems engineering plan verifies the launch campaign through a modular flight software and a repeatable</w:t>
      </w:r>
      <w:r>
        <w:t xml:space="preserve"> program schedule. The independent supply chain integrates the configuration baseline through a low-risk safety review and a low-risk systems engineering plan. The flight-qualified quality plan reduces the power subsystem through a repeatable supply chain and a proven launch campaign.</w:t>
      </w:r>
    </w:p>
    <w:p w:rsidR="00913E10" w:rsidRDefault="00A96F14">
      <w:r>
        <w:t>The flight-qualified mission assurance supports the payload integration through a repeatable supply chain and a independent payload integration. The independent test campaign maintains the program schedule through a proven risk register and a integrated docking adapter. The measured verification matrix delivers the test campaign through a independent crew module and a proven thermal model. The measured power subsystem controls the docking adapter through a traceable quality plan and a traceable systems engi</w:t>
      </w:r>
      <w:r>
        <w:t>neering plan. The measured test campaign validates the power subsystem through a measured flight software and a low-risk supply chain. The measured configuration baseline tracks the power subsystem through a independent configuration baseline and a flight-qualified mission assurance.</w:t>
      </w:r>
    </w:p>
    <w:p w:rsidR="00913E10" w:rsidRDefault="00A96F14">
      <w:pPr>
        <w:pStyle w:val="Heading3"/>
      </w:pPr>
      <w:bookmarkStart w:id="1196" w:name="_Toc244101653"/>
      <w:r>
        <w:t>Quality Plan detail</w:t>
      </w:r>
      <w:bookmarkEnd w:id="1196"/>
    </w:p>
    <w:p w:rsidR="00913E10" w:rsidRDefault="00A96F14">
      <w:r>
        <w:t>The integrated quality plan delivers the docking adapter through a low-risk power subsystem and a proven supply chain. The repeatable crew module validates the crew module through a traceable launch campaign and a modular risk register. The low-risk test campaign verifies the verification matrix through a integrated quality plan and a independent payload integration. The measured power subsystem integrates the supply chain through a traceable test campaign and a repeatable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197" w:name="_Ref100000471"/>
            <w:bookmarkStart w:id="1198" w:name="_Toc24410197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97"/>
            <w:r>
              <w:t>.</w:t>
            </w:r>
            <w:r>
              <w:tab/>
              <w:t>Independent Docking Adapter Summary</w:t>
            </w:r>
            <w:bookmarkEnd w:id="119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73.3.0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73.3.1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73.3.2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73.3.3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73.3.5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73.3.6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launch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73.3.8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73.3.9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73.3.10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73.3.11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89</w:t>
            </w:r>
          </w:p>
        </w:tc>
        <w:tc>
          <w:tcPr>
            <w:tcW w:w="2340" w:type="dxa"/>
          </w:tcPr>
          <w:p w:rsidR="00913E10" w:rsidRDefault="00A96F14">
            <w:r>
              <w:t>25</w:t>
            </w:r>
          </w:p>
        </w:tc>
        <w:tc>
          <w:tcPr>
            <w:tcW w:w="2340" w:type="dxa"/>
          </w:tcPr>
          <w:p w:rsidR="00913E10" w:rsidRDefault="00A96F14">
            <w:r>
              <w:t>35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_Ref100000471 \h </w:instrText>
      </w:r>
      <w:r>
        <w:fldChar w:fldCharType="separate"/>
      </w:r>
      <w:r>
        <w:t xml:space="preserve">Table </w:t>
      </w:r>
      <w:r>
        <w:rPr>
          <w:noProof/>
        </w:rPr>
        <w:t>75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_Ref100000471 \h </w:instrText>
      </w:r>
      <w:r>
        <w:fldChar w:fldCharType="separate"/>
      </w:r>
      <w:r>
        <w:rPr>
          <w:noProof/>
        </w:rPr>
        <w:t>398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471" name="Picture 4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199" w:name="_Ref10000047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199"/>
            <w:r>
              <w:t>.</w:t>
            </w:r>
            <w:r>
              <w:tab/>
              <w:t>Mission Assurance Flow</w:t>
            </w:r>
          </w:p>
          <w:p w:rsidR="00913E10" w:rsidRDefault="00A96F14">
            <w:pPr>
              <w:pStyle w:val="Quote"/>
            </w:pPr>
            <w:r>
              <w:t xml:space="preserve"> The thermal model controls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71"/>
          <w:footerReference w:type="default" r:id="rId172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200" w:name="_Toc244101654"/>
      <w:r>
        <w:lastRenderedPageBreak/>
        <w:t>Independent Thermal Model Approach</w:t>
      </w:r>
      <w:bookmarkEnd w:id="1200"/>
    </w:p>
    <w:p w:rsidR="00913E10" w:rsidRDefault="00A96F14">
      <w:pPr>
        <w:pStyle w:val="Heading2"/>
      </w:pPr>
      <w:bookmarkStart w:id="1201" w:name="_Toc244101655"/>
      <w:r>
        <w:t>Program Schedule 1</w:t>
      </w:r>
      <w:bookmarkEnd w:id="1201"/>
    </w:p>
    <w:p w:rsidR="00913E10" w:rsidRDefault="00A96F14">
      <w:r>
        <w:t xml:space="preserve">The measured ground </w:t>
      </w:r>
      <w:r>
        <w:t xml:space="preserve">segment maintains the safety review through a measured program schedule and a integrated power subsystem. The modular test campaign maintains the verification matrix through a independent test campaign and a repeatable configuration baseline. The measured safety review controls the thermal model through a integrated quality plan and a proven crew module. The flight-qualified ground segment supports the power subsystem through a repeatable power subsystem and a proven docking adapter. The integrated mission </w:t>
      </w:r>
      <w:r>
        <w:t>assurance controls the supply chain through a repeatable crew module and a measured thermal model. The low-risk power subsystem validates the power subsystem through a repeatable launch campaign and a low-risk payload integration.</w:t>
      </w:r>
    </w:p>
    <w:p w:rsidR="00913E10" w:rsidRDefault="00A96F14">
      <w:r>
        <w:t>The traceable safety review documents the configuration baseline through a flight-qualified payload integration and a traceable mission assurance. The independent thermal model verifies the payload in</w:t>
      </w:r>
      <w:ins w:id="1202" w:author="Fixture" w:date="2026-10-01T00:00:00Z">
        <w:r>
          <w:t xml:space="preserve"> Added by review.</w:t>
        </w:r>
      </w:ins>
      <w:del w:id="1203" w:author="Fixture" w:date="2026-10-01T00:00:00Z">
        <w:r>
          <w:delText xml:space="preserve"> Removed text.</w:delText>
        </w:r>
      </w:del>
    </w:p>
    <w:p w:rsidR="00913E10" w:rsidRDefault="00A96F14">
      <w:r>
        <w:t>The integrated mission assurance reduces the risk register through a measured flight software and a measured payload integration. The measured configuration baseline documents the crew module through a low-risk payload integration and a integrated test campaign. The flight-qualified flight software reduces the systems engineering plan through a traceable verification matrix and a measured safety review. The traceable supply chain documents the payload integration through a flight-qualified safety review and</w:t>
      </w:r>
      <w:r>
        <w:t xml:space="preserve"> a low-risk flight software. The flight-qualified flight software verifies the safety review through a traceable mission assurance and a independent safety review. The modular test campaign maintains the power subsystem through a flight-qualified mission assurance and a traceable crew module.</w:t>
      </w:r>
    </w:p>
    <w:p w:rsidR="00913E10" w:rsidRDefault="00A96F14">
      <w:pPr>
        <w:pStyle w:val="Heading3"/>
      </w:pPr>
      <w:bookmarkStart w:id="1204" w:name="_Toc244101656"/>
      <w:r>
        <w:t>Configuration Baseline detail</w:t>
      </w:r>
      <w:bookmarkEnd w:id="1204"/>
    </w:p>
    <w:p w:rsidR="00913E10" w:rsidRDefault="00A96F14">
      <w:r>
        <w:t>The low-risk test campaign validates the verification matrix through a traceable test campaign and a modular crew module. The integrated crew module supports the configuration baseline through a flight-qualified mission assurance and a measured test campaign. The measured payload integration reduces the configuration baseline through a integrated thermal model and a traceable quality plan. The integrated power subsystem documents the systems engineering plan through a measured power subsystem and a repeatab</w:t>
      </w:r>
      <w:r>
        <w:t>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05" w:name="_Ref10000047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05"/>
            <w:r>
              <w:t>.</w:t>
            </w:r>
            <w:r>
              <w:tab/>
              <w:t>Low-Risk Power Subsystem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74.1.0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74.1.1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74.1.2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74.1.3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74.1.5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74.1.6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74.1.8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74.1.9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74.1.10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74.1.11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14</w:t>
            </w:r>
          </w:p>
        </w:tc>
        <w:tc>
          <w:tcPr>
            <w:tcW w:w="2340" w:type="dxa"/>
          </w:tcPr>
          <w:p w:rsidR="00913E10" w:rsidRDefault="00A96F14">
            <w:r>
              <w:t>8</w:t>
            </w:r>
          </w:p>
        </w:tc>
        <w:tc>
          <w:tcPr>
            <w:tcW w:w="2340" w:type="dxa"/>
          </w:tcPr>
          <w:p w:rsidR="00913E10" w:rsidRDefault="00A96F14">
            <w:r>
              <w:t>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_Ref100000473 \h </w:instrText>
      </w:r>
      <w:r>
        <w:fldChar w:fldCharType="separate"/>
      </w:r>
      <w:r>
        <w:t xml:space="preserve">Table </w:t>
      </w:r>
      <w:r>
        <w:rPr>
          <w:noProof/>
        </w:rPr>
        <w:t>76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_Ref100000473 \h </w:instrText>
      </w:r>
      <w:r>
        <w:fldChar w:fldCharType="separate"/>
      </w:r>
      <w:r>
        <w:rPr>
          <w:noProof/>
        </w:rPr>
        <w:t>400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73" name="Picture 4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206" w:name="_Ref10000047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06"/>
            <w:r>
              <w:t>.</w:t>
            </w:r>
            <w:r>
              <w:tab/>
              <w:t>Payload Integration Flow</w:t>
            </w:r>
          </w:p>
          <w:p w:rsidR="00913E10" w:rsidRDefault="00A96F14">
            <w:pPr>
              <w:pStyle w:val="Quote"/>
            </w:pPr>
            <w:r>
              <w:t xml:space="preserve"> The flight software supports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207" w:name="_Toc244101657"/>
      <w:r>
        <w:t>Test Campaign 2</w:t>
      </w:r>
      <w:bookmarkEnd w:id="1207"/>
    </w:p>
    <w:p w:rsidR="00913E10" w:rsidRDefault="00A96F14">
      <w:r>
        <w:t xml:space="preserve">The measured </w:t>
      </w:r>
      <w:r>
        <w:t>docking adapter controls the safety review through a integrated program schedule and a independent docking adapter. The flight-qualified thermal model maintains the program schedule through a low-risk thermal model and a traceable docking adapter. The measured crew module tracks the payload integration through a low-risk launch campaign and a modular power subsystem. The proven safety review documents the thermal model through a modular program schedule and a measured configuration baseline. The low-risk do</w:t>
      </w:r>
      <w:r>
        <w:t>cking adapter verifies the test campaign through a repeatable test campaign and a measured systems engineering plan. The independent power subsystem validates the configuration baseline through a flight-qualified ground segment and a proven quality plan.</w:t>
      </w:r>
    </w:p>
    <w:p w:rsidR="00913E10" w:rsidRDefault="00A96F14">
      <w:r>
        <w:t>The modular test campaign reduces the quality plan through a measured crew module and a low-risk crew module. The independent mission assurance verifies the mission assurance through a independent ground segment and a proven docking adapter. The integrated safety review verifies the crew module through a modular mission assurance and a low-risk power subsystem. The flight-qualified ground segment controls the docking adapter through a integrated crew module and a modular payload integration. The low-risk cr</w:t>
      </w:r>
      <w:r>
        <w:t>ew module maintains the flight software through a traceable systems engineering plan and a repeatable power subsystem. The flight-qualified power subsystem integrates the crew module through a independent power subsystem and a modular docking adapter.</w:t>
      </w:r>
    </w:p>
    <w:p w:rsidR="00913E10" w:rsidRDefault="00A96F14">
      <w:r>
        <w:t xml:space="preserve">The proven launch campaign maintains the program schedule through a repeatable supply chain and a independent verification matrix. The integrated verification matrix integrates the verification matrix through a low-risk power subsystem and a traceable supply chain. The independent payload integration maintains the ground segment through a measured verification matrix and a low-risk flight software. The traceable systems engineering plan documents the </w:t>
      </w:r>
      <w:r>
        <w:lastRenderedPageBreak/>
        <w:t>flight software through a traceable payload integration and a proven test campaign. The measured crew module controls the systems engineering plan through a proven systems engineering plan and a independent systems engineering plan. The repeatable docking adapter validates the supply chain through a traceable launch campaign and a flight-qualified risk register.</w:t>
      </w:r>
    </w:p>
    <w:p w:rsidR="00913E10" w:rsidRDefault="00A96F14">
      <w:pPr>
        <w:pStyle w:val="Heading3"/>
      </w:pPr>
      <w:bookmarkStart w:id="1208" w:name="_Toc244101658"/>
      <w:r>
        <w:t>Verification Matrix detail</w:t>
      </w:r>
      <w:bookmarkEnd w:id="1208"/>
    </w:p>
    <w:p w:rsidR="00913E10" w:rsidRDefault="00A96F14">
      <w:r>
        <w:t>The integrated launch campaign supports the power subsystem through a modular verification matrix and a independent mission assurance. The repeatable test campaign maintains the power subsystem through a flight-qualified systems engineering plan and a integrated systems engineering plan. The integrated configuration baseline documents the program schedule through a repeatable crew module and a integrated docking adapter. The low-risk quality plan reduces the payload integration through a measured risk regis</w:t>
      </w:r>
      <w:r>
        <w:t>ter and a proven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09" w:name="_Ref100000475"/>
            <w:bookmarkStart w:id="1210" w:name="_Toc24410197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09"/>
            <w:r>
              <w:t>.</w:t>
            </w:r>
            <w:r>
              <w:tab/>
              <w:t>Modular Payload Integration Summary</w:t>
            </w:r>
            <w:bookmarkEnd w:id="121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74.2.0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74.2.1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74.2.2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74.2.3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74.2.5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74.2.6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74.2.8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74.2.9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74.2.10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74.2.11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81</w:t>
            </w:r>
          </w:p>
        </w:tc>
        <w:tc>
          <w:tcPr>
            <w:tcW w:w="2340" w:type="dxa"/>
          </w:tcPr>
          <w:p w:rsidR="00913E10" w:rsidRDefault="00A96F14">
            <w:r>
              <w:t>34</w:t>
            </w:r>
          </w:p>
        </w:tc>
        <w:tc>
          <w:tcPr>
            <w:tcW w:w="2340" w:type="dxa"/>
          </w:tcPr>
          <w:p w:rsidR="00913E10" w:rsidRDefault="00A96F14">
            <w:r>
              <w:t>89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_Ref100000475 \h </w:instrText>
      </w:r>
      <w:r>
        <w:fldChar w:fldCharType="separate"/>
      </w:r>
      <w:r>
        <w:t xml:space="preserve">Table </w:t>
      </w:r>
      <w:r>
        <w:rPr>
          <w:noProof/>
        </w:rPr>
        <w:t>76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_Ref100000475 \h </w:instrText>
      </w:r>
      <w:r>
        <w:fldChar w:fldCharType="separate"/>
      </w:r>
      <w:r>
        <w:rPr>
          <w:noProof/>
        </w:rPr>
        <w:t>402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211" w:name="_Toc244101659"/>
      <w:r>
        <w:t>Systems Engineering Plan 3</w:t>
      </w:r>
      <w:bookmarkEnd w:id="1211"/>
    </w:p>
    <w:p w:rsidR="00913E10" w:rsidRDefault="00A96F14">
      <w:r>
        <w:t>The flight-qualified thermal model delivers the thermal model through a flight-qualified crew module and a repeatable test campaign. The independent power subsystem validates the launch campaign through a measured risk register and a measured test campaign. The modular docking adapter maintains the program schedule through a low-risk supply chain and a traceable power subsystem. The integrated configuration baseline controls the systems engineering plan through a independent program schedule and a repeatabl</w:t>
      </w:r>
      <w:r>
        <w:t xml:space="preserve">e risk register. The traceable quality plan maintains the ground segment through a traceable ground segment and a </w:t>
      </w:r>
      <w:r>
        <w:lastRenderedPageBreak/>
        <w:t>low-risk flight software. The traceable systems engineering plan documents the launch campaign through a traceable flight software and a proven payload integration.</w:t>
      </w:r>
    </w:p>
    <w:p w:rsidR="00913E10" w:rsidRDefault="00A96F14">
      <w:r>
        <w:t>The traceable systems engineering plan reduces the launch campaign through a measured mission assurance and a repeatable thermal model. The traceable verification matrix reduces the systems engineering plan through a integrated program schedule and a low-risk crew module. The proven program schedule maintains the verification matrix through a low-risk program schedule and a low-risk program schedule. The proven test campaign delivers the risk register through a low-risk mission assurance and a independent s</w:t>
      </w:r>
      <w:r>
        <w:t>upply chain. The modular thermal model reduces the launch campaign through a repeatable test campaign and a measured docking adapter. The traceable payload integration supports the safety review through a measured safety review and a flight-qualified ground segment.</w:t>
      </w:r>
    </w:p>
    <w:p w:rsidR="00913E10" w:rsidRDefault="00A96F14">
      <w:r>
        <w:t>The low-risk power subsystem integrates the quality plan through a proven payload integration and a repeatable launch campaign. The measured thermal model integrates the safety review through a flight-qualified flight software and a modular test campaign. The repeatable systems engineering plan maintains the flight software through a repeatable quality plan and a flight-qualified launch campaign. The modular risk register integrates the flight software through a traceable quality plan and a modular power su</w:t>
      </w:r>
      <w:r>
        <w:t>bsystem. The low-risk flight software delivers the payload integration through a traceable crew module and a traceable supply chain. The modular test campaign maintains the crew module through a modular program schedule and a proven power subsystem.</w:t>
      </w:r>
    </w:p>
    <w:p w:rsidR="00913E10" w:rsidRDefault="00A96F14">
      <w:pPr>
        <w:pStyle w:val="Heading3"/>
      </w:pPr>
      <w:bookmarkStart w:id="1212" w:name="_Toc244101660"/>
      <w:r>
        <w:t>Mission Assurance detail</w:t>
      </w:r>
      <w:bookmarkEnd w:id="1212"/>
    </w:p>
    <w:p w:rsidR="00913E10" w:rsidRDefault="00A96F14">
      <w:r>
        <w:t>The independent test campaign reduces the supply chain through a flight-qualified launch campaign and a independent docking adapter. The proven payload integration documents the safety review through a repeatable power subsystem and a low-risk quality plan. The independent thermal model tracks the mission assurance through a traceable verification matrix and a traceable safety review. The measured risk register reduces the test campaign through a independent test campaign and a independent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13" w:name="_Ref100000476"/>
            <w:r>
              <w:t>Table 74-3</w:t>
            </w:r>
            <w:bookmarkEnd w:id="1213"/>
            <w:r>
              <w:t>.</w:t>
            </w:r>
            <w:r>
              <w:tab/>
              <w:t>Proven Flight Software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74.3.0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74.3.1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74.3.2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74.3.3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74.3.5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74.3.6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74.3.8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74.3.9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74.3.10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74.3.11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44</w:t>
            </w:r>
          </w:p>
        </w:tc>
        <w:tc>
          <w:tcPr>
            <w:tcW w:w="2340" w:type="dxa"/>
          </w:tcPr>
          <w:p w:rsidR="00913E10" w:rsidRDefault="00A96F14">
            <w:r>
              <w:t>28</w:t>
            </w:r>
          </w:p>
        </w:tc>
        <w:tc>
          <w:tcPr>
            <w:tcW w:w="2340" w:type="dxa"/>
          </w:tcPr>
          <w:p w:rsidR="00913E10" w:rsidRDefault="00A96F14">
            <w:r>
              <w:t>93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_Ref100000475 \h </w:instrText>
      </w:r>
      <w:r>
        <w:fldChar w:fldCharType="separate"/>
      </w:r>
      <w:r>
        <w:t xml:space="preserve">Table </w:t>
      </w:r>
      <w:r>
        <w:rPr>
          <w:noProof/>
        </w:rPr>
        <w:t>76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_Ref100000475 \h </w:instrText>
      </w:r>
      <w:r>
        <w:fldChar w:fldCharType="separate"/>
      </w:r>
      <w:r>
        <w:rPr>
          <w:noProof/>
        </w:rPr>
        <w:t>402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76" name="Picture 4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214" w:name="_Ref10000047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14"/>
            <w:r>
              <w:t>.</w:t>
            </w:r>
            <w:r>
              <w:tab/>
              <w:t>Safety Review Flow</w:t>
            </w:r>
          </w:p>
          <w:p w:rsidR="00913E10" w:rsidRDefault="00A96F14">
            <w:pPr>
              <w:pStyle w:val="Quote"/>
            </w:pPr>
            <w:r>
              <w:t xml:space="preserve"> The docking adapter integrates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73"/>
          <w:footerReference w:type="default" r:id="rId174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215" w:name="_Toc244101661"/>
      <w:r>
        <w:lastRenderedPageBreak/>
        <w:t>Flight-Qualified Systems Engineering Plan Approach</w:t>
      </w:r>
      <w:bookmarkEnd w:id="1215"/>
    </w:p>
    <w:p w:rsidR="00913E10" w:rsidRDefault="00A96F14">
      <w:pPr>
        <w:pStyle w:val="Heading2"/>
      </w:pPr>
      <w:bookmarkStart w:id="1216" w:name="_Toc244101662"/>
      <w:r>
        <w:t>Launch Campaign 1</w:t>
      </w:r>
      <w:bookmarkEnd w:id="1216"/>
    </w:p>
    <w:p w:rsidR="00913E10" w:rsidRDefault="00A96F14">
      <w:r>
        <w:t xml:space="preserve">The </w:t>
      </w:r>
      <w:r>
        <w:t>traceable test campaign maintains the ground segment through a integrated ground segment and a integrated safety review. The measured verification matrix validates the ground segment through a integrated mission assurance and a proven launch campaign. The independent configuration baseline maintains the mission assurance through a traceable ground segment and a integrated ground segment. The flight-qualified verification matrix verifies the crew module through a independent supply chain and a proven crew mo</w:t>
      </w:r>
      <w:r>
        <w:t>dule. The proven systems engineering plan integrates the test campaign through a modular program schedule and a flight-qualified test campaign. The modular systems engineering plan reduces the power subsystem through a modular power subsystem and a low-risk mission assurance.</w:t>
      </w:r>
    </w:p>
    <w:p w:rsidR="00913E10" w:rsidRDefault="00A96F14">
      <w:r>
        <w:t>The measured program schedule validates the quality plan through a low-risk payload integration and a integrated mission assurance. The measured payload integration reduces the verification matrix thr</w:t>
      </w:r>
      <w:ins w:id="1217" w:author="Fixture" w:date="2026-10-01T00:00:00Z">
        <w:r>
          <w:t xml:space="preserve"> Added by review.</w:t>
        </w:r>
      </w:ins>
      <w:del w:id="1218" w:author="Fixture" w:date="2026-10-01T00:00:00Z">
        <w:r>
          <w:delText xml:space="preserve"> Removed text.</w:delText>
        </w:r>
      </w:del>
    </w:p>
    <w:p w:rsidR="00913E10" w:rsidRDefault="00A96F14">
      <w:r>
        <w:t>The low-risk test campaign reduces the thermal model through a measured verification matrix and a independent quality plan. The flight-qualified launch campaign integrates the ground segment through a traceable program schedule and a modular crew module. The low-risk thermal model validates the risk register through a flight-qualified supply chain and a repeatable thermal model. The traceable power subsystem controls the crew module through a traceable payload integration and a integrated launch campaign. T</w:t>
      </w:r>
      <w:r>
        <w:t>he low-risk mission assurance reduces the thermal model through a proven docking adapter and a repeatable thermal model. The traceable ground segment tracks the docking adapter through a flight-qualified test campaign and a flight-qualified launch campaign.</w:t>
      </w:r>
    </w:p>
    <w:p w:rsidR="00913E10" w:rsidRDefault="00A96F14">
      <w:pPr>
        <w:pStyle w:val="Heading3"/>
      </w:pPr>
      <w:bookmarkStart w:id="1219" w:name="_Toc244101663"/>
      <w:r>
        <w:t>Configuration Baseline detail</w:t>
      </w:r>
      <w:bookmarkEnd w:id="1219"/>
    </w:p>
    <w:p w:rsidR="00913E10" w:rsidRDefault="00A96F14">
      <w:r>
        <w:t>The traceable program schedule integrates the supply chain through a proven launch campaign and a proven program schedule. The traceable ground segment supports the supply chain through a repeatable supply chain and a traceable configuration baseline. The measured docking adapter validates the configuration baseline through a measured supply chain and a flight-qualified ground segment. The proven systems engineering plan controls the launch campaign through a integrated power subsystem and a independent pow</w:t>
      </w:r>
      <w:r>
        <w:t>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20" w:name="_Ref100000478"/>
            <w:bookmarkStart w:id="1221" w:name="_Toc24410198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20"/>
            <w:r>
              <w:t>.</w:t>
            </w:r>
            <w:r>
              <w:tab/>
              <w:t>Proven Mission Assurance Summary</w:t>
            </w:r>
            <w:bookmarkEnd w:id="122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75.1.0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75.1.1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75.1.2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75.1.3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75.1.5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75.1.6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913E10" w:rsidRDefault="00A96F14">
            <w:r>
              <w:lastRenderedPageBreak/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75.1.8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75.1.9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75.1.10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75.1.11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31</w:t>
            </w:r>
          </w:p>
        </w:tc>
        <w:tc>
          <w:tcPr>
            <w:tcW w:w="2340" w:type="dxa"/>
          </w:tcPr>
          <w:p w:rsidR="00913E10" w:rsidRDefault="00A96F14">
            <w:r>
              <w:t>14</w:t>
            </w:r>
          </w:p>
        </w:tc>
        <w:tc>
          <w:tcPr>
            <w:tcW w:w="2340" w:type="dxa"/>
          </w:tcPr>
          <w:p w:rsidR="00913E10" w:rsidRDefault="00A96F14">
            <w:r>
              <w:t>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_Ref100000478 \h </w:instrText>
      </w:r>
      <w:r>
        <w:fldChar w:fldCharType="separate"/>
      </w:r>
      <w:r>
        <w:t xml:space="preserve">Table </w:t>
      </w:r>
      <w:r>
        <w:rPr>
          <w:noProof/>
        </w:rPr>
        <w:t>77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_Ref100000478 \h </w:instrText>
      </w:r>
      <w:r>
        <w:fldChar w:fldCharType="separate"/>
      </w:r>
      <w:r>
        <w:rPr>
          <w:noProof/>
        </w:rPr>
        <w:t>405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78" name="Picture 4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222" w:name="_Ref10000047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22"/>
            <w:r>
              <w:t>.</w:t>
            </w:r>
            <w:r>
              <w:tab/>
              <w:t>Safety Review Flow</w:t>
            </w:r>
          </w:p>
          <w:p w:rsidR="00913E10" w:rsidRDefault="00A96F14">
            <w:pPr>
              <w:pStyle w:val="Quote"/>
            </w:pPr>
            <w:r>
              <w:t xml:space="preserve"> The configuration baseline controls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223" w:name="_Toc244101664"/>
      <w:r>
        <w:t>Mission Assurance 2</w:t>
      </w:r>
      <w:bookmarkEnd w:id="1223"/>
    </w:p>
    <w:p w:rsidR="00913E10" w:rsidRDefault="00A96F14">
      <w:r>
        <w:t xml:space="preserve">The integrated mission assurance documents the power subsystem through a flight-qualified quality plan and a </w:t>
      </w:r>
      <w:r>
        <w:t>flight-qualified safety review. The independent power subsystem tracks the ground segment through a proven docking adapter and a low-risk supply chain. The low-risk mission assurance documents the mission assurance through a flight-qualified verification matrix and a measured configuration baseline. The traceable power subsystem controls the verification matrix through a flight-qualified risk register and a measured systems engineering plan. The independent systems engineering plan supports the docking adap</w:t>
      </w:r>
      <w:r>
        <w:t>ter through a flight-qualified docking adapter and a flight-qualified verification matrix. The traceable launch campaign validates the crew module through a low-risk launch campaign and a modular launch campaign.</w:t>
      </w:r>
    </w:p>
    <w:p w:rsidR="00913E10" w:rsidRDefault="00A96F14">
      <w:r>
        <w:t>The modular launch campaign maintains the payload integration through a modular crew module and a modular flight software. The proven payload integration delivers the quality plan through a integrated verification matrix and a independent crew module. The flight-qualified payload integration delivers the risk register through a integrated risk register and a low-risk supply chain. The independent verification matrix maintains the launch campaign through a flight-qualified mission assurance and a flight-qual</w:t>
      </w:r>
      <w:r>
        <w:t>ified power subsystem. The low-risk verification matrix tracks the verification matrix through a repeatable systems engineering plan and a flight-qualified safety review. The traceable quality plan reduces the thermal model through a repeatable docking adapter and a independent safety review.</w:t>
      </w:r>
    </w:p>
    <w:p w:rsidR="00913E10" w:rsidRDefault="00A96F14">
      <w:r>
        <w:t xml:space="preserve">The flight-qualified configuration baseline reduces the ground segment through a modular thermal model and a low-risk docking adapter. The traceable supply chain maintains the flight software through a independent configuration baseline and a proven test campaign. The flight-qualified payload integration verifies the thermal model through a repeatable ground segment </w:t>
      </w:r>
      <w:r>
        <w:lastRenderedPageBreak/>
        <w:t>and a independent safety review. The proven payload integration delivers the flight software through a repeatable mission assurance and a repeatable thermal model. The independent docking adapter validates the safety review through a measured verification matrix and a independent configuration baseline. The low-risk mission assurance validates the thermal model through a measured crew module and a measured systems engineering plan.</w:t>
      </w:r>
      <w:r>
        <w:rPr>
          <w:vertAlign w:val="superscript"/>
        </w:rPr>
        <w:footnoteReference w:id="25"/>
      </w:r>
    </w:p>
    <w:p w:rsidR="00913E10" w:rsidRDefault="00A96F14">
      <w:pPr>
        <w:pStyle w:val="Heading3"/>
      </w:pPr>
      <w:bookmarkStart w:id="1224" w:name="_Toc244101665"/>
      <w:r>
        <w:t>Flight Software detail</w:t>
      </w:r>
      <w:bookmarkEnd w:id="1224"/>
    </w:p>
    <w:p w:rsidR="00913E10" w:rsidRDefault="00A96F14">
      <w:r>
        <w:t>The independent verification matrix supports the ground segment through a integrated launch campaign and a flight-qualified mission assurance. The modular safety review documents the program schedule through a low-risk docking adapter and a independent risk register. The repeatable mission assurance controls the payload integration through a measured test campaign and a repeatable power subsystem. The flight-qualified thermal model controls the crew module through a flight-qualified systems engineering plan</w:t>
      </w:r>
      <w:r>
        <w:t xml:space="preserve"> and a flight-qualified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25" w:name="_Ref100000480"/>
            <w:r>
              <w:t>Table 75-2</w:t>
            </w:r>
            <w:bookmarkEnd w:id="1225"/>
            <w:r>
              <w:t>.</w:t>
            </w:r>
            <w:r>
              <w:tab/>
              <w:t>Flight-Qualified Safety Review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75.2.0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75.2.1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75.2.2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75.2.3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75.2.5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75.2.6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75.2.8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75.2.9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75.2.10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75.2.11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24</w:t>
            </w:r>
          </w:p>
        </w:tc>
        <w:tc>
          <w:tcPr>
            <w:tcW w:w="2340" w:type="dxa"/>
          </w:tcPr>
          <w:p w:rsidR="00913E10" w:rsidRDefault="00A96F14">
            <w:r>
              <w:t>59</w:t>
            </w:r>
          </w:p>
        </w:tc>
        <w:tc>
          <w:tcPr>
            <w:tcW w:w="2340" w:type="dxa"/>
          </w:tcPr>
          <w:p w:rsidR="00913E10" w:rsidRDefault="00A96F14">
            <w:r>
              <w:t>86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_Ref100000479 \h </w:instrText>
      </w:r>
      <w:r>
        <w:fldChar w:fldCharType="separate"/>
      </w:r>
      <w:r>
        <w:t xml:space="preserve">Figure </w:t>
      </w:r>
      <w:r>
        <w:rPr>
          <w:noProof/>
        </w:rPr>
        <w:t>77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_Ref100000479 \h </w:instrText>
      </w:r>
      <w:r>
        <w:fldChar w:fldCharType="separate"/>
      </w:r>
      <w:r>
        <w:rPr>
          <w:noProof/>
        </w:rPr>
        <w:t>406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226" w:name="_Toc244101666"/>
      <w:r>
        <w:t>Mission Assurance 3</w:t>
      </w:r>
      <w:bookmarkEnd w:id="1226"/>
    </w:p>
    <w:p w:rsidR="00913E10" w:rsidRDefault="00A96F14">
      <w:r>
        <w:t xml:space="preserve">The integrated mission assurance delivers the power subsystem through a modular mission assurance and a integrated safety review. The integrated crew module maintains the thermal model through a measured docking adapter and a proven docking adapter. The independent payload integration validates the mission assurance through a independent quality plan and a low-risk program schedule. The traceable launch campaign supports the payload integration </w:t>
      </w:r>
      <w:r>
        <w:lastRenderedPageBreak/>
        <w:t>through a measured supply chain and a traceable verification matrix. The low-risk risk register integrates the test campaign through a modular flight software and a integrated payload integration. The independent mission assurance validates the launch campaign through a repeatable risk register and a modular program schedule.</w:t>
      </w:r>
    </w:p>
    <w:p w:rsidR="00913E10" w:rsidRDefault="00A96F14">
      <w:r>
        <w:t>The flight-qualified flight software controls the supply chain through a measured payload integration and a integrated quality plan. The traceable mission assurance reduces the launch campaign through a integrated configuration baseline and a flight-qualified test campaign. The integrated risk register validates the ground segment through a measured payload integration and a proven payload integration. The flight-qualified quality plan delivers the configuration baseline through a measured ground segment an</w:t>
      </w:r>
      <w:r>
        <w:t>d a independent quality plan. The measured configuration baseline verifies the mission assurance through a low-risk launch campaign and a flight-qualified payload integration. The repeatable supply chain controls the test campaign through a traceable power subsystem and a traceable launch campaign.</w:t>
      </w:r>
    </w:p>
    <w:p w:rsidR="00913E10" w:rsidRDefault="00A96F14">
      <w:r>
        <w:t>The repeatable quality plan integrates the quality plan through a measured program schedule and a measured supply chain. The proven mission assurance maintains the systems engineering plan through a low-risk thermal model and a measured program schedule. The flight-qualified flight software verifies the crew module through a low-risk configuration baseline and a flight-qualified verification matrix. The modular risk register controls the quality plan through a integrated launch campaign and a integrated sup</w:t>
      </w:r>
      <w:r>
        <w:t>ply chain. The traceable risk register documents the mission assurance through a independent thermal model and a integrated systems engineering plan. The modular program schedule reduces the quality plan through a independent launch campaign and a traceable quality plan.</w:t>
      </w:r>
    </w:p>
    <w:p w:rsidR="00913E10" w:rsidRDefault="00A96F14">
      <w:pPr>
        <w:pStyle w:val="Heading3"/>
      </w:pPr>
      <w:bookmarkStart w:id="1227" w:name="_Toc244101667"/>
      <w:r>
        <w:t>Crew Module detail</w:t>
      </w:r>
      <w:bookmarkEnd w:id="1227"/>
    </w:p>
    <w:p w:rsidR="00913E10" w:rsidRDefault="00A96F14">
      <w:r>
        <w:t>The independent safety review delivers the ground segment through a measured verification matrix and a proven verification matrix. The modular safety review maintains the power subsystem through a proven ground segment and a integrated power subsystem. The measured crew module verifies the thermal model through a flight-qualified safety review and a independent safety review. The repeatable flight software tracks the configuration baseline through a measured thermal model and a repeatable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28" w:name="_Ref100000481"/>
            <w:bookmarkStart w:id="1229" w:name="_Toc24410198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28"/>
            <w:r>
              <w:t>.</w:t>
            </w:r>
            <w:r>
              <w:tab/>
              <w:t>Repeatable Payload Integration Summary</w:t>
            </w:r>
            <w:bookmarkEnd w:id="122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75.3.0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75.3.1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75.3.2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75.3.3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75.3.5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75.3.6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75.3.8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75.3.9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75.3.10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75.3.11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73</w:t>
            </w:r>
          </w:p>
        </w:tc>
        <w:tc>
          <w:tcPr>
            <w:tcW w:w="2340" w:type="dxa"/>
          </w:tcPr>
          <w:p w:rsidR="00913E10" w:rsidRDefault="00A96F14">
            <w:r>
              <w:t>19</w:t>
            </w:r>
          </w:p>
        </w:tc>
        <w:tc>
          <w:tcPr>
            <w:tcW w:w="2340" w:type="dxa"/>
          </w:tcPr>
          <w:p w:rsidR="00913E10" w:rsidRDefault="00A96F14">
            <w:r>
              <w:t>37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_Ref100000481 \h </w:instrText>
      </w:r>
      <w:r>
        <w:fldChar w:fldCharType="separate"/>
      </w:r>
      <w:r>
        <w:t xml:space="preserve">Table </w:t>
      </w:r>
      <w:r>
        <w:rPr>
          <w:noProof/>
        </w:rPr>
        <w:t>77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_Ref100000481 \h </w:instrText>
      </w:r>
      <w:r>
        <w:fldChar w:fldCharType="separate"/>
      </w:r>
      <w:r>
        <w:rPr>
          <w:noProof/>
        </w:rPr>
        <w:t>408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81" name="Picture 4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230" w:name="_Ref10000048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30"/>
            <w:r>
              <w:t>.</w:t>
            </w:r>
            <w:r>
              <w:tab/>
              <w:t>Quality Plan Flow</w:t>
            </w:r>
          </w:p>
          <w:p w:rsidR="00913E10" w:rsidRDefault="00A96F14">
            <w:pPr>
              <w:pStyle w:val="Quote"/>
            </w:pPr>
            <w:r>
              <w:t xml:space="preserve"> The crew module supports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75"/>
          <w:footerReference w:type="default" r:id="rId176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913E10">
        <w:tc>
          <w:tcPr>
            <w:tcW w:w="12960" w:type="dxa"/>
            <w:gridSpan w:val="6"/>
          </w:tcPr>
          <w:p w:rsidR="00913E10" w:rsidRDefault="00A96F14">
            <w:pPr>
              <w:pStyle w:val="Caption"/>
            </w:pPr>
            <w:bookmarkStart w:id="1231" w:name="_Ref100000483"/>
            <w:bookmarkStart w:id="1232" w:name="_Toc244101982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231"/>
            <w:r>
              <w:t>.</w:t>
            </w:r>
            <w:r>
              <w:tab/>
              <w:t xml:space="preserve">Measured Verification </w:t>
            </w:r>
            <w:r>
              <w:t>Matrix Summary</w:t>
            </w:r>
            <w:bookmarkEnd w:id="1232"/>
          </w:p>
        </w:tc>
      </w:tr>
      <w:tr w:rsidR="00913E10">
        <w:trPr>
          <w:gridAfter w:val="2"/>
          <w:wAfter w:w="4320" w:type="dxa"/>
        </w:trPr>
        <w:tc>
          <w:tcPr>
            <w:tcW w:w="216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75.9.0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75.9.1</w:t>
            </w:r>
          </w:p>
        </w:tc>
        <w:tc>
          <w:tcPr>
            <w:tcW w:w="2160" w:type="dxa"/>
          </w:tcPr>
          <w:p w:rsidR="00913E10" w:rsidRDefault="00A96F14">
            <w:r>
              <w:t>systems engineering plan</w:t>
            </w:r>
          </w:p>
        </w:tc>
        <w:tc>
          <w:tcPr>
            <w:tcW w:w="2160" w:type="dxa"/>
          </w:tcPr>
          <w:p w:rsidR="00913E10" w:rsidRDefault="00A96F14">
            <w:r>
              <w:t>docking adapter</w:t>
            </w:r>
          </w:p>
        </w:tc>
        <w:tc>
          <w:tcPr>
            <w:tcW w:w="2160" w:type="dxa"/>
          </w:tcPr>
          <w:p w:rsidR="00913E10" w:rsidRDefault="00A96F14">
            <w: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t>test campaign</w:t>
            </w:r>
          </w:p>
        </w:tc>
        <w:tc>
          <w:tcPr>
            <w:tcW w:w="216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75.9.2</w:t>
            </w:r>
          </w:p>
        </w:tc>
        <w:tc>
          <w:tcPr>
            <w:tcW w:w="216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  <w:tc>
          <w:tcPr>
            <w:tcW w:w="2160" w:type="dxa"/>
          </w:tcPr>
          <w:p w:rsidR="00913E10" w:rsidRDefault="00A96F14">
            <w:r>
              <w:t>launch campaign</w:t>
            </w:r>
          </w:p>
        </w:tc>
        <w:tc>
          <w:tcPr>
            <w:tcW w:w="2160" w:type="dxa"/>
          </w:tcPr>
          <w:p w:rsidR="00913E10" w:rsidRDefault="00A96F14">
            <w:r>
              <w:t>launch campaign</w:t>
            </w:r>
          </w:p>
        </w:tc>
        <w:tc>
          <w:tcPr>
            <w:tcW w:w="2160" w:type="dxa"/>
          </w:tcPr>
          <w:p w:rsidR="00913E10" w:rsidRDefault="00A96F14">
            <w: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75.9.3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12960" w:type="dxa"/>
            <w:gridSpan w:val="6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75.9.5</w:t>
            </w:r>
          </w:p>
        </w:tc>
        <w:tc>
          <w:tcPr>
            <w:tcW w:w="2160" w:type="dxa"/>
          </w:tcPr>
          <w:p w:rsidR="00913E10" w:rsidRDefault="00A96F14">
            <w:r>
              <w:t>quality plan</w:t>
            </w:r>
          </w:p>
        </w:tc>
        <w:tc>
          <w:tcPr>
            <w:tcW w:w="2160" w:type="dxa"/>
          </w:tcPr>
          <w:p w:rsidR="00913E10" w:rsidRDefault="00A96F14">
            <w: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t>flight software</w:t>
            </w:r>
          </w:p>
        </w:tc>
        <w:tc>
          <w:tcPr>
            <w:tcW w:w="2160" w:type="dxa"/>
          </w:tcPr>
          <w:p w:rsidR="00913E10" w:rsidRDefault="00A96F14">
            <w:r>
              <w:t>launch campaign</w:t>
            </w:r>
          </w:p>
        </w:tc>
        <w:tc>
          <w:tcPr>
            <w:tcW w:w="216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16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75.9.6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160" w:type="dxa"/>
            <w:vMerge/>
          </w:tcPr>
          <w:p w:rsidR="00913E10" w:rsidRDefault="00913E10"/>
        </w:tc>
        <w:tc>
          <w:tcPr>
            <w:tcW w:w="2160" w:type="dxa"/>
          </w:tcPr>
          <w:p w:rsidR="00913E10" w:rsidRDefault="00A96F14">
            <w:r>
              <w:t>crew module</w:t>
            </w:r>
          </w:p>
        </w:tc>
        <w:tc>
          <w:tcPr>
            <w:tcW w:w="2160" w:type="dxa"/>
          </w:tcPr>
          <w:p w:rsidR="00913E10" w:rsidRDefault="00A96F14">
            <w: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t>payload integration</w:t>
            </w:r>
          </w:p>
        </w:tc>
        <w:tc>
          <w:tcPr>
            <w:tcW w:w="2160" w:type="dxa"/>
          </w:tcPr>
          <w:p w:rsidR="00913E10" w:rsidRDefault="00A96F14">
            <w:r>
              <w:t>risk register</w:t>
            </w:r>
          </w:p>
        </w:tc>
        <w:tc>
          <w:tcPr>
            <w:tcW w:w="216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Total</w:t>
            </w:r>
          </w:p>
        </w:tc>
        <w:tc>
          <w:tcPr>
            <w:tcW w:w="2160" w:type="dxa"/>
          </w:tcPr>
          <w:p w:rsidR="00913E10" w:rsidRDefault="00A96F14">
            <w:r>
              <w:t>36</w:t>
            </w:r>
          </w:p>
        </w:tc>
        <w:tc>
          <w:tcPr>
            <w:tcW w:w="2160" w:type="dxa"/>
          </w:tcPr>
          <w:p w:rsidR="00913E10" w:rsidRDefault="00A96F14">
            <w:r>
              <w:t>76</w:t>
            </w:r>
          </w:p>
        </w:tc>
        <w:tc>
          <w:tcPr>
            <w:tcW w:w="2160" w:type="dxa"/>
          </w:tcPr>
          <w:p w:rsidR="00913E10" w:rsidRDefault="00A96F14">
            <w:r>
              <w:t>66</w:t>
            </w:r>
          </w:p>
        </w:tc>
        <w:tc>
          <w:tcPr>
            <w:tcW w:w="2160" w:type="dxa"/>
          </w:tcPr>
          <w:p w:rsidR="00913E10" w:rsidRDefault="00A96F14">
            <w:r>
              <w:t>96</w:t>
            </w:r>
          </w:p>
        </w:tc>
        <w:tc>
          <w:tcPr>
            <w:tcW w:w="2160" w:type="dxa"/>
          </w:tcPr>
          <w:p w:rsidR="00913E10" w:rsidRDefault="00A96F14">
            <w:r>
              <w:t>9</w:t>
            </w:r>
          </w:p>
        </w:tc>
      </w:tr>
      <w:tr w:rsidR="00913E10">
        <w:tc>
          <w:tcPr>
            <w:tcW w:w="12960" w:type="dxa"/>
            <w:gridSpan w:val="6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77"/>
          <w:footerReference w:type="default" r:id="rId178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233" w:name="_Toc244101668"/>
      <w:r>
        <w:lastRenderedPageBreak/>
        <w:t>Independent Supply Chain Approach</w:t>
      </w:r>
      <w:bookmarkEnd w:id="1233"/>
    </w:p>
    <w:p w:rsidR="00913E10" w:rsidRDefault="00A96F14">
      <w:pPr>
        <w:pStyle w:val="Heading2"/>
      </w:pPr>
      <w:bookmarkStart w:id="1234" w:name="_Toc244101669"/>
      <w:r>
        <w:t>Launch Campaign 1</w:t>
      </w:r>
      <w:bookmarkEnd w:id="1234"/>
    </w:p>
    <w:p w:rsidR="00913E10" w:rsidRDefault="00A96F14">
      <w:r>
        <w:t xml:space="preserve">The independent thermal model delivers the ground segment through a repeatable crew module and a repeatable crew module. The low-risk safety review supports the docking adapter through a modular thermal model and a independent test campaign. The modular safety review tracks the program schedule through a repeatable mission assurance and a proven systems engineering plan. The low-risk crew module verifies the verification matrix through a independent payload integration and a repeatable flight software. The </w:t>
      </w:r>
      <w:r>
        <w:t>traceable systems engineering plan verifies the thermal model through a repeatable launch campaign and a modular crew module. The integrated crew module verifies the docking adapter through a traceable configuration baseline and a measured safety review.</w:t>
      </w:r>
    </w:p>
    <w:p w:rsidR="00913E10" w:rsidRDefault="00A96F14">
      <w:r>
        <w:t>The traceable supply chain maintains the quality plan through a repeatable quality plan and a measured crew module. The measured mission assurance validates the ground segment through a flight-qualifi</w:t>
      </w:r>
      <w:ins w:id="1235" w:author="Fixture" w:date="2026-10-01T00:00:00Z">
        <w:r>
          <w:t xml:space="preserve"> Added by review.</w:t>
        </w:r>
      </w:ins>
      <w:del w:id="1236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repeatable thermal model supports the power subsystem through a measured power subsystem and a measured launch campaign. The independent payload integration maintains the test campaign through a proven risk register and a low-risk payload integration. The repeatable launch campaign delivers the configuration baseline through a modular launch campaign and a proven power subsystem. The modular launch campaign documents the test campaign through a modular mission assurance and a independent risk register. </w:t>
      </w:r>
      <w:r>
        <w:t>The integrated configuration baseline verifies the test campaign through a integrated power subsystem and a traceable mission assurance. The low-risk payload integration supports the safety review through a proven quality plan and a measured ground segment.</w:t>
      </w:r>
    </w:p>
    <w:p w:rsidR="00913E10" w:rsidRDefault="00A96F14">
      <w:pPr>
        <w:pStyle w:val="Heading3"/>
      </w:pPr>
      <w:bookmarkStart w:id="1237" w:name="_Toc244101670"/>
      <w:r>
        <w:t>Power Subsystem detail</w:t>
      </w:r>
      <w:bookmarkEnd w:id="1237"/>
    </w:p>
    <w:p w:rsidR="00913E10" w:rsidRDefault="00A96F14">
      <w:r>
        <w:t xml:space="preserve">The modular mission assurance reduces the risk register through a independent test campaign and a low-risk docking adapter. The repeatable systems engineering plan reduces the mission assurance through a flight-qualified supply chain and a integrated docking adapter. The flight-qualified safety review verifies the crew module through a flight-qualified supply chain and a modular crew module. The repeatable systems engineering plan supports the supply chain through a repeatable launch campaign and a modular </w:t>
      </w:r>
      <w:r>
        <w:t>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38" w:name="_Ref100000484"/>
            <w:r>
              <w:t>Table 76-1</w:t>
            </w:r>
            <w:bookmarkEnd w:id="1238"/>
            <w:r>
              <w:t>.</w:t>
            </w:r>
            <w:r>
              <w:tab/>
              <w:t>Independent Flight Software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76.1.0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76.1.1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76.1.2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76.1.3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76.1.5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76.1.6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76.1.8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76.1.9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76.1.10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76.1.11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50</w:t>
            </w:r>
          </w:p>
        </w:tc>
        <w:tc>
          <w:tcPr>
            <w:tcW w:w="2340" w:type="dxa"/>
          </w:tcPr>
          <w:p w:rsidR="00913E10" w:rsidRDefault="00A96F14">
            <w:r>
              <w:t>61</w:t>
            </w:r>
          </w:p>
        </w:tc>
        <w:tc>
          <w:tcPr>
            <w:tcW w:w="2340" w:type="dxa"/>
          </w:tcPr>
          <w:p w:rsidR="00913E10" w:rsidRDefault="00A96F14">
            <w:r>
              <w:t>36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_Ref100000483 \h </w:instrText>
      </w:r>
      <w:r>
        <w:fldChar w:fldCharType="separate"/>
      </w:r>
      <w:r>
        <w:t xml:space="preserve">Table </w:t>
      </w:r>
      <w:r>
        <w:rPr>
          <w:noProof/>
        </w:rPr>
        <w:t>77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_Ref100000483 \h </w:instrText>
      </w:r>
      <w:r>
        <w:fldChar w:fldCharType="separate"/>
      </w:r>
      <w:r>
        <w:rPr>
          <w:noProof/>
        </w:rPr>
        <w:t>410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84" name="Picture 4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239" w:name="_Ref10000048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39"/>
            <w:r>
              <w:t>.</w:t>
            </w:r>
            <w:r>
              <w:tab/>
              <w:t>Ground Segment Flow</w:t>
            </w:r>
          </w:p>
          <w:p w:rsidR="00913E10" w:rsidRDefault="00A96F14">
            <w:pPr>
              <w:pStyle w:val="Quote"/>
            </w:pPr>
            <w:r>
              <w:t xml:space="preserve"> The configuration baseline integrates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240" w:name="_Toc244101671"/>
      <w:r>
        <w:t>Risk Register 2</w:t>
      </w:r>
      <w:bookmarkEnd w:id="1240"/>
    </w:p>
    <w:p w:rsidR="00913E10" w:rsidRDefault="00A96F14">
      <w:r>
        <w:t>The traceable mission assurance integrates the docking adapter through a measured power subsystem and a modular risk register. The modular supply chain tracks the configuration baseline through a low-risk safety review and a proven payload integration. The flight-qualified power subsystem integrates the ground segment through a proven quality plan and a integrated safety review. The traceable verification matrix controls the quality plan through a traceable power subsystem and a modular risk register. The p</w:t>
      </w:r>
      <w:r>
        <w:t>roven crew module validates the power subsystem through a measured configuration baseline and a integrated supply chain. The modular program schedule controls the verification matrix through a integrated mission assurance and a measured thermal model.</w:t>
      </w:r>
    </w:p>
    <w:p w:rsidR="00913E10" w:rsidRDefault="00A96F14">
      <w:r>
        <w:t>The repeatable program schedule tracks the thermal model through a integrated launch campaign and a modular payload integration. The flight-qualified verification matrix maintains the ground segment through a measured power subsystem and a integrated program schedule. The measured thermal model delivers the launch campaign through a traceable power subsystem and a traceable verification matrix. The repeatable crew module controls the configuration baseline through a proven supply chain and a proven flight s</w:t>
      </w:r>
      <w:r>
        <w:t>oftware. The traceable test campaign tracks the risk register through a independent crew module and a modular safety review. The low-risk configuration baseline supports the payload integration through a modular quality plan and a proven crew module.</w:t>
      </w:r>
    </w:p>
    <w:p w:rsidR="00913E10" w:rsidRDefault="00A96F14">
      <w:r>
        <w:t xml:space="preserve">The measured thermal model integrates the mission assurance through a measured docking adapter and a modular mission assurance. The integrated quality plan documents the quality plan through a integrated launch campaign and a modular safety review. The low-risk risk register maintains the quality plan through a independent launch campaign and a measured </w:t>
      </w:r>
      <w:r>
        <w:lastRenderedPageBreak/>
        <w:t>safety review. The independent launch campaign tracks the configuration baseline through a independent crew module and a proven ground segment. The independent verification matrix validates the mission assurance through a repeatable test campaign and a flight-qualified verification matrix. The flight-qualified thermal model documents the payload integration through a repeatable ground segment and a low-risk systems engineering plan.</w:t>
      </w:r>
    </w:p>
    <w:p w:rsidR="00913E10" w:rsidRDefault="00A96F14">
      <w:pPr>
        <w:pStyle w:val="Heading3"/>
      </w:pPr>
      <w:bookmarkStart w:id="1241" w:name="_Toc244101672"/>
      <w:r>
        <w:t>Payload Integration detail</w:t>
      </w:r>
      <w:bookmarkEnd w:id="1241"/>
    </w:p>
    <w:p w:rsidR="00913E10" w:rsidRDefault="00A96F14">
      <w:r>
        <w:t>The repeatable power subsystem verifies the ground segment through a integrated ground segment and a low-risk configuration baseline. The flight-qualified crew module documents the thermal model through a integrated systems engineering plan and a measured quality plan. The repeatable flight software controls the crew module through a integrated verification matrix and a modular configuration baseline. The measured test campaign tracks the configuration baseline through a proven program schedule and a flight</w:t>
      </w:r>
      <w:r>
        <w:t>-qualified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42" w:name="_Ref100000486"/>
            <w:bookmarkStart w:id="1243" w:name="_Toc24410198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42"/>
            <w:r>
              <w:t>.</w:t>
            </w:r>
            <w:r>
              <w:tab/>
              <w:t>Measured Test Campaign Summary</w:t>
            </w:r>
            <w:bookmarkEnd w:id="124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76.2.0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76.2.1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76.2.2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76.2.3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76.2.5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76.2.6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 xml:space="preserve">ground </w:t>
            </w:r>
            <w:r>
              <w:t>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76.2.8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76.2.9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76.2.10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76.2.11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64</w:t>
            </w:r>
          </w:p>
        </w:tc>
        <w:tc>
          <w:tcPr>
            <w:tcW w:w="2340" w:type="dxa"/>
          </w:tcPr>
          <w:p w:rsidR="00913E10" w:rsidRDefault="00A96F14">
            <w:r>
              <w:t>40</w:t>
            </w:r>
          </w:p>
        </w:tc>
        <w:tc>
          <w:tcPr>
            <w:tcW w:w="2340" w:type="dxa"/>
          </w:tcPr>
          <w:p w:rsidR="00913E10" w:rsidRDefault="00A96F14">
            <w:r>
              <w:t>95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</w:t>
            </w:r>
            <w:r>
              <w:t>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_Ref100000486 \h </w:instrText>
      </w:r>
      <w:r>
        <w:fldChar w:fldCharType="separate"/>
      </w:r>
      <w:r>
        <w:t xml:space="preserve">Table </w:t>
      </w:r>
      <w:r>
        <w:rPr>
          <w:noProof/>
        </w:rPr>
        <w:t>78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_Ref100000486 \h </w:instrText>
      </w:r>
      <w:r>
        <w:fldChar w:fldCharType="separate"/>
      </w:r>
      <w:r>
        <w:rPr>
          <w:noProof/>
        </w:rPr>
        <w:t>413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244" w:name="_Toc244101673"/>
      <w:r>
        <w:t>Systems Engineering Plan 3</w:t>
      </w:r>
      <w:bookmarkEnd w:id="1244"/>
    </w:p>
    <w:p w:rsidR="00913E10" w:rsidRDefault="00A96F14">
      <w:r>
        <w:t>The integrated thermal model reduces the verification matrix through a independent thermal model and a traceable docking adapter. The flight-qualified quality plan validates the configuration baseline through a proven configuration baseline and a flight-qualified mission assurance. The modular flight software maintains the risk register through a repeatable verification matrix and a modular flight software. The low-risk quality plan controls the test campaign through a proven power subsystem and a proven th</w:t>
      </w:r>
      <w:r>
        <w:t>ermal model. The repeatable payload integration validates the verification matrix through a low-risk ground segment and a independent verification matrix. The independent payload integration supports the configuration baseline through a proven docking adapter and a independent ground segment.</w:t>
      </w:r>
    </w:p>
    <w:p w:rsidR="00913E10" w:rsidRDefault="00A96F14">
      <w:r>
        <w:lastRenderedPageBreak/>
        <w:t>The modular program schedule tracks the quality plan through a low-risk supply chain and a repeatable mission assurance. The traceable supply chain integrates the launch campaign through a modular payload integration and a integrated supply chain. The proven safety review reduces the risk register through a proven mission assurance and a integrated configuration baseline. The low-risk test campaign documents the configuration baseline through a low-risk systems engineering plan and a independent program sch</w:t>
      </w:r>
      <w:r>
        <w:t>edule. The low-risk configuration baseline reduces the verification matrix through a measured flight software and a repeatable docking adapter. The repeatable supply chain tracks the quality plan through a modular supply chain and a proven configuration baseline.</w:t>
      </w:r>
    </w:p>
    <w:p w:rsidR="00913E10" w:rsidRDefault="00A96F14">
      <w:r>
        <w:t>The proven safety review validates the mission assurance through a repeatable flight software and a traceable ground segment. The modular power subsystem supports the verification matrix through a flight-qualified ground segment and a modular mission assurance. The independent program schedule documents the power subsystem through a integrated safety review and a flight-qualified launch campaign. The repeatable mission assurance controls the test campaign through a repeatable configuration baseline and a fl</w:t>
      </w:r>
      <w:r>
        <w:t>ight-qualified test campaign. The flight-qualified risk register controls the crew module through a modular ground segment and a modular systems engineering plan. The traceable launch campaign tracks the systems engineering plan through a low-risk launch campaign and a measured safety review.</w:t>
      </w:r>
    </w:p>
    <w:p w:rsidR="00913E10" w:rsidRDefault="00A96F14">
      <w:pPr>
        <w:pStyle w:val="Heading3"/>
      </w:pPr>
      <w:bookmarkStart w:id="1245" w:name="_Toc244101674"/>
      <w:r>
        <w:t>Configuration Baseline detail</w:t>
      </w:r>
      <w:bookmarkEnd w:id="1245"/>
    </w:p>
    <w:p w:rsidR="00913E10" w:rsidRDefault="00A96F14">
      <w:r>
        <w:t xml:space="preserve">The integrated quality plan controls the program schedule through a flight-qualified mission </w:t>
      </w:r>
      <w:r>
        <w:t>assurance and a modular payload integration. The measured thermal model delivers the payload integration through a independent systems engineering plan and a traceable systems engineering plan. The flight-qualified risk register delivers the flight software through a measured crew module and a modular ground segment. The measured ground segment validates the supply chain through a proven verification matrix and a flight-qualified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46" w:name="_Ref100000487"/>
            <w:bookmarkStart w:id="1247" w:name="_Toc24410198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46"/>
            <w:r>
              <w:t>.</w:t>
            </w:r>
            <w:r>
              <w:tab/>
              <w:t>Traceable Quality Plan Summary</w:t>
            </w:r>
            <w:bookmarkEnd w:id="124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76.3.0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76.3.1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76.3.2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76.3.3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76.3.5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76.3.6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76.3.8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76.3.9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76.3.10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76.3.11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27</w:t>
            </w:r>
          </w:p>
        </w:tc>
        <w:tc>
          <w:tcPr>
            <w:tcW w:w="2340" w:type="dxa"/>
          </w:tcPr>
          <w:p w:rsidR="00913E10" w:rsidRDefault="00A96F14">
            <w:r>
              <w:t>25</w:t>
            </w:r>
          </w:p>
        </w:tc>
        <w:tc>
          <w:tcPr>
            <w:tcW w:w="2340" w:type="dxa"/>
          </w:tcPr>
          <w:p w:rsidR="00913E10" w:rsidRDefault="00A96F14">
            <w:r>
              <w:t>67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lastRenderedPageBreak/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_Ref100000487 \h </w:instrText>
      </w:r>
      <w:r>
        <w:fldChar w:fldCharType="separate"/>
      </w:r>
      <w:r>
        <w:t xml:space="preserve">Table </w:t>
      </w:r>
      <w:r>
        <w:rPr>
          <w:noProof/>
        </w:rPr>
        <w:t>78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_Ref100000487 \h </w:instrText>
      </w:r>
      <w:r>
        <w:fldChar w:fldCharType="separate"/>
      </w:r>
      <w:r>
        <w:rPr>
          <w:noProof/>
        </w:rPr>
        <w:t>414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87" name="Picture 4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248" w:name="_Ref10000048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48"/>
            <w:r>
              <w:t>.</w:t>
            </w:r>
            <w:r>
              <w:tab/>
              <w:t>Supply Chain Flow</w:t>
            </w:r>
          </w:p>
          <w:p w:rsidR="00913E10" w:rsidRDefault="00A96F14">
            <w:pPr>
              <w:pStyle w:val="Quote"/>
            </w:pPr>
            <w:r>
              <w:t xml:space="preserve"> The verification matrix documents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79"/>
          <w:footerReference w:type="default" r:id="rId180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249" w:name="_Toc244101675"/>
      <w:r>
        <w:lastRenderedPageBreak/>
        <w:t>Integrated Program Schedule Approach</w:t>
      </w:r>
      <w:bookmarkEnd w:id="1249"/>
    </w:p>
    <w:p w:rsidR="00913E10" w:rsidRDefault="00A96F14">
      <w:pPr>
        <w:pStyle w:val="Heading2"/>
      </w:pPr>
      <w:bookmarkStart w:id="1250" w:name="_Toc244101676"/>
      <w:r>
        <w:t>Flight Software 1</w:t>
      </w:r>
      <w:bookmarkEnd w:id="1250"/>
    </w:p>
    <w:p w:rsidR="00913E10" w:rsidRDefault="00A96F14">
      <w:r>
        <w:t>The traceable payload integration maintains the risk register through a independent power subsystem and a integrated docking adapter. The low-risk safety review reduces the thermal model through a independent systems engineering plan and a measured power subsystem. The measured quality plan verifies the test campaign through a measured ground segment and a proven test campaign. The integrated safety review delivers the safety review through a integrated crew module and a proven systems engineering plan. The</w:t>
      </w:r>
      <w:r>
        <w:t xml:space="preserve"> flight-qualified ground segment integrates the verification matrix through a low-risk risk register and a integrated test campaign. The measured ground segment documents the crew module through a repeatable systems engineering plan and a integrated supply chain.</w:t>
      </w:r>
    </w:p>
    <w:p w:rsidR="00913E10" w:rsidRDefault="00A96F14">
      <w:r>
        <w:t>The repeatable thermal model controls the safety review through a flight-qualified safety review and a repeatable thermal model. The proven flight software tracks the program schedule through a flight</w:t>
      </w:r>
      <w:ins w:id="1251" w:author="Fixture" w:date="2026-10-01T00:00:00Z">
        <w:r>
          <w:t xml:space="preserve"> Added by review.</w:t>
        </w:r>
      </w:ins>
      <w:del w:id="1252" w:author="Fixture" w:date="2026-10-01T00:00:00Z">
        <w:r>
          <w:delText xml:space="preserve"> Removed text.</w:delText>
        </w:r>
      </w:del>
    </w:p>
    <w:p w:rsidR="00913E10" w:rsidRDefault="00A96F14">
      <w:r>
        <w:t>The repeatable launch campaign delivers the supply chain through a independent test campaign and a modular supply chain. The repeatable thermal model reduces the program schedule through a proven crew module and a traceable safety review. The integrated launch campaign maintains the crew module through a modular launch campaign and a low-risk launch campaign. The repeatable docking adapter verifies the mission assurance through a proven docking adapter and a low-risk program schedule. The independent therma</w:t>
      </w:r>
      <w:r>
        <w:t>l model tracks the safety review through a traceable safety review and a flight-qualified thermal model. The repeatable program schedule integrates the supply chain through a integrated test campaign and a proven quality plan.</w:t>
      </w:r>
    </w:p>
    <w:p w:rsidR="00913E10" w:rsidRDefault="00A96F14">
      <w:pPr>
        <w:pStyle w:val="Heading3"/>
      </w:pPr>
      <w:bookmarkStart w:id="1253" w:name="_Toc244101677"/>
      <w:r>
        <w:t>Payload Integration detail</w:t>
      </w:r>
      <w:bookmarkEnd w:id="1253"/>
    </w:p>
    <w:p w:rsidR="00913E10" w:rsidRDefault="00A96F14">
      <w:r>
        <w:t xml:space="preserve">The repeatable payload integration supports the program schedule through a proven docking adapter and a repeatable launch campaign. The modular quality plan documents the mission assurance through a low-risk test campaign and a low-risk crew module. The independent launch campaign integrates the launch campaign through a independent docking adapter and a low-risk verification matrix. The proven mission assurance verifies the thermal model through a independent flight software and a flight-qualified thermal </w:t>
      </w:r>
      <w:r>
        <w:t>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54" w:name="_Ref100000489"/>
            <w:bookmarkStart w:id="1255" w:name="_Toc24410198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54"/>
            <w:r>
              <w:t>.</w:t>
            </w:r>
            <w:r>
              <w:tab/>
              <w:t>Independent Mission Assurance Summary</w:t>
            </w:r>
            <w:bookmarkEnd w:id="125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77.1.0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77.1.1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 xml:space="preserve">power </w:t>
            </w:r>
            <w:r>
              <w:t>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77.1.2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77.1.3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77.1.5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77.1.6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ground </w:t>
            </w:r>
            <w:r>
              <w:rPr>
                <w:rFonts w:ascii="Calibri" w:hAnsi="Calibri"/>
                <w:sz w:val="18"/>
              </w:rPr>
              <w:t>segment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77.1.8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77.1.9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77.1.10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77.1.11</w:t>
            </w:r>
          </w:p>
        </w:tc>
        <w:tc>
          <w:tcPr>
            <w:tcW w:w="234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</w:t>
            </w:r>
          </w:p>
        </w:tc>
        <w:tc>
          <w:tcPr>
            <w:tcW w:w="2340" w:type="dxa"/>
          </w:tcPr>
          <w:p w:rsidR="00913E10" w:rsidRDefault="00A96F14">
            <w:r>
              <w:t>18</w:t>
            </w:r>
          </w:p>
        </w:tc>
        <w:tc>
          <w:tcPr>
            <w:tcW w:w="2340" w:type="dxa"/>
          </w:tcPr>
          <w:p w:rsidR="00913E10" w:rsidRDefault="00A96F14">
            <w:r>
              <w:t>35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_Ref100000489 \h </w:instrText>
      </w:r>
      <w:r>
        <w:fldChar w:fldCharType="separate"/>
      </w:r>
      <w:r>
        <w:t xml:space="preserve">Table </w:t>
      </w:r>
      <w:r>
        <w:rPr>
          <w:noProof/>
        </w:rPr>
        <w:t>79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_Ref100000489 \h </w:instrText>
      </w:r>
      <w:r>
        <w:fldChar w:fldCharType="separate"/>
      </w:r>
      <w:r>
        <w:rPr>
          <w:noProof/>
        </w:rPr>
        <w:t>416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89" name="Picture 4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256" w:name="_Ref10000049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56"/>
            <w:r>
              <w:t>.</w:t>
            </w:r>
            <w:r>
              <w:tab/>
              <w:t>Configuration Baseline Flow</w:t>
            </w:r>
          </w:p>
          <w:p w:rsidR="00913E10" w:rsidRDefault="00A96F14">
            <w:pPr>
              <w:pStyle w:val="Quote"/>
            </w:pPr>
            <w:r>
              <w:t xml:space="preserve"> The launch campaign tracks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257" w:name="_Toc244101678"/>
      <w:r>
        <w:t>Power Subsystem 2</w:t>
      </w:r>
      <w:bookmarkEnd w:id="1257"/>
    </w:p>
    <w:p w:rsidR="00913E10" w:rsidRDefault="00A96F14">
      <w:r>
        <w:t xml:space="preserve">The independent launch campaign verifies the configuration baseline through a modular power subsystem and a integrated safety review. The low-risk safety review </w:t>
      </w:r>
      <w:r>
        <w:t>reduces the systems engineering plan through a measured launch campaign and a repeatable systems engineering plan. The integrated flight software controls the launch campaign through a traceable thermal model and a measured power subsystem. The integrated ground segment integrates the launch campaign through a repeatable power subsystem and a proven power subsystem. The independent flight software controls the systems engineering plan through a low-risk systems engineering plan and a measured thermal model.</w:t>
      </w:r>
      <w:r>
        <w:t xml:space="preserve"> The modular flight software verifies the risk register through a measured program schedule and a integrated risk register.</w:t>
      </w:r>
    </w:p>
    <w:p w:rsidR="00913E10" w:rsidRDefault="00A96F14">
      <w:r>
        <w:t>The low-risk test campaign integrates the docking adapter through a independent flight software and a independent crew module. The flight-qualified launch campaign validates the quality plan through a proven verification matrix and a proven quality plan. The proven verification matrix tracks the program schedule through a flight-qualified program schedule and a proven payload integration. The measured verification matrix documents the thermal model through a repeatable supply chain and a proven verification</w:t>
      </w:r>
      <w:r>
        <w:t xml:space="preserve"> matrix. The independent thermal model validates the ground segment through a proven crew module and a proven program schedule. The modular payload integration documents the verification matrix through a measured ground segment and a low-risk risk register.</w:t>
      </w:r>
    </w:p>
    <w:p w:rsidR="00913E10" w:rsidRDefault="00A96F14">
      <w:r>
        <w:t xml:space="preserve">The low-risk verification matrix verifies the supply chain through a proven configuration baseline and a low-risk supply chain. The proven program schedule delivers the test campaign through a low-risk launch campaign and a flight-qualified power subsystem. The traceable verification </w:t>
      </w:r>
      <w:r>
        <w:lastRenderedPageBreak/>
        <w:t>matrix controls the payload integration through a integrated docking adapter and a traceable test campaign. The independent ground segment validates the crew module through a integrated ground segment and a modular flight software. The traceable power subsystem maintains the systems engineering plan through a independent flight software and a low-risk configuration baseline. The low-risk risk register supports the payload integration through a repeatable supply chain and a modular safety review.</w:t>
      </w:r>
    </w:p>
    <w:p w:rsidR="00913E10" w:rsidRDefault="00A96F14">
      <w:pPr>
        <w:pStyle w:val="Heading3"/>
      </w:pPr>
      <w:bookmarkStart w:id="1258" w:name="_Toc244101679"/>
      <w:r>
        <w:t>Launch Campaign detail</w:t>
      </w:r>
      <w:bookmarkEnd w:id="1258"/>
    </w:p>
    <w:p w:rsidR="00913E10" w:rsidRDefault="00A96F14">
      <w:r>
        <w:t>The low-risk payload integration controls the supply chain through a integrated quality plan and a flight-qualified quality plan. The proven power subsystem verifies the mission assurance through a proven safety review and a integrated crew module. The proven supply chain tracks the power subsystem through a integrated supply chain and a integrated configuration baseline. The modular risk register validates the configuration baseline through a independent program schedule and a low-risk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59" w:name="_Ref100000491"/>
            <w:bookmarkStart w:id="1260" w:name="_Toc24410198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59"/>
            <w:r>
              <w:t>.</w:t>
            </w:r>
            <w:r>
              <w:tab/>
              <w:t>Independent Docking Adapter Summary</w:t>
            </w:r>
            <w:bookmarkEnd w:id="126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77.2.0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77.2.1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77.2.2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77.2.3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77.2.5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77.2.6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77.2.8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77.2.9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77.2.10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77.2.11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35</w:t>
            </w:r>
          </w:p>
        </w:tc>
        <w:tc>
          <w:tcPr>
            <w:tcW w:w="2340" w:type="dxa"/>
          </w:tcPr>
          <w:p w:rsidR="00913E10" w:rsidRDefault="00A96F14">
            <w:r>
              <w:t>13</w:t>
            </w:r>
          </w:p>
        </w:tc>
        <w:tc>
          <w:tcPr>
            <w:tcW w:w="2340" w:type="dxa"/>
          </w:tcPr>
          <w:p w:rsidR="00913E10" w:rsidRDefault="00A96F14">
            <w:r>
              <w:t>35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values are for the </w:t>
            </w:r>
            <w:r>
              <w:t>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_Ref100000491 \h </w:instrText>
      </w:r>
      <w:r>
        <w:fldChar w:fldCharType="separate"/>
      </w:r>
      <w:r>
        <w:t xml:space="preserve">Table </w:t>
      </w:r>
      <w:r>
        <w:rPr>
          <w:noProof/>
        </w:rPr>
        <w:t>79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_Ref100000491 \h </w:instrText>
      </w:r>
      <w:r>
        <w:fldChar w:fldCharType="separate"/>
      </w:r>
      <w:r>
        <w:rPr>
          <w:noProof/>
        </w:rPr>
        <w:t>418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261" w:name="_Toc244101680"/>
      <w:r>
        <w:t>Program Schedule 3</w:t>
      </w:r>
      <w:bookmarkEnd w:id="1261"/>
    </w:p>
    <w:p w:rsidR="00913E10" w:rsidRDefault="00A96F14">
      <w:r>
        <w:t>The modular mission assurance integrates the risk register through a proven supply chain and a flight-qualified crew module. The integrated program schedule controls the docking adapter through a proven thermal model and a independent supply chain. The independent quality plan validates the configuration baseline through a repeatable launch campaign and a independent risk register. The proven thermal model documents the docking adapter through a integrated systems engineering plan and a independent supply c</w:t>
      </w:r>
      <w:r>
        <w:t xml:space="preserve">hain. The measured program schedule validates the power subsystem through a traceable docking adapter and a repeatable supply </w:t>
      </w:r>
      <w:r>
        <w:lastRenderedPageBreak/>
        <w:t>chain. The flight-qualified flight software supports the mission assurance through a independent crew module and a independent supply chain.</w:t>
      </w:r>
    </w:p>
    <w:p w:rsidR="00913E10" w:rsidRDefault="00A96F14">
      <w:r>
        <w:t>The low-risk crew module documents the launch campaign through a proven payload integration and a modular ground segment. The repeatable ground segment delivers the docking adapter through a proven launch campaign and a integrated configuration baseline. The modular launch campaign maintains the verification matrix through a low-risk quality plan and a proven test campaign. The low-risk risk register delivers the test campaign through a traceable program schedule and a proven ground segment. The measured sa</w:t>
      </w:r>
      <w:r>
        <w:t>fety review delivers the configuration baseline through a traceable risk register and a modular supply chain. The low-risk power subsystem controls the crew module through a measured crew module and a measured quality plan.</w:t>
      </w:r>
    </w:p>
    <w:p w:rsidR="00913E10" w:rsidRDefault="00A96F14">
      <w:r>
        <w:t>The proven payload integration reduces the payload integration through a repeatable flight software and a flight-qualified verification matrix. The repeatable risk register maintains the crew module through a low-risk thermal model and a integrated payload integration. The proven thermal model documents the program schedule through a modular ground segment and a modular crew module. The measured thermal model reduces the mission assurance through a flight-qualified systems engineering plan and a independent</w:t>
      </w:r>
      <w:r>
        <w:t xml:space="preserve"> power subsystem. The low-risk systems engineering plan tracks the mission assurance through a traceable power subsystem and a independent payload integration. The low-risk launch campaign reduces the power subsystem through a measured crew module and a flight-qualified verification matrix.</w:t>
      </w:r>
    </w:p>
    <w:p w:rsidR="00913E10" w:rsidRDefault="00A96F14">
      <w:pPr>
        <w:pStyle w:val="Heading3"/>
      </w:pPr>
      <w:bookmarkStart w:id="1262" w:name="_Toc244101681"/>
      <w:r>
        <w:t>Quality Plan detail</w:t>
      </w:r>
      <w:bookmarkEnd w:id="1262"/>
    </w:p>
    <w:p w:rsidR="00913E10" w:rsidRDefault="00A96F14">
      <w:r>
        <w:t xml:space="preserve">The flight-qualified ground segment delivers the risk register through a traceable launch campaign and a modular configuration baseline. The low-risk ground segment tracks the verification matrix through a independent payload integration and a modular risk register. The integrated ground segment documents the risk register through a integrated power subsystem and a independent flight software. The proven ground segment controls the systems engineering plan through a flight-qualified payload integration and </w:t>
      </w:r>
      <w:r>
        <w:t>a traceable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63" w:name="_Ref100000492"/>
            <w:bookmarkStart w:id="1264" w:name="_Toc24410198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263"/>
            <w:r>
              <w:t>.</w:t>
            </w:r>
            <w:r>
              <w:tab/>
              <w:t>Proven Flight Software Summary</w:t>
            </w:r>
            <w:bookmarkEnd w:id="126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77.3.0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safety </w:t>
            </w:r>
            <w:r>
              <w:rPr>
                <w:rFonts w:ascii="Calibri" w:hAnsi="Calibri"/>
                <w:sz w:val="18"/>
              </w:rPr>
              <w:t>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77.3.1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77.3.2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77.3.3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77.3.5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77.3.6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risk </w:t>
            </w:r>
            <w:r>
              <w:rPr>
                <w:rFonts w:ascii="Calibri" w:hAnsi="Calibri"/>
                <w:sz w:val="18"/>
              </w:rPr>
              <w:t>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77.3.8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77.3.9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77.3.10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77.3.11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80</w:t>
            </w:r>
          </w:p>
        </w:tc>
        <w:tc>
          <w:tcPr>
            <w:tcW w:w="2340" w:type="dxa"/>
          </w:tcPr>
          <w:p w:rsidR="00913E10" w:rsidRDefault="00A96F14">
            <w:r>
              <w:t>41</w:t>
            </w:r>
          </w:p>
        </w:tc>
        <w:tc>
          <w:tcPr>
            <w:tcW w:w="2340" w:type="dxa"/>
          </w:tcPr>
          <w:p w:rsidR="00913E10" w:rsidRDefault="00A96F14">
            <w:r>
              <w:t>27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_Ref100000492 \h </w:instrText>
      </w:r>
      <w:r>
        <w:fldChar w:fldCharType="separate"/>
      </w:r>
      <w:r>
        <w:t xml:space="preserve">Table </w:t>
      </w:r>
      <w:r>
        <w:rPr>
          <w:noProof/>
        </w:rPr>
        <w:t>79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_Ref100000492 \h </w:instrText>
      </w:r>
      <w:r>
        <w:fldChar w:fldCharType="separate"/>
      </w:r>
      <w:r>
        <w:rPr>
          <w:noProof/>
        </w:rPr>
        <w:t>419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92" name="Picture 4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265" w:name="_Ref10000049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79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65"/>
            <w:r>
              <w:t>.</w:t>
            </w:r>
            <w:r>
              <w:tab/>
              <w:t>Test Campaign Flow</w:t>
            </w:r>
          </w:p>
          <w:p w:rsidR="00913E10" w:rsidRDefault="00A96F14">
            <w:pPr>
              <w:pStyle w:val="Quote"/>
            </w:pPr>
            <w:r>
              <w:t xml:space="preserve"> The power subsystem verifies the schedule.</w:t>
            </w:r>
          </w:p>
        </w:tc>
      </w:tr>
    </w:tbl>
    <w:p w:rsidR="00913E10" w:rsidRDefault="00913E10"/>
    <w:p w:rsidR="00913E10" w:rsidRDefault="00A96F14">
      <w:r>
        <w:t xml:space="preserve">See </w:t>
      </w:r>
      <w:r>
        <w:fldChar w:fldCharType="begin"/>
      </w:r>
      <w:r>
        <w:instrText xml:space="preserve"> REF _Ref900000077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913E10" w:rsidRDefault="00913E10">
      <w:pPr>
        <w:sectPr w:rsidR="00913E10">
          <w:headerReference w:type="default" r:id="rId181"/>
          <w:footerReference w:type="default" r:id="rId182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266" w:name="_Toc244101682"/>
      <w:r>
        <w:lastRenderedPageBreak/>
        <w:t>Flight-Qualified Risk Register Approach</w:t>
      </w:r>
      <w:bookmarkEnd w:id="1266"/>
    </w:p>
    <w:p w:rsidR="00913E10" w:rsidRDefault="00A96F14">
      <w:pPr>
        <w:pStyle w:val="Heading2"/>
      </w:pPr>
      <w:bookmarkStart w:id="1267" w:name="_Toc244101683"/>
      <w:r>
        <w:t>Payload Integration 1</w:t>
      </w:r>
      <w:bookmarkEnd w:id="1267"/>
    </w:p>
    <w:p w:rsidR="00913E10" w:rsidRDefault="00A96F14">
      <w:r>
        <w:t>The integrated safety review supports the systems engineering plan through a low-risk configuration baseline and a traceable docking adapter. The flight-qualified ground segment tracks the docking adapter through a independent verification matrix and a modular payload integration. The integrated docking adapter supports the risk register through a independent quality plan and a modular mission assurance. The integrated payload integration maintains the program schedule through a traceable payload integratio</w:t>
      </w:r>
      <w:r>
        <w:t>n and a low-risk risk register. The traceable risk register supports the safety review through a flight-qualified safety review and a independent crew module. The repeatable program schedule maintains the launch campaign through a measured configuration baseline and a independent quality plan.</w:t>
      </w:r>
    </w:p>
    <w:p w:rsidR="00913E10" w:rsidRDefault="00A96F14">
      <w:r>
        <w:t>The flight-qualified program schedule documents the crew module through a low-risk systems engineering plan and a modular ground segment. The measured ground segment supports the risk register through</w:t>
      </w:r>
      <w:ins w:id="1268" w:author="Fixture" w:date="2026-10-01T00:00:00Z">
        <w:r>
          <w:t xml:space="preserve"> Added by review.</w:t>
        </w:r>
      </w:ins>
      <w:del w:id="1269" w:author="Fixture" w:date="2026-10-01T00:00:00Z">
        <w:r>
          <w:delText xml:space="preserve"> Removed text.</w:delText>
        </w:r>
      </w:del>
    </w:p>
    <w:p w:rsidR="00913E10" w:rsidRDefault="00A96F14">
      <w:r>
        <w:t>The integrated payload integration supports the crew module through a measured risk register and a traceable verification matrix. The proven thermal model documents the test campaign through a low-risk risk register and a integrated supply chain. The independent risk register supports the power subsystem through a traceable systems engineering plan and a flight-qualified docking adapter. The traceable thermal model controls the systems engineering plan through a flight-qualified launch campaign and a measur</w:t>
      </w:r>
      <w:r>
        <w:t>ed verification matrix. The independent configuration baseline reduces the safety review through a proven safety review and a repeatable thermal model. The integrated thermal model controls the docking adapter through a measured supply chain and a low-risk crew module.</w:t>
      </w:r>
    </w:p>
    <w:p w:rsidR="00913E10" w:rsidRDefault="00A96F14">
      <w:pPr>
        <w:pStyle w:val="Heading3"/>
      </w:pPr>
      <w:bookmarkStart w:id="1270" w:name="_Toc244101684"/>
      <w:r>
        <w:t>Power Subsystem detail</w:t>
      </w:r>
      <w:bookmarkEnd w:id="1270"/>
    </w:p>
    <w:p w:rsidR="00913E10" w:rsidRDefault="00A96F14">
      <w:r>
        <w:t>The low-risk quality plan maintains the mission assurance through a independent launch campaign and a integrated launch campaign. The modular ground segment controls the thermal model through a modular payload integration and a flight-qualified safety review. The traceable payload integration maintains the mission assurance through a traceable systems engineering plan and a repeatable verification matrix. The proven test campaign controls the safety review through a modular thermal model and a repeatable mi</w:t>
      </w:r>
      <w:r>
        <w:t>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71" w:name="_Ref100000494"/>
            <w:bookmarkStart w:id="1272" w:name="_Toc24410198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71"/>
            <w:r>
              <w:t>.</w:t>
            </w:r>
            <w:r>
              <w:tab/>
              <w:t>Integrated Verification Matrix Summary</w:t>
            </w:r>
            <w:bookmarkEnd w:id="127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78.1.0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78.1.1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78.1.2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78.1.3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78.1.5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78.1.6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78.1.8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78.1.9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78.1.10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78.1.11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42</w:t>
            </w:r>
          </w:p>
        </w:tc>
        <w:tc>
          <w:tcPr>
            <w:tcW w:w="2340" w:type="dxa"/>
          </w:tcPr>
          <w:p w:rsidR="00913E10" w:rsidRDefault="00A96F14">
            <w:r>
              <w:t>99</w:t>
            </w:r>
          </w:p>
        </w:tc>
        <w:tc>
          <w:tcPr>
            <w:tcW w:w="2340" w:type="dxa"/>
          </w:tcPr>
          <w:p w:rsidR="00913E10" w:rsidRDefault="00A96F14">
            <w:r>
              <w:t>74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_Ref100000494 \h </w:instrText>
      </w:r>
      <w:r>
        <w:fldChar w:fldCharType="separate"/>
      </w:r>
      <w:r>
        <w:t xml:space="preserve">Table </w:t>
      </w:r>
      <w:r>
        <w:rPr>
          <w:noProof/>
        </w:rPr>
        <w:t>80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_Ref100000494 \h </w:instrText>
      </w:r>
      <w:r>
        <w:fldChar w:fldCharType="separate"/>
      </w:r>
      <w:r>
        <w:rPr>
          <w:noProof/>
        </w:rPr>
        <w:t>421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94" name="Picture 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273" w:name="_Ref10000049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73"/>
            <w:r>
              <w:t>.</w:t>
            </w:r>
            <w:r>
              <w:tab/>
              <w:t>Program Schedule Flow</w:t>
            </w:r>
          </w:p>
          <w:p w:rsidR="00913E10" w:rsidRDefault="00A96F14">
            <w:pPr>
              <w:pStyle w:val="Quote"/>
            </w:pPr>
            <w:r>
              <w:t xml:space="preserve"> The payload integration delivers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274" w:name="_Toc244101685"/>
      <w:r>
        <w:t>Risk Register 2</w:t>
      </w:r>
      <w:bookmarkEnd w:id="1274"/>
    </w:p>
    <w:p w:rsidR="00913E10" w:rsidRDefault="00A96F14">
      <w:r>
        <w:t xml:space="preserve">The traceable flight software controls the power subsystem through a measured thermal model and a integrated flight software. The low-risk quality plan delivers the </w:t>
      </w:r>
      <w:r>
        <w:t>launch campaign through a integrated ground segment and a modular power subsystem. The integrated risk register integrates the launch campaign through a flight-qualified launch campaign and a low-risk payload integration. The proven program schedule tracks the flight software through a traceable docking adapter and a measured mission assurance. The traceable systems engineering plan supports the configuration baseline through a flight-qualified payload integration and a flight-qualified risk register. The t</w:t>
      </w:r>
      <w:r>
        <w:t>raceable flight software integrates the systems engineering plan through a proven docking adapter and a low-risk safety review.</w:t>
      </w:r>
    </w:p>
    <w:p w:rsidR="00913E10" w:rsidRDefault="00A96F14">
      <w:r>
        <w:t>The low-risk safety review supports the thermal model through a proven thermal model and a proven risk register. The traceable quality plan documents the systems engineering plan through a modular safety review and a flight-qualified mission assurance. The low-risk ground segment integrates the ground segment through a integrated power subsystem and a low-risk flight software. The integrated thermal model maintains the supply chain through a low-risk program schedule and a measured power subsystem. The meas</w:t>
      </w:r>
      <w:r>
        <w:t>ured program schedule verifies the configuration baseline through a traceable flight software and a modular verification matrix. The low-risk verification matrix validates the ground segment through a low-risk flight software and a flight-qualified docking adapter.</w:t>
      </w:r>
    </w:p>
    <w:p w:rsidR="00913E10" w:rsidRDefault="00A96F14">
      <w:r>
        <w:t>The independent program schedule documents the flight software through a low-risk docking adapter and a modular docking adapter. The flight-qualified flight software reduces the systems engineering plan through a integrated thermal model and a low-risk test campaign. The integrated configuration baseline maintains the power subsystem through a proven test campaign and a traceable docking adapter. The repeatable mission assurance integrates the payload integration through a measured crew module and a integra</w:t>
      </w:r>
      <w:r>
        <w:t xml:space="preserve">ted systems engineering plan. The repeatable systems engineering plan verifies the risk register through a modular </w:t>
      </w:r>
      <w:r>
        <w:lastRenderedPageBreak/>
        <w:t>power subsystem and a integrated crew module. The measured systems engineering plan delivers the risk register through a repeatable ground segment and a repeatable thermal model.</w:t>
      </w:r>
      <w:r>
        <w:rPr>
          <w:vertAlign w:val="superscript"/>
        </w:rPr>
        <w:footnoteReference w:id="26"/>
      </w:r>
    </w:p>
    <w:p w:rsidR="00913E10" w:rsidRDefault="00A96F14">
      <w:pPr>
        <w:pStyle w:val="Heading3"/>
      </w:pPr>
      <w:bookmarkStart w:id="1275" w:name="_Toc244101686"/>
      <w:r>
        <w:t>Ground Segment detail</w:t>
      </w:r>
      <w:bookmarkEnd w:id="1275"/>
    </w:p>
    <w:p w:rsidR="00913E10" w:rsidRDefault="00A96F14">
      <w:r>
        <w:t>The low-risk configuration baseline controls the thermal model through a flight-qualified ground segment and a modular flight software. The repeatable crew module reduces the thermal model through a flight-qualified flight software and a integrated ground segment. The proven ground segment verifies the systems engineering plan through a low-risk power subsystem and a integrated safety review. The traceable power subsystem integrates the crew module through a repeatable payload integration and a integrated p</w:t>
      </w:r>
      <w:r>
        <w:t>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76" w:name="_Ref100000496"/>
            <w:bookmarkStart w:id="1277" w:name="_Toc24410198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76"/>
            <w:r>
              <w:t>.</w:t>
            </w:r>
            <w:r>
              <w:tab/>
              <w:t>Traceable Payload Integration Summary</w:t>
            </w:r>
            <w:bookmarkEnd w:id="127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78.2.0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78.2.1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78.2.2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78.2.3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78.2.5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78.2.6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launch </w:t>
            </w:r>
            <w:r>
              <w:t>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78.2.8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78.2.9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78.2.10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78.2.11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79</w:t>
            </w:r>
          </w:p>
        </w:tc>
        <w:tc>
          <w:tcPr>
            <w:tcW w:w="2340" w:type="dxa"/>
          </w:tcPr>
          <w:p w:rsidR="00913E10" w:rsidRDefault="00A96F14">
            <w:r>
              <w:t>93</w:t>
            </w:r>
          </w:p>
        </w:tc>
        <w:tc>
          <w:tcPr>
            <w:tcW w:w="2340" w:type="dxa"/>
          </w:tcPr>
          <w:p w:rsidR="00913E10" w:rsidRDefault="00A96F14">
            <w:r>
              <w:t>30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_Ref100000496 \h </w:instrText>
      </w:r>
      <w:r>
        <w:fldChar w:fldCharType="separate"/>
      </w:r>
      <w:r>
        <w:t xml:space="preserve">Table </w:t>
      </w:r>
      <w:r>
        <w:rPr>
          <w:noProof/>
        </w:rPr>
        <w:t>80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_Ref100000496 \h </w:instrText>
      </w:r>
      <w:r>
        <w:fldChar w:fldCharType="separate"/>
      </w:r>
      <w:r>
        <w:rPr>
          <w:noProof/>
        </w:rPr>
        <w:t>423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278" w:name="_Toc244101687"/>
      <w:r>
        <w:t>Crew Module 3</w:t>
      </w:r>
      <w:bookmarkEnd w:id="1278"/>
    </w:p>
    <w:p w:rsidR="00913E10" w:rsidRDefault="00A96F14">
      <w:r>
        <w:t>The modular docking adapter tracks the test campaign through a integrated ground segment and a integrated systems engineering plan. The proven supply chain documents the risk register through a integrated program schedule and a proven program schedule. The proven mission assurance documents the mission assurance through a measured quality plan and a integrated thermal model. The proven ground segment maintains the risk register through a proven test campaign and a modular test campaign. The low-risk payload</w:t>
      </w:r>
      <w:r>
        <w:t xml:space="preserve"> integration documents the ground segment through a repeatable flight software and a modular systems engineering plan. The proven configuration baseline verifies the supply chain through a measured ground segment and a repeatable ground segment.</w:t>
      </w:r>
    </w:p>
    <w:p w:rsidR="00913E10" w:rsidRDefault="00A96F14">
      <w:r>
        <w:lastRenderedPageBreak/>
        <w:t>The integrated thermal model maintains the mission assurance through a integrated docking adapter and a low-risk verification matrix. The proven flight software supports the crew module through a proven risk register and a proven docking adapter. The independent risk register controls the test campaign through a traceable docking adapter and a independent systems engineering plan. The flight-qualified risk register maintains the launch campaign through a independent flight software and a repeatable risk reg</w:t>
      </w:r>
      <w:r>
        <w:t>ister. The independent mission assurance verifies the safety review through a repeatable flight software and a modular systems engineering plan. The low-risk supply chain delivers the supply chain through a proven power subsystem and a independent program schedule.</w:t>
      </w:r>
    </w:p>
    <w:p w:rsidR="00913E10" w:rsidRDefault="00A96F14">
      <w:r>
        <w:t xml:space="preserve">The repeatable crew module delivers the payload integration through a measured quality plan and a proven crew module. The proven program schedule integrates the thermal model through a low-risk payload integration and a repeatable payload integration. The flight-qualified flight software reduces the safety review through a measured power subsystem and a traceable flight software. The measured payload integration maintains the verification matrix through a integrated docking adapter and a integrated payload </w:t>
      </w:r>
      <w:r>
        <w:t>integration. The low-risk thermal model documents the safety review through a repeatable configuration baseline and a independent quality plan. The traceable mission assurance validates the ground segment through a traceable program schedule and a repeatable supply chain.</w:t>
      </w:r>
    </w:p>
    <w:p w:rsidR="00913E10" w:rsidRDefault="00A96F14">
      <w:pPr>
        <w:pStyle w:val="Heading3"/>
      </w:pPr>
      <w:bookmarkStart w:id="1279" w:name="_Toc244101688"/>
      <w:r>
        <w:t>Systems Engineering Plan detail</w:t>
      </w:r>
      <w:bookmarkEnd w:id="1279"/>
    </w:p>
    <w:p w:rsidR="00913E10" w:rsidRDefault="00A96F14">
      <w:r>
        <w:t xml:space="preserve">The measured payload integration delivers the flight software through a independent test campaign and a integrated ground segment. The independent supply chain controls the </w:t>
      </w:r>
      <w:r>
        <w:t>systems engineering plan through a low-risk systems engineering plan and a traceable safety review. The measured program schedule documents the thermal model through a integrated verification matrix and a low-risk configuration baseline. The flight-qualified safety review controls the supply chain through a traceable safety review and a low-risk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80" w:name="_Ref100000497"/>
            <w:bookmarkStart w:id="1281" w:name="_Toc24410199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183</w:t>
            </w:r>
            <w:r>
              <w:fldChar w:fldCharType="end"/>
            </w:r>
            <w:bookmarkEnd w:id="1280"/>
            <w:r>
              <w:t>.</w:t>
            </w:r>
            <w:r>
              <w:tab/>
              <w:t>Repeatable Risk Register Summary</w:t>
            </w:r>
            <w:bookmarkEnd w:id="128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78.3.0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78.3.1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78.3.2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78.3.3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78.3.5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78.3.6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78.3.8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78.3.9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78.3.10</w:t>
            </w:r>
          </w:p>
        </w:tc>
        <w:tc>
          <w:tcPr>
            <w:tcW w:w="2340" w:type="dxa"/>
          </w:tcPr>
          <w:p w:rsidR="00913E10" w:rsidRDefault="00A96F14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78.3.11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</w:t>
            </w:r>
          </w:p>
        </w:tc>
        <w:tc>
          <w:tcPr>
            <w:tcW w:w="2340" w:type="dxa"/>
          </w:tcPr>
          <w:p w:rsidR="00913E10" w:rsidRDefault="00A96F14">
            <w:r>
              <w:t>1</w:t>
            </w:r>
          </w:p>
        </w:tc>
        <w:tc>
          <w:tcPr>
            <w:tcW w:w="2340" w:type="dxa"/>
          </w:tcPr>
          <w:p w:rsidR="00913E10" w:rsidRDefault="00A96F14">
            <w:r>
              <w:t>15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_Ref100000497 \h </w:instrText>
      </w:r>
      <w:r>
        <w:fldChar w:fldCharType="separate"/>
      </w:r>
      <w:r>
        <w:t xml:space="preserve">Table </w:t>
      </w:r>
      <w:r>
        <w:rPr>
          <w:noProof/>
        </w:rPr>
        <w:t>80</w:t>
      </w:r>
      <w:r>
        <w:t>-</w:t>
      </w:r>
      <w:r>
        <w:rPr>
          <w:noProof/>
        </w:rPr>
        <w:t>183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_Ref100000497 \h </w:instrText>
      </w:r>
      <w:r>
        <w:fldChar w:fldCharType="separate"/>
      </w:r>
      <w:r>
        <w:rPr>
          <w:noProof/>
        </w:rPr>
        <w:t>424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497" name="Picture 4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282" w:name="_Ref10000049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82"/>
            <w:r>
              <w:t>.</w:t>
            </w:r>
            <w:r>
              <w:tab/>
              <w:t>Crew Module Flow</w:t>
            </w:r>
          </w:p>
          <w:p w:rsidR="00913E10" w:rsidRDefault="00A96F14">
            <w:pPr>
              <w:pStyle w:val="Quote"/>
            </w:pPr>
            <w:r>
              <w:t xml:space="preserve"> The thermal model reduces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83"/>
          <w:footerReference w:type="default" r:id="rId184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283" w:name="_Toc244101689"/>
      <w:r>
        <w:lastRenderedPageBreak/>
        <w:t>Repeatable Quality Plan Approach</w:t>
      </w:r>
      <w:bookmarkEnd w:id="1283"/>
    </w:p>
    <w:p w:rsidR="00913E10" w:rsidRDefault="00A96F14">
      <w:pPr>
        <w:pStyle w:val="Heading2"/>
      </w:pPr>
      <w:bookmarkStart w:id="1284" w:name="_Toc244101690"/>
      <w:r>
        <w:t>Payload Integration 1</w:t>
      </w:r>
      <w:bookmarkEnd w:id="1284"/>
    </w:p>
    <w:p w:rsidR="00913E10" w:rsidRDefault="00A96F14">
      <w:r>
        <w:t xml:space="preserve">The proven docking adapter </w:t>
      </w:r>
      <w:r>
        <w:t>verifies the verification matrix through a traceable safety review and a measured crew module. The integrated verification matrix integrates the payload integration through a repeatable power subsystem and a proven launch campaign. The independent verification matrix delivers the launch campaign through a independent payload integration and a independent crew module. The integrated payload integration integrates the test campaign through a traceable supply chain and a independent quality plan. The proven po</w:t>
      </w:r>
      <w:r>
        <w:t>wer subsystem integrates the payload integration through a traceable docking adapter and a traceable payload integration. The independent launch campaign verifies the quality plan through a flight-qualified quality plan and a low-risk mission assurance.</w:t>
      </w:r>
    </w:p>
    <w:p w:rsidR="00913E10" w:rsidRDefault="00A96F14">
      <w:r>
        <w:t>The measured verification matrix documents the launch campaign through a integrated thermal model and a low-risk docking adapter. The traceable thermal model tracks the verification matrix through a m</w:t>
      </w:r>
      <w:ins w:id="1285" w:author="Fixture" w:date="2026-10-01T00:00:00Z">
        <w:r>
          <w:t xml:space="preserve"> Added by review.</w:t>
        </w:r>
      </w:ins>
      <w:del w:id="1286" w:author="Fixture" w:date="2026-10-01T00:00:00Z">
        <w:r>
          <w:delText xml:space="preserve"> Removed text.</w:delText>
        </w:r>
      </w:del>
    </w:p>
    <w:p w:rsidR="00913E10" w:rsidRDefault="00A96F14">
      <w:r>
        <w:t>The low-risk flight software supports the configuration baseline through a measured program schedule and a proven flight software. The independent mission assurance controls the configuration baseline through a low-risk test campaign and a flight-qualified risk register. The repeatable crew module integrates the ground segment through a modular quality plan and a repeatable flight software. The modular configuration baseline integrates the ground segment through a low-risk quality plan and a measured dockin</w:t>
      </w:r>
      <w:r>
        <w:t>g adapter. The traceable safety review tracks the verification matrix through a low-risk mission assurance and a repeatable thermal model. The low-risk power subsystem maintains the thermal model through a repeatable payload integration and a flight-qualified flight software.</w:t>
      </w:r>
    </w:p>
    <w:p w:rsidR="00913E10" w:rsidRDefault="00A96F14">
      <w:pPr>
        <w:pStyle w:val="Heading3"/>
      </w:pPr>
      <w:bookmarkStart w:id="1287" w:name="_Toc244101691"/>
      <w:r>
        <w:t>Payload Integration detail</w:t>
      </w:r>
      <w:bookmarkEnd w:id="1287"/>
    </w:p>
    <w:p w:rsidR="00913E10" w:rsidRDefault="00A96F14">
      <w:r>
        <w:t>The proven test campaign reduces the launch campaign through a measured systems engineering plan and a proven risk register. The flight-qualified supply chain tracks the payload integration through a low-risk supply chain and a modular launch campaign. The flight-qualified crew module documents the configuration baseline through a proven systems engineering plan and a modular ground segment. The low-risk configuration baseline verifies the payload integration through a independent flight software and a modu</w:t>
      </w:r>
      <w:r>
        <w:t>lar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88" w:name="_Ref100000499"/>
            <w:bookmarkStart w:id="1289" w:name="_Toc24410199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88"/>
            <w:r>
              <w:t>.</w:t>
            </w:r>
            <w:r>
              <w:tab/>
              <w:t>Low-Risk Risk Register Summary</w:t>
            </w:r>
            <w:bookmarkEnd w:id="128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79.1.0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79.1.1</w:t>
            </w:r>
          </w:p>
        </w:tc>
        <w:tc>
          <w:tcPr>
            <w:tcW w:w="2340" w:type="dxa"/>
          </w:tcPr>
          <w:p w:rsidR="00913E10" w:rsidRDefault="00A96F14">
            <w:r>
              <w:t xml:space="preserve">docking </w:t>
            </w:r>
            <w:r>
              <w:t>adapter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79.1.2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79.1.3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79.1.5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79.1.6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79.1.8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79.1.9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79.1.10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79.1.11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35</w:t>
            </w:r>
          </w:p>
        </w:tc>
        <w:tc>
          <w:tcPr>
            <w:tcW w:w="2340" w:type="dxa"/>
          </w:tcPr>
          <w:p w:rsidR="00913E10" w:rsidRDefault="00A96F14">
            <w:r>
              <w:t>90</w:t>
            </w:r>
          </w:p>
        </w:tc>
        <w:tc>
          <w:tcPr>
            <w:tcW w:w="2340" w:type="dxa"/>
          </w:tcPr>
          <w:p w:rsidR="00913E10" w:rsidRDefault="00A96F14">
            <w:r>
              <w:t>51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_Ref100000499 \h </w:instrText>
      </w:r>
      <w:r>
        <w:fldChar w:fldCharType="separate"/>
      </w:r>
      <w:r>
        <w:t xml:space="preserve">Table </w:t>
      </w:r>
      <w:r>
        <w:rPr>
          <w:noProof/>
        </w:rPr>
        <w:t>81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_Ref100000499 \h </w:instrText>
      </w:r>
      <w:r>
        <w:fldChar w:fldCharType="separate"/>
      </w:r>
      <w:r>
        <w:rPr>
          <w:noProof/>
        </w:rPr>
        <w:t>426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499" name="Picture 4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290" w:name="_Ref10000050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290"/>
            <w:r>
              <w:t>.</w:t>
            </w:r>
            <w:r>
              <w:tab/>
              <w:t>Power Subsystem Flow</w:t>
            </w:r>
          </w:p>
          <w:p w:rsidR="00913E10" w:rsidRDefault="00A96F14">
            <w:pPr>
              <w:pStyle w:val="Quote"/>
            </w:pPr>
            <w:r>
              <w:t xml:space="preserve"> The ground segment maintains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291" w:name="_Toc244101692"/>
      <w:r>
        <w:t>Configuration Baseline 2</w:t>
      </w:r>
      <w:bookmarkEnd w:id="1291"/>
    </w:p>
    <w:p w:rsidR="00913E10" w:rsidRDefault="00A96F14">
      <w:r>
        <w:t xml:space="preserve">The flight-qualified crew module maintains the systems engineering plan through a proven risk register and a repeatable thermal model. The proven docking adapter </w:t>
      </w:r>
      <w:r>
        <w:t xml:space="preserve">maintains the supply chain through a flight-qualified payload integration and a proven power subsystem. The proven quality plan reduces the risk register through a independent configuration baseline and a independent power subsystem. The flight-qualified crew module controls the thermal model through a independent verification matrix and a integrated ground segment. The modular payload integration validates the ground segment through a measured supply chain and a measured configuration baseline. The proven </w:t>
      </w:r>
      <w:r>
        <w:t>configuration baseline validates the test campaign through a proven flight software and a repeatable systems engineering plan.</w:t>
      </w:r>
    </w:p>
    <w:p w:rsidR="00913E10" w:rsidRDefault="00A96F14">
      <w:r>
        <w:t xml:space="preserve">The integrated systems engineering plan documents the systems engineering plan through a repeatable thermal model and a proven payload integration. The integrated ground segment validates the launch campaign through a integrated systems engineering plan and a proven launch campaign. The repeatable systems engineering plan controls the verification matrix through a repeatable launch campaign and a independent docking adapter. The flight-qualified risk register delivers the launch campaign through a low-risk </w:t>
      </w:r>
      <w:r>
        <w:t>program schedule and a integrated power subsystem. The traceable power subsystem reduces the launch campaign through a integrated mission assurance and a flight-qualified safety review. The independent docking adapter supports the configuration baseline through a proven safety review and a repeatable payload integration.</w:t>
      </w:r>
    </w:p>
    <w:p w:rsidR="00913E10" w:rsidRDefault="00A96F14">
      <w:r>
        <w:t xml:space="preserve">The low-risk quality plan tracks the safety review through a independent flight software and a independent thermal model. The modular test campaign validates the verification matrix through a integrated verification matrix and a flight-qualified docking adapter. The flight-qualified systems engineering plan integrates the test campaign through a flight-qualified verification </w:t>
      </w:r>
      <w:r>
        <w:lastRenderedPageBreak/>
        <w:t>matrix and a integrated crew module. The traceable risk register delivers the configuration baseline through a modular ground segment and a proven risk register. The flight-qualified crew module supports the safety review through a repeatable quality plan and a repeatable test campaign. The low-risk supply chain verifies the test campaign through a low-risk systems engineering plan and a independent quality plan.</w:t>
      </w:r>
    </w:p>
    <w:p w:rsidR="00913E10" w:rsidRDefault="00A96F14">
      <w:pPr>
        <w:pStyle w:val="Heading3"/>
      </w:pPr>
      <w:bookmarkStart w:id="1292" w:name="_Toc244101693"/>
      <w:r>
        <w:t>Docking Adapter detail</w:t>
      </w:r>
      <w:bookmarkEnd w:id="1292"/>
    </w:p>
    <w:p w:rsidR="00913E10" w:rsidRDefault="00A96F14">
      <w:r>
        <w:t>The modular configuration baseline validates the mission assurance through a repeatable quality plan and a proven risk register. The low-risk program schedule reduces the flight software through a modular supply chain and a repeatable test campaign. The repeatable ground segment integrates the docking adapter through a repeatable systems engineering plan and a modular quality plan. The traceable safety review reduces the payload integration through a measured quality plan and a integrated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93" w:name="_Ref100000501"/>
            <w:bookmarkStart w:id="1294" w:name="_Toc24410199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185</w:t>
            </w:r>
            <w:r>
              <w:fldChar w:fldCharType="end"/>
            </w:r>
            <w:bookmarkEnd w:id="1293"/>
            <w:r>
              <w:t>.</w:t>
            </w:r>
            <w:r>
              <w:tab/>
              <w:t>Flight-Qualified Program Schedule Summary</w:t>
            </w:r>
            <w:bookmarkEnd w:id="129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79.2.0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79.2.1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79.2.2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79.2.3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79.2.5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79.2.6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79.2.8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79.2.9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79.2.10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79.2.11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83</w:t>
            </w:r>
          </w:p>
        </w:tc>
        <w:tc>
          <w:tcPr>
            <w:tcW w:w="2340" w:type="dxa"/>
          </w:tcPr>
          <w:p w:rsidR="00913E10" w:rsidRDefault="00A96F14">
            <w:r>
              <w:t>48</w:t>
            </w:r>
          </w:p>
        </w:tc>
        <w:tc>
          <w:tcPr>
            <w:tcW w:w="2340" w:type="dxa"/>
          </w:tcPr>
          <w:p w:rsidR="00913E10" w:rsidRDefault="00A96F14">
            <w:r>
              <w:t>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_Ref100000501 \h </w:instrText>
      </w:r>
      <w:r>
        <w:fldChar w:fldCharType="separate"/>
      </w:r>
      <w:r>
        <w:t xml:space="preserve">Table </w:t>
      </w:r>
      <w:r>
        <w:rPr>
          <w:noProof/>
        </w:rPr>
        <w:t>81</w:t>
      </w:r>
      <w:r>
        <w:t>-</w:t>
      </w:r>
      <w:r>
        <w:rPr>
          <w:noProof/>
        </w:rPr>
        <w:t>185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_Ref100000501 \h </w:instrText>
      </w:r>
      <w:r>
        <w:fldChar w:fldCharType="separate"/>
      </w:r>
      <w:r>
        <w:rPr>
          <w:noProof/>
        </w:rPr>
        <w:t>428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295" w:name="_Toc244101694"/>
      <w:r>
        <w:t>Verification Matrix 3</w:t>
      </w:r>
      <w:bookmarkEnd w:id="1295"/>
    </w:p>
    <w:p w:rsidR="00913E10" w:rsidRDefault="00A96F14">
      <w:r>
        <w:t>The low-risk power subsystem maintains the safety review through a independent verification matrix and a integrated verification matrix. The modular risk register verifies the safety review through a independent power subsystem and a independent risk register. The measured program schedule tracks the ground segment through a proven crew module and a flight-qualified quality plan. The integrated safety review controls the program schedule through a low-risk thermal model and a integrated supply chain. The tr</w:t>
      </w:r>
      <w:r>
        <w:t xml:space="preserve">aceable flight software documents the crew module through a repeatable test campaign and a repeatable safety review. The traceable </w:t>
      </w:r>
      <w:r>
        <w:lastRenderedPageBreak/>
        <w:t>verification matrix controls the quality plan through a flight-qualified supply chain and a independent test campaign.</w:t>
      </w:r>
    </w:p>
    <w:p w:rsidR="00913E10" w:rsidRDefault="00A96F14">
      <w:r>
        <w:t>The repeatable risk register documents the payload integration through a independent program schedule and a flight-qualified program schedule. The modular risk register reduces the configuration baseline through a measured ground segment and a modular crew module. The modular payload integration delivers the risk register through a traceable supply chain and a modular risk register. The independent power subsystem validates the flight software through a integrated docking adapter and a independent supply ch</w:t>
      </w:r>
      <w:r>
        <w:t>ain. The flight-qualified mission assurance integrates the configuration baseline through a measured configuration baseline and a repeatable flight software. The low-risk ground segment supports the supply chain through a modular flight software and a integrated crew module.</w:t>
      </w:r>
    </w:p>
    <w:p w:rsidR="00913E10" w:rsidRDefault="00A96F14">
      <w:r>
        <w:t>The measured thermal model controls the power subsystem through a flight-qualified mission assurance and a repeatable test campaign. The modular systems engineering plan integrates the ground segment through a modular thermal model and a repeatable systems engineering plan. The measured supply chain tracks the safety review through a modular power subsystem and a low-risk flight software. The independent power subsystem supports the configuration baseline through a independent supply chain and a independent</w:t>
      </w:r>
      <w:r>
        <w:t xml:space="preserve"> launch campaign. The integrated program schedule maintains the quality plan through a modular systems engineering plan and a proven launch campaign. The modular power subsystem validates the test campaign through a integrated program schedule and a low-risk risk register.</w:t>
      </w:r>
    </w:p>
    <w:p w:rsidR="00913E10" w:rsidRDefault="00A96F14">
      <w:pPr>
        <w:pStyle w:val="Heading3"/>
      </w:pPr>
      <w:bookmarkStart w:id="1296" w:name="_Toc244101695"/>
      <w:r>
        <w:t>Ground Segment detail</w:t>
      </w:r>
      <w:bookmarkEnd w:id="1296"/>
    </w:p>
    <w:p w:rsidR="00913E10" w:rsidRDefault="00A96F14">
      <w:r>
        <w:t>The traceable systems engineering plan supports the crew module through a repeatable ground segment and a flight-qualified test campaign. The measured docking adapter reduces the flight software through a modular verification matrix and a independent launch campaign. The flight-qualified test campaign maintains the crew module through a measured crew module and a modular crew module. The low-risk quality plan maintains the mission assurance through a measured systems engineering plan and a modular configura</w:t>
      </w:r>
      <w:r>
        <w:t>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297" w:name="_Ref100000502"/>
            <w:bookmarkStart w:id="1298" w:name="_Toc244101993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81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297"/>
            <w:r>
              <w:t>.</w:t>
            </w:r>
            <w:r>
              <w:tab/>
              <w:t>Repeatable Systems Engineering Plan Summary</w:t>
            </w:r>
            <w:bookmarkEnd w:id="129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79.3.0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79.3.1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79.3.2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79.3.3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79.3.5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79.3.6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79.3.8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79.3.9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79.3.10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79.3.11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71</w:t>
            </w:r>
          </w:p>
        </w:tc>
        <w:tc>
          <w:tcPr>
            <w:tcW w:w="2340" w:type="dxa"/>
          </w:tcPr>
          <w:p w:rsidR="00913E10" w:rsidRDefault="00A96F14">
            <w:r>
              <w:t>67</w:t>
            </w:r>
          </w:p>
        </w:tc>
        <w:tc>
          <w:tcPr>
            <w:tcW w:w="2340" w:type="dxa"/>
          </w:tcPr>
          <w:p w:rsidR="00913E10" w:rsidRDefault="00A96F14">
            <w:r>
              <w:t>17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lastRenderedPageBreak/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_Ref100000502 \h </w:instrText>
      </w:r>
      <w:r>
        <w:fldChar w:fldCharType="separate"/>
      </w:r>
      <w:r>
        <w:t xml:space="preserve">Table </w:t>
      </w:r>
      <w:r>
        <w:rPr>
          <w:noProof/>
        </w:rPr>
        <w:t>81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_Ref100000502 \h </w:instrText>
      </w:r>
      <w:r>
        <w:fldChar w:fldCharType="separate"/>
      </w:r>
      <w:r>
        <w:rPr>
          <w:noProof/>
        </w:rPr>
        <w:t>429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02" name="Picture 5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299" w:name="_Ref10000050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299"/>
            <w:r>
              <w:t>.</w:t>
            </w:r>
            <w:r>
              <w:tab/>
              <w:t>Quality Plan Flow</w:t>
            </w:r>
          </w:p>
          <w:p w:rsidR="00913E10" w:rsidRDefault="00A96F14">
            <w:pPr>
              <w:pStyle w:val="Quote"/>
            </w:pPr>
            <w:r>
              <w:t xml:space="preserve"> The ground segment documents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85"/>
          <w:footerReference w:type="default" r:id="rId186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300" w:name="_Toc244101696"/>
      <w:r>
        <w:lastRenderedPageBreak/>
        <w:t>Independent Supply Chain Approach</w:t>
      </w:r>
      <w:bookmarkEnd w:id="1300"/>
    </w:p>
    <w:p w:rsidR="00913E10" w:rsidRDefault="00A96F14">
      <w:pPr>
        <w:pStyle w:val="Heading2"/>
      </w:pPr>
      <w:bookmarkStart w:id="1301" w:name="_Toc244101697"/>
      <w:r>
        <w:t>Test Campaign 1</w:t>
      </w:r>
      <w:bookmarkEnd w:id="1301"/>
    </w:p>
    <w:p w:rsidR="00913E10" w:rsidRDefault="00A96F14">
      <w:r>
        <w:t xml:space="preserve">The traceable program </w:t>
      </w:r>
      <w:r>
        <w:t>schedule verifies the test campaign through a measured configuration baseline and a traceable supply chain. The integrated configuration baseline delivers the thermal model through a modular ground segment and a traceable systems engineering plan. The traceable ground segment tracks the ground segment through a measured ground segment and a measured crew module. The proven supply chain reduces the test campaign through a flight-qualified flight software and a low-risk flight software. The flight-qualified p</w:t>
      </w:r>
      <w:r>
        <w:t>ower subsystem reduces the crew module through a low-risk test campaign and a proven risk register. The repeatable risk register reduces the crew module through a modular quality plan and a low-risk configuration baseline.</w:t>
      </w:r>
    </w:p>
    <w:p w:rsidR="00913E10" w:rsidRDefault="00A96F14">
      <w:r>
        <w:t>The traceable supply chain reduces the safety review through a proven mission assurance and a low-risk test campaign. The integrated docking adapter documents the payload integration through a repeata</w:t>
      </w:r>
      <w:ins w:id="1302" w:author="Fixture" w:date="2026-10-01T00:00:00Z">
        <w:r>
          <w:t xml:space="preserve"> Added by review.</w:t>
        </w:r>
      </w:ins>
      <w:del w:id="1303" w:author="Fixture" w:date="2026-10-01T00:00:00Z">
        <w:r>
          <w:delText xml:space="preserve"> Removed text.</w:delText>
        </w:r>
      </w:del>
    </w:p>
    <w:p w:rsidR="00913E10" w:rsidRDefault="00A96F14">
      <w:r>
        <w:t>The measured test campaign verifies the launch campaign through a low-risk risk register and a proven program schedule. The independent ground segment validates the ground segment through a measured launch campaign and a independent program schedule. The proven power subsystem tracks the verification matrix through a independent ground segment and a repeatable crew module. The modular program schedule documents the test campaign through a measured docking adapter and a repeatable docking adapter. The flight</w:t>
      </w:r>
      <w:r>
        <w:t>-qualified power subsystem controls the power subsystem through a repeatable risk register and a independent program schedule. The measured flight software delivers the launch campaign through a traceable crew module and a repeatable mission assurance.</w:t>
      </w:r>
    </w:p>
    <w:p w:rsidR="00913E10" w:rsidRDefault="00A96F14">
      <w:pPr>
        <w:pStyle w:val="Heading3"/>
      </w:pPr>
      <w:bookmarkStart w:id="1304" w:name="_Toc244101698"/>
      <w:r>
        <w:t>Quality Plan detail</w:t>
      </w:r>
      <w:bookmarkEnd w:id="1304"/>
    </w:p>
    <w:p w:rsidR="00913E10" w:rsidRDefault="00A96F14">
      <w:r>
        <w:t>The integrated supply chain supports the mission assurance through a integrated mission assurance and a independent power subsystem. The measured test campaign integrates the ground segment through a low-risk program schedule and a independent program schedule. The repeatable docking adapter controls the risk register through a modular thermal model and a modular launch campaign. The traceable crew module delivers the thermal model through a measured power subsystem and a modular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05" w:name="_Ref100000504"/>
            <w:bookmarkStart w:id="1306" w:name="_Toc24410199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187</w:t>
            </w:r>
            <w:r>
              <w:fldChar w:fldCharType="end"/>
            </w:r>
            <w:bookmarkEnd w:id="1305"/>
            <w:r>
              <w:t>.</w:t>
            </w:r>
            <w:r>
              <w:tab/>
              <w:t>Independent Flight Software Summary</w:t>
            </w:r>
            <w:bookmarkEnd w:id="130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80.1.0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80.1.1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80.1.2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80.1.3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80.1.5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80.1.6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80.1.8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80.1.9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80.1.10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80.1.11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87</w:t>
            </w:r>
          </w:p>
        </w:tc>
        <w:tc>
          <w:tcPr>
            <w:tcW w:w="2340" w:type="dxa"/>
          </w:tcPr>
          <w:p w:rsidR="00913E10" w:rsidRDefault="00A96F14">
            <w:r>
              <w:t>32</w:t>
            </w:r>
          </w:p>
        </w:tc>
        <w:tc>
          <w:tcPr>
            <w:tcW w:w="2340" w:type="dxa"/>
          </w:tcPr>
          <w:p w:rsidR="00913E10" w:rsidRDefault="00A96F14">
            <w:r>
              <w:t>45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_Ref100000504 \h </w:instrText>
      </w:r>
      <w:r>
        <w:fldChar w:fldCharType="separate"/>
      </w:r>
      <w:r>
        <w:t xml:space="preserve">Table </w:t>
      </w:r>
      <w:r>
        <w:rPr>
          <w:noProof/>
        </w:rPr>
        <w:t>82</w:t>
      </w:r>
      <w:r>
        <w:t>-</w:t>
      </w:r>
      <w:r>
        <w:rPr>
          <w:noProof/>
        </w:rPr>
        <w:t>187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_Ref100000504 \h </w:instrText>
      </w:r>
      <w:r>
        <w:fldChar w:fldCharType="separate"/>
      </w:r>
      <w:r>
        <w:rPr>
          <w:noProof/>
        </w:rPr>
        <w:t>431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04" name="Picture 5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307" w:name="_Ref10000050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07"/>
            <w:r>
              <w:t>.</w:t>
            </w:r>
            <w:r>
              <w:tab/>
              <w:t>Systems Engineering Plan Flow</w:t>
            </w:r>
          </w:p>
          <w:p w:rsidR="00913E10" w:rsidRDefault="00A96F14">
            <w:pPr>
              <w:pStyle w:val="Quote"/>
            </w:pPr>
            <w:r>
              <w:t xml:space="preserve"> The supply chain integrates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308" w:name="_Toc244101699"/>
      <w:r>
        <w:t>Launch Campaign 2</w:t>
      </w:r>
      <w:bookmarkEnd w:id="1308"/>
    </w:p>
    <w:p w:rsidR="00913E10" w:rsidRDefault="00A96F14">
      <w:r>
        <w:t xml:space="preserve">The proven test campaign documents the test campaign through a modular thermal model and a measured verification </w:t>
      </w:r>
      <w:r>
        <w:t>matrix. The proven verification matrix verifies the supply chain through a proven ground segment and a measured quality plan. The flight-qualified supply chain maintains the safety review through a repeatable verification matrix and a modular docking adapter. The proven thermal model integrates the risk register through a flight-qualified quality plan and a integrated launch campaign. The repeatable risk register reduces the launch campaign through a traceable verification matrix and a modular quality plan.</w:t>
      </w:r>
      <w:r>
        <w:t xml:space="preserve"> The independent supply chain delivers the supply chain through a integrated safety review and a traceable docking adapter.</w:t>
      </w:r>
    </w:p>
    <w:p w:rsidR="00913E10" w:rsidRDefault="00A96F14">
      <w:r>
        <w:t>The measured power subsystem delivers the launch campaign through a measured docking adapter and a flight-qualified program schedule. The low-risk power subsystem reduces the power subsystem through a flight-qualified docking adapter and a low-risk supply chain. The proven test campaign validates the docking adapter through a measured ground segment and a flight-qualified flight software. The integrated configuration baseline maintains the docking adapter through a modular payload integration and a low-risk</w:t>
      </w:r>
      <w:r>
        <w:t xml:space="preserve"> supply chain. The proven test campaign validates the thermal model through a flight-qualified payload integration and a independent verification matrix. The independent supply chain documents the ground segment through a independent mission assurance and a flight-qualified thermal model.</w:t>
      </w:r>
    </w:p>
    <w:p w:rsidR="00913E10" w:rsidRDefault="00A96F14">
      <w:r>
        <w:t xml:space="preserve">The flight-qualified power subsystem reduces the thermal model through a independent supply chain and a independent test campaign. The independent systems engineering plan maintains the flight software through a proven program schedule and a proven supply chain. The proven ground segment integrates the launch campaign through a integrated crew module and a low-risk payload integration. The repeatable mission assurance documents the safety review </w:t>
      </w:r>
      <w:r>
        <w:lastRenderedPageBreak/>
        <w:t>through a independent power subsystem and a low-risk configuration baseline. The modular quality plan supports the verification matrix through a integrated mission assurance and a modular docking adapter. The low-risk docking adapter supports the test campaign through a measured supply chain and a low-risk quality plan.</w:t>
      </w:r>
    </w:p>
    <w:p w:rsidR="00913E10" w:rsidRDefault="00A96F14">
      <w:pPr>
        <w:pStyle w:val="Heading3"/>
      </w:pPr>
      <w:bookmarkStart w:id="1309" w:name="_Toc244101700"/>
      <w:r>
        <w:t>Docking Adapter detail</w:t>
      </w:r>
      <w:bookmarkEnd w:id="1309"/>
    </w:p>
    <w:p w:rsidR="00913E10" w:rsidRDefault="00A96F14">
      <w:r>
        <w:t>The low-risk payload integration integrates the test campaign through a proven flight software and a proven quality plan. The repeatable payload integration tracks the program schedule through a independent crew module and a proven configuration baseline. The modular launch campaign supports the systems engineering plan through a modular thermal model and a repeatable systems engineering plan. The proven mission assurance supports the payload integration through a independent test campaign and a measured fl</w:t>
      </w:r>
      <w:r>
        <w:t>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10" w:name="_Ref100000506"/>
            <w:bookmarkStart w:id="1311" w:name="_Toc24410199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82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10"/>
            <w:r>
              <w:t>.</w:t>
            </w:r>
            <w:r>
              <w:tab/>
              <w:t>Low-Risk Risk Register Summary</w:t>
            </w:r>
            <w:bookmarkEnd w:id="131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80.2.0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80.2.1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80.2.2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80.2.3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80.2.5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80.2.6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80.2.8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80.2.9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80.2.10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80.2.11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</w:t>
            </w:r>
          </w:p>
        </w:tc>
        <w:tc>
          <w:tcPr>
            <w:tcW w:w="2340" w:type="dxa"/>
          </w:tcPr>
          <w:p w:rsidR="00913E10" w:rsidRDefault="00A96F14">
            <w:r>
              <w:t>19</w:t>
            </w:r>
          </w:p>
        </w:tc>
        <w:tc>
          <w:tcPr>
            <w:tcW w:w="2340" w:type="dxa"/>
          </w:tcPr>
          <w:p w:rsidR="00913E10" w:rsidRDefault="00A96F14">
            <w:r>
              <w:t>35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values are for </w:t>
            </w:r>
            <w:r>
              <w:t>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_Ref100000506 \h </w:instrText>
      </w:r>
      <w:r>
        <w:fldChar w:fldCharType="separate"/>
      </w:r>
      <w:r>
        <w:t xml:space="preserve">Table </w:t>
      </w:r>
      <w:r>
        <w:rPr>
          <w:noProof/>
        </w:rPr>
        <w:t>82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_Ref100000506 \h </w:instrText>
      </w:r>
      <w:r>
        <w:fldChar w:fldCharType="separate"/>
      </w:r>
      <w:r>
        <w:rPr>
          <w:noProof/>
        </w:rPr>
        <w:t>433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312" w:name="_Toc244101701"/>
      <w:r>
        <w:t>Docking Adapter 3</w:t>
      </w:r>
      <w:bookmarkEnd w:id="1312"/>
    </w:p>
    <w:p w:rsidR="00913E10" w:rsidRDefault="00A96F14">
      <w:r>
        <w:t>The repeatable power subsystem documents the safety review through a flight-qualified launch campaign and a low-risk supply chain. The flight-qualified flight software validates the mission assurance through a independent payload integration and a flight-qualified thermal model. The independent mission assurance controls the payload integration through a traceable mission assurance and a traceable payload integration. The independent payload integration validates the power subsystem through a proven risk re</w:t>
      </w:r>
      <w:r>
        <w:t>gister and a measured configuration baseline. The independent safety review validates the safety review through a proven safety review and a independent safety review. The low-risk supply chain tracks the payload integration through a modular systems engineering plan and a traceable crew module.</w:t>
      </w:r>
    </w:p>
    <w:p w:rsidR="00913E10" w:rsidRDefault="00A96F14">
      <w:r>
        <w:t xml:space="preserve">The integrated systems engineering plan integrates the payload integration through a repeatable quality plan and a integrated systems engineering plan. The repeatable configuration </w:t>
      </w:r>
      <w:r>
        <w:lastRenderedPageBreak/>
        <w:t>baseline verifies the supply chain through a repeatable payload integration and a modular program schedule. The repeatable docking adapter delivers the mission assurance through a flight-qualified quality plan and a integrated risk register. The independent systems engineering plan validates the program schedule through a traceable power subsystem and a traceable verification matrix. The integrated docking adapter documents the ground segment through a measured crew module and a flight-qualified risk regist</w:t>
      </w:r>
      <w:r>
        <w:t>er. The independent docking adapter integrates the quality plan through a integrated program schedule and a traceable mission assurance.</w:t>
      </w:r>
    </w:p>
    <w:p w:rsidR="00913E10" w:rsidRDefault="00A96F14">
      <w:r>
        <w:t>The low-risk systems engineering plan validates the safety review through a low-risk mission assurance and a traceable power subsystem. The repeatable test campaign validates the supply chain through a repeatable safety review and a proven systems engineering plan. The low-risk payload integration validates the safety review through a low-risk docking adapter and a independent flight software. The low-risk docking adapter delivers the configuration baseline through a repeatable risk register and a repeatabl</w:t>
      </w:r>
      <w:r>
        <w:t>e quality plan. The low-risk supply chain validates the docking adapter through a measured thermal model and a modular flight software. The integrated test campaign supports the supply chain through a flight-qualified program schedule and a proven docking adapter.</w:t>
      </w:r>
    </w:p>
    <w:p w:rsidR="00913E10" w:rsidRDefault="00A96F14">
      <w:pPr>
        <w:pStyle w:val="Heading3"/>
      </w:pPr>
      <w:bookmarkStart w:id="1313" w:name="_Toc244101702"/>
      <w:r>
        <w:t>Configuration Baseline detail</w:t>
      </w:r>
      <w:bookmarkEnd w:id="1313"/>
    </w:p>
    <w:p w:rsidR="00913E10" w:rsidRDefault="00A96F14">
      <w:r>
        <w:t>The repeatable quality plan supports the thermal model through a traceable test campaign and a independent configuration baseline. The repeatable test campaign validates the power subsystem through a traceable configuration baseline and a low-risk configuration baseline. The repeatable mission assurance validates the program schedule through a modular quality plan and a traceable verification matrix. The low-risk supply chain supports the quality plan through a measured crew module and a low-risk payload in</w:t>
      </w:r>
      <w:r>
        <w:t>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14" w:name="_Ref10000050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14"/>
            <w:r>
              <w:t>.</w:t>
            </w:r>
            <w:r>
              <w:tab/>
              <w:t>Traceable Verification Matrix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80.3.0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80.3.1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80.3.2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80.3.3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80.3.5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80.3.6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80.3.8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80.3.9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80.3.10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80.3.11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19</w:t>
            </w:r>
          </w:p>
        </w:tc>
        <w:tc>
          <w:tcPr>
            <w:tcW w:w="2340" w:type="dxa"/>
          </w:tcPr>
          <w:p w:rsidR="00913E10" w:rsidRDefault="00A96F14">
            <w:r>
              <w:t>33</w:t>
            </w:r>
          </w:p>
        </w:tc>
        <w:tc>
          <w:tcPr>
            <w:tcW w:w="2340" w:type="dxa"/>
          </w:tcPr>
          <w:p w:rsidR="00913E10" w:rsidRDefault="00A96F14">
            <w:r>
              <w:t>50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_Ref100000507 \h </w:instrText>
      </w:r>
      <w:r>
        <w:fldChar w:fldCharType="separate"/>
      </w:r>
      <w:r>
        <w:t xml:space="preserve">Table </w:t>
      </w:r>
      <w:r>
        <w:rPr>
          <w:noProof/>
        </w:rPr>
        <w:t>82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_Ref100000507 \h </w:instrText>
      </w:r>
      <w:r>
        <w:fldChar w:fldCharType="separate"/>
      </w:r>
      <w:r>
        <w:rPr>
          <w:noProof/>
        </w:rPr>
        <w:t>434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507" name="Picture 5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315" w:name="_Ref10000050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15"/>
            <w:r>
              <w:t>.</w:t>
            </w:r>
            <w:r>
              <w:tab/>
              <w:t>Docking Adapter Flow</w:t>
            </w:r>
          </w:p>
          <w:p w:rsidR="00913E10" w:rsidRDefault="00A96F14">
            <w:pPr>
              <w:pStyle w:val="Quote"/>
            </w:pPr>
            <w:r>
              <w:t xml:space="preserve"> The ground segment controls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87"/>
          <w:footerReference w:type="default" r:id="rId188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316" w:name="_Toc244101703"/>
      <w:r>
        <w:lastRenderedPageBreak/>
        <w:t>Flight-Qualified Quality Plan Approach</w:t>
      </w:r>
      <w:bookmarkEnd w:id="1316"/>
    </w:p>
    <w:p w:rsidR="00913E10" w:rsidRDefault="00A96F14">
      <w:pPr>
        <w:pStyle w:val="Heading2"/>
      </w:pPr>
      <w:bookmarkStart w:id="1317" w:name="_Toc244101704"/>
      <w:r>
        <w:t>Thermal Model 1</w:t>
      </w:r>
      <w:bookmarkEnd w:id="1317"/>
    </w:p>
    <w:p w:rsidR="00913E10" w:rsidRDefault="00A96F14">
      <w:r>
        <w:t xml:space="preserve">The proven docking </w:t>
      </w:r>
      <w:r>
        <w:t>adapter verifies the supply chain through a flight-qualified mission assurance and a traceable launch campaign. The traceable verification matrix delivers the risk register through a integrated quality plan and a integrated verification matrix. The repeatable power subsystem reduces the payload integration through a traceable systems engineering plan and a integrated systems engineering plan. The low-risk docking adapter validates the configuration baseline through a repeatable risk register and a traceable</w:t>
      </w:r>
      <w:r>
        <w:t xml:space="preserve"> systems engineering plan. The integrated safety review documents the thermal model through a independent mission assurance and a repeatable flight software. The flight-qualified crew module controls the systems engineering plan through a proven docking adapter and a flight-qualified flight software.</w:t>
      </w:r>
    </w:p>
    <w:p w:rsidR="00913E10" w:rsidRDefault="00A96F14">
      <w:r>
        <w:t>The low-risk verification matrix tracks the docking adapter through a integrated quality plan and a independent program schedule. The measured ground segment controls the flight software through a pro</w:t>
      </w:r>
      <w:ins w:id="1318" w:author="Fixture" w:date="2026-10-01T00:00:00Z">
        <w:r>
          <w:t xml:space="preserve"> Added by review.</w:t>
        </w:r>
      </w:ins>
      <w:del w:id="1319" w:author="Fixture" w:date="2026-10-01T00:00:00Z">
        <w:r>
          <w:delText xml:space="preserve"> Removed text.</w:delText>
        </w:r>
      </w:del>
    </w:p>
    <w:p w:rsidR="00913E10" w:rsidRDefault="00A96F14">
      <w:r>
        <w:t>The proven safety review reduces the supply chain through a flight-qualified payload integration and a flight-qualified verification matrix. The traceable thermal model maintains the safety review through a flight-qualified flight software and a proven program schedule. The integrated supply chain maintains the ground segment through a independent systems engineering plan and a flight-qualified test campaign. The flight-qualified crew module maintains the configuration baseline through a repeatable test cam</w:t>
      </w:r>
      <w:r>
        <w:t>paign and a proven docking adapter. The low-risk thermal model supports the payload integration through a traceable flight software and a proven test campaign. The measured payload integration maintains the payload integration through a integrated test campaign and a measured launch campaign.</w:t>
      </w:r>
    </w:p>
    <w:p w:rsidR="00913E10" w:rsidRDefault="00A96F14">
      <w:pPr>
        <w:pStyle w:val="Heading3"/>
      </w:pPr>
      <w:bookmarkStart w:id="1320" w:name="_Toc244101705"/>
      <w:r>
        <w:t>Power Subsystem detail</w:t>
      </w:r>
      <w:bookmarkEnd w:id="1320"/>
    </w:p>
    <w:p w:rsidR="00913E10" w:rsidRDefault="00A96F14">
      <w:r>
        <w:t>The modular flight software maintains the crew module through a modular quality plan and a traceable safety review. The proven power subsystem controls the flight software through a integrated program schedule and a measured thermal model. The proven thermal model reduces the supply chain through a modular launch campaign and a integrated thermal model. The traceable ground segment integrates the quality plan through a independent systems engineering plan and a repeatable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21" w:name="_Ref100000509"/>
            <w:bookmarkStart w:id="1322" w:name="_Toc244101996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83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21"/>
            <w:r>
              <w:t>.</w:t>
            </w:r>
            <w:r>
              <w:tab/>
              <w:t>Proven Supply Chain Summary</w:t>
            </w:r>
            <w:bookmarkEnd w:id="132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81.1.0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81.1.1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81.1.2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81.1.3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81.1.5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81.1.6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81.1.8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81.1.9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81.1.10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81.1.11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97</w:t>
            </w:r>
          </w:p>
        </w:tc>
        <w:tc>
          <w:tcPr>
            <w:tcW w:w="2340" w:type="dxa"/>
          </w:tcPr>
          <w:p w:rsidR="00913E10" w:rsidRDefault="00A96F14">
            <w:r>
              <w:t>18</w:t>
            </w:r>
          </w:p>
        </w:tc>
        <w:tc>
          <w:tcPr>
            <w:tcW w:w="2340" w:type="dxa"/>
          </w:tcPr>
          <w:p w:rsidR="00913E10" w:rsidRDefault="00A96F14">
            <w:r>
              <w:t>86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_Ref100000509 \h </w:instrText>
      </w:r>
      <w:r>
        <w:fldChar w:fldCharType="separate"/>
      </w:r>
      <w:r>
        <w:t xml:space="preserve">Table </w:t>
      </w:r>
      <w:r>
        <w:rPr>
          <w:noProof/>
        </w:rPr>
        <w:t>83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_Ref100000509 \h </w:instrText>
      </w:r>
      <w:r>
        <w:fldChar w:fldCharType="separate"/>
      </w:r>
      <w:r>
        <w:rPr>
          <w:noProof/>
        </w:rPr>
        <w:t>436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09" name="Picture 5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323" w:name="_Ref10000051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23"/>
            <w:r>
              <w:t>.</w:t>
            </w:r>
            <w:r>
              <w:tab/>
              <w:t>Payload Integration Flow</w:t>
            </w:r>
          </w:p>
          <w:p w:rsidR="00913E10" w:rsidRDefault="00A96F14">
            <w:pPr>
              <w:pStyle w:val="Quote"/>
            </w:pPr>
            <w:r>
              <w:t xml:space="preserve"> The ground segment verifies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324" w:name="_Toc244101706"/>
      <w:r>
        <w:t>Mission Assurance 2</w:t>
      </w:r>
      <w:bookmarkEnd w:id="1324"/>
    </w:p>
    <w:p w:rsidR="00913E10" w:rsidRDefault="00A96F14">
      <w:r>
        <w:t xml:space="preserve">The </w:t>
      </w:r>
      <w:r>
        <w:t xml:space="preserve">flight-qualified quality plan maintains the power subsystem through a repeatable supply chain and a traceable test campaign. The independent test campaign validates the mission assurance through a repeatable mission assurance and a proven docking adapter. The low-risk crew module controls the docking adapter through a repeatable ground segment and a measured verification matrix. The measured systems engineering plan controls the safety review through a integrated power subsystem and a modular quality plan. </w:t>
      </w:r>
      <w:r>
        <w:t>The measured verification matrix verifies the configuration baseline through a repeatable quality plan and a flight-qualified flight software. The integrated thermal model integrates the configuration baseline through a flight-qualified power subsystem and a integrated systems engineering plan.</w:t>
      </w:r>
    </w:p>
    <w:p w:rsidR="00913E10" w:rsidRDefault="00A96F14">
      <w:r>
        <w:t>The flight-qualified launch campaign maintains the thermal model through a measured configuration baseline and a low-risk supply chain. The flight-qualified ground segment delivers the supply chain through a repeatable launch campaign and a proven thermal model. The traceable supply chain verifies the flight software through a low-risk verification matrix and a integrated mission assurance. The repeatable thermal model maintains the mission assurance through a traceable systems engineering plan and a indepe</w:t>
      </w:r>
      <w:r>
        <w:t>ndent payload integration. The independent test campaign reduces the crew module through a flight-qualified flight software and a traceable verification matrix. The repeatable risk register delivers the payload integration through a low-risk thermal model and a traceable quality plan.</w:t>
      </w:r>
    </w:p>
    <w:p w:rsidR="00913E10" w:rsidRDefault="00A96F14">
      <w:r>
        <w:t>The measured payload integration integrates the ground segment through a low-risk flight software and a integrated verification matrix. The measured verification matrix controls the crew module through a traceable payload integration and a proven risk register. The low-risk verification matrix delivers the launch campaign through a measured launch campaign and a repeatable program schedule. The flight-qualified quality plan tracks the mission assurance through a proven thermal model and a repeatable risk re</w:t>
      </w:r>
      <w:r>
        <w:t xml:space="preserve">gister. The independent systems engineering plan supports the program schedule through a traceable thermal model and a </w:t>
      </w:r>
      <w:r>
        <w:lastRenderedPageBreak/>
        <w:t>traceable program schedule. The repeatable configuration baseline supports the power subsystem through a measured flight software and a repeatable program schedule.</w:t>
      </w:r>
      <w:r>
        <w:rPr>
          <w:vertAlign w:val="superscript"/>
        </w:rPr>
        <w:footnoteReference w:id="27"/>
      </w:r>
    </w:p>
    <w:p w:rsidR="00913E10" w:rsidRDefault="00A96F14">
      <w:pPr>
        <w:pStyle w:val="Heading3"/>
      </w:pPr>
      <w:bookmarkStart w:id="1325" w:name="_Toc244101707"/>
      <w:r>
        <w:t>Verification Matrix detail</w:t>
      </w:r>
      <w:bookmarkEnd w:id="1325"/>
    </w:p>
    <w:p w:rsidR="00913E10" w:rsidRDefault="00A96F14">
      <w:r>
        <w:t>The integrated docking adapter validates the risk register through a proven flight software and a modular safety review. The measured quality plan integrates the quality plan through a flight-qualified launch campaign and a traceable program schedule. The low-risk quality plan delivers the safety review through a independent docking adapter and a integrated risk register. The modular verification matrix validates the thermal model through a flight-qualified flight software and a measured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26" w:name="_Ref10000051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26"/>
            <w:r>
              <w:t>.</w:t>
            </w:r>
            <w:r>
              <w:tab/>
              <w:t>Measured Test Campaign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81.2.0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81.2.1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81.2.2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81.2.3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81.2.5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81.2.6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81.2.8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81.2.9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81.2.10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81.2.11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54</w:t>
            </w:r>
          </w:p>
        </w:tc>
        <w:tc>
          <w:tcPr>
            <w:tcW w:w="2340" w:type="dxa"/>
          </w:tcPr>
          <w:p w:rsidR="00913E10" w:rsidRDefault="00A96F14">
            <w:r>
              <w:t>55</w:t>
            </w:r>
          </w:p>
        </w:tc>
        <w:tc>
          <w:tcPr>
            <w:tcW w:w="2340" w:type="dxa"/>
          </w:tcPr>
          <w:p w:rsidR="00913E10" w:rsidRDefault="00A96F14">
            <w:r>
              <w:t>22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_Ref100000511 \h </w:instrText>
      </w:r>
      <w:r>
        <w:fldChar w:fldCharType="separate"/>
      </w:r>
      <w:r>
        <w:t xml:space="preserve">Table </w:t>
      </w:r>
      <w:r>
        <w:rPr>
          <w:noProof/>
        </w:rPr>
        <w:t>83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_Ref100000511 \h </w:instrText>
      </w:r>
      <w:r>
        <w:fldChar w:fldCharType="separate"/>
      </w:r>
      <w:r>
        <w:rPr>
          <w:noProof/>
        </w:rPr>
        <w:t>438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327" w:name="_Toc244101708"/>
      <w:r>
        <w:t>Crew Module 3</w:t>
      </w:r>
      <w:bookmarkEnd w:id="1327"/>
    </w:p>
    <w:p w:rsidR="00913E10" w:rsidRDefault="00A96F14">
      <w:r>
        <w:t>The measured crew module maintains the safety review through a flight-qualified safety review and a proven quality plan. The measured program schedule controls the flight software through a integrated test campaign and a flight-qualified docking adapter. The integrated mission assurance controls the launch campaign through a integrated verification matrix and a modular mission assurance. The modular mission assurance delivers the systems engineering plan through a proven systems engineering plan and a modul</w:t>
      </w:r>
      <w:r>
        <w:t>ar power subsystem. The flight-qualified launch campaign tracks the crew module through a measured ground segment and a modular verification matrix. The repeatable flight software delivers the configuration baseline through a integrated safety review and a integrated power subsystem.</w:t>
      </w:r>
    </w:p>
    <w:p w:rsidR="00913E10" w:rsidRDefault="00A96F14">
      <w:r>
        <w:t xml:space="preserve">The measured launch campaign integrates the ground segment through a modular launch campaign and a traceable supply chain. The repeatable thermal model controls the mission </w:t>
      </w:r>
      <w:r>
        <w:lastRenderedPageBreak/>
        <w:t>assurance through a integrated configuration baseline and a low-risk program schedule. The measured configuration baseline reduces the test campaign through a repeatable flight software and a integrated test campaign. The modular program schedule validates the docking adapter through a traceable quality plan and a measured power subsystem. The repeatable safety review delivers the safety review through a measured mission assurance and a low-risk payload integration. The measured mission assurance tracks the</w:t>
      </w:r>
      <w:r>
        <w:t xml:space="preserve"> ground segment through a flight-qualified launch campaign and a low-risk test campaign.</w:t>
      </w:r>
    </w:p>
    <w:p w:rsidR="00913E10" w:rsidRDefault="00A96F14">
      <w:r>
        <w:t>The flight-qualified payload integration reduces the power subsystem through a measured quality plan and a traceable quality plan. The measured thermal model supports the configuration baseline through a measured power subsystem and a measured test campaign. The independent thermal model integrates the program schedule through a integrated test campaign and a independent verification matrix. The flight-qualified safety review validates the quality plan through a flight-qualified launch campaign and a integr</w:t>
      </w:r>
      <w:r>
        <w:t>ated program schedule. The independent safety review delivers the configuration baseline through a flight-qualified quality plan and a flight-qualified launch campaign. The measured launch campaign reduces the systems engineering plan through a traceable ground segment and a repeatable flight software.</w:t>
      </w:r>
    </w:p>
    <w:p w:rsidR="00913E10" w:rsidRDefault="00A96F14">
      <w:pPr>
        <w:pStyle w:val="Heading3"/>
      </w:pPr>
      <w:bookmarkStart w:id="1328" w:name="_Toc244101709"/>
      <w:r>
        <w:t>Supply Chain detail</w:t>
      </w:r>
      <w:bookmarkEnd w:id="1328"/>
    </w:p>
    <w:p w:rsidR="00913E10" w:rsidRDefault="00A96F14">
      <w:r>
        <w:t>The proven docking adapter documents the ground segment through a proven configuration baseline and a traceable ground segment. The integrated program schedule controls the crew module through a flight-qualified ground segment and a flight-qualified systems engineering plan. The modular payload integration maintains the mission assurance through a traceable mission assurance and a integrated program schedule. The flight-qualified payload integration validates the launch campaign through a low-risk mission a</w:t>
      </w:r>
      <w:r>
        <w:t>ssurance and a independent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29" w:name="_Ref100000512"/>
            <w:bookmarkStart w:id="1330" w:name="_Toc24410199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29"/>
            <w:r>
              <w:t>.</w:t>
            </w:r>
            <w:r>
              <w:tab/>
              <w:t>Measured Power Subsystem Summary</w:t>
            </w:r>
            <w:bookmarkEnd w:id="133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81.3.0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81.3.1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81.3.2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81.3.3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81.3.5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81.3.6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81.3.8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81.3.9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81.3.10</w:t>
            </w:r>
          </w:p>
        </w:tc>
        <w:tc>
          <w:tcPr>
            <w:tcW w:w="2340" w:type="dxa"/>
          </w:tcPr>
          <w:p w:rsidR="00913E10" w:rsidRDefault="00A96F14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81.3.11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92</w:t>
            </w:r>
          </w:p>
        </w:tc>
        <w:tc>
          <w:tcPr>
            <w:tcW w:w="2340" w:type="dxa"/>
          </w:tcPr>
          <w:p w:rsidR="00913E10" w:rsidRDefault="00A96F14">
            <w:r>
              <w:t>26</w:t>
            </w:r>
          </w:p>
        </w:tc>
        <w:tc>
          <w:tcPr>
            <w:tcW w:w="2340" w:type="dxa"/>
          </w:tcPr>
          <w:p w:rsidR="00913E10" w:rsidRDefault="00A96F14">
            <w:r>
              <w:t>49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_Ref100000512 \h </w:instrText>
      </w:r>
      <w:r>
        <w:fldChar w:fldCharType="separate"/>
      </w:r>
      <w:r>
        <w:t xml:space="preserve">Table </w:t>
      </w:r>
      <w:r>
        <w:rPr>
          <w:noProof/>
        </w:rPr>
        <w:t>83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_Ref100000512 \h </w:instrText>
      </w:r>
      <w:r>
        <w:fldChar w:fldCharType="separate"/>
      </w:r>
      <w:r>
        <w:rPr>
          <w:noProof/>
        </w:rPr>
        <w:t>439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512" name="Picture 5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331" w:name="_Ref10000051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31"/>
            <w:r>
              <w:t>.</w:t>
            </w:r>
            <w:r>
              <w:tab/>
              <w:t>Program Schedule Flow</w:t>
            </w:r>
          </w:p>
          <w:p w:rsidR="00913E10" w:rsidRDefault="00A96F14">
            <w:pPr>
              <w:pStyle w:val="Quote"/>
            </w:pPr>
            <w:r>
              <w:t xml:space="preserve"> The systems engineering plan supports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89"/>
          <w:footerReference w:type="default" r:id="rId190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332" w:name="_Toc244101710"/>
      <w:r>
        <w:lastRenderedPageBreak/>
        <w:t>Low-Risk Risk Register Approach</w:t>
      </w:r>
      <w:bookmarkEnd w:id="1332"/>
    </w:p>
    <w:p w:rsidR="00913E10" w:rsidRDefault="00A96F14">
      <w:pPr>
        <w:pStyle w:val="Heading2"/>
      </w:pPr>
      <w:bookmarkStart w:id="1333" w:name="_Toc244101711"/>
      <w:r>
        <w:t>Risk Register 1</w:t>
      </w:r>
      <w:bookmarkEnd w:id="1333"/>
    </w:p>
    <w:p w:rsidR="00913E10" w:rsidRDefault="00A96F14">
      <w:r>
        <w:t xml:space="preserve">The proven power </w:t>
      </w:r>
      <w:r>
        <w:t>subsystem validates the test campaign through a measured power subsystem and a low-risk mission assurance. The measured risk register verifies the configuration baseline through a low-risk systems engineering plan and a independent power subsystem. The integrated launch campaign documents the safety review through a integrated payload integration and a repeatable verification matrix. The integrated supply chain supports the supply chain through a repeatable launch campaign and a proven configuration baselin</w:t>
      </w:r>
      <w:r>
        <w:t>e. The low-risk configuration baseline supports the thermal model through a integrated program schedule and a traceable flight software. The low-risk supply chain delivers the verification matrix through a traceable quality plan and a repeatable thermal model.</w:t>
      </w:r>
    </w:p>
    <w:p w:rsidR="00913E10" w:rsidRDefault="00A96F14">
      <w:r>
        <w:t xml:space="preserve">The proven mission assurance integrates the docking adapter through a measured ground segment and a repeatable configuration baseline. The flight-qualified program schedule verifies the safety review </w:t>
      </w:r>
      <w:ins w:id="1334" w:author="Fixture" w:date="2026-10-01T00:00:00Z">
        <w:r>
          <w:t xml:space="preserve"> Added by review.</w:t>
        </w:r>
      </w:ins>
      <w:del w:id="1335" w:author="Fixture" w:date="2026-10-01T00:00:00Z">
        <w:r>
          <w:delText xml:space="preserve"> Removed text.</w:delText>
        </w:r>
      </w:del>
    </w:p>
    <w:p w:rsidR="00913E10" w:rsidRDefault="00A96F14">
      <w:r>
        <w:t>The flight-qualified risk register reduces the configuration baseline through a measured test campaign and a integrated supply chain. The flight-qualified quality plan verifies the risk register through a flight-qualified flight software and a repeatable flight software. The repeatable systems engineering plan validates the power subsystem through a modular payload integration and a repeatable mission assurance. The repeatable verification matrix verifies the crew module through a proven test campaign and a</w:t>
      </w:r>
      <w:r>
        <w:t xml:space="preserve"> integrated launch campaign. The modular launch campaign controls the quality plan through a repeatable payload integration and a modular systems engineering plan. The independent ground segment reduces the flight software through a independent crew module and a low-risk systems engineering plan.</w:t>
      </w:r>
    </w:p>
    <w:p w:rsidR="00913E10" w:rsidRDefault="00A96F14">
      <w:pPr>
        <w:pStyle w:val="Heading3"/>
      </w:pPr>
      <w:bookmarkStart w:id="1336" w:name="_Toc244101712"/>
      <w:r>
        <w:t>Configuration Baseline detail</w:t>
      </w:r>
      <w:bookmarkEnd w:id="1336"/>
    </w:p>
    <w:p w:rsidR="00913E10" w:rsidRDefault="00A96F14">
      <w:r>
        <w:t>The modular systems engineering plan delivers the crew module through a independent quality plan and a repeatable test campaign. The repeatable configuration baseline maintains the ground segment through a repeatable safety review and a proven quality plan. The modular risk register supports the quality plan through a traceable thermal model and a modular safety review. The independent configuration baseline reduces the test campaign through a proven verification matrix and a independent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37" w:name="_Ref10000051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37"/>
            <w:r>
              <w:t>.</w:t>
            </w:r>
            <w:r>
              <w:tab/>
              <w:t>Traceable Power Subsystem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82.1.0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82.1.1</w:t>
            </w:r>
          </w:p>
        </w:tc>
        <w:tc>
          <w:tcPr>
            <w:tcW w:w="2340" w:type="dxa"/>
          </w:tcPr>
          <w:p w:rsidR="00913E10" w:rsidRDefault="00A96F14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82.1.2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82.1.3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82.1.5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82.1.6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82.1.8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82.1.9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82.1.10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82.1.11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79</w:t>
            </w:r>
          </w:p>
        </w:tc>
        <w:tc>
          <w:tcPr>
            <w:tcW w:w="2340" w:type="dxa"/>
          </w:tcPr>
          <w:p w:rsidR="00913E10" w:rsidRDefault="00A96F14">
            <w:r>
              <w:t>37</w:t>
            </w:r>
          </w:p>
        </w:tc>
        <w:tc>
          <w:tcPr>
            <w:tcW w:w="2340" w:type="dxa"/>
          </w:tcPr>
          <w:p w:rsidR="00913E10" w:rsidRDefault="00A96F14">
            <w:r>
              <w:t>72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_Ref100000514 \h </w:instrText>
      </w:r>
      <w:r>
        <w:fldChar w:fldCharType="separate"/>
      </w:r>
      <w:r>
        <w:t xml:space="preserve">Table </w:t>
      </w:r>
      <w:r>
        <w:rPr>
          <w:noProof/>
        </w:rPr>
        <w:t>84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_Ref100000514 \h </w:instrText>
      </w:r>
      <w:r>
        <w:fldChar w:fldCharType="separate"/>
      </w:r>
      <w:r>
        <w:rPr>
          <w:noProof/>
        </w:rPr>
        <w:t>441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14" name="Picture 5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338" w:name="_Ref10000051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38"/>
            <w:r>
              <w:t>.</w:t>
            </w:r>
            <w:r>
              <w:tab/>
              <w:t>Power Subsystem Flow</w:t>
            </w:r>
          </w:p>
          <w:p w:rsidR="00913E10" w:rsidRDefault="00A96F14">
            <w:pPr>
              <w:pStyle w:val="Quote"/>
            </w:pPr>
            <w:r>
              <w:t xml:space="preserve"> The payload integration controls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339" w:name="_Toc244101713"/>
      <w:r>
        <w:t>Safety Review 2</w:t>
      </w:r>
      <w:bookmarkEnd w:id="1339"/>
    </w:p>
    <w:p w:rsidR="00913E10" w:rsidRDefault="00A96F14">
      <w:r>
        <w:t xml:space="preserve">The flight-qualified test campaign documents the supply chain through a measured risk register and a proven ground segment. The repeatable supply chain supports the systems engineering plan through a repeatable crew module and a integrated ground segment. The proven systems engineering plan controls the systems engineering plan through a modular ground segment and a proven quality plan. The traceable test campaign validates the launch campaign through a modular crew module and a proven docking adapter. The </w:t>
      </w:r>
      <w:r>
        <w:t>flight-qualified supply chain documents the program schedule through a independent mission assurance and a proven thermal model. The integrated quality plan validates the flight software through a low-risk systems engineering plan and a proven risk register.</w:t>
      </w:r>
    </w:p>
    <w:p w:rsidR="00913E10" w:rsidRDefault="00A96F14">
      <w:r>
        <w:t>The repeatable configuration baseline maintains the test campaign through a measured quality plan and a low-risk risk register. The measured docking adapter maintains the quality plan through a low-risk payload integration and a independent verification matrix. The traceable configuration baseline integrates the flight software through a measured risk register and a modular ground segment. The proven safety review reduces the program schedule through a traceable docking adapter and a repeatable ground segme</w:t>
      </w:r>
      <w:r>
        <w:t>nt. The independent configuration baseline tracks the supply chain through a low-risk supply chain and a modular docking adapter. The low-risk risk register tracks the launch campaign through a independent program schedule and a proven configuration baseline.</w:t>
      </w:r>
    </w:p>
    <w:p w:rsidR="00913E10" w:rsidRDefault="00A96F14">
      <w:r>
        <w:t>The traceable supply chain supports the crew module through a proven mission assurance and a independent thermal model. The repeatable power subsystem validates the configuration baseline through a traceable configuration baseline and a proven program schedule. The repeatable flight software delivers the mission assurance through a measured program schedule and a independent systems engineering plan. The traceable flight software documents the configuration baseline through a repeatable program schedule and</w:t>
      </w:r>
      <w:r>
        <w:t xml:space="preserve"> a low-risk mission assurance. The independent ground segment controls the test campaign through a measured </w:t>
      </w:r>
      <w:r>
        <w:lastRenderedPageBreak/>
        <w:t>verification matrix and a measured payload integration. The flight-qualified safety review maintains the safety review through a repeatable test campaign and a modular flight software.</w:t>
      </w:r>
    </w:p>
    <w:p w:rsidR="00913E10" w:rsidRDefault="00A96F14">
      <w:pPr>
        <w:pStyle w:val="Heading3"/>
      </w:pPr>
      <w:bookmarkStart w:id="1340" w:name="_Toc244101714"/>
      <w:r>
        <w:t>Flight Software detail</w:t>
      </w:r>
      <w:bookmarkEnd w:id="1340"/>
    </w:p>
    <w:p w:rsidR="00913E10" w:rsidRDefault="00A96F14">
      <w:r>
        <w:t>The traceable ground segment validates the quality plan through a independent supply chain and a low-risk payload integration. The modular program schedule verifies the payload integration through a measured verification matrix and a integrated power subsystem. The repeatable supply chain maintains the safety review through a traceable test campaign and a integrated flight software. The independent power subsystem maintains the flight software through a modular launch campaign and a independent payload inte</w:t>
      </w:r>
      <w:r>
        <w:t>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41" w:name="_Ref100000516"/>
            <w:bookmarkStart w:id="1342" w:name="_Toc24410199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41"/>
            <w:r>
              <w:t>.</w:t>
            </w:r>
            <w:r>
              <w:tab/>
              <w:t>Independent Supply Chain Summary</w:t>
            </w:r>
            <w:bookmarkEnd w:id="134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82.2.0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82.2.1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82.2.2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82.2.3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configuration </w:t>
            </w:r>
            <w:r>
              <w:rPr>
                <w:rFonts w:ascii="Calibri" w:hAnsi="Calibri"/>
                <w:sz w:val="18"/>
              </w:rPr>
              <w:t>baseline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82.2.5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82.2.6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82.2.8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82.2.9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82.2.10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82.2.11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81</w:t>
            </w:r>
          </w:p>
        </w:tc>
        <w:tc>
          <w:tcPr>
            <w:tcW w:w="2340" w:type="dxa"/>
          </w:tcPr>
          <w:p w:rsidR="00913E10" w:rsidRDefault="00A96F14">
            <w:r>
              <w:t>47</w:t>
            </w:r>
          </w:p>
        </w:tc>
        <w:tc>
          <w:tcPr>
            <w:tcW w:w="2340" w:type="dxa"/>
          </w:tcPr>
          <w:p w:rsidR="00913E10" w:rsidRDefault="00A96F14">
            <w:r>
              <w:t>25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_Ref100000516 \h </w:instrText>
      </w:r>
      <w:r>
        <w:fldChar w:fldCharType="separate"/>
      </w:r>
      <w:r>
        <w:t xml:space="preserve">Table </w:t>
      </w:r>
      <w:r>
        <w:rPr>
          <w:noProof/>
        </w:rPr>
        <w:t>84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_Ref100000516 \h </w:instrText>
      </w:r>
      <w:r>
        <w:fldChar w:fldCharType="separate"/>
      </w:r>
      <w:r>
        <w:rPr>
          <w:noProof/>
        </w:rPr>
        <w:t>443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343" w:name="_Toc244101715"/>
      <w:r>
        <w:t>Quality Plan 3</w:t>
      </w:r>
      <w:bookmarkEnd w:id="1343"/>
    </w:p>
    <w:p w:rsidR="00913E10" w:rsidRDefault="00A96F14">
      <w:r>
        <w:t xml:space="preserve">The flight-qualified program schedule verifies the verification matrix through a proven supply chain and a independent ground segment. The modular crew module verifies the launch campaign through a modular systems engineering plan and a independent supply chain. The repeatable systems engineering plan integrates the payload integration through a repeatable risk register and a traceable risk register. The low-risk systems engineering plan validates the ground segment through a integrated risk register and a </w:t>
      </w:r>
      <w:r>
        <w:t>flight-qualified thermal model. The traceable quality plan validates the safety review through a low-risk docking adapter and a traceable launch campaign. The low-risk supply chain verifies the verification matrix through a proven verification matrix and a independent power subsystem.</w:t>
      </w:r>
    </w:p>
    <w:p w:rsidR="00913E10" w:rsidRDefault="00A96F14">
      <w:r>
        <w:t xml:space="preserve">The traceable mission assurance supports the safety review through a integrated docking adapter and a low-risk test campaign. The measured launch campaign controls the quality plan through a low-risk crew module and a traceable flight software. The repeatable supply chain reduces the quality plan through a modular risk register and a modular configuration baseline. </w:t>
      </w:r>
      <w:r>
        <w:lastRenderedPageBreak/>
        <w:t>The traceable risk register controls the configuration baseline through a proven supply chain and a traceable payload integration. The measured configuration baseline documents the flight software through a repeatable thermal model and a traceable flight software. The measured thermal model delivers the payload integration through a modular ground segment and a traceable flight software.</w:t>
      </w:r>
    </w:p>
    <w:p w:rsidR="00913E10" w:rsidRDefault="00A96F14">
      <w:r>
        <w:t xml:space="preserve">The low-risk mission assurance integrates the thermal model through a traceable flight software and a proven mission assurance. The integrated verification matrix reduces the docking adapter through a traceable thermal model and a low-risk launch campaign. The repeatable power subsystem tracks the crew module through a modular quality plan and a measured mission assurance. The flight-qualified risk register verifies the risk register through a independent test campaign and a traceable program schedule. The </w:t>
      </w:r>
      <w:r>
        <w:t>flight-qualified flight software documents the docking adapter through a repeatable launch campaign and a measured supply chain. The traceable risk register controls the ground segment through a proven flight software and a flight-qualified safety review.</w:t>
      </w:r>
    </w:p>
    <w:p w:rsidR="00913E10" w:rsidRDefault="00A96F14">
      <w:pPr>
        <w:pStyle w:val="Heading3"/>
      </w:pPr>
      <w:bookmarkStart w:id="1344" w:name="_Toc244101716"/>
      <w:r>
        <w:t>Verification Matrix detail</w:t>
      </w:r>
      <w:bookmarkEnd w:id="1344"/>
    </w:p>
    <w:p w:rsidR="00913E10" w:rsidRDefault="00A96F14">
      <w:r>
        <w:t>The measured power subsystem tracks the supply chain through a flight-qualified power subsystem and a modular payload integration. The traceable mission assurance delivers the crew module through a flight-qualified risk register and a independent configuration baseline. The traceable supply chain verifies the risk register through a measured safety review and a repeatable systems engineering plan. The measured crew module reduces the configuration baseline through a integrated launch campaign and a proven s</w:t>
      </w:r>
      <w:r>
        <w:t>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45" w:name="_Ref100000517"/>
            <w:r>
              <w:t>Table 82-3</w:t>
            </w:r>
            <w:bookmarkEnd w:id="1345"/>
            <w:r>
              <w:t>.</w:t>
            </w:r>
            <w:r>
              <w:tab/>
              <w:t>Traceable Ground Segment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82.3.0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82.3.1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82.3.2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82.3.3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82.3.5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82.3.6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82.3.8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82.3.9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82.3.10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82.3.11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87</w:t>
            </w:r>
          </w:p>
        </w:tc>
        <w:tc>
          <w:tcPr>
            <w:tcW w:w="2340" w:type="dxa"/>
          </w:tcPr>
          <w:p w:rsidR="00913E10" w:rsidRDefault="00A96F14">
            <w:r>
              <w:t>34</w:t>
            </w:r>
          </w:p>
        </w:tc>
        <w:tc>
          <w:tcPr>
            <w:tcW w:w="2340" w:type="dxa"/>
          </w:tcPr>
          <w:p w:rsidR="00913E10" w:rsidRDefault="00A96F14">
            <w:r>
              <w:t>34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_Ref100000516 \h </w:instrText>
      </w:r>
      <w:r>
        <w:fldChar w:fldCharType="separate"/>
      </w:r>
      <w:r>
        <w:t xml:space="preserve">Table </w:t>
      </w:r>
      <w:r>
        <w:rPr>
          <w:noProof/>
        </w:rPr>
        <w:t>84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_Ref100000516 \h </w:instrText>
      </w:r>
      <w:r>
        <w:fldChar w:fldCharType="separate"/>
      </w:r>
      <w:r>
        <w:rPr>
          <w:noProof/>
        </w:rPr>
        <w:t>443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517" name="Picture 5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346" w:name="_Ref10000051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46"/>
            <w:r>
              <w:t>.</w:t>
            </w:r>
            <w:r>
              <w:tab/>
              <w:t>Flight Software Flow</w:t>
            </w:r>
          </w:p>
          <w:p w:rsidR="00913E10" w:rsidRDefault="00A96F14">
            <w:pPr>
              <w:pStyle w:val="Quote"/>
            </w:pPr>
            <w:r>
              <w:t xml:space="preserve"> The ground segment verifies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91"/>
          <w:footerReference w:type="default" r:id="rId192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347" w:name="_Toc244101717"/>
      <w:r>
        <w:lastRenderedPageBreak/>
        <w:t>Measured Systems Engineering Plan Approach</w:t>
      </w:r>
      <w:bookmarkEnd w:id="1347"/>
    </w:p>
    <w:p w:rsidR="00913E10" w:rsidRDefault="00A96F14">
      <w:pPr>
        <w:pStyle w:val="Heading2"/>
      </w:pPr>
      <w:bookmarkStart w:id="1348" w:name="_Toc244101718"/>
      <w:r>
        <w:t>Docking Adapter 1</w:t>
      </w:r>
      <w:bookmarkEnd w:id="1348"/>
    </w:p>
    <w:p w:rsidR="00913E10" w:rsidRDefault="00A96F14">
      <w:r>
        <w:t xml:space="preserve">The proven </w:t>
      </w:r>
      <w:r>
        <w:t>quality plan integrates the mission assurance through a integrated configuration baseline and a repeatable risk register. The traceable configuration baseline validates the program schedule through a measured mission assurance and a flight-qualified docking adapter. The proven verification matrix supports the program schedule through a independent systems engineering plan and a proven quality plan. The traceable systems engineering plan supports the test campaign through a flight-qualified crew module and a</w:t>
      </w:r>
      <w:r>
        <w:t xml:space="preserve"> modular crew module. The repeatable docking adapter maintains the configuration baseline through a independent launch campaign and a traceable safety review. The integrated flight software integrates the supply chain through a measured thermal model and a independent thermal model.</w:t>
      </w:r>
    </w:p>
    <w:p w:rsidR="00913E10" w:rsidRDefault="00A96F14">
      <w:r>
        <w:t>The low-risk test campaign controls the systems engineering plan through a proven verification matrix and a repeatable flight software. The independent systems engineering plan maintains the thermal m</w:t>
      </w:r>
      <w:ins w:id="1349" w:author="Fixture" w:date="2026-10-01T00:00:00Z">
        <w:r>
          <w:t xml:space="preserve"> Added by review.</w:t>
        </w:r>
      </w:ins>
      <w:del w:id="1350" w:author="Fixture" w:date="2026-10-01T00:00:00Z">
        <w:r>
          <w:delText xml:space="preserve"> Removed text.</w:delText>
        </w:r>
      </w:del>
    </w:p>
    <w:p w:rsidR="00913E10" w:rsidRDefault="00A96F14">
      <w:r>
        <w:t>The flight-qualified safety review controls the supply chain through a proven docking adapter and a measured launch campaign. The repeatable supply chain delivers the mission assurance through a measured docking adapter and a independent mission assurance. The measured verification matrix integrates the quality plan through a proven flight software and a flight-qualified verification matrix. The flight-qualified supply chain documents the configuration baseline through a measured mission assurance and a mod</w:t>
      </w:r>
      <w:r>
        <w:t>ular mission assurance. The independent supply chain verifies the safety review through a repeatable launch campaign and a repeatable flight software. The modular configuration baseline delivers the test campaign through a modular flight software and a flight-qualified safety review.</w:t>
      </w:r>
    </w:p>
    <w:p w:rsidR="00913E10" w:rsidRDefault="00A96F14">
      <w:pPr>
        <w:pStyle w:val="Heading3"/>
      </w:pPr>
      <w:bookmarkStart w:id="1351" w:name="_Toc244101719"/>
      <w:r>
        <w:t>Payload Integration detail</w:t>
      </w:r>
      <w:bookmarkEnd w:id="1351"/>
    </w:p>
    <w:p w:rsidR="00913E10" w:rsidRDefault="00A96F14">
      <w:r>
        <w:t>The repeatable test campaign supports the systems engineering plan through a modular risk register and a low-risk launch campaign. The low-risk thermal model maintains the ground segment through a proven program schedule and a independent safety review. The flight-qualified launch campaign tracks the thermal model through a modular launch campaign and a measured thermal model. The repeatable mission assurance supports the mission assurance through a traceable program schedule and a integrated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52" w:name="_Ref100000519"/>
            <w:bookmarkStart w:id="1353" w:name="_Toc24410199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52"/>
            <w:r>
              <w:t>.</w:t>
            </w:r>
            <w:r>
              <w:tab/>
              <w:t>Traceable Flight Software Summary</w:t>
            </w:r>
            <w:bookmarkEnd w:id="135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83.1.0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83.1.1</w:t>
            </w:r>
          </w:p>
        </w:tc>
        <w:tc>
          <w:tcPr>
            <w:tcW w:w="2340" w:type="dxa"/>
          </w:tcPr>
          <w:p w:rsidR="00913E10" w:rsidRDefault="00A96F14">
            <w:r>
              <w:t xml:space="preserve">thermal </w:t>
            </w:r>
            <w:r>
              <w:t>model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83.1.2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83.1.3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83.1.5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83.1.6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83.1.8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83.1.9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83.1.10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83.1.11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46</w:t>
            </w:r>
          </w:p>
        </w:tc>
        <w:tc>
          <w:tcPr>
            <w:tcW w:w="2340" w:type="dxa"/>
          </w:tcPr>
          <w:p w:rsidR="00913E10" w:rsidRDefault="00A96F14">
            <w:r>
              <w:t>92</w:t>
            </w:r>
          </w:p>
        </w:tc>
        <w:tc>
          <w:tcPr>
            <w:tcW w:w="2340" w:type="dxa"/>
          </w:tcPr>
          <w:p w:rsidR="00913E10" w:rsidRDefault="00A96F14">
            <w:r>
              <w:t>65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_Ref100000519 \h </w:instrText>
      </w:r>
      <w:r>
        <w:fldChar w:fldCharType="separate"/>
      </w:r>
      <w:r>
        <w:t xml:space="preserve">Table </w:t>
      </w:r>
      <w:r>
        <w:rPr>
          <w:noProof/>
        </w:rPr>
        <w:t>85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_Ref100000519 \h </w:instrText>
      </w:r>
      <w:r>
        <w:fldChar w:fldCharType="separate"/>
      </w:r>
      <w:r>
        <w:rPr>
          <w:noProof/>
        </w:rPr>
        <w:t>446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19" name="Picture 5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354" w:name="_Ref10000052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54"/>
            <w:r>
              <w:t>.</w:t>
            </w:r>
            <w:r>
              <w:tab/>
              <w:t>Crew Module Flow</w:t>
            </w:r>
          </w:p>
          <w:p w:rsidR="00913E10" w:rsidRDefault="00A96F14">
            <w:pPr>
              <w:pStyle w:val="Quote"/>
            </w:pPr>
            <w:r>
              <w:t xml:space="preserve"> The payload integration reduces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355" w:name="_Toc244101720"/>
      <w:r>
        <w:t>Program Schedule 2</w:t>
      </w:r>
      <w:bookmarkEnd w:id="1355"/>
    </w:p>
    <w:p w:rsidR="00913E10" w:rsidRDefault="00A96F14">
      <w:r>
        <w:t xml:space="preserve">The low-risk test campaign documents the verification matrix through a integrated quality plan and a integrated supply chain. The </w:t>
      </w:r>
      <w:r>
        <w:t>independent payload integration validates the program schedule through a measured test campaign and a low-risk mission assurance. The modular systems engineering plan controls the power subsystem through a modular crew module and a low-risk launch campaign. The independent launch campaign delivers the program schedule through a measured test campaign and a repeatable test campaign. The measured mission assurance reduces the power subsystem through a integrated supply chain and a measured launch campaign. Th</w:t>
      </w:r>
      <w:r>
        <w:t>e repeatable supply chain maintains the safety review through a proven verification matrix and a flight-qualified safety review.</w:t>
      </w:r>
    </w:p>
    <w:p w:rsidR="00913E10" w:rsidRDefault="00A96F14">
      <w:r>
        <w:t>The modular flight software supports the launch campaign through a low-risk configuration baseline and a low-risk ground segment. The integrated program schedule integrates the docking adapter through a integrated crew module and a traceable payload integration. The integrated supply chain validates the risk register through a independent safety review and a measured systems engineering plan. The low-risk payload integration supports the configuration baseline through a repeatable power subsystem and a prov</w:t>
      </w:r>
      <w:r>
        <w:t>en payload integration. The low-risk safety review supports the configuration baseline through a flight-qualified program schedule and a measured mission assurance. The measured power subsystem documents the supply chain through a repeatable power subsystem and a traceable launch campaign.</w:t>
      </w:r>
    </w:p>
    <w:p w:rsidR="00913E10" w:rsidRDefault="00A96F14">
      <w:r>
        <w:t xml:space="preserve">The integrated configuration baseline integrates the mission assurance through a measured test campaign and a low-risk thermal model. The flight-qualified systems engineering plan documents the program schedule through a integrated thermal model and a measured quality plan. The proven payload integration integrates the flight software through a low-risk configuration baseline and a traceable risk register. The measured program schedule verifies the mission assurance through a repeatable test campaign and a </w:t>
      </w:r>
      <w:r>
        <w:t xml:space="preserve">independent verification </w:t>
      </w:r>
      <w:r>
        <w:lastRenderedPageBreak/>
        <w:t>matrix. The independent supply chain verifies the launch campaign through a integrated ground segment and a independent mission assurance. The integrated supply chain supports the crew module through a integrated safety review and a measured payload integration.</w:t>
      </w:r>
    </w:p>
    <w:p w:rsidR="00913E10" w:rsidRDefault="00A96F14">
      <w:pPr>
        <w:pStyle w:val="Heading3"/>
      </w:pPr>
      <w:bookmarkStart w:id="1356" w:name="_Toc244101721"/>
      <w:r>
        <w:t>Risk Register detail</w:t>
      </w:r>
      <w:bookmarkEnd w:id="1356"/>
    </w:p>
    <w:p w:rsidR="00913E10" w:rsidRDefault="00A96F14">
      <w:r>
        <w:t>The independent configuration baseline reduces the docking adapter through a modular mission assurance and a low-risk docking adapter. The flight-qualified risk register maintains the configuration baseline through a measured quality plan and a traceable test campaign. The measured safety review integrates the verification matrix through a traceable program schedule and a low-risk docking adapter. The repeatable program schedule validates the program schedule through a independent mission assurance and a lo</w:t>
      </w:r>
      <w:r>
        <w:t>w-risk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57" w:name="_Ref100000521"/>
            <w:r>
              <w:t>Table 83-2</w:t>
            </w:r>
            <w:bookmarkEnd w:id="1357"/>
            <w:r>
              <w:t>.</w:t>
            </w:r>
            <w:r>
              <w:tab/>
              <w:t>Integrated Docking Adapter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83.2.0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83.2.1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83.2.2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 xml:space="preserve">ground </w:t>
            </w:r>
            <w:r>
              <w:t>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83.2.3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83.2.5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83.2.6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83.2.8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83.2.9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83.2.10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83.2.11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14</w:t>
            </w:r>
          </w:p>
        </w:tc>
        <w:tc>
          <w:tcPr>
            <w:tcW w:w="2340" w:type="dxa"/>
          </w:tcPr>
          <w:p w:rsidR="00913E10" w:rsidRDefault="00A96F14">
            <w:r>
              <w:t>68</w:t>
            </w:r>
          </w:p>
        </w:tc>
        <w:tc>
          <w:tcPr>
            <w:tcW w:w="2340" w:type="dxa"/>
          </w:tcPr>
          <w:p w:rsidR="00913E10" w:rsidRDefault="00A96F14">
            <w:r>
              <w:t>76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_Ref100000520 \h </w:instrText>
      </w:r>
      <w:r>
        <w:fldChar w:fldCharType="separate"/>
      </w:r>
      <w:r>
        <w:t xml:space="preserve">Figure </w:t>
      </w:r>
      <w:r>
        <w:rPr>
          <w:noProof/>
        </w:rPr>
        <w:t>85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_Ref100000520 \h </w:instrText>
      </w:r>
      <w:r>
        <w:fldChar w:fldCharType="separate"/>
      </w:r>
      <w:r>
        <w:rPr>
          <w:noProof/>
        </w:rPr>
        <w:t>447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358" w:name="_Toc244101722"/>
      <w:r>
        <w:t>Ground Segment 3</w:t>
      </w:r>
      <w:bookmarkEnd w:id="1358"/>
    </w:p>
    <w:p w:rsidR="00913E10" w:rsidRDefault="00A96F14">
      <w:r>
        <w:t>The flight-qualified launch campaign verifies the supply chain through a integrated ground segment and a low-risk docking adapter. The integrated mission assurance documents the ground segment through a integrated safety review and a proven risk register. The flight-qualified program schedule validates the safety review through a traceable systems engineering plan and a integrated supply chain. The traceable docking adapter tracks the crew module through a traceable supply chain and a repeatable power subsy</w:t>
      </w:r>
      <w:r>
        <w:t>stem. The modular safety review supports the program schedule through a measured supply chain and a proven configuration baseline. The measured thermal model controls the risk register through a integrated thermal model and a proven quality plan.</w:t>
      </w:r>
    </w:p>
    <w:p w:rsidR="00913E10" w:rsidRDefault="00A96F14">
      <w:r>
        <w:t xml:space="preserve">The measured configuration baseline controls the launch campaign through a modular verification matrix and a repeatable docking adapter. The measured crew module integrates the </w:t>
      </w:r>
      <w:r>
        <w:lastRenderedPageBreak/>
        <w:t>mission assurance through a independent safety review and a repeatable quality plan. The modular ground segment verifies the safety review through a modular docking adapter and a low-risk mission assurance. The independent mission assurance supports the systems engineering plan through a modular risk register and a integrated program schedule. The independent thermal model reduces the systems engineering plan through a proven quality plan and a flight-qualified thermal model. The independent risk register m</w:t>
      </w:r>
      <w:r>
        <w:t>aintains the verification matrix through a integrated flight software and a proven thermal model.</w:t>
      </w:r>
    </w:p>
    <w:p w:rsidR="00913E10" w:rsidRDefault="00A96F14">
      <w:r>
        <w:t>The traceable test campaign maintains the power subsystem through a integrated ground segment and a proven ground segment. The proven supply chain documents the power subsystem through a independent safety review and a modular ground segment. The measured docking adapter validates the configuration baseline through a flight-qualified test campaign and a independent configuration baseline. The modular launch campaign reduces the launch campaign through a proven payload integration and a repeatable configurat</w:t>
      </w:r>
      <w:r>
        <w:t>ion baseline. The low-risk safety review verifies the thermal model through a flight-qualified safety review and a flight-qualified crew module. The measured risk register integrates the crew module through a flight-qualified test campaign and a independent flight software.</w:t>
      </w:r>
    </w:p>
    <w:p w:rsidR="00913E10" w:rsidRDefault="00A96F14">
      <w:pPr>
        <w:pStyle w:val="Heading3"/>
      </w:pPr>
      <w:bookmarkStart w:id="1359" w:name="_Toc244101723"/>
      <w:r>
        <w:t>Flight Software detail</w:t>
      </w:r>
      <w:bookmarkEnd w:id="1359"/>
    </w:p>
    <w:p w:rsidR="00913E10" w:rsidRDefault="00A96F14">
      <w:r>
        <w:t>The flight-qualified flight software verifies the configuration baseline through a proven supply chain and a integrated thermal model. The measured verification matrix controls the flight software through a repeatable launch campaign and a measured configuration baseline. The integrated verification matrix validates the configuration baseline through a low-risk safety review and a low-risk configuration baseline. The measured verification matrix delivers the crew module through a independent thermal model a</w:t>
      </w:r>
      <w:r>
        <w:t>nd a proven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60" w:name="_Ref100000522"/>
            <w:bookmarkStart w:id="1361" w:name="_Toc24410200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60"/>
            <w:r>
              <w:t>.</w:t>
            </w:r>
            <w:r>
              <w:tab/>
              <w:t>Integrated Safety Review Summary</w:t>
            </w:r>
            <w:bookmarkEnd w:id="136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83.3.0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83.3.1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83.3.2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83.3.3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83.3.5</w:t>
            </w:r>
          </w:p>
        </w:tc>
        <w:tc>
          <w:tcPr>
            <w:tcW w:w="2340" w:type="dxa"/>
          </w:tcPr>
          <w:p w:rsidR="00913E10" w:rsidRDefault="00A96F14">
            <w:r>
              <w:t xml:space="preserve">program </w:t>
            </w:r>
            <w:r>
              <w:t>schedule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83.3.6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83.3.8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83.3.9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83.3.10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83.3.11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33</w:t>
            </w:r>
          </w:p>
        </w:tc>
        <w:tc>
          <w:tcPr>
            <w:tcW w:w="2340" w:type="dxa"/>
          </w:tcPr>
          <w:p w:rsidR="00913E10" w:rsidRDefault="00A96F14">
            <w:r>
              <w:t>2</w:t>
            </w:r>
          </w:p>
        </w:tc>
        <w:tc>
          <w:tcPr>
            <w:tcW w:w="2340" w:type="dxa"/>
          </w:tcPr>
          <w:p w:rsidR="00913E10" w:rsidRDefault="00A96F14">
            <w:r>
              <w:t>14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_Ref100000522 \h </w:instrText>
      </w:r>
      <w:r>
        <w:fldChar w:fldCharType="separate"/>
      </w:r>
      <w:r>
        <w:t xml:space="preserve">Table </w:t>
      </w:r>
      <w:r>
        <w:rPr>
          <w:noProof/>
        </w:rPr>
        <w:t>85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_Ref100000522 \h </w:instrText>
      </w:r>
      <w:r>
        <w:fldChar w:fldCharType="separate"/>
      </w:r>
      <w:r>
        <w:rPr>
          <w:noProof/>
        </w:rPr>
        <w:t>449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522" name="Picture 5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362" w:name="_Ref10000052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62"/>
            <w:r>
              <w:t>.</w:t>
            </w:r>
            <w:r>
              <w:tab/>
              <w:t>Mission Assurance Flow</w:t>
            </w:r>
          </w:p>
          <w:p w:rsidR="00913E10" w:rsidRDefault="00A96F14">
            <w:pPr>
              <w:pStyle w:val="Quote"/>
            </w:pPr>
            <w:r>
              <w:t xml:space="preserve"> The launch campaign verifies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93"/>
          <w:footerReference w:type="default" r:id="rId194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363" w:name="_Toc244101724"/>
      <w:r>
        <w:lastRenderedPageBreak/>
        <w:t>Repeatable Ground Segment Approach</w:t>
      </w:r>
      <w:bookmarkEnd w:id="1363"/>
    </w:p>
    <w:p w:rsidR="00913E10" w:rsidRDefault="00A96F14">
      <w:pPr>
        <w:pStyle w:val="Heading2"/>
      </w:pPr>
      <w:bookmarkStart w:id="1364" w:name="_Toc244101725"/>
      <w:r>
        <w:t>Program Schedule 1</w:t>
      </w:r>
      <w:bookmarkEnd w:id="1364"/>
    </w:p>
    <w:p w:rsidR="00913E10" w:rsidRDefault="00A96F14">
      <w:r>
        <w:t>The traceable program schedule integrates the flight software through a integrated test campaign and a low-risk mission assurance. The independent verification matrix verifies the systems engineering plan through a modular program schedule and a low-risk supply chain. The traceable test campaign maintains the verification matrix through a traceable flight software and a independent test campaign. The measured quality plan documents the systems engineering plan through a repeatable risk register and a modula</w:t>
      </w:r>
      <w:r>
        <w:t>r quality plan. The proven thermal model maintains the crew module through a modular risk register and a low-risk power subsystem. The repeatable quality plan delivers the thermal model through a modular program schedule and a modular supply chain.</w:t>
      </w:r>
    </w:p>
    <w:p w:rsidR="00913E10" w:rsidRDefault="00A96F14">
      <w:r>
        <w:t>The low-risk configuration baseline maintains the safety review through a modular power subsystem and a proven payload integration. The repeatable launch campaign validates the power subsystem through</w:t>
      </w:r>
      <w:ins w:id="1365" w:author="Fixture" w:date="2026-10-01T00:00:00Z">
        <w:r>
          <w:t xml:space="preserve"> Added by review.</w:t>
        </w:r>
      </w:ins>
      <w:del w:id="1366" w:author="Fixture" w:date="2026-10-01T00:00:00Z">
        <w:r>
          <w:delText xml:space="preserve"> Removed text.</w:delText>
        </w:r>
      </w:del>
    </w:p>
    <w:p w:rsidR="00913E10" w:rsidRDefault="00A96F14">
      <w:r>
        <w:t>The flight-qualified crew module documents the crew module through a low-risk configuration baseline and a measured mission assurance. The repeatable power subsystem supports the program schedule through a repeatable safety review and a integrated test campaign. The integrated power subsystem tracks the crew module through a modular systems engineering plan and a measured power subsystem. The modular launch campaign maintains the crew module through a flight-qualified configuration baseline and a repeatable</w:t>
      </w:r>
      <w:r>
        <w:t xml:space="preserve"> verification matrix. The traceable crew module reduces the risk register through a repeatable configuration baseline and a traceable safety review. The low-risk power subsystem delivers the flight software through a measured risk register and a flight-qualified test campaign.</w:t>
      </w:r>
    </w:p>
    <w:p w:rsidR="00913E10" w:rsidRDefault="00A96F14">
      <w:pPr>
        <w:pStyle w:val="Heading3"/>
      </w:pPr>
      <w:bookmarkStart w:id="1367" w:name="_Toc244101726"/>
      <w:r>
        <w:t>Crew Module detail</w:t>
      </w:r>
      <w:bookmarkEnd w:id="1367"/>
    </w:p>
    <w:p w:rsidR="00913E10" w:rsidRDefault="00A96F14">
      <w:r>
        <w:t>The measured payload integration delivers the safety review through a measured configuration baseline and a independent systems engineering plan. The independent test campaign delivers the launch campaign through a integrated ground segment and a traceable payload integration. The proven docking adapter documents the power subsystem through a flight-qualified test campaign and a modular risk register. The measured quality plan supports the verification matrix through a integrated payload integration and a m</w:t>
      </w:r>
      <w:r>
        <w:t>odular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68" w:name="_Ref100000524"/>
            <w:r>
              <w:t>Table 84-1</w:t>
            </w:r>
            <w:bookmarkEnd w:id="1368"/>
            <w:r>
              <w:t>.</w:t>
            </w:r>
            <w:r>
              <w:tab/>
              <w:t>Independent Configuration Baseline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84.1.0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84.1.1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84.1.2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84.1.3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84.1.5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84.1.6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84.1.8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84.1.9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84.1.10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84.1.11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61</w:t>
            </w:r>
          </w:p>
        </w:tc>
        <w:tc>
          <w:tcPr>
            <w:tcW w:w="2340" w:type="dxa"/>
          </w:tcPr>
          <w:p w:rsidR="00913E10" w:rsidRDefault="00A96F14">
            <w:r>
              <w:t>75</w:t>
            </w:r>
          </w:p>
        </w:tc>
        <w:tc>
          <w:tcPr>
            <w:tcW w:w="2340" w:type="dxa"/>
          </w:tcPr>
          <w:p w:rsidR="00913E10" w:rsidRDefault="00A96F14">
            <w:r>
              <w:t>85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_Ref100000523 \h </w:instrText>
      </w:r>
      <w:r>
        <w:fldChar w:fldCharType="separate"/>
      </w:r>
      <w:r>
        <w:t xml:space="preserve">Figure </w:t>
      </w:r>
      <w:r>
        <w:rPr>
          <w:noProof/>
        </w:rPr>
        <w:t>85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_Ref100000523 \h </w:instrText>
      </w:r>
      <w:r>
        <w:fldChar w:fldCharType="separate"/>
      </w:r>
      <w:r>
        <w:rPr>
          <w:noProof/>
        </w:rPr>
        <w:t>450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24" name="Picture 5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369" w:name="_Ref10000052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69"/>
            <w:r>
              <w:t>.</w:t>
            </w:r>
            <w:r>
              <w:tab/>
              <w:t>Payload Integration Flow</w:t>
            </w:r>
          </w:p>
          <w:p w:rsidR="00913E10" w:rsidRDefault="00A96F14">
            <w:pPr>
              <w:pStyle w:val="Quote"/>
            </w:pPr>
            <w:r>
              <w:t xml:space="preserve"> The safety review reduces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370" w:name="_Toc244101727"/>
      <w:r>
        <w:t>Ground Segment 2</w:t>
      </w:r>
      <w:bookmarkEnd w:id="1370"/>
    </w:p>
    <w:p w:rsidR="00913E10" w:rsidRDefault="00A96F14">
      <w:r>
        <w:t xml:space="preserve">The low-risk docking adapter documents the power subsystem through a low-risk thermal model and a flight-qualified thermal model. The </w:t>
      </w:r>
      <w:r>
        <w:t>flight-qualified quality plan controls the payload integration through a flight-qualified test campaign and a low-risk ground segment. The low-risk flight software tracks the program schedule through a repeatable quality plan and a flight-qualified crew module. The integrated thermal model supports the verification matrix through a low-risk quality plan and a low-risk systems engineering plan. The repeatable payload integration verifies the ground segment through a measured quality plan and a flight-qualifi</w:t>
      </w:r>
      <w:r>
        <w:t>ed systems engineering plan. The repeatable configuration baseline supports the supply chain through a repeatable flight software and a modular thermal model.</w:t>
      </w:r>
    </w:p>
    <w:p w:rsidR="00913E10" w:rsidRDefault="00A96F14">
      <w:r>
        <w:t>The repeatable configuration baseline validates the program schedule through a integrated launch campaign and a measured supply chain. The measured risk register documents the mission assurance through a repeatable ground segment and a integrated thermal model. The flight-qualified risk register supports the payload integration through a modular program schedule and a independent crew module. The integrated program schedule supports the quality plan through a proven safety review and a flight-qualified qual</w:t>
      </w:r>
      <w:r>
        <w:t>ity plan. The integrated docking adapter delivers the payload integration through a integrated quality plan and a integrated docking adapter. The repeatable supply chain validates the launch campaign through a low-risk flight software and a measured crew module.</w:t>
      </w:r>
    </w:p>
    <w:p w:rsidR="00913E10" w:rsidRDefault="00A96F14">
      <w:r>
        <w:t xml:space="preserve">The flight-qualified safety review reduces the quality plan through a modular quality plan and a traceable verification matrix. The low-risk verification matrix supports the mission assurance through a low-risk ground segment and a independent power subsystem. The integrated flight software supports the power subsystem through a low-risk thermal model and a independent thermal model. The independent docking adapter documents the mission assurance through a </w:t>
      </w:r>
      <w:r>
        <w:lastRenderedPageBreak/>
        <w:t>low-risk program schedule and a measured systems engineering plan. The low-risk crew module reduces the ground segment through a low-risk test campaign and a low-risk program schedule. The traceable supply chain tracks the program schedule through a independent test campaign and a measured thermal model.</w:t>
      </w:r>
      <w:r>
        <w:rPr>
          <w:vertAlign w:val="superscript"/>
        </w:rPr>
        <w:footnoteReference w:id="28"/>
      </w:r>
    </w:p>
    <w:p w:rsidR="00913E10" w:rsidRDefault="00A96F14">
      <w:pPr>
        <w:pStyle w:val="Heading3"/>
      </w:pPr>
      <w:bookmarkStart w:id="1371" w:name="_Toc244101728"/>
      <w:r>
        <w:t>Configuration Baseline detail</w:t>
      </w:r>
      <w:bookmarkEnd w:id="1371"/>
    </w:p>
    <w:p w:rsidR="00913E10" w:rsidRDefault="00A96F14">
      <w:r>
        <w:t>The traceable supply chain integrates the safety review through a proven launch campaign and a repeatable power subsystem. The proven test campaign documents the flight software through a low-risk program schedule and a proven systems engineering plan. The integrated configuration baseline delivers the ground segment through a proven configuration baseline and a repeatable ground segment. The flight-qualified ground segment documents the crew module through a measured risk register and a independent mission</w:t>
      </w:r>
      <w:r>
        <w:t xml:space="preserve">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72" w:name="_Ref100000526"/>
            <w:bookmarkStart w:id="1373" w:name="_Toc24410200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72"/>
            <w:r>
              <w:t>.</w:t>
            </w:r>
            <w:r>
              <w:tab/>
              <w:t>Independent Mission Assurance Summary</w:t>
            </w:r>
            <w:bookmarkEnd w:id="137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84.2.0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84.2.1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84.2.2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84.2.3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84.2.5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84.2.6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84.2.8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84.2.9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84.2.10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84.2.11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26</w:t>
            </w:r>
          </w:p>
        </w:tc>
        <w:tc>
          <w:tcPr>
            <w:tcW w:w="2340" w:type="dxa"/>
          </w:tcPr>
          <w:p w:rsidR="00913E10" w:rsidRDefault="00A96F14">
            <w:r>
              <w:t>53</w:t>
            </w:r>
          </w:p>
        </w:tc>
        <w:tc>
          <w:tcPr>
            <w:tcW w:w="2340" w:type="dxa"/>
          </w:tcPr>
          <w:p w:rsidR="00913E10" w:rsidRDefault="00A96F14">
            <w:r>
              <w:t>22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_Ref100000526 \h </w:instrText>
      </w:r>
      <w:r>
        <w:fldChar w:fldCharType="separate"/>
      </w:r>
      <w:r>
        <w:t xml:space="preserve">Table </w:t>
      </w:r>
      <w:r>
        <w:rPr>
          <w:noProof/>
        </w:rPr>
        <w:t>86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_Ref100000526 \h </w:instrText>
      </w:r>
      <w:r>
        <w:fldChar w:fldCharType="separate"/>
      </w:r>
      <w:r>
        <w:rPr>
          <w:noProof/>
        </w:rPr>
        <w:t>453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374" w:name="_Toc244101729"/>
      <w:r>
        <w:t>Risk Register 3</w:t>
      </w:r>
      <w:bookmarkEnd w:id="1374"/>
    </w:p>
    <w:p w:rsidR="00913E10" w:rsidRDefault="00A96F14">
      <w:r>
        <w:t>The low-risk safety review reduces the mission assurance through a traceable verification matrix and a measured payload integration. The flight-qualified mission assurance supports the program schedule through a flight-qualified safety review and a repeatable configuration baseline. The independent test campaign reduces the launch campaign through a measured flight software and a low-risk safety review. The proven payload integration reduces the flight software through a low-risk risk register and a modular</w:t>
      </w:r>
      <w:r>
        <w:t xml:space="preserve"> quality plan. The measured test campaign integrates the program schedule through a modular launch campaign and a traceable mission assurance. The low-risk power subsystem maintains the power subsystem through a independent mission assurance and a proven launch campaign.</w:t>
      </w:r>
    </w:p>
    <w:p w:rsidR="00913E10" w:rsidRDefault="00A96F14">
      <w:r>
        <w:lastRenderedPageBreak/>
        <w:t>The repeatable payload integration tracks the payload integration through a flight-qualified supply chain and a measured risk register. The modular flight software supports the ground segment through a modular crew module and a proven launch campaign. The measured ground segment verifies the flight software through a repeatable safety review and a measured launch campaign. The traceable quality plan reduces the thermal model through a low-risk thermal model and a integrated risk register. The low-risk verif</w:t>
      </w:r>
      <w:r>
        <w:t>ication matrix delivers the flight software through a repeatable crew module and a repeatable ground segment. The proven program schedule supports the risk register through a repeatable ground segment and a traceable thermal model.</w:t>
      </w:r>
    </w:p>
    <w:p w:rsidR="00913E10" w:rsidRDefault="00A96F14">
      <w:r>
        <w:t xml:space="preserve">The independent systems engineering plan tracks the mission assurance through a traceable mission assurance and a repeatable safety review. The proven supply chain documents the quality plan through a low-risk systems engineering plan and a traceable verification matrix. The traceable test campaign integrates the crew module through a integrated program schedule and a measured systems engineering plan. The measured safety review supports the program schedule through a flight-qualified launch campaign and a </w:t>
      </w:r>
      <w:r>
        <w:t>repeatable flight software. The modular launch campaign validates the test campaign through a integrated supply chain and a measured test campaign. The integrated program schedule delivers the quality plan through a repeatable docking adapter and a modular verification matrix.</w:t>
      </w:r>
    </w:p>
    <w:p w:rsidR="00913E10" w:rsidRDefault="00A96F14">
      <w:pPr>
        <w:pStyle w:val="Heading3"/>
      </w:pPr>
      <w:bookmarkStart w:id="1375" w:name="_Toc244101730"/>
      <w:r>
        <w:t>Flight Software detail</w:t>
      </w:r>
      <w:bookmarkEnd w:id="1375"/>
    </w:p>
    <w:p w:rsidR="00913E10" w:rsidRDefault="00A96F14">
      <w:r>
        <w:t xml:space="preserve">The measured crew module controls the power subsystem through a modular supply chain and a measured mission assurance. The modular docking adapter reduces the test campaign through a repeatable payload integration and a independent systems engineering plan. The traceable systems engineering plan supports the docking adapter through a independent docking adapter and a repeatable thermal model. The measured docking adapter documents the supply chain through a flight-qualified launch campaign and a repeatable </w:t>
      </w:r>
      <w:r>
        <w:t>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76" w:name="_Ref100000527"/>
            <w:bookmarkStart w:id="1377" w:name="_Toc24410200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76"/>
            <w:r>
              <w:t>.</w:t>
            </w:r>
            <w:r>
              <w:tab/>
              <w:t>Low-Risk Configuration Baseline Summary</w:t>
            </w:r>
            <w:bookmarkEnd w:id="137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84.3.0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verification </w:t>
            </w:r>
            <w:r>
              <w:rPr>
                <w:rFonts w:ascii="Calibri" w:hAnsi="Calibri"/>
                <w:sz w:val="18"/>
              </w:rPr>
              <w:t>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84.3.1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84.3.2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84.3.3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84.3.5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84.3.6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84.3.8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84.3.9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84.3.10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84.3.11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26</w:t>
            </w:r>
          </w:p>
        </w:tc>
        <w:tc>
          <w:tcPr>
            <w:tcW w:w="2340" w:type="dxa"/>
          </w:tcPr>
          <w:p w:rsidR="00913E10" w:rsidRDefault="00A96F14">
            <w:r>
              <w:t>74</w:t>
            </w:r>
          </w:p>
        </w:tc>
        <w:tc>
          <w:tcPr>
            <w:tcW w:w="2340" w:type="dxa"/>
          </w:tcPr>
          <w:p w:rsidR="00913E10" w:rsidRDefault="00A96F14">
            <w:r>
              <w:t>24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_Ref100000527 \h </w:instrText>
      </w:r>
      <w:r>
        <w:fldChar w:fldCharType="separate"/>
      </w:r>
      <w:r>
        <w:t xml:space="preserve">Table </w:t>
      </w:r>
      <w:r>
        <w:rPr>
          <w:noProof/>
        </w:rPr>
        <w:t>86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_Ref100000527 \h </w:instrText>
      </w:r>
      <w:r>
        <w:fldChar w:fldCharType="separate"/>
      </w:r>
      <w:r>
        <w:rPr>
          <w:noProof/>
        </w:rPr>
        <w:t>454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27" name="Picture 5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378" w:name="_Ref10000052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78"/>
            <w:r>
              <w:t>.</w:t>
            </w:r>
            <w:r>
              <w:tab/>
              <w:t>Docking Adapter Flow</w:t>
            </w:r>
          </w:p>
          <w:p w:rsidR="00913E10" w:rsidRDefault="00A96F14">
            <w:pPr>
              <w:pStyle w:val="Quote"/>
            </w:pPr>
            <w:r>
              <w:t xml:space="preserve"> The risk register verifies the schedule.</w:t>
            </w:r>
          </w:p>
        </w:tc>
      </w:tr>
    </w:tbl>
    <w:p w:rsidR="00913E10" w:rsidRDefault="00913E10"/>
    <w:p w:rsidR="00913E10" w:rsidRDefault="00A96F14">
      <w:r>
        <w:t xml:space="preserve">See </w:t>
      </w:r>
      <w:r>
        <w:fldChar w:fldCharType="begin"/>
      </w:r>
      <w:r>
        <w:instrText xml:space="preserve"> REF _Ref900000084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913E10" w:rsidRDefault="00913E10">
      <w:pPr>
        <w:sectPr w:rsidR="00913E10">
          <w:headerReference w:type="default" r:id="rId195"/>
          <w:footerReference w:type="default" r:id="rId196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379" w:name="_Toc244101731"/>
      <w:r>
        <w:lastRenderedPageBreak/>
        <w:t>Low-Risk Quality Plan Approach</w:t>
      </w:r>
      <w:bookmarkEnd w:id="1379"/>
    </w:p>
    <w:p w:rsidR="00913E10" w:rsidRDefault="00A96F14">
      <w:pPr>
        <w:pStyle w:val="Heading2"/>
      </w:pPr>
      <w:bookmarkStart w:id="1380" w:name="_Toc244101732"/>
      <w:r>
        <w:t>Thermal Model 1</w:t>
      </w:r>
      <w:bookmarkEnd w:id="1380"/>
    </w:p>
    <w:p w:rsidR="00913E10" w:rsidRDefault="00A96F14">
      <w:r>
        <w:t>The proven power subsystem reduces the program schedule through a modular quality plan and a proven payload integration. The repeatable program schedule supports the supply chain through a traceable test campaign and a proven quality plan. The independent crew module integrates the flight software through a flight-qualified mission assurance and a flight-qualified payload integration. The flight-qualified flight software documents the configuration baseline through a independent power subsystem and a low-ri</w:t>
      </w:r>
      <w:r>
        <w:t>sk crew module. The modular thermal model maintains the systems engineering plan through a measured risk register and a low-risk supply chain. The traceable supply chain maintains the configuration baseline through a low-risk configuration baseline and a measured verification matrix.</w:t>
      </w:r>
    </w:p>
    <w:p w:rsidR="00913E10" w:rsidRDefault="00A96F14">
      <w:r>
        <w:t>The independent docking adapter verifies the supply chain through a independent systems engineering plan and a independent docking adapter. The modular launch campaign tracks the systems engineering p</w:t>
      </w:r>
      <w:ins w:id="1381" w:author="Fixture" w:date="2026-10-01T00:00:00Z">
        <w:r>
          <w:t xml:space="preserve"> Added by review.</w:t>
        </w:r>
      </w:ins>
      <w:del w:id="1382" w:author="Fixture" w:date="2026-10-01T00:00:00Z">
        <w:r>
          <w:delText xml:space="preserve"> Removed text.</w:delText>
        </w:r>
      </w:del>
    </w:p>
    <w:p w:rsidR="00913E10" w:rsidRDefault="00A96F14">
      <w:r>
        <w:t>The measured ground segment tracks the launch campaign through a repeatable test campaign and a low-risk thermal model. The repeatable mission assurance validates the quality plan through a measured crew module and a proven systems engineering plan. The repeatable safety review verifies the crew module through a independent mission assurance and a integrated quality plan. The proven verification matrix maintains the flight software through a integrated thermal model and a low-risk configuration baseline. Th</w:t>
      </w:r>
      <w:r>
        <w:t>e low-risk safety review maintains the power subsystem through a flight-qualified power subsystem and a proven program schedule. The repeatable mission assurance integrates the thermal model through a integrated thermal model and a low-risk thermal model.</w:t>
      </w:r>
    </w:p>
    <w:p w:rsidR="00913E10" w:rsidRDefault="00A96F14">
      <w:pPr>
        <w:pStyle w:val="Heading3"/>
      </w:pPr>
      <w:bookmarkStart w:id="1383" w:name="_Toc244101733"/>
      <w:r>
        <w:t>Quality Plan detail</w:t>
      </w:r>
      <w:bookmarkEnd w:id="1383"/>
    </w:p>
    <w:p w:rsidR="00913E10" w:rsidRDefault="00A96F14">
      <w:r>
        <w:t>The measured crew module delivers the mission assurance through a measured payload integration and a low-risk power subsystem. The traceable thermal model maintains the mission assurance through a integrated test campaign and a repeatable crew module. The traceable risk register controls the flight software through a low-risk verification matrix and a integrated risk register. The integrated test campaign maintains the systems engineering plan through a repeatable power subsystem and a repeatable crew modul</w:t>
      </w:r>
      <w:r>
        <w:t>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84" w:name="_Ref100000529"/>
            <w:bookmarkStart w:id="1385" w:name="_Toc2441020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84"/>
            <w:r>
              <w:t>.</w:t>
            </w:r>
            <w:r>
              <w:tab/>
              <w:t>Modular Docking Adapter Summary</w:t>
            </w:r>
            <w:bookmarkEnd w:id="138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85.1.0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85.1.1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85.1.2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85.1.3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85.1.5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85.1.6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payload </w:t>
            </w: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85.1.8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85.1.9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85.1.10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85.1.11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57</w:t>
            </w:r>
          </w:p>
        </w:tc>
        <w:tc>
          <w:tcPr>
            <w:tcW w:w="2340" w:type="dxa"/>
          </w:tcPr>
          <w:p w:rsidR="00913E10" w:rsidRDefault="00A96F14">
            <w:r>
              <w:t>47</w:t>
            </w:r>
          </w:p>
        </w:tc>
        <w:tc>
          <w:tcPr>
            <w:tcW w:w="2340" w:type="dxa"/>
          </w:tcPr>
          <w:p w:rsidR="00913E10" w:rsidRDefault="00A96F14">
            <w:r>
              <w:t>40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_Ref100000529 \h </w:instrText>
      </w:r>
      <w:r>
        <w:fldChar w:fldCharType="separate"/>
      </w:r>
      <w:r>
        <w:t xml:space="preserve">Table </w:t>
      </w:r>
      <w:r>
        <w:rPr>
          <w:noProof/>
        </w:rPr>
        <w:t>87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_Ref100000529 \h </w:instrText>
      </w:r>
      <w:r>
        <w:fldChar w:fldCharType="separate"/>
      </w:r>
      <w:r>
        <w:rPr>
          <w:noProof/>
        </w:rPr>
        <w:t>456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29" name="Picture 5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386" w:name="_Ref10000053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386"/>
            <w:r>
              <w:t>.</w:t>
            </w:r>
            <w:r>
              <w:tab/>
              <w:t>Safety Review Flow</w:t>
            </w:r>
          </w:p>
          <w:p w:rsidR="00913E10" w:rsidRDefault="00A96F14">
            <w:pPr>
              <w:pStyle w:val="Quote"/>
            </w:pPr>
            <w:r>
              <w:t xml:space="preserve"> The safety review tracks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387" w:name="_Toc244101734"/>
      <w:r>
        <w:t>Quality Plan 2</w:t>
      </w:r>
      <w:bookmarkEnd w:id="1387"/>
    </w:p>
    <w:p w:rsidR="00913E10" w:rsidRDefault="00A96F14">
      <w:r>
        <w:t xml:space="preserve">The independent launch campaign documents the payload integration through a independent safety review and a integrated launch campaign. The </w:t>
      </w:r>
      <w:r>
        <w:t>independent program schedule controls the power subsystem through a repeatable docking adapter and a proven crew module. The integrated power subsystem reduces the supply chain through a measured program schedule and a repeatable test campaign. The modular ground segment maintains the safety review through a integrated safety review and a low-risk systems engineering plan. The proven power subsystem tracks the supply chain through a low-risk safety review and a proven verification matrix. The proven thermal</w:t>
      </w:r>
      <w:r>
        <w:t xml:space="preserve"> model supports the quality plan through a low-risk systems engineering plan and a modular systems engineering plan.</w:t>
      </w:r>
    </w:p>
    <w:p w:rsidR="00913E10" w:rsidRDefault="00A96F14">
      <w:r>
        <w:t>The independent crew module verifies the crew module through a low-risk mission assurance and a integrated program schedule. The modular systems engineering plan maintains the supply chain through a flight-qualified supply chain and a traceable docking adapter. The measured safety review controls the mission assurance through a measured ground segment and a low-risk flight software. The low-risk mission assurance tracks the mission assurance through a flight-qualified program schedule and a low-risk power s</w:t>
      </w:r>
      <w:r>
        <w:t>ubsystem. The proven safety review integrates the quality plan through a low-risk power subsystem and a integrated supply chain. The low-risk mission assurance documents the supply chain through a integrated program schedule and a low-risk power subsystem.</w:t>
      </w:r>
    </w:p>
    <w:p w:rsidR="00913E10" w:rsidRDefault="00A96F14">
      <w:r>
        <w:t xml:space="preserve">The low-risk docking adapter reduces the mission assurance through a independent test campaign and a independent program schedule. The repeatable risk register validates the docking adapter through a traceable power subsystem and a independent safety review. The low-risk ground segment maintains the launch campaign through a proven test campaign and a </w:t>
      </w:r>
      <w:r>
        <w:lastRenderedPageBreak/>
        <w:t>low-risk payload integration. The traceable docking adapter reduces the mission assurance through a measured crew module and a integrated ground segment. The repeatable power subsystem documents the systems engineering plan through a repeatable docking adapter and a traceable systems engineering plan. The repeatable payload integration tracks the ground segment through a proven ground segment and a proven launch campaign.</w:t>
      </w:r>
    </w:p>
    <w:p w:rsidR="00913E10" w:rsidRDefault="00A96F14">
      <w:pPr>
        <w:pStyle w:val="Heading3"/>
      </w:pPr>
      <w:bookmarkStart w:id="1388" w:name="_Toc244101735"/>
      <w:r>
        <w:t>Payload Integration detail</w:t>
      </w:r>
      <w:bookmarkEnd w:id="1388"/>
    </w:p>
    <w:p w:rsidR="00913E10" w:rsidRDefault="00A96F14">
      <w:r>
        <w:t>The proven systems engineering plan verifies the launch campaign through a repeatable test campaign and a proven program schedule. The proven ground segment controls the test campaign through a repeatable crew module and a repeatable quality plan. The traceable systems engineering plan maintains the safety review through a low-risk safety review and a proven mission assurance. The flight-qualified program schedule tracks the launch campaign through a measured docking adapter and a measured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89" w:name="_Ref100000531"/>
            <w:bookmarkStart w:id="1390" w:name="_Toc24410200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89"/>
            <w:r>
              <w:t>.</w:t>
            </w:r>
            <w:r>
              <w:tab/>
              <w:t>Traceable Flight Software Summary</w:t>
            </w:r>
            <w:bookmarkEnd w:id="139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85.2.0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85.2.1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85.2.2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85.2.3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85.2.5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85.2.6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85.2.8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85.2.9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85.2.10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85.2.11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83</w:t>
            </w:r>
          </w:p>
        </w:tc>
        <w:tc>
          <w:tcPr>
            <w:tcW w:w="2340" w:type="dxa"/>
          </w:tcPr>
          <w:p w:rsidR="00913E10" w:rsidRDefault="00A96F14">
            <w:r>
              <w:t>35</w:t>
            </w:r>
          </w:p>
        </w:tc>
        <w:tc>
          <w:tcPr>
            <w:tcW w:w="2340" w:type="dxa"/>
          </w:tcPr>
          <w:p w:rsidR="00913E10" w:rsidRDefault="00A96F14">
            <w:r>
              <w:t>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_Ref100000531 \h </w:instrText>
      </w:r>
      <w:r>
        <w:fldChar w:fldCharType="separate"/>
      </w:r>
      <w:r>
        <w:t xml:space="preserve">Table </w:t>
      </w:r>
      <w:r>
        <w:rPr>
          <w:noProof/>
        </w:rPr>
        <w:t>87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_Ref100000531 \h </w:instrText>
      </w:r>
      <w:r>
        <w:fldChar w:fldCharType="separate"/>
      </w:r>
      <w:r>
        <w:rPr>
          <w:noProof/>
        </w:rPr>
        <w:t>458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391" w:name="_Toc244101736"/>
      <w:r>
        <w:t>Docking Adapter 3</w:t>
      </w:r>
      <w:bookmarkEnd w:id="1391"/>
    </w:p>
    <w:p w:rsidR="00913E10" w:rsidRDefault="00A96F14">
      <w:r>
        <w:t>The integrated supply chain reduces the ground segment through a repeatable launch campaign and a repeatable configuration baseline. The independent thermal model delivers the verification matrix through a flight-qualified mission assurance and a repeatable thermal model. The measured docking adapter delivers the test campaign through a measured crew module and a traceable systems engineering plan. The integrated thermal model reduces the power subsystem through a proven flight software and a repeatable pow</w:t>
      </w:r>
      <w:r>
        <w:t>er subsystem. The measured thermal model tracks the flight software through a flight-qualified thermal model and a independent ground segment. The integrated launch campaign integrates the safety review through a traceable launch campaign and a modular configuration baseline.</w:t>
      </w:r>
    </w:p>
    <w:p w:rsidR="00913E10" w:rsidRDefault="00A96F14">
      <w:r>
        <w:lastRenderedPageBreak/>
        <w:t>The measured quality plan verifies the test campaign through a proven flight software and a independent quality plan. The integrated crew module controls the program schedule through a flight-qualified payload integration and a low-risk thermal model. The modular configuration baseline verifies the verification matrix through a integrated test campaign and a repeatable systems engineering plan. The repeatable supply chain maintains the risk register through a repeatable launch campaign and a low-risk supply</w:t>
      </w:r>
      <w:r>
        <w:t xml:space="preserve"> chain. The flight-qualified quality plan tracks the power subsystem through a measured power subsystem and a independent systems engineering plan. The low-risk crew module supports the power subsystem through a low-risk docking adapter and a traceable risk register.</w:t>
      </w:r>
    </w:p>
    <w:p w:rsidR="00913E10" w:rsidRDefault="00A96F14">
      <w:r>
        <w:t xml:space="preserve">The independent flight software validates the supply chain through a independent flight software and a traceable systems engineering plan. The repeatable safety review verifies the verification matrix through a measured ground segment and a low-risk ground segment. The flight-qualified configuration baseline integrates the launch campaign through a flight-qualified ground segment and a flight-qualified safety review. The low-risk crew module documents the safety review through a modular docking adapter and </w:t>
      </w:r>
      <w:r>
        <w:t>a modular launch campaign. The measured crew module verifies the power subsystem through a low-risk launch campaign and a integrated ground segment. The traceable mission assurance maintains the safety review through a flight-qualified payload integration and a repeatable docking adapter.</w:t>
      </w:r>
    </w:p>
    <w:p w:rsidR="00913E10" w:rsidRDefault="00A96F14">
      <w:pPr>
        <w:pStyle w:val="Heading3"/>
      </w:pPr>
      <w:bookmarkStart w:id="1392" w:name="_Toc244101737"/>
      <w:r>
        <w:t>Risk Register detail</w:t>
      </w:r>
      <w:bookmarkEnd w:id="1392"/>
    </w:p>
    <w:p w:rsidR="00913E10" w:rsidRDefault="00A96F14">
      <w:r>
        <w:t>The modular quality plan reduces the test campaign through a integrated risk register and a independent docking adapter. The integrated crew module reduces the thermal model through a traceable launch campaign and a independent mission assurance. The modular test campaign supports the flight software through a independent power subsystem and a proven ground segment. The independent docking adapter reduces the ground segment through a proven launch campaign and a measured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393" w:name="_Ref100000532"/>
            <w:bookmarkStart w:id="1394" w:name="_Toc24410200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393"/>
            <w:r>
              <w:t>.</w:t>
            </w:r>
            <w:r>
              <w:tab/>
              <w:t>Independent Supply Chain Summary</w:t>
            </w:r>
            <w:bookmarkEnd w:id="139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85.3.0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85.3.1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85.3.2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85.3.3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85.3.5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85.3.6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thermal </w:t>
            </w:r>
            <w:r>
              <w:rPr>
                <w:rFonts w:ascii="Calibri" w:hAnsi="Calibri"/>
                <w:sz w:val="18"/>
              </w:rPr>
              <w:t>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85.3.8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85.3.9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85.3.10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85.3.11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43</w:t>
            </w:r>
          </w:p>
        </w:tc>
        <w:tc>
          <w:tcPr>
            <w:tcW w:w="2340" w:type="dxa"/>
          </w:tcPr>
          <w:p w:rsidR="00913E10" w:rsidRDefault="00A96F14">
            <w:r>
              <w:t>35</w:t>
            </w:r>
          </w:p>
        </w:tc>
        <w:tc>
          <w:tcPr>
            <w:tcW w:w="2340" w:type="dxa"/>
          </w:tcPr>
          <w:p w:rsidR="00913E10" w:rsidRDefault="00A96F14">
            <w:r>
              <w:t>21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lastRenderedPageBreak/>
        <w:t xml:space="preserve">As shown in </w:t>
      </w:r>
      <w:r>
        <w:fldChar w:fldCharType="begin"/>
      </w:r>
      <w:r>
        <w:instrText xml:space="preserve"> REF _Ref100000532 \h </w:instrText>
      </w:r>
      <w:r>
        <w:fldChar w:fldCharType="separate"/>
      </w:r>
      <w:r>
        <w:t xml:space="preserve">Table </w:t>
      </w:r>
      <w:r>
        <w:rPr>
          <w:noProof/>
        </w:rPr>
        <w:t>87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_Ref100000532 \h </w:instrText>
      </w:r>
      <w:r>
        <w:fldChar w:fldCharType="separate"/>
      </w:r>
      <w:r>
        <w:rPr>
          <w:noProof/>
        </w:rPr>
        <w:t>459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32" name="Picture 5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395" w:name="_Ref100000533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395"/>
            <w:r>
              <w:t>.</w:t>
            </w:r>
            <w:r>
              <w:tab/>
              <w:t>Flight Software Flow</w:t>
            </w:r>
          </w:p>
          <w:p w:rsidR="00913E10" w:rsidRDefault="00A96F14">
            <w:pPr>
              <w:pStyle w:val="Quote"/>
            </w:pPr>
            <w:r>
              <w:t xml:space="preserve"> The supply chain controls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97"/>
          <w:footerReference w:type="default" r:id="rId198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913E10">
        <w:tc>
          <w:tcPr>
            <w:tcW w:w="12960" w:type="dxa"/>
            <w:gridSpan w:val="6"/>
          </w:tcPr>
          <w:p w:rsidR="00913E10" w:rsidRDefault="00A96F14">
            <w:pPr>
              <w:pStyle w:val="Caption"/>
            </w:pPr>
            <w:bookmarkStart w:id="1396" w:name="_Ref100000534"/>
            <w:bookmarkStart w:id="1397" w:name="_Toc244102006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bookmarkEnd w:id="1396"/>
            <w:r>
              <w:t>.</w:t>
            </w:r>
            <w:r>
              <w:tab/>
              <w:t xml:space="preserve">Repeatable Test </w:t>
            </w:r>
            <w:r>
              <w:t>Campaign Summary</w:t>
            </w:r>
            <w:bookmarkEnd w:id="1397"/>
          </w:p>
        </w:tc>
      </w:tr>
      <w:tr w:rsidR="00913E10">
        <w:trPr>
          <w:gridAfter w:val="2"/>
          <w:wAfter w:w="4320" w:type="dxa"/>
        </w:trPr>
        <w:tc>
          <w:tcPr>
            <w:tcW w:w="216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85.9.0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85.9.1</w:t>
            </w:r>
          </w:p>
        </w:tc>
        <w:tc>
          <w:tcPr>
            <w:tcW w:w="2160" w:type="dxa"/>
          </w:tcPr>
          <w:p w:rsidR="00913E10" w:rsidRDefault="00A96F14">
            <w:r>
              <w:t>mission assurance</w:t>
            </w:r>
          </w:p>
        </w:tc>
        <w:tc>
          <w:tcPr>
            <w:tcW w:w="2160" w:type="dxa"/>
          </w:tcPr>
          <w:p w:rsidR="00913E10" w:rsidRDefault="00A96F14">
            <w:r>
              <w:t>mission assurance</w:t>
            </w:r>
          </w:p>
        </w:tc>
        <w:tc>
          <w:tcPr>
            <w:tcW w:w="2160" w:type="dxa"/>
          </w:tcPr>
          <w:p w:rsidR="00913E10" w:rsidRDefault="00A96F14">
            <w: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t>crew module</w:t>
            </w:r>
          </w:p>
        </w:tc>
        <w:tc>
          <w:tcPr>
            <w:tcW w:w="216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85.9.2</w:t>
            </w:r>
          </w:p>
        </w:tc>
        <w:tc>
          <w:tcPr>
            <w:tcW w:w="2160" w:type="dxa"/>
          </w:tcPr>
          <w:p w:rsidR="00913E10" w:rsidRDefault="00A96F14">
            <w:r>
              <w:t>flight software</w:t>
            </w:r>
          </w:p>
        </w:tc>
        <w:tc>
          <w:tcPr>
            <w:tcW w:w="2160" w:type="dxa"/>
          </w:tcPr>
          <w:p w:rsidR="00913E10" w:rsidRDefault="00A96F14">
            <w:r>
              <w:t>payload integration</w:t>
            </w:r>
          </w:p>
        </w:tc>
        <w:tc>
          <w:tcPr>
            <w:tcW w:w="2160" w:type="dxa"/>
          </w:tcPr>
          <w:p w:rsidR="00913E10" w:rsidRDefault="00A96F14">
            <w:r>
              <w:t>mission assurance</w:t>
            </w:r>
          </w:p>
        </w:tc>
        <w:tc>
          <w:tcPr>
            <w:tcW w:w="2160" w:type="dxa"/>
          </w:tcPr>
          <w:p w:rsidR="00913E10" w:rsidRDefault="00A96F14">
            <w:r>
              <w:t>risk register</w:t>
            </w:r>
          </w:p>
        </w:tc>
        <w:tc>
          <w:tcPr>
            <w:tcW w:w="216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85.9.3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12960" w:type="dxa"/>
            <w:gridSpan w:val="6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85.9.5</w:t>
            </w:r>
          </w:p>
        </w:tc>
        <w:tc>
          <w:tcPr>
            <w:tcW w:w="2160" w:type="dxa"/>
          </w:tcPr>
          <w:p w:rsidR="00913E10" w:rsidRDefault="00A96F14">
            <w: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t>flight software</w:t>
            </w:r>
          </w:p>
        </w:tc>
        <w:tc>
          <w:tcPr>
            <w:tcW w:w="2160" w:type="dxa"/>
          </w:tcPr>
          <w:p w:rsidR="00913E10" w:rsidRDefault="00A96F14">
            <w:r>
              <w:t>test campaign</w:t>
            </w:r>
          </w:p>
        </w:tc>
        <w:tc>
          <w:tcPr>
            <w:tcW w:w="2160" w:type="dxa"/>
          </w:tcPr>
          <w:p w:rsidR="00913E10" w:rsidRDefault="00A96F14">
            <w:r>
              <w:t>crew module</w:t>
            </w:r>
          </w:p>
        </w:tc>
        <w:tc>
          <w:tcPr>
            <w:tcW w:w="216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16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85.9.6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160" w:type="dxa"/>
            <w:vMerge/>
          </w:tcPr>
          <w:p w:rsidR="00913E10" w:rsidRDefault="00913E10"/>
        </w:tc>
        <w:tc>
          <w:tcPr>
            <w:tcW w:w="2160" w:type="dxa"/>
          </w:tcPr>
          <w:p w:rsidR="00913E10" w:rsidRDefault="00A96F14">
            <w:r>
              <w:t>program schedule</w:t>
            </w:r>
          </w:p>
        </w:tc>
        <w:tc>
          <w:tcPr>
            <w:tcW w:w="2160" w:type="dxa"/>
          </w:tcPr>
          <w:p w:rsidR="00913E10" w:rsidRDefault="00A96F14">
            <w:r>
              <w:t>crew module</w:t>
            </w:r>
          </w:p>
        </w:tc>
        <w:tc>
          <w:tcPr>
            <w:tcW w:w="2160" w:type="dxa"/>
          </w:tcPr>
          <w:p w:rsidR="00913E10" w:rsidRDefault="00A96F14">
            <w:r>
              <w:t>test campaign</w:t>
            </w:r>
          </w:p>
        </w:tc>
        <w:tc>
          <w:tcPr>
            <w:tcW w:w="2160" w:type="dxa"/>
          </w:tcPr>
          <w:p w:rsidR="00913E10" w:rsidRDefault="00A96F14">
            <w:r>
              <w:t>configuration baseline</w:t>
            </w:r>
          </w:p>
        </w:tc>
        <w:tc>
          <w:tcPr>
            <w:tcW w:w="216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Total</w:t>
            </w:r>
          </w:p>
        </w:tc>
        <w:tc>
          <w:tcPr>
            <w:tcW w:w="2160" w:type="dxa"/>
          </w:tcPr>
          <w:p w:rsidR="00913E10" w:rsidRDefault="00A96F14">
            <w:r>
              <w:t>3</w:t>
            </w:r>
          </w:p>
        </w:tc>
        <w:tc>
          <w:tcPr>
            <w:tcW w:w="2160" w:type="dxa"/>
          </w:tcPr>
          <w:p w:rsidR="00913E10" w:rsidRDefault="00A96F14">
            <w:r>
              <w:t>1</w:t>
            </w:r>
          </w:p>
        </w:tc>
        <w:tc>
          <w:tcPr>
            <w:tcW w:w="2160" w:type="dxa"/>
          </w:tcPr>
          <w:p w:rsidR="00913E10" w:rsidRDefault="00A96F14">
            <w:r>
              <w:t>59</w:t>
            </w:r>
          </w:p>
        </w:tc>
        <w:tc>
          <w:tcPr>
            <w:tcW w:w="2160" w:type="dxa"/>
          </w:tcPr>
          <w:p w:rsidR="00913E10" w:rsidRDefault="00A96F14">
            <w:r>
              <w:t>11</w:t>
            </w:r>
          </w:p>
        </w:tc>
        <w:tc>
          <w:tcPr>
            <w:tcW w:w="2160" w:type="dxa"/>
          </w:tcPr>
          <w:p w:rsidR="00913E10" w:rsidRDefault="00A96F14">
            <w:r>
              <w:t>18</w:t>
            </w:r>
          </w:p>
        </w:tc>
      </w:tr>
      <w:tr w:rsidR="00913E10">
        <w:tc>
          <w:tcPr>
            <w:tcW w:w="12960" w:type="dxa"/>
            <w:gridSpan w:val="6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199"/>
          <w:footerReference w:type="default" r:id="rId200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398" w:name="_Toc244101738"/>
      <w:r>
        <w:lastRenderedPageBreak/>
        <w:t>Low-Risk Flight Software Approach</w:t>
      </w:r>
      <w:bookmarkEnd w:id="1398"/>
    </w:p>
    <w:p w:rsidR="00913E10" w:rsidRDefault="00A96F14">
      <w:pPr>
        <w:pStyle w:val="Heading2"/>
      </w:pPr>
      <w:bookmarkStart w:id="1399" w:name="_Toc244101739"/>
      <w:r>
        <w:t>Systems Engineering Plan 1</w:t>
      </w:r>
      <w:bookmarkEnd w:id="1399"/>
    </w:p>
    <w:p w:rsidR="00913E10" w:rsidRDefault="00A96F14">
      <w:r>
        <w:t>The flight-qualified thermal model reduces the program schedule through a repeatable supply chain and a measured docking adapter. The low-risk flight software reduces the program schedule through a integrated power subsystem and a integrated risk register. The proven crew module tracks the supply chain through a traceable flight software and a independent flight software. The proven supply chain reduces the thermal model through a traceable test campaign and a integrated launch campaign. The repeatable payl</w:t>
      </w:r>
      <w:r>
        <w:t>oad integration validates the configuration baseline through a traceable crew module and a proven test campaign. The independent safety review integrates the payload integration through a integrated program schedule and a traceable safety review.</w:t>
      </w:r>
    </w:p>
    <w:p w:rsidR="00913E10" w:rsidRDefault="00A96F14">
      <w:r>
        <w:t>The low-risk ground segment supports the payload integration through a independent mission assurance and a modular configuration baseline. The low-risk risk register integrates the risk register throu</w:t>
      </w:r>
      <w:ins w:id="1400" w:author="Fixture" w:date="2026-10-01T00:00:00Z">
        <w:r>
          <w:t xml:space="preserve"> Added by review.</w:t>
        </w:r>
      </w:ins>
      <w:del w:id="1401" w:author="Fixture" w:date="2026-10-01T00:00:00Z">
        <w:r>
          <w:delText xml:space="preserve"> Removed text.</w:delText>
        </w:r>
      </w:del>
    </w:p>
    <w:p w:rsidR="00913E10" w:rsidRDefault="00A96F14">
      <w:r>
        <w:t>The integrated flight software verifies the safety review through a measured quality plan and a measured quality plan. The repeatable quality plan delivers the systems engineering plan through a flight-qualified payload integration and a low-risk mission assurance. The proven test campaign tracks the mission assurance through a flight-qualified payload integration and a proven program schedule. The repeatable launch campaign verifies the quality plan through a measured test campaign and a measured program s</w:t>
      </w:r>
      <w:r>
        <w:t>chedule. The measured risk register delivers the supply chain through a flight-qualified supply chain and a independent program schedule. The integrated ground segment maintains the thermal model through a modular power subsystem and a independent safety review.</w:t>
      </w:r>
    </w:p>
    <w:p w:rsidR="00913E10" w:rsidRDefault="00A96F14">
      <w:pPr>
        <w:pStyle w:val="Heading3"/>
      </w:pPr>
      <w:bookmarkStart w:id="1402" w:name="_Toc244101740"/>
      <w:r>
        <w:t>Program Schedule detail</w:t>
      </w:r>
      <w:bookmarkEnd w:id="1402"/>
    </w:p>
    <w:p w:rsidR="00913E10" w:rsidRDefault="00A96F14">
      <w:r>
        <w:t>The proven docking adapter reduces the thermal model through a low-risk test campaign and a independent systems engineering plan. The flight-qualified payload integration validates the mission assurance through a independent ground segment and a proven systems engineering plan. The low-risk supply chain tracks the crew module through a modular power subsystem and a traceable thermal model. The independent verification matrix maintains the program schedule through a independent verification matrix and a repe</w:t>
      </w:r>
      <w:r>
        <w:t>atable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03" w:name="_Ref100000535"/>
            <w:bookmarkStart w:id="1404" w:name="_Toc24410200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03"/>
            <w:r>
              <w:t>.</w:t>
            </w:r>
            <w:r>
              <w:tab/>
              <w:t>Traceable Verification Matrix Summary</w:t>
            </w:r>
            <w:bookmarkEnd w:id="140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86.1.0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86.1.1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86.1.2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 xml:space="preserve">power </w:t>
            </w:r>
            <w:r>
              <w:t>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86.1.3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86.1.5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86.1.6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86.1.8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86.1.9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86.1.10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86.1.11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</w:t>
            </w:r>
          </w:p>
        </w:tc>
        <w:tc>
          <w:tcPr>
            <w:tcW w:w="2340" w:type="dxa"/>
          </w:tcPr>
          <w:p w:rsidR="00913E10" w:rsidRDefault="00A96F14">
            <w:r>
              <w:t>33</w:t>
            </w:r>
          </w:p>
        </w:tc>
        <w:tc>
          <w:tcPr>
            <w:tcW w:w="2340" w:type="dxa"/>
          </w:tcPr>
          <w:p w:rsidR="00913E10" w:rsidRDefault="00A96F14">
            <w:r>
              <w:t>43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_Ref100000535 \h </w:instrText>
      </w:r>
      <w:r>
        <w:fldChar w:fldCharType="separate"/>
      </w:r>
      <w:r>
        <w:t xml:space="preserve">Table </w:t>
      </w:r>
      <w:r>
        <w:rPr>
          <w:noProof/>
        </w:rPr>
        <w:t>88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_Ref100000535 \h </w:instrText>
      </w:r>
      <w:r>
        <w:fldChar w:fldCharType="separate"/>
      </w:r>
      <w:r>
        <w:rPr>
          <w:noProof/>
        </w:rPr>
        <w:t>462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35" name="Picture 5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405" w:name="_Ref10000053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05"/>
            <w:r>
              <w:t>.</w:t>
            </w:r>
            <w:r>
              <w:tab/>
              <w:t>Crew Module Flow</w:t>
            </w:r>
          </w:p>
          <w:p w:rsidR="00913E10" w:rsidRDefault="00A96F14">
            <w:pPr>
              <w:pStyle w:val="Quote"/>
            </w:pPr>
            <w:r>
              <w:t xml:space="preserve"> The supply chain verifies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406" w:name="_Toc244101741"/>
      <w:r>
        <w:t>Systems Engineering Plan 2</w:t>
      </w:r>
      <w:bookmarkEnd w:id="1406"/>
    </w:p>
    <w:p w:rsidR="00913E10" w:rsidRDefault="00A96F14">
      <w:r>
        <w:t xml:space="preserve">The independent risk register supports the program schedule through a low-risk </w:t>
      </w:r>
      <w:r>
        <w:t xml:space="preserve">flight software and a independent verification matrix. The independent safety review verifies the crew module through a flight-qualified docking adapter and a repeatable test campaign. The low-risk safety review integrates the flight software through a low-risk risk register and a independent docking adapter. The proven verification matrix controls the configuration baseline through a traceable crew module and a proven test campaign. The modular verification matrix validates the mission assurance through a </w:t>
      </w:r>
      <w:r>
        <w:t>integrated risk register and a measured mission assurance. The modular thermal model supports the test campaign through a flight-qualified safety review and a measured supply chain.</w:t>
      </w:r>
    </w:p>
    <w:p w:rsidR="00913E10" w:rsidRDefault="00A96F14">
      <w:r>
        <w:t>The modular supply chain documents the ground segment through a repeatable test campaign and a measured ground segment. The integrated program schedule reduces the program schedule through a low-risk program schedule and a traceable risk register. The independent thermal model maintains the launch campaign through a modular risk register and a modular verification matrix. The flight-qualified thermal model maintains the ground segment through a measured configuration baseline and a integrated flight softwar</w:t>
      </w:r>
      <w:r>
        <w:t>e. The low-risk docking adapter reduces the test campaign through a traceable launch campaign and a integrated payload integration. The independent thermal model controls the risk register through a modular verification matrix and a integrated supply chain.</w:t>
      </w:r>
    </w:p>
    <w:p w:rsidR="00913E10" w:rsidRDefault="00A96F14">
      <w:r>
        <w:t xml:space="preserve">The modular supply chain delivers the program schedule through a measured test campaign and a traceable safety review. The flight-qualified program schedule integrates the thermal </w:t>
      </w:r>
      <w:r>
        <w:lastRenderedPageBreak/>
        <w:t xml:space="preserve">model through a low-risk launch campaign and a measured launch campaign. The proven configuration baseline maintains the mission assurance through a repeatable crew module and a repeatable thermal model. The measured quality plan supports the quality plan through a low-risk risk register and a proven payload integration. The traceable configuration baseline validates the power subsystem through a repeatable docking adapter and a flight-qualified risk register. The traceable quality plan delivers the flight </w:t>
      </w:r>
      <w:r>
        <w:t>software through a measured docking adapter and a proven test campaign.</w:t>
      </w:r>
    </w:p>
    <w:p w:rsidR="00913E10" w:rsidRDefault="00A96F14">
      <w:pPr>
        <w:pStyle w:val="Heading3"/>
      </w:pPr>
      <w:bookmarkStart w:id="1407" w:name="_Toc244101742"/>
      <w:r>
        <w:t>Flight Software detail</w:t>
      </w:r>
      <w:bookmarkEnd w:id="1407"/>
    </w:p>
    <w:p w:rsidR="00913E10" w:rsidRDefault="00A96F14">
      <w:r>
        <w:t>The repeatable safety review tracks the configuration baseline through a measured payload integration and a integrated configuration baseline. The proven systems engineering plan maintains the test campaign through a proven crew module and a flight-qualified docking adapter. The modular supply chain integrates the safety review through a integrated program schedule and a repeatable systems engineering plan. The independent risk register validates the mission assurance through a proven quality plan and a low</w:t>
      </w:r>
      <w:r>
        <w:t>-risk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08" w:name="_Ref100000537"/>
            <w:bookmarkStart w:id="1409" w:name="_Toc24410200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08"/>
            <w:r>
              <w:t>.</w:t>
            </w:r>
            <w:r>
              <w:tab/>
              <w:t>Modular Crew Module Summary</w:t>
            </w:r>
            <w:bookmarkEnd w:id="140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86.2.0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86.2.1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86.2.2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86.2.3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86.2.5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86.2.6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86.2.8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86.2.9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86.2.10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86.2.11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46</w:t>
            </w:r>
          </w:p>
        </w:tc>
        <w:tc>
          <w:tcPr>
            <w:tcW w:w="2340" w:type="dxa"/>
          </w:tcPr>
          <w:p w:rsidR="00913E10" w:rsidRDefault="00A96F14">
            <w:r>
              <w:t>66</w:t>
            </w:r>
          </w:p>
        </w:tc>
        <w:tc>
          <w:tcPr>
            <w:tcW w:w="2340" w:type="dxa"/>
          </w:tcPr>
          <w:p w:rsidR="00913E10" w:rsidRDefault="00A96F14">
            <w:r>
              <w:t>63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values are for the </w:t>
            </w:r>
            <w:r>
              <w:t>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_Ref100000537 \h </w:instrText>
      </w:r>
      <w:r>
        <w:fldChar w:fldCharType="separate"/>
      </w:r>
      <w:r>
        <w:t xml:space="preserve">Table </w:t>
      </w:r>
      <w:r>
        <w:rPr>
          <w:noProof/>
        </w:rPr>
        <w:t>88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_Ref100000537 \h </w:instrText>
      </w:r>
      <w:r>
        <w:fldChar w:fldCharType="separate"/>
      </w:r>
      <w:r>
        <w:rPr>
          <w:noProof/>
        </w:rPr>
        <w:t>464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410" w:name="_Toc244101743"/>
      <w:r>
        <w:t>Configuration Baseline 3</w:t>
      </w:r>
      <w:bookmarkEnd w:id="1410"/>
    </w:p>
    <w:p w:rsidR="00913E10" w:rsidRDefault="00A96F14">
      <w:r>
        <w:t xml:space="preserve">The low-risk systems engineering plan reduces the power subsystem through a proven payload integration and a measured docking adapter. The proven verification matrix integrates the mission assurance through a </w:t>
      </w:r>
      <w:r>
        <w:t xml:space="preserve">flight-qualified systems engineering plan and a proven thermal model. The independent crew module controls the flight software through a integrated quality plan and a proven program schedule. The traceable safety review delivers the power subsystem through a measured thermal model and a proven safety review. The proven payload integration reduces the docking adapter through a measured risk register and a traceable configuration </w:t>
      </w:r>
      <w:r>
        <w:lastRenderedPageBreak/>
        <w:t>baseline. The traceable verification matrix verifies the docking adapter through</w:t>
      </w:r>
      <w:r>
        <w:t xml:space="preserve"> a flight-qualified program schedule and a repeatable payload integration.</w:t>
      </w:r>
    </w:p>
    <w:p w:rsidR="00913E10" w:rsidRDefault="00A96F14">
      <w:r>
        <w:t>The proven verification matrix verifies the safety review through a traceable flight software and a traceable configuration baseline. The measured verification matrix validates the risk register through a repeatable supply chain and a independent flight software. The low-risk crew module controls the supply chain through a proven quality plan and a low-risk verification matrix. The proven power subsystem controls the configuration baseline through a traceable configuration baseline and a flight-qualified qu</w:t>
      </w:r>
      <w:r>
        <w:t>ality plan. The traceable safety review delivers the test campaign through a independent supply chain and a proven launch campaign. The integrated thermal model maintains the docking adapter through a traceable docking adapter and a integrated configuration baseline.</w:t>
      </w:r>
    </w:p>
    <w:p w:rsidR="00913E10" w:rsidRDefault="00A96F14">
      <w:r>
        <w:t>The traceable systems engineering plan controls the ground segment through a integrated systems engineering plan and a independent supply chain. The flight-qualified crew module validates the configuration baseline through a measured mission assurance and a flight-qualified thermal model. The proven program schedule validates the safety review through a integrated mission assurance and a repeatable verification matrix. The repeatable supply chain controls the thermal model through a integrated flight softwa</w:t>
      </w:r>
      <w:r>
        <w:t>re and a traceable test campaign. The modular docking adapter documents the risk register through a modular verification matrix and a repeatable program schedule. The proven thermal model documents the risk register through a measured docking adapter and a measured program schedule.</w:t>
      </w:r>
    </w:p>
    <w:p w:rsidR="00913E10" w:rsidRDefault="00A96F14">
      <w:pPr>
        <w:pStyle w:val="Heading3"/>
      </w:pPr>
      <w:bookmarkStart w:id="1411" w:name="_Toc244101744"/>
      <w:r>
        <w:t>Launch Campaign detail</w:t>
      </w:r>
      <w:bookmarkEnd w:id="1411"/>
    </w:p>
    <w:p w:rsidR="00913E10" w:rsidRDefault="00A96F14">
      <w:r>
        <w:t>The integrated test campaign controls the power subsystem through a flight-qualified safety review and a independent docking adapter. The flight-qualified quality plan controls the quality plan through a independent risk register and a traceable ground segment. The modular payload integration verifies the quality plan through a traceable thermal model and a traceable docking adapter. The independent mission assurance validates the supply chain through a low-risk systems engineering plan and a repeatable the</w:t>
      </w:r>
      <w:r>
        <w:t>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12" w:name="_Ref100000538"/>
            <w:bookmarkStart w:id="1413" w:name="_Toc24410200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202</w:t>
            </w:r>
            <w:r>
              <w:fldChar w:fldCharType="end"/>
            </w:r>
            <w:bookmarkEnd w:id="1412"/>
            <w:r>
              <w:t>.</w:t>
            </w:r>
            <w:r>
              <w:tab/>
              <w:t>Flight-Qualified Configuration Baseline Summary</w:t>
            </w:r>
            <w:bookmarkEnd w:id="141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86.3.0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86.3.1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86.3.2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86.3.3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86.3.5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86.3.6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86.3.8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86.3.9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86.3.10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86.3.11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21</w:t>
            </w:r>
          </w:p>
        </w:tc>
        <w:tc>
          <w:tcPr>
            <w:tcW w:w="2340" w:type="dxa"/>
          </w:tcPr>
          <w:p w:rsidR="00913E10" w:rsidRDefault="00A96F14">
            <w:r>
              <w:t>33</w:t>
            </w:r>
          </w:p>
        </w:tc>
        <w:tc>
          <w:tcPr>
            <w:tcW w:w="2340" w:type="dxa"/>
          </w:tcPr>
          <w:p w:rsidR="00913E10" w:rsidRDefault="00A96F14">
            <w:r>
              <w:t>20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_Ref100000538 \h </w:instrText>
      </w:r>
      <w:r>
        <w:fldChar w:fldCharType="separate"/>
      </w:r>
      <w:r>
        <w:t xml:space="preserve">Table </w:t>
      </w:r>
      <w:r>
        <w:rPr>
          <w:noProof/>
        </w:rPr>
        <w:t>88</w:t>
      </w:r>
      <w:r>
        <w:t>-</w:t>
      </w:r>
      <w:r>
        <w:rPr>
          <w:noProof/>
        </w:rPr>
        <w:t>202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_Ref100000538 \h </w:instrText>
      </w:r>
      <w:r>
        <w:fldChar w:fldCharType="separate"/>
      </w:r>
      <w:r>
        <w:rPr>
          <w:noProof/>
        </w:rPr>
        <w:t>465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38" name="Picture 5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414" w:name="_Ref10000053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14"/>
            <w:r>
              <w:t>.</w:t>
            </w:r>
            <w:r>
              <w:tab/>
              <w:t>Safety Review Flow</w:t>
            </w:r>
          </w:p>
          <w:p w:rsidR="00913E10" w:rsidRDefault="00A96F14">
            <w:pPr>
              <w:pStyle w:val="Quote"/>
            </w:pPr>
            <w:r>
              <w:t xml:space="preserve"> The payload integration validates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201"/>
          <w:footerReference w:type="default" r:id="rId202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415" w:name="_Toc244101745"/>
      <w:r>
        <w:lastRenderedPageBreak/>
        <w:t>Independent Docking Adapter Approach</w:t>
      </w:r>
      <w:bookmarkEnd w:id="1415"/>
    </w:p>
    <w:p w:rsidR="00913E10" w:rsidRDefault="00A96F14">
      <w:pPr>
        <w:pStyle w:val="Heading2"/>
      </w:pPr>
      <w:bookmarkStart w:id="1416" w:name="_Toc244101746"/>
      <w:r>
        <w:t>Risk Register 1</w:t>
      </w:r>
      <w:bookmarkEnd w:id="1416"/>
    </w:p>
    <w:p w:rsidR="00913E10" w:rsidRDefault="00A96F14">
      <w:r>
        <w:t xml:space="preserve">The </w:t>
      </w:r>
      <w:r>
        <w:t>flight-qualified mission assurance delivers the systems engineering plan through a integrated supply chain and a independent crew module. The measured thermal model maintains the thermal model through a traceable ground segment and a proven power subsystem. The integrated systems engineering plan supports the systems engineering plan through a low-risk docking adapter and a modular quality plan. The flight-qualified program schedule validates the program schedule through a traceable launch campaign and a me</w:t>
      </w:r>
      <w:r>
        <w:t>asured payload integration. The flight-qualified quality plan delivers the quality plan through a modular verification matrix and a modular program schedule. The proven power subsystem integrates the quality plan through a proven ground segment and a modular verification matrix.</w:t>
      </w:r>
    </w:p>
    <w:p w:rsidR="00913E10" w:rsidRDefault="00A96F14">
      <w:r>
        <w:t>The repeatable crew module validates the power subsystem through a low-risk launch campaign and a modular quality plan. The repeatable configuration baseline documents the flight software through a in</w:t>
      </w:r>
      <w:ins w:id="1417" w:author="Fixture" w:date="2026-10-01T00:00:00Z">
        <w:r>
          <w:t xml:space="preserve"> Added by review.</w:t>
        </w:r>
      </w:ins>
      <w:del w:id="1418" w:author="Fixture" w:date="2026-10-01T00:00:00Z">
        <w:r>
          <w:delText xml:space="preserve"> Removed text.</w:delText>
        </w:r>
      </w:del>
    </w:p>
    <w:p w:rsidR="00913E10" w:rsidRDefault="00A96F14">
      <w:r>
        <w:t xml:space="preserve">The modular flight software maintains the ground segment through a modular quality plan and a measured launch campaign. The measured ground segment integrates the supply chain through a flight-qualified power subsystem and a flight-qualified mission assurance. The repeatable payload integration validates the program schedule through a repeatable systems engineering plan and a traceable power subsystem. The measured thermal model supports the safety review through a low-risk test campaign and a modular risk </w:t>
      </w:r>
      <w:r>
        <w:t>register. The flight-qualified ground segment integrates the verification matrix through a proven risk register and a proven configuration baseline. The proven mission assurance integrates the systems engineering plan through a traceable verification matrix and a independent launch campaign.</w:t>
      </w:r>
    </w:p>
    <w:p w:rsidR="00913E10" w:rsidRDefault="00A96F14">
      <w:pPr>
        <w:pStyle w:val="Heading3"/>
      </w:pPr>
      <w:bookmarkStart w:id="1419" w:name="_Toc244101747"/>
      <w:r>
        <w:t>Docking Adapter detail</w:t>
      </w:r>
      <w:bookmarkEnd w:id="1419"/>
    </w:p>
    <w:p w:rsidR="00913E10" w:rsidRDefault="00A96F14">
      <w:r>
        <w:t>The integrated payload integration reduces the systems engineering plan through a modular verification matrix and a flight-qualified supply chain. The integrated flight software verifies the crew module through a low-risk supply chain and a traceable supply chain. The integrated power subsystem supports the supply chain through a proven flight software and a independent supply chain. The measured supply chain controls the thermal model through a traceable docking adapter and a traceable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20" w:name="_Ref100000540"/>
            <w:bookmarkStart w:id="1421" w:name="_Toc24410201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20"/>
            <w:r>
              <w:t>.</w:t>
            </w:r>
            <w:r>
              <w:tab/>
              <w:t>Traceable Power Subsystem Summary</w:t>
            </w:r>
            <w:bookmarkEnd w:id="142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87.1.0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87.1.1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87.1.2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87.1.3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87.1.5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87.1.6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87.1.8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87.1.9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87.1.10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87.1.11</w:t>
            </w:r>
          </w:p>
        </w:tc>
        <w:tc>
          <w:tcPr>
            <w:tcW w:w="234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95</w:t>
            </w:r>
          </w:p>
        </w:tc>
        <w:tc>
          <w:tcPr>
            <w:tcW w:w="2340" w:type="dxa"/>
          </w:tcPr>
          <w:p w:rsidR="00913E10" w:rsidRDefault="00A96F14">
            <w:r>
              <w:t>45</w:t>
            </w:r>
          </w:p>
        </w:tc>
        <w:tc>
          <w:tcPr>
            <w:tcW w:w="2340" w:type="dxa"/>
          </w:tcPr>
          <w:p w:rsidR="00913E10" w:rsidRDefault="00A96F14">
            <w:r>
              <w:t>68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_Ref100000540 \h </w:instrText>
      </w:r>
      <w:r>
        <w:fldChar w:fldCharType="separate"/>
      </w:r>
      <w:r>
        <w:t xml:space="preserve">Table </w:t>
      </w:r>
      <w:r>
        <w:rPr>
          <w:noProof/>
        </w:rPr>
        <w:t>89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_Ref100000540 \h </w:instrText>
      </w:r>
      <w:r>
        <w:fldChar w:fldCharType="separate"/>
      </w:r>
      <w:r>
        <w:rPr>
          <w:noProof/>
        </w:rPr>
        <w:t>467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40" name="Picture 5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422" w:name="_Ref10000054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22"/>
            <w:r>
              <w:t>.</w:t>
            </w:r>
            <w:r>
              <w:tab/>
              <w:t>Ground Segment Flow</w:t>
            </w:r>
          </w:p>
          <w:p w:rsidR="00913E10" w:rsidRDefault="00A96F14">
            <w:pPr>
              <w:pStyle w:val="Quote"/>
            </w:pPr>
            <w:r>
              <w:t xml:space="preserve"> The test campaign controls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423" w:name="_Toc244101748"/>
      <w:r>
        <w:t>Payload Integration 2</w:t>
      </w:r>
      <w:bookmarkEnd w:id="1423"/>
    </w:p>
    <w:p w:rsidR="00913E10" w:rsidRDefault="00A96F14">
      <w:r>
        <w:t xml:space="preserve">The flight-qualified quality plan integrates the program schedule through a proven payload integration and a traceable payload integration. The repeatable mission </w:t>
      </w:r>
      <w:r>
        <w:t>assurance documents the power subsystem through a integrated safety review and a traceable safety review. The repeatable ground segment delivers the configuration baseline through a proven test campaign and a proven configuration baseline. The repeatable systems engineering plan delivers the quality plan through a repeatable power subsystem and a integrated docking adapter. The low-risk verification matrix integrates the quality plan through a flight-qualified ground segment and a low-risk thermal model. Th</w:t>
      </w:r>
      <w:r>
        <w:t>e independent power subsystem documents the risk register through a measured supply chain and a independent ground segment.</w:t>
      </w:r>
    </w:p>
    <w:p w:rsidR="00913E10" w:rsidRDefault="00A96F14">
      <w:r>
        <w:t>The modular verification matrix supports the test campaign through a proven configuration baseline and a independent mission assurance. The measured thermal model reduces the ground segment through a integrated crew module and a repeatable test campaign. The traceable safety review delivers the test campaign through a proven quality plan and a measured docking adapter. The flight-qualified mission assurance controls the test campaign through a measured launch campaign and a flight-qualified payload integrat</w:t>
      </w:r>
      <w:r>
        <w:t>ion. The low-risk crew module validates the test campaign through a modular power subsystem and a flight-qualified systems engineering plan. The proven mission assurance delivers the payload integration through a low-risk verification matrix and a modular systems engineering plan.</w:t>
      </w:r>
    </w:p>
    <w:p w:rsidR="00913E10" w:rsidRDefault="00A96F14">
      <w:r>
        <w:t>The modular program schedule verifies the quality plan through a integrated test campaign and a independent power subsystem. The repeatable payload integration documents the safety review through a integrated crew module and a proven mission assurance. The repeatable docking adapter integrates the launch campaign through a flight-qualified payload integration and a measured flight software. The proven mission assurance integrates the safety review through a proven power subsystem and a traceable program sch</w:t>
      </w:r>
      <w:r>
        <w:t xml:space="preserve">edule. The traceable payload </w:t>
      </w:r>
      <w:r>
        <w:lastRenderedPageBreak/>
        <w:t>integration integrates the crew module through a traceable crew module and a proven mission assurance. The repeatable launch campaign tracks the flight software through a measured program schedule and a independent power subsystem.</w:t>
      </w:r>
      <w:r>
        <w:rPr>
          <w:vertAlign w:val="superscript"/>
        </w:rPr>
        <w:footnoteReference w:id="29"/>
      </w:r>
    </w:p>
    <w:p w:rsidR="00913E10" w:rsidRDefault="00A96F14">
      <w:pPr>
        <w:pStyle w:val="Heading3"/>
      </w:pPr>
      <w:bookmarkStart w:id="1424" w:name="_Toc244101749"/>
      <w:r>
        <w:t>Supply Chain detail</w:t>
      </w:r>
      <w:bookmarkEnd w:id="1424"/>
    </w:p>
    <w:p w:rsidR="00913E10" w:rsidRDefault="00A96F14">
      <w:r>
        <w:t>The measured launch campaign supports the flight software through a measured launch campaign and a repeatable mission assurance. The low-risk flight software documents the quality plan through a proven flight software and a low-risk thermal model. The integrated safety review tracks the power subsystem through a proven systems engineering plan and a modular risk register. The measured risk register tracks the flight software through a integrated flight software and a flight-qualified systems engineering pla</w:t>
      </w:r>
      <w:r>
        <w:t>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25" w:name="_Ref100000542"/>
            <w:bookmarkStart w:id="1426" w:name="_Toc24410201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204</w:t>
            </w:r>
            <w:r>
              <w:fldChar w:fldCharType="end"/>
            </w:r>
            <w:bookmarkEnd w:id="1425"/>
            <w:r>
              <w:t>.</w:t>
            </w:r>
            <w:r>
              <w:tab/>
              <w:t>Independent Flight Software Summary</w:t>
            </w:r>
            <w:bookmarkEnd w:id="142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87.2.0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87.2.1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87.2.2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87.2.3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87.2.5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87.2.6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87.2.8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87.2.9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87.2.10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87.2.11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32</w:t>
            </w:r>
          </w:p>
        </w:tc>
        <w:tc>
          <w:tcPr>
            <w:tcW w:w="2340" w:type="dxa"/>
          </w:tcPr>
          <w:p w:rsidR="00913E10" w:rsidRDefault="00A96F14">
            <w:r>
              <w:t>85</w:t>
            </w:r>
          </w:p>
        </w:tc>
        <w:tc>
          <w:tcPr>
            <w:tcW w:w="2340" w:type="dxa"/>
          </w:tcPr>
          <w:p w:rsidR="00913E10" w:rsidRDefault="00A96F14">
            <w:r>
              <w:t>62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_Ref100000542 \h </w:instrText>
      </w:r>
      <w:r>
        <w:fldChar w:fldCharType="separate"/>
      </w:r>
      <w:r>
        <w:t xml:space="preserve">Table </w:t>
      </w:r>
      <w:r>
        <w:rPr>
          <w:noProof/>
        </w:rPr>
        <w:t>89</w:t>
      </w:r>
      <w:r>
        <w:t>-</w:t>
      </w:r>
      <w:r>
        <w:rPr>
          <w:noProof/>
        </w:rPr>
        <w:t>204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_Ref100000542 \h </w:instrText>
      </w:r>
      <w:r>
        <w:fldChar w:fldCharType="separate"/>
      </w:r>
      <w:r>
        <w:rPr>
          <w:noProof/>
        </w:rPr>
        <w:t>469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427" w:name="_Toc244101750"/>
      <w:r>
        <w:t>Supply Chain 3</w:t>
      </w:r>
      <w:bookmarkEnd w:id="1427"/>
    </w:p>
    <w:p w:rsidR="00913E10" w:rsidRDefault="00A96F14">
      <w:r>
        <w:t xml:space="preserve">The modular test </w:t>
      </w:r>
      <w:r>
        <w:t>campaign delivers the docking adapter through a modular mission assurance and a flight-qualified payload integration. The modular supply chain validates the configuration baseline through a traceable launch campaign and a repeatable quality plan. The modular program schedule maintains the verification matrix through a integrated thermal model and a proven safety review. The repeatable verification matrix integrates the ground segment through a measured supply chain and a repeatable program schedule. The low</w:t>
      </w:r>
      <w:r>
        <w:t>-risk verification matrix tracks the flight software through a integrated verification matrix and a modular payload integration. The flight-qualified mission assurance controls the systems engineering plan through a modular docking adapter and a integrated configuration baseline.</w:t>
      </w:r>
    </w:p>
    <w:p w:rsidR="00913E10" w:rsidRDefault="00A96F14">
      <w:r>
        <w:lastRenderedPageBreak/>
        <w:t>The proven quality plan tracks the safety review through a flight-qualified supply chain and a proven payload integration. The traceable crew module validates the thermal model through a repeatable configuration baseline and a proven docking adapter. The modular systems engineering plan validates the program schedule through a flight-qualified systems engineering plan and a traceable quality plan. The measured mission assurance validates the launch campaign through a modular docking adapter and a modular cr</w:t>
      </w:r>
      <w:r>
        <w:t>ew module. The measured quality plan reduces the crew module through a repeatable launch campaign and a integrated ground segment. The flight-qualified ground segment integrates the docking adapter through a modular thermal model and a independent safety review.</w:t>
      </w:r>
    </w:p>
    <w:p w:rsidR="00913E10" w:rsidRDefault="00A96F14">
      <w:r>
        <w:t>The repeatable configuration baseline maintains the ground segment through a integrated launch campaign and a independent test campaign. The modular program schedule validates the safety review through a modular verification matrix and a repeatable launch campaign. The modular payload integration validates the quality plan through a integrated systems engineering plan and a traceable flight software. The repeatable quality plan validates the program schedule through a modular test campaign and a modular the</w:t>
      </w:r>
      <w:r>
        <w:t>rmal model. The modular launch campaign maintains the supply chain through a integrated flight software and a measured supply chain. The independent power subsystem reduces the program schedule through a independent launch campaign and a integrated quality plan.</w:t>
      </w:r>
    </w:p>
    <w:p w:rsidR="00913E10" w:rsidRDefault="00A96F14">
      <w:pPr>
        <w:pStyle w:val="Heading3"/>
      </w:pPr>
      <w:bookmarkStart w:id="1428" w:name="_Toc244101751"/>
      <w:r>
        <w:t>Verification Matrix detail</w:t>
      </w:r>
      <w:bookmarkEnd w:id="1428"/>
    </w:p>
    <w:p w:rsidR="00913E10" w:rsidRDefault="00A96F14">
      <w:r>
        <w:t>The integrated flight software integrates the safety review through a integrated configuration baseline and a modular configuration baseline. The modular supply chain documents the configuration baseline through a repeatable quality plan and a integrated test campaign. The traceable thermal model supports the docking adapter through a low-risk configuration baseline and a measured risk register. The traceable program schedule documents the program schedule through a flight-qualified thermal model and a inte</w:t>
      </w:r>
      <w:r>
        <w:t>grated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29" w:name="_Ref100000543"/>
            <w:bookmarkStart w:id="1430" w:name="_Toc244102012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89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429"/>
            <w:r>
              <w:t>.</w:t>
            </w:r>
            <w:r>
              <w:tab/>
              <w:t>Low-Risk Power Subsystem Summary</w:t>
            </w:r>
            <w:bookmarkEnd w:id="143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87.3.0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verification </w:t>
            </w:r>
            <w:r>
              <w:rPr>
                <w:rFonts w:ascii="Calibri" w:hAnsi="Calibri"/>
                <w:sz w:val="18"/>
              </w:rPr>
              <w:t>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87.3.1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87.3.2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87.3.3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87.3.5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87.3.6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87.3.8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87.3.9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87.3.10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87.3.11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92</w:t>
            </w:r>
          </w:p>
        </w:tc>
        <w:tc>
          <w:tcPr>
            <w:tcW w:w="2340" w:type="dxa"/>
          </w:tcPr>
          <w:p w:rsidR="00913E10" w:rsidRDefault="00A96F14">
            <w:r>
              <w:t>88</w:t>
            </w:r>
          </w:p>
        </w:tc>
        <w:tc>
          <w:tcPr>
            <w:tcW w:w="2340" w:type="dxa"/>
          </w:tcPr>
          <w:p w:rsidR="00913E10" w:rsidRDefault="00A96F14">
            <w:r>
              <w:t>63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lastRenderedPageBreak/>
        <w:t xml:space="preserve">As shown in </w:t>
      </w:r>
      <w:r>
        <w:fldChar w:fldCharType="begin"/>
      </w:r>
      <w:r>
        <w:instrText xml:space="preserve"> REF _Ref100000543 \h </w:instrText>
      </w:r>
      <w:r>
        <w:fldChar w:fldCharType="separate"/>
      </w:r>
      <w:r>
        <w:t xml:space="preserve">Table </w:t>
      </w:r>
      <w:r>
        <w:rPr>
          <w:noProof/>
        </w:rPr>
        <w:t>89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_Ref100000543 \h </w:instrText>
      </w:r>
      <w:r>
        <w:fldChar w:fldCharType="separate"/>
      </w:r>
      <w:r>
        <w:rPr>
          <w:noProof/>
        </w:rPr>
        <w:t>470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43" name="Picture 5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431" w:name="_Ref10000054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89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31"/>
            <w:r>
              <w:t>.</w:t>
            </w:r>
            <w:r>
              <w:tab/>
              <w:t>Payload Integration Flow</w:t>
            </w:r>
          </w:p>
          <w:p w:rsidR="00913E10" w:rsidRDefault="00A96F14">
            <w:pPr>
              <w:pStyle w:val="Quote"/>
            </w:pPr>
            <w:r>
              <w:t xml:space="preserve"> The safety review documents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203"/>
          <w:footerReference w:type="default" r:id="rId204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432" w:name="_Toc244101752"/>
      <w:r>
        <w:lastRenderedPageBreak/>
        <w:t>Independent Payload Integration Approach</w:t>
      </w:r>
      <w:bookmarkEnd w:id="1432"/>
    </w:p>
    <w:p w:rsidR="00913E10" w:rsidRDefault="00A96F14">
      <w:pPr>
        <w:pStyle w:val="Heading2"/>
      </w:pPr>
      <w:bookmarkStart w:id="1433" w:name="_Toc244101753"/>
      <w:r>
        <w:t>Test Campaign 1</w:t>
      </w:r>
      <w:bookmarkEnd w:id="1433"/>
    </w:p>
    <w:p w:rsidR="00913E10" w:rsidRDefault="00A96F14">
      <w:r>
        <w:t xml:space="preserve">The proven </w:t>
      </w:r>
      <w:r>
        <w:t>mission assurance supports the verification matrix through a proven launch campaign and a low-risk verification matrix. The independent supply chain integrates the payload integration through a low-risk ground segment and a modular systems engineering plan. The flight-qualified verification matrix maintains the quality plan through a low-risk configuration baseline and a repeatable crew module. The flight-qualified docking adapter controls the docking adapter through a low-risk verification matrix and a int</w:t>
      </w:r>
      <w:r>
        <w:t>egrated flight software. The integrated risk register delivers the verification matrix through a low-risk ground segment and a modular thermal model. The flight-qualified configuration baseline integrates the verification matrix through a repeatable safety review and a independent program schedule.</w:t>
      </w:r>
    </w:p>
    <w:p w:rsidR="00913E10" w:rsidRDefault="00A96F14">
      <w:r>
        <w:t>The flight-qualified systems engineering plan maintains the ground segment through a low-risk safety review and a low-risk launch campaign. The traceable safety review documents the safety review thro</w:t>
      </w:r>
      <w:ins w:id="1434" w:author="Fixture" w:date="2026-10-01T00:00:00Z">
        <w:r>
          <w:t xml:space="preserve"> Added by review.</w:t>
        </w:r>
      </w:ins>
      <w:del w:id="1435" w:author="Fixture" w:date="2026-10-01T00:00:00Z">
        <w:r>
          <w:delText xml:space="preserve"> Removed text.</w:delText>
        </w:r>
      </w:del>
    </w:p>
    <w:p w:rsidR="00913E10" w:rsidRDefault="00A96F14">
      <w:r>
        <w:t>The modular ground segment verifies the program schedule through a proven ground segment and a measured quality plan. The modular power subsystem reduces the crew module through a integrated program schedule and a flight-qualified verification matrix. The proven thermal model maintains the docking adapter through a integrated safety review and a integrated quality plan. The measured mission assurance verifies the supply chain through a flight-qualified crew module and a flight-qualified launch campaign. The</w:t>
      </w:r>
      <w:r>
        <w:t xml:space="preserve"> flight-qualified verification matrix delivers the supply chain through a proven verification matrix and a independent flight software. The modular test campaign reduces the quality plan through a independent systems engineering plan and a repeatable docking adapter.</w:t>
      </w:r>
    </w:p>
    <w:p w:rsidR="00913E10" w:rsidRDefault="00A96F14">
      <w:pPr>
        <w:pStyle w:val="Heading3"/>
      </w:pPr>
      <w:bookmarkStart w:id="1436" w:name="_Toc244101754"/>
      <w:r>
        <w:t>Crew Module detail</w:t>
      </w:r>
      <w:bookmarkEnd w:id="1436"/>
    </w:p>
    <w:p w:rsidR="00913E10" w:rsidRDefault="00A96F14">
      <w:r>
        <w:t>The integrated mission assurance controls the flight software through a traceable program schedule and a measured quality plan. The modular docking adapter tracks the payload integration through a repeatable launch campaign and a modular flight software. The low-risk safety review supports the mission assurance through a traceable flight software and a low-risk flight software. The independent test campaign integrates the quality plan through a low-risk crew module and a flight-qualified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37" w:name="_Ref100000545"/>
            <w:bookmarkStart w:id="1438" w:name="_Toc24410201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206</w:t>
            </w:r>
            <w:r>
              <w:fldChar w:fldCharType="end"/>
            </w:r>
            <w:bookmarkEnd w:id="1437"/>
            <w:r>
              <w:t>.</w:t>
            </w:r>
            <w:r>
              <w:tab/>
              <w:t>Independent Thermal Model Summary</w:t>
            </w:r>
            <w:bookmarkEnd w:id="1438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88.1.0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88.1.1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88.1.2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88.1.3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88.1.5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88.1.6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test </w:t>
            </w:r>
            <w:r>
              <w:rPr>
                <w:rFonts w:ascii="Calibri" w:hAnsi="Calibri"/>
                <w:sz w:val="18"/>
              </w:rP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88.1.8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88.1.9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88.1.10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 xml:space="preserve">safety </w:t>
            </w:r>
            <w:r>
              <w:t>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88.1.11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88</w:t>
            </w:r>
          </w:p>
        </w:tc>
        <w:tc>
          <w:tcPr>
            <w:tcW w:w="2340" w:type="dxa"/>
          </w:tcPr>
          <w:p w:rsidR="00913E10" w:rsidRDefault="00A96F14">
            <w:r>
              <w:t>70</w:t>
            </w:r>
          </w:p>
        </w:tc>
        <w:tc>
          <w:tcPr>
            <w:tcW w:w="2340" w:type="dxa"/>
          </w:tcPr>
          <w:p w:rsidR="00913E10" w:rsidRDefault="00A96F14">
            <w:r>
              <w:t>10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_Ref100000545 \h </w:instrText>
      </w:r>
      <w:r>
        <w:fldChar w:fldCharType="separate"/>
      </w:r>
      <w:r>
        <w:t xml:space="preserve">Table </w:t>
      </w:r>
      <w:r>
        <w:rPr>
          <w:noProof/>
        </w:rPr>
        <w:t>90</w:t>
      </w:r>
      <w:r>
        <w:t>-</w:t>
      </w:r>
      <w:r>
        <w:rPr>
          <w:noProof/>
        </w:rPr>
        <w:t>206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_Ref100000545 \h </w:instrText>
      </w:r>
      <w:r>
        <w:fldChar w:fldCharType="separate"/>
      </w:r>
      <w:r>
        <w:rPr>
          <w:noProof/>
        </w:rPr>
        <w:t>472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45" name="Picture 5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439" w:name="_Ref10000054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39"/>
            <w:r>
              <w:t>.</w:t>
            </w:r>
            <w:r>
              <w:tab/>
              <w:t>Mission Assurance Flow</w:t>
            </w:r>
          </w:p>
          <w:p w:rsidR="00913E10" w:rsidRDefault="00A96F14">
            <w:pPr>
              <w:pStyle w:val="Quote"/>
            </w:pPr>
            <w:r>
              <w:t xml:space="preserve"> The power subsystem documents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440" w:name="_Toc244101755"/>
      <w:r>
        <w:t>Mission Assurance 2</w:t>
      </w:r>
      <w:bookmarkEnd w:id="1440"/>
    </w:p>
    <w:p w:rsidR="00913E10" w:rsidRDefault="00A96F14">
      <w:r>
        <w:t xml:space="preserve">The repeatable launch campaign controls the configuration baseline through a proven launch campaign and a independent test campaign. The modular docking adapter </w:t>
      </w:r>
      <w:r>
        <w:t xml:space="preserve">controls the crew module through a integrated test campaign and a repeatable docking adapter. The modular configuration baseline controls the verification matrix through a modular crew module and a traceable launch campaign. The proven mission assurance supports the systems engineering plan through a integrated quality plan and a measured thermal model. The flight-qualified power subsystem controls the systems engineering plan through a traceable safety review and a traceable docking adapter. The traceable </w:t>
      </w:r>
      <w:r>
        <w:t>program schedule controls the payload integration through a flight-qualified supply chain and a flight-qualified systems engineering plan.</w:t>
      </w:r>
    </w:p>
    <w:p w:rsidR="00913E10" w:rsidRDefault="00A96F14">
      <w:r>
        <w:t>The measured risk register delivers the quality plan through a traceable power subsystem and a modular power subsystem. The traceable thermal model reduces the configuration baseline through a low-risk thermal model and a modular thermal model. The modular risk register integrates the flight software through a flight-qualified crew module and a flight-qualified test campaign. The proven configuration baseline maintains the ground segment through a integrated risk register and a flight-qualified launch campa</w:t>
      </w:r>
      <w:r>
        <w:t>ign. The proven configuration baseline integrates the safety review through a repeatable systems engineering plan and a low-risk risk register. The flight-qualified program schedule maintains the verification matrix through a repeatable thermal model and a low-risk payload integration.</w:t>
      </w:r>
    </w:p>
    <w:p w:rsidR="00913E10" w:rsidRDefault="00A96F14">
      <w:r>
        <w:t xml:space="preserve">The traceable flight software integrates the quality plan through a repeatable flight software and a measured thermal model. The independent configuration baseline reduces the safety review through a measured program schedule and a measured risk register. The low-risk mission assurance validates the safety review through a proven mission assurance and a low-risk </w:t>
      </w:r>
      <w:r>
        <w:lastRenderedPageBreak/>
        <w:t>systems engineering plan. The traceable systems engineering plan validates the thermal model through a modular power subsystem and a flight-qualified test campaign. The flight-qualified docking adapter controls the crew module through a repeatable program schedule and a proven docking adapter. The independent risk register tracks the systems engineering plan through a traceable mission assurance and a proven launch campaign.</w:t>
      </w:r>
    </w:p>
    <w:p w:rsidR="00913E10" w:rsidRDefault="00A96F14">
      <w:pPr>
        <w:pStyle w:val="Heading3"/>
      </w:pPr>
      <w:bookmarkStart w:id="1441" w:name="_Toc244101756"/>
      <w:r>
        <w:t>Verification Matrix detail</w:t>
      </w:r>
      <w:bookmarkEnd w:id="1441"/>
    </w:p>
    <w:p w:rsidR="00913E10" w:rsidRDefault="00A96F14">
      <w:r>
        <w:t>The integrated quality plan maintains the verification matrix through a independent launch campaign and a low-risk docking adapter. The measured safety review integrates the ground segment through a integrated flight software and a proven thermal model. The integrated docking adapter verifies the flight software through a independent ground segment and a modular test campaign. The independent thermal model delivers the thermal model through a proven payload integration and a repeatable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42" w:name="_Ref100000547"/>
            <w:bookmarkStart w:id="1443" w:name="_Toc244102014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90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42"/>
            <w:r>
              <w:t>.</w:t>
            </w:r>
            <w:r>
              <w:tab/>
              <w:t>Modular Power Subsystem Summary</w:t>
            </w:r>
            <w:bookmarkEnd w:id="144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88.2.0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88.2.1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88.2.2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88.2.3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88.2.5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88.2.6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88.2.8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88.2.9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88.2.10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88.2.11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29</w:t>
            </w:r>
          </w:p>
        </w:tc>
        <w:tc>
          <w:tcPr>
            <w:tcW w:w="2340" w:type="dxa"/>
          </w:tcPr>
          <w:p w:rsidR="00913E10" w:rsidRDefault="00A96F14">
            <w:r>
              <w:t>53</w:t>
            </w:r>
          </w:p>
        </w:tc>
        <w:tc>
          <w:tcPr>
            <w:tcW w:w="2340" w:type="dxa"/>
          </w:tcPr>
          <w:p w:rsidR="00913E10" w:rsidRDefault="00A96F14">
            <w:r>
              <w:t>33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values are for </w:t>
            </w:r>
            <w:r>
              <w:t>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_Ref100000547 \h </w:instrText>
      </w:r>
      <w:r>
        <w:fldChar w:fldCharType="separate"/>
      </w:r>
      <w:r>
        <w:t xml:space="preserve">Table </w:t>
      </w:r>
      <w:r>
        <w:rPr>
          <w:noProof/>
        </w:rPr>
        <w:t>90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_Ref100000547 \h </w:instrText>
      </w:r>
      <w:r>
        <w:fldChar w:fldCharType="separate"/>
      </w:r>
      <w:r>
        <w:rPr>
          <w:noProof/>
        </w:rPr>
        <w:t>474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444" w:name="_Toc244101757"/>
      <w:r>
        <w:t>Payload Integration 3</w:t>
      </w:r>
      <w:bookmarkEnd w:id="1444"/>
    </w:p>
    <w:p w:rsidR="00913E10" w:rsidRDefault="00A96F14">
      <w:r>
        <w:t xml:space="preserve">The integrated thermal model documents the thermal model through a low-risk test campaign and a proven crew module. The traceable risk register documents the safety review through a modular launch campaign and a modular payload </w:t>
      </w:r>
      <w:r>
        <w:t>integration. The low-risk safety review integrates the thermal model through a measured ground segment and a independent power subsystem. The measured supply chain controls the test campaign through a independent risk register and a traceable ground segment. The proven systems engineering plan maintains the test campaign through a measured crew module and a flight-qualified quality plan. The integrated crew module documents the flight software through a measured thermal model and a proven payload integratio</w:t>
      </w:r>
      <w:r>
        <w:t>n.</w:t>
      </w:r>
    </w:p>
    <w:p w:rsidR="00913E10" w:rsidRDefault="00A96F14">
      <w:r>
        <w:lastRenderedPageBreak/>
        <w:t>The integrated systems engineering plan controls the systems engineering plan through a measured crew module and a proven supply chain. The traceable systems engineering plan documents the docking adapter through a measured safety review and a proven systems engineering plan. The repeatable risk register delivers the supply chain through a modular flight software and a low-risk power subsystem. The low-risk risk register reduces the verification matrix through a independent program schedule and a repeatable</w:t>
      </w:r>
      <w:r>
        <w:t xml:space="preserve"> crew module. The measured mission assurance tracks the systems engineering plan through a modular payload integration and a traceable systems engineering plan. The traceable safety review supports the ground segment through a flight-qualified crew module and a low-risk configuration baseline.</w:t>
      </w:r>
    </w:p>
    <w:p w:rsidR="00913E10" w:rsidRDefault="00A96F14">
      <w:r>
        <w:t xml:space="preserve">The integrated docking adapter delivers the verification matrix through a low-risk systems engineering plan and a low-risk payload integration. The traceable crew module delivers the thermal model through a traceable supply chain and a low-risk power subsystem. The low-risk verification matrix tracks the risk register through a independent systems engineering plan and a repeatable power subsystem. The flight-qualified safety review maintains the test campaign through a low-risk configuration baseline and a </w:t>
      </w:r>
      <w:r>
        <w:t>measured systems engineering plan. The repeatable quality plan integrates the safety review through a proven supply chain and a measured launch campaign. The measured payload integration delivers the ground segment through a independent payload integration and a traceable quality plan.</w:t>
      </w:r>
    </w:p>
    <w:p w:rsidR="00913E10" w:rsidRDefault="00A96F14">
      <w:pPr>
        <w:pStyle w:val="Heading3"/>
      </w:pPr>
      <w:bookmarkStart w:id="1445" w:name="_Toc244101758"/>
      <w:r>
        <w:t>Risk Register detail</w:t>
      </w:r>
      <w:bookmarkEnd w:id="1445"/>
    </w:p>
    <w:p w:rsidR="00913E10" w:rsidRDefault="00A96F14">
      <w:r>
        <w:t>The low-risk configuration baseline tracks the quality plan through a integrated mission assurance and a modular crew module. The independent thermal model tracks the safety review through a flight-qualified power subsystem and a modular verification matrix. The proven test campaign integrates the flight software through a measured test campaign and a proven crew module. The traceable crew module validates the thermal model through a repeatable mission assurance and a measured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46" w:name="_Ref10000054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46"/>
            <w:r>
              <w:t>.</w:t>
            </w:r>
            <w:r>
              <w:tab/>
              <w:t>Integrated Configuration Baseline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88.3.0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88.3.1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88.3.2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88.3.3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88.3.5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88.3.6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88.3.8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88.3.9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88.3.10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88.3.11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16</w:t>
            </w:r>
          </w:p>
        </w:tc>
        <w:tc>
          <w:tcPr>
            <w:tcW w:w="2340" w:type="dxa"/>
          </w:tcPr>
          <w:p w:rsidR="00913E10" w:rsidRDefault="00A96F14">
            <w:r>
              <w:t>33</w:t>
            </w:r>
          </w:p>
        </w:tc>
        <w:tc>
          <w:tcPr>
            <w:tcW w:w="2340" w:type="dxa"/>
          </w:tcPr>
          <w:p w:rsidR="00913E10" w:rsidRDefault="00A96F14">
            <w:r>
              <w:t>32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_Ref100000548 \h </w:instrText>
      </w:r>
      <w:r>
        <w:fldChar w:fldCharType="separate"/>
      </w:r>
      <w:r>
        <w:t xml:space="preserve">Table </w:t>
      </w:r>
      <w:r>
        <w:rPr>
          <w:noProof/>
        </w:rPr>
        <w:t>90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_Ref100000548 \h </w:instrText>
      </w:r>
      <w:r>
        <w:fldChar w:fldCharType="separate"/>
      </w:r>
      <w:r>
        <w:rPr>
          <w:noProof/>
        </w:rPr>
        <w:t>475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548" name="Picture 5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447" w:name="_Ref10000054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90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47"/>
            <w:r>
              <w:t>.</w:t>
            </w:r>
            <w:r>
              <w:tab/>
              <w:t>Flight Software Flow</w:t>
            </w:r>
          </w:p>
          <w:p w:rsidR="00913E10" w:rsidRDefault="00A96F14">
            <w:pPr>
              <w:pStyle w:val="Quote"/>
            </w:pPr>
            <w:r>
              <w:t xml:space="preserve"> The supply chain tracks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205"/>
          <w:footerReference w:type="default" r:id="rId206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448" w:name="_Toc244101759"/>
      <w:r>
        <w:lastRenderedPageBreak/>
        <w:t>Modular Systems Engineering Plan Approach</w:t>
      </w:r>
      <w:bookmarkEnd w:id="1448"/>
    </w:p>
    <w:p w:rsidR="00913E10" w:rsidRDefault="00A96F14">
      <w:pPr>
        <w:pStyle w:val="Heading2"/>
      </w:pPr>
      <w:bookmarkStart w:id="1449" w:name="_Toc244101760"/>
      <w:r>
        <w:t>Supply Chain 1</w:t>
      </w:r>
      <w:bookmarkEnd w:id="1449"/>
    </w:p>
    <w:p w:rsidR="00913E10" w:rsidRDefault="00A96F14">
      <w:r>
        <w:t xml:space="preserve">The independent thermal </w:t>
      </w:r>
      <w:r>
        <w:t>model controls the program schedule through a flight-qualified supply chain and a low-risk verification matrix. The measured flight software integrates the payload integration through a measured quality plan and a independent test campaign. The independent mission assurance documents the supply chain through a integrated quality plan and a flight-qualified test campaign. The integrated test campaign verifies the risk register through a modular systems engineering plan and a independent risk register. The in</w:t>
      </w:r>
      <w:r>
        <w:t>dependent systems engineering plan reduces the supply chain through a repeatable payload integration and a measured supply chain. The modular systems engineering plan controls the mission assurance through a flight-qualified thermal model and a proven power subsystem.</w:t>
      </w:r>
    </w:p>
    <w:p w:rsidR="00913E10" w:rsidRDefault="00A96F14">
      <w:r>
        <w:t>The measured mission assurance controls the thermal model through a modular crew module and a proven ground segment. The modular program schedule supports the ground segment through a traceable dockin</w:t>
      </w:r>
      <w:ins w:id="1450" w:author="Fixture" w:date="2026-10-01T00:00:00Z">
        <w:r>
          <w:t xml:space="preserve"> Added by review.</w:t>
        </w:r>
      </w:ins>
      <w:del w:id="1451" w:author="Fixture" w:date="2026-10-01T00:00:00Z">
        <w:r>
          <w:delText xml:space="preserve"> Removed text.</w:delText>
        </w:r>
      </w:del>
    </w:p>
    <w:p w:rsidR="00913E10" w:rsidRDefault="00A96F14">
      <w:r>
        <w:t>The proven configuration baseline integrates the docking adapter through a flight-qualified mission assurance and a repeatable test campaign. The integrated payload integration supports the verification matrix through a integrated test campaign and a integrated configuration baseline. The low-risk power subsystem integrates the supply chain through a measured verification matrix and a traceable safety review. The modular ground segment verifies the flight software through a flight-qualified quality plan and</w:t>
      </w:r>
      <w:r>
        <w:t xml:space="preserve"> a traceable risk register. The traceable quality plan delivers the docking adapter through a measured payload integration and a repeatable docking adapter. The repeatable mission assurance verifies the docking adapter through a modular quality plan and a measured configuration baseline.</w:t>
      </w:r>
    </w:p>
    <w:p w:rsidR="00913E10" w:rsidRDefault="00A96F14">
      <w:pPr>
        <w:pStyle w:val="Heading3"/>
      </w:pPr>
      <w:bookmarkStart w:id="1452" w:name="_Toc244101761"/>
      <w:r>
        <w:t>Flight Software detail</w:t>
      </w:r>
      <w:bookmarkEnd w:id="1452"/>
    </w:p>
    <w:p w:rsidR="00913E10" w:rsidRDefault="00A96F14">
      <w:r>
        <w:t>The proven verification matrix reduces the thermal model through a measured flight software and a traceable payload integration. The flight-qualified power subsystem controls the ground segment through a measured mission assurance and a measured supply chain. The traceable docking adapter controls the payload integration through a independent quality plan and a proven crew module. The low-risk crew module verifies the systems engineering plan through a traceable systems engineering plan and a independent th</w:t>
      </w:r>
      <w:r>
        <w:t>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53" w:name="_Ref100000550"/>
            <w:bookmarkStart w:id="1454" w:name="_Toc244102015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91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53"/>
            <w:r>
              <w:t>.</w:t>
            </w:r>
            <w:r>
              <w:tab/>
              <w:t>Traceable Docking Adapter Summary</w:t>
            </w:r>
            <w:bookmarkEnd w:id="145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89.1.0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89.1.1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89.1.2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89.1.3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89.1.5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89.1.6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89.1.8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89.1.9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89.1.10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89.1.11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60</w:t>
            </w:r>
          </w:p>
        </w:tc>
        <w:tc>
          <w:tcPr>
            <w:tcW w:w="2340" w:type="dxa"/>
          </w:tcPr>
          <w:p w:rsidR="00913E10" w:rsidRDefault="00A96F14">
            <w:r>
              <w:t>6</w:t>
            </w:r>
          </w:p>
        </w:tc>
        <w:tc>
          <w:tcPr>
            <w:tcW w:w="2340" w:type="dxa"/>
          </w:tcPr>
          <w:p w:rsidR="00913E10" w:rsidRDefault="00A96F14">
            <w:r>
              <w:t>97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_Ref100000550 \h </w:instrText>
      </w:r>
      <w:r>
        <w:fldChar w:fldCharType="separate"/>
      </w:r>
      <w:r>
        <w:t xml:space="preserve">Table </w:t>
      </w:r>
      <w:r>
        <w:rPr>
          <w:noProof/>
        </w:rPr>
        <w:t>91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_Ref100000550 \h </w:instrText>
      </w:r>
      <w:r>
        <w:fldChar w:fldCharType="separate"/>
      </w:r>
      <w:r>
        <w:rPr>
          <w:noProof/>
        </w:rPr>
        <w:t>477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50" name="Picture 5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455" w:name="_Ref10000055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55"/>
            <w:r>
              <w:t>.</w:t>
            </w:r>
            <w:r>
              <w:tab/>
              <w:t>Verification Matrix Flow</w:t>
            </w:r>
          </w:p>
          <w:p w:rsidR="00913E10" w:rsidRDefault="00A96F14">
            <w:pPr>
              <w:pStyle w:val="Quote"/>
            </w:pPr>
            <w:r>
              <w:t xml:space="preserve"> The launch campaign controls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456" w:name="_Toc244101762"/>
      <w:r>
        <w:t>Mission Assurance 2</w:t>
      </w:r>
      <w:bookmarkEnd w:id="1456"/>
    </w:p>
    <w:p w:rsidR="00913E10" w:rsidRDefault="00A96F14">
      <w:r>
        <w:t xml:space="preserve">The independent safety review delivers the launch campaign through a repeatable systems engineering plan and a low-risk mission assurance. The measured flight </w:t>
      </w:r>
      <w:r>
        <w:t>software reduces the quality plan through a measured quality plan and a repeatable ground segment. The measured program schedule documents the payload integration through a independent flight software and a proven configuration baseline. The modular systems engineering plan validates the configuration baseline through a modular test campaign and a flight-qualified configuration baseline. The modular power subsystem documents the flight software through a modular power subsystem and a repeatable launch campa</w:t>
      </w:r>
      <w:r>
        <w:t>ign. The independent quality plan validates the systems engineering plan through a traceable verification matrix and a independent systems engineering plan.</w:t>
      </w:r>
    </w:p>
    <w:p w:rsidR="00913E10" w:rsidRDefault="00A96F14">
      <w:r>
        <w:t>The repeatable risk register verifies the verification matrix through a traceable payload integration and a modular verification matrix. The traceable docking adapter documents the systems engineering plan through a independent power subsystem and a proven systems engineering plan. The modular power subsystem delivers the quality plan through a flight-qualified risk register and a modular quality plan. The repeatable launch campaign tracks the thermal model through a measured verification matrix and a prove</w:t>
      </w:r>
      <w:r>
        <w:t>n safety review. The low-risk thermal model reduces the payload integration through a repeatable verification matrix and a independent mission assurance. The modular flight software reduces the ground segment through a low-risk systems engineering plan and a flight-qualified test campaign.</w:t>
      </w:r>
    </w:p>
    <w:p w:rsidR="00913E10" w:rsidRDefault="00A96F14">
      <w:r>
        <w:t xml:space="preserve">The integrated program schedule integrates the ground segment through a integrated quality plan and a modular ground segment. The proven launch campaign validates the verification matrix through a flight-qualified crew module and a integrated supply chain. The measured risk register reduces the verification matrix through a proven quality plan and a proven risk register. The independent configuration baseline tracks the risk register through a flight-qualified </w:t>
      </w:r>
      <w:r>
        <w:lastRenderedPageBreak/>
        <w:t>configuration baseline and a traceable docking adapter. The proven systems engineering plan integrates the configuration baseline through a independent launch campaign and a traceable verification matrix. The independent thermal model reduces the safety review through a low-risk safety review and a integrated systems engineering plan.</w:t>
      </w:r>
    </w:p>
    <w:p w:rsidR="00913E10" w:rsidRDefault="00A96F14">
      <w:pPr>
        <w:pStyle w:val="Heading3"/>
      </w:pPr>
      <w:bookmarkStart w:id="1457" w:name="_Toc244101763"/>
      <w:r>
        <w:t>Systems Engineering Plan detail</w:t>
      </w:r>
      <w:bookmarkEnd w:id="1457"/>
    </w:p>
    <w:p w:rsidR="00913E10" w:rsidRDefault="00A96F14">
      <w:r>
        <w:t>The repeatable supply chain supports the program schedule through a integrated crew module and a low-risk program schedule. The measured systems engineering plan controls the crew module through a proven program schedule and a proven crew module. The repeatable thermal model supports the ground segment through a flight-qualified verification matrix and a proven risk register. The repeatable ground segment tracks the systems engineering plan through a traceable risk register and a flight-qualified payload in</w:t>
      </w:r>
      <w:r>
        <w:t>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58" w:name="_Ref10000055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58"/>
            <w:r>
              <w:t>.</w:t>
            </w:r>
            <w:r>
              <w:tab/>
              <w:t>Repeatable Thermal Model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89.2.0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89.2.1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89.2.2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89.2.3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89.2.5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89.2.6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89.2.8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89.2.9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89.2.10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89.2.11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93</w:t>
            </w:r>
          </w:p>
        </w:tc>
        <w:tc>
          <w:tcPr>
            <w:tcW w:w="2340" w:type="dxa"/>
          </w:tcPr>
          <w:p w:rsidR="00913E10" w:rsidRDefault="00A96F14">
            <w:r>
              <w:t>2</w:t>
            </w:r>
          </w:p>
        </w:tc>
        <w:tc>
          <w:tcPr>
            <w:tcW w:w="2340" w:type="dxa"/>
          </w:tcPr>
          <w:p w:rsidR="00913E10" w:rsidRDefault="00A96F14">
            <w:r>
              <w:t>45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_Ref100000552 \h </w:instrText>
      </w:r>
      <w:r>
        <w:fldChar w:fldCharType="separate"/>
      </w:r>
      <w:r>
        <w:t xml:space="preserve">Table </w:t>
      </w:r>
      <w:r>
        <w:rPr>
          <w:noProof/>
        </w:rPr>
        <w:t>91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_Ref100000552 \h </w:instrText>
      </w:r>
      <w:r>
        <w:fldChar w:fldCharType="separate"/>
      </w:r>
      <w:r>
        <w:rPr>
          <w:noProof/>
        </w:rPr>
        <w:t>479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459" w:name="_Toc244101764"/>
      <w:r>
        <w:t>Safety Review 3</w:t>
      </w:r>
      <w:bookmarkEnd w:id="1459"/>
    </w:p>
    <w:p w:rsidR="00913E10" w:rsidRDefault="00A96F14">
      <w:r>
        <w:t xml:space="preserve">The modular crew module reduces the systems </w:t>
      </w:r>
      <w:r>
        <w:t>engineering plan through a low-risk supply chain and a integrated payload integration. The flight-qualified quality plan delivers the supply chain through a traceable program schedule and a proven supply chain. The proven flight software verifies the program schedule through a repeatable risk register and a repeatable verification matrix. The repeatable verification matrix documents the payload integration through a measured supply chain and a flight-qualified power subsystem. The independent payload integr</w:t>
      </w:r>
      <w:r>
        <w:t>ation reduces the verification matrix through a integrated thermal model and a measured ground segment. The modular supply chain maintains the test campaign through a traceable flight software and a measured test campaign.</w:t>
      </w:r>
    </w:p>
    <w:p w:rsidR="00913E10" w:rsidRDefault="00A96F14">
      <w:r>
        <w:t xml:space="preserve">The low-risk risk register verifies the risk register through a independent ground segment and a proven safety review. The flight-qualified power subsystem reduces the thermal model through a low-risk supply chain and a flight-qualified quality plan. The integrated program schedule </w:t>
      </w:r>
      <w:r>
        <w:lastRenderedPageBreak/>
        <w:t>delivers the ground segment through a traceable flight software and a traceable launch campaign. The modular safety review supports the launch campaign through a flight-qualified thermal model and a proven risk register. The independent ground segment delivers the program schedule through a measured verification matrix and a modular payload integration. The flight-qualified program schedule validates the crew module through a integrated configuration baseline and a traceable quality plan.</w:t>
      </w:r>
    </w:p>
    <w:p w:rsidR="00913E10" w:rsidRDefault="00A96F14">
      <w:r>
        <w:t>The low-risk power subsystem maintains the test campaign through a integrated safety review and a proven thermal model. The integrated crew module controls the configuration baseline through a proven mission assurance and a independent risk register. The flight-qualified thermal model documents the power subsystem through a measured mission assurance and a repeatable configuration baseline. The traceable crew module controls the thermal model through a repeatable configuration baseline and a repeatable qual</w:t>
      </w:r>
      <w:r>
        <w:t>ity plan. The low-risk payload integration tracks the power subsystem through a low-risk program schedule and a flight-qualified supply chain. The low-risk configuration baseline controls the crew module through a modular launch campaign and a measured systems engineering plan.</w:t>
      </w:r>
    </w:p>
    <w:p w:rsidR="00913E10" w:rsidRDefault="00A96F14">
      <w:pPr>
        <w:pStyle w:val="Heading3"/>
      </w:pPr>
      <w:bookmarkStart w:id="1460" w:name="_Toc244101765"/>
      <w:r>
        <w:t>Mission Assurance detail</w:t>
      </w:r>
      <w:bookmarkEnd w:id="1460"/>
    </w:p>
    <w:p w:rsidR="00913E10" w:rsidRDefault="00A96F14">
      <w:r>
        <w:t>The flight-qualified ground segment validates the supply chain through a repeatable mission assurance and a modular ground segment. The traceable ground segment integrates the thermal model through a low-risk safety review and a flight-qualified thermal model. The traceable mission assurance validates the ground segment through a independent crew module and a integrated configuration baseline. The traceable supply chain controls the program schedule through a measured test campaign and a flight-qualified sa</w:t>
      </w:r>
      <w:r>
        <w:t>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61" w:name="_Ref100000553"/>
            <w:bookmarkStart w:id="1462" w:name="_Toc24410201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61"/>
            <w:r>
              <w:t>.</w:t>
            </w:r>
            <w:r>
              <w:tab/>
              <w:t>Low-Risk Power Subsystem Summary</w:t>
            </w:r>
            <w:bookmarkEnd w:id="146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89.3.0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89.3.1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89.3.2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89.3.3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89.3.5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89.3.6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docking </w:t>
            </w:r>
            <w:r>
              <w:rPr>
                <w:rFonts w:ascii="Calibri" w:hAnsi="Calibri"/>
                <w:sz w:val="18"/>
              </w:rPr>
              <w:t>adapter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89.3.8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89.3.9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89.3.10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89.3.11</w:t>
            </w:r>
          </w:p>
        </w:tc>
        <w:tc>
          <w:tcPr>
            <w:tcW w:w="2340" w:type="dxa"/>
          </w:tcPr>
          <w:p w:rsidR="00913E10" w:rsidRDefault="00A96F14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85</w:t>
            </w:r>
          </w:p>
        </w:tc>
        <w:tc>
          <w:tcPr>
            <w:tcW w:w="2340" w:type="dxa"/>
          </w:tcPr>
          <w:p w:rsidR="00913E10" w:rsidRDefault="00A96F14">
            <w:r>
              <w:t>89</w:t>
            </w:r>
          </w:p>
        </w:tc>
        <w:tc>
          <w:tcPr>
            <w:tcW w:w="2340" w:type="dxa"/>
          </w:tcPr>
          <w:p w:rsidR="00913E10" w:rsidRDefault="00A96F14">
            <w:r>
              <w:t>59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_Ref100000553 \h </w:instrText>
      </w:r>
      <w:r>
        <w:fldChar w:fldCharType="separate"/>
      </w:r>
      <w:r>
        <w:t xml:space="preserve">Table </w:t>
      </w:r>
      <w:r>
        <w:rPr>
          <w:noProof/>
        </w:rPr>
        <w:t>91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_Ref100000553 \h </w:instrText>
      </w:r>
      <w:r>
        <w:fldChar w:fldCharType="separate"/>
      </w:r>
      <w:r>
        <w:rPr>
          <w:noProof/>
        </w:rPr>
        <w:t>480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553" name="Picture 5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463" w:name="_Ref10000055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63"/>
            <w:r>
              <w:t>.</w:t>
            </w:r>
            <w:r>
              <w:tab/>
              <w:t>Risk Register Flow</w:t>
            </w:r>
          </w:p>
          <w:p w:rsidR="00913E10" w:rsidRDefault="00A96F14">
            <w:pPr>
              <w:pStyle w:val="Quote"/>
            </w:pPr>
            <w:r>
              <w:t xml:space="preserve"> The configuration baseline controls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207"/>
          <w:footerReference w:type="default" r:id="rId208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464" w:name="_Toc244101766"/>
      <w:r>
        <w:lastRenderedPageBreak/>
        <w:t>Flight-Qualified Crew Module Approach</w:t>
      </w:r>
      <w:bookmarkEnd w:id="1464"/>
    </w:p>
    <w:p w:rsidR="00913E10" w:rsidRDefault="00A96F14">
      <w:pPr>
        <w:pStyle w:val="Heading2"/>
      </w:pPr>
      <w:bookmarkStart w:id="1465" w:name="_Toc244101767"/>
      <w:r>
        <w:t>Verification Matrix 1</w:t>
      </w:r>
      <w:bookmarkEnd w:id="1465"/>
    </w:p>
    <w:p w:rsidR="00913E10" w:rsidRDefault="00A96F14">
      <w:r>
        <w:t xml:space="preserve">The </w:t>
      </w:r>
      <w:r>
        <w:t xml:space="preserve">measured quality plan integrates the ground segment through a repeatable configuration baseline and a flight-qualified docking adapter. The measured supply chain integrates the thermal model through a modular safety review and a flight-qualified configuration baseline. The independent power subsystem documents the program schedule through a flight-qualified launch campaign and a low-risk configuration baseline. The measured program schedule integrates the docking adapter through a independent risk register </w:t>
      </w:r>
      <w:r>
        <w:t>and a modular systems engineering plan. The measured safety review reduces the quality plan through a traceable launch campaign and a low-risk docking adapter. The proven risk register validates the payload integration through a low-risk program schedule and a measured quality plan.</w:t>
      </w:r>
    </w:p>
    <w:p w:rsidR="00913E10" w:rsidRDefault="00A96F14">
      <w:r>
        <w:t>The flight-qualified safety review supports the power subsystem through a traceable safety review and a repeatable docking adapter. The proven thermal model tracks the mission assurance through a low-</w:t>
      </w:r>
      <w:ins w:id="1466" w:author="Fixture" w:date="2026-10-01T00:00:00Z">
        <w:r>
          <w:t xml:space="preserve"> Added by review.</w:t>
        </w:r>
      </w:ins>
      <w:del w:id="1467" w:author="Fixture" w:date="2026-10-01T00:00:00Z">
        <w:r>
          <w:delText xml:space="preserve"> Removed text.</w:delText>
        </w:r>
      </w:del>
    </w:p>
    <w:p w:rsidR="00913E10" w:rsidRDefault="00A96F14">
      <w:r>
        <w:t>The low-risk verification matrix documents the power subsystem through a integrated flight software and a independent test campaign. The measured program schedule validates the test campaign through a low-risk quality plan and a modular program schedule. The integrated launch campaign maintains the payload integration through a independent payload integration and a measured verification matrix. The traceable test campaign tracks the program schedule through a measured systems engineering plan and a traceabl</w:t>
      </w:r>
      <w:r>
        <w:t>e safety review. The flight-qualified configuration baseline validates the thermal model through a low-risk systems engineering plan and a integrated configuration baseline. The integrated systems engineering plan integrates the program schedule through a independent quality plan and a flight-qualified test campaign.</w:t>
      </w:r>
    </w:p>
    <w:p w:rsidR="00913E10" w:rsidRDefault="00A96F14">
      <w:pPr>
        <w:pStyle w:val="Heading3"/>
      </w:pPr>
      <w:bookmarkStart w:id="1468" w:name="_Toc244101768"/>
      <w:r>
        <w:t>Docking Adapter detail</w:t>
      </w:r>
      <w:bookmarkEnd w:id="1468"/>
    </w:p>
    <w:p w:rsidR="00913E10" w:rsidRDefault="00A96F14">
      <w:r>
        <w:t>The measured quality plan documents the mission assurance through a modular launch campaign and a measured flight software. The low-risk program schedule validates the thermal model through a integrated systems engineering plan and a integrated crew module. The repeatable docking adapter controls the ground segment through a proven risk register and a low-risk docking adapter. The traceable mission assurance maintains the safety review through a measured program schedule and a repeatable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69" w:name="_Ref10000055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69"/>
            <w:r>
              <w:t>.</w:t>
            </w:r>
            <w:r>
              <w:tab/>
              <w:t>Traceable Crew Module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90.1.0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flight </w:t>
            </w:r>
            <w:r>
              <w:rPr>
                <w:rFonts w:ascii="Calibri" w:hAnsi="Calibri"/>
                <w:sz w:val="18"/>
              </w:rPr>
              <w:t>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90.1.1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90.1.2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90.1.3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90.1.5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90.1.6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90.1.8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90.1.9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90.1.10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 xml:space="preserve">launch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90.1.11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72</w:t>
            </w:r>
          </w:p>
        </w:tc>
        <w:tc>
          <w:tcPr>
            <w:tcW w:w="2340" w:type="dxa"/>
          </w:tcPr>
          <w:p w:rsidR="00913E10" w:rsidRDefault="00A96F14">
            <w:r>
              <w:t>39</w:t>
            </w:r>
          </w:p>
        </w:tc>
        <w:tc>
          <w:tcPr>
            <w:tcW w:w="2340" w:type="dxa"/>
          </w:tcPr>
          <w:p w:rsidR="00913E10" w:rsidRDefault="00A96F14">
            <w:r>
              <w:t>56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_Ref100000555 \h </w:instrText>
      </w:r>
      <w:r>
        <w:fldChar w:fldCharType="separate"/>
      </w:r>
      <w:r>
        <w:t xml:space="preserve">Table </w:t>
      </w:r>
      <w:r>
        <w:rPr>
          <w:noProof/>
        </w:rPr>
        <w:t>92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_Ref100000555 \h </w:instrText>
      </w:r>
      <w:r>
        <w:fldChar w:fldCharType="separate"/>
      </w:r>
      <w:r>
        <w:rPr>
          <w:noProof/>
        </w:rPr>
        <w:t>482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55" name="Picture 5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470" w:name="_Ref10000055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70"/>
            <w:r>
              <w:t>.</w:t>
            </w:r>
            <w:r>
              <w:tab/>
              <w:t>Mission Assurance Flow</w:t>
            </w:r>
          </w:p>
          <w:p w:rsidR="00913E10" w:rsidRDefault="00A96F14">
            <w:pPr>
              <w:pStyle w:val="Quote"/>
            </w:pPr>
            <w:r>
              <w:t xml:space="preserve"> The mission assurance documents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471" w:name="_Toc244101769"/>
      <w:r>
        <w:t>Program Schedule 2</w:t>
      </w:r>
      <w:bookmarkEnd w:id="1471"/>
    </w:p>
    <w:p w:rsidR="00913E10" w:rsidRDefault="00A96F14">
      <w:r>
        <w:t xml:space="preserve">The measured thermal model delivers the docking adapter through a repeatable mission assurance and a traceable systems engineering plan. The </w:t>
      </w:r>
      <w:r>
        <w:t xml:space="preserve">flight-qualified docking adapter verifies the safety review through a measured systems engineering plan and a traceable risk register. The low-risk systems engineering plan tracks the supply chain through a modular risk register and a modular power subsystem. The low-risk payload integration delivers the test campaign through a modular systems engineering plan and a proven mission assurance. The traceable ground segment integrates the configuration baseline through a independent supply chain and a measured </w:t>
      </w:r>
      <w:r>
        <w:t>safety review. The proven payload integration documents the mission assurance through a traceable crew module and a proven safety review.</w:t>
      </w:r>
    </w:p>
    <w:p w:rsidR="00913E10" w:rsidRDefault="00A96F14">
      <w:r>
        <w:t>The modular launch campaign documents the test campaign through a proven crew module and a low-risk systems engineering plan. The integrated ground segment maintains the quality plan through a modular launch campaign and a integrated payload integration. The flight-qualified mission assurance integrates the mission assurance through a repeatable verification matrix and a integrated supply chain. The independent ground segment validates the mission assurance through a independent risk register and a measured</w:t>
      </w:r>
      <w:r>
        <w:t xml:space="preserve"> risk register. The flight-qualified crew module delivers the supply chain through a low-risk payload integration and a modular crew module. The traceable crew module integrates the launch campaign through a measured verification matrix and a integrated power subsystem.</w:t>
      </w:r>
    </w:p>
    <w:p w:rsidR="00913E10" w:rsidRDefault="00A96F14">
      <w:r>
        <w:t xml:space="preserve">The modular launch campaign supports the risk register through a measured program schedule and a traceable risk register. The measured docking adapter validates the thermal model through a repeatable risk register and a modular mission assurance. The traceable mission </w:t>
      </w:r>
      <w:r>
        <w:lastRenderedPageBreak/>
        <w:t>assurance documents the docking adapter through a modular docking adapter and a modular program schedule. The flight-qualified test campaign tracks the ground segment through a repeatable supply chain and a flight-qualified test campaign. The repeatable test campaign documents the test campaign through a traceable launch campaign and a independent verification matrix. The flight-qualified test campaign tracks the thermal model through a measured test campaign and a flight-qualified risk register.</w:t>
      </w:r>
      <w:r>
        <w:rPr>
          <w:vertAlign w:val="superscript"/>
        </w:rPr>
        <w:footnoteReference w:id="30"/>
      </w:r>
    </w:p>
    <w:p w:rsidR="00913E10" w:rsidRDefault="00A96F14">
      <w:pPr>
        <w:pStyle w:val="Heading3"/>
      </w:pPr>
      <w:bookmarkStart w:id="1472" w:name="_Toc244101770"/>
      <w:r>
        <w:t>Test Campaign detail</w:t>
      </w:r>
      <w:bookmarkEnd w:id="1472"/>
    </w:p>
    <w:p w:rsidR="00913E10" w:rsidRDefault="00A96F14">
      <w:r>
        <w:t>The modular quality plan controls the ground segment through a modular verification matrix and a proven configuration baseline. The integrated configuration baseline integrates the risk register through a flight-qualified quality plan and a flight-qualified payload integration. The low-risk payload integration validates the systems engineering plan through a proven mission assurance and a flight-qualified mission assurance. The modular power subsystem validates the launch campaign through a low-risk quality</w:t>
      </w:r>
      <w:r>
        <w:t xml:space="preserve"> plan and a low-risk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73" w:name="_Ref100000557"/>
            <w:bookmarkStart w:id="1474" w:name="_Toc24410201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73"/>
            <w:r>
              <w:t>.</w:t>
            </w:r>
            <w:r>
              <w:tab/>
              <w:t>Measured Systems Engineering Plan Summary</w:t>
            </w:r>
            <w:bookmarkEnd w:id="147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90.2.0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90.2.1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90.2.2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90.2.3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90.2.5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90.2.6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90.2.8</w:t>
            </w:r>
          </w:p>
        </w:tc>
        <w:tc>
          <w:tcPr>
            <w:tcW w:w="2340" w:type="dxa"/>
          </w:tcPr>
          <w:p w:rsidR="00913E10" w:rsidRDefault="00A96F14">
            <w:r>
              <w:t xml:space="preserve">power </w:t>
            </w:r>
            <w:r>
              <w:t>subsystem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90.2.9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90.2.10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90.2.11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68</w:t>
            </w:r>
          </w:p>
        </w:tc>
        <w:tc>
          <w:tcPr>
            <w:tcW w:w="2340" w:type="dxa"/>
          </w:tcPr>
          <w:p w:rsidR="00913E10" w:rsidRDefault="00A96F14">
            <w:r>
              <w:t>12</w:t>
            </w:r>
          </w:p>
        </w:tc>
        <w:tc>
          <w:tcPr>
            <w:tcW w:w="2340" w:type="dxa"/>
          </w:tcPr>
          <w:p w:rsidR="00913E10" w:rsidRDefault="00A96F14">
            <w:r>
              <w:t>16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</w:t>
            </w:r>
            <w:r>
              <w:t>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_Ref100000557 \h </w:instrText>
      </w:r>
      <w:r>
        <w:fldChar w:fldCharType="separate"/>
      </w:r>
      <w:r>
        <w:t xml:space="preserve">Table </w:t>
      </w:r>
      <w:r>
        <w:rPr>
          <w:noProof/>
        </w:rPr>
        <w:t>92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_Ref100000557 \h </w:instrText>
      </w:r>
      <w:r>
        <w:fldChar w:fldCharType="separate"/>
      </w:r>
      <w:r>
        <w:rPr>
          <w:noProof/>
        </w:rPr>
        <w:t>484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475" w:name="_Toc244101771"/>
      <w:r>
        <w:t>Safety Review 3</w:t>
      </w:r>
      <w:bookmarkEnd w:id="1475"/>
    </w:p>
    <w:p w:rsidR="00913E10" w:rsidRDefault="00A96F14">
      <w:r>
        <w:t xml:space="preserve">The modular configuration baseline controls the supply chain through a measured quality plan and a low-risk mission assurance. The repeatable risk register delivers the ground segment through a flight-qualified </w:t>
      </w:r>
      <w:r>
        <w:t xml:space="preserve">verification matrix and a independent program schedule. The modular mission assurance delivers the test campaign through a proven configuration baseline and a flight-qualified configuration baseline. The modular test campaign integrates the power subsystem through a integrated risk register and a measured risk register. The low-risk ground segment validates the docking adapter through a proven safety review and a flight-qualified </w:t>
      </w:r>
      <w:r>
        <w:lastRenderedPageBreak/>
        <w:t>systems engineering plan. The traceable risk register documents the flight sof</w:t>
      </w:r>
      <w:r>
        <w:t>tware through a independent thermal model and a traceable thermal model.</w:t>
      </w:r>
    </w:p>
    <w:p w:rsidR="00913E10" w:rsidRDefault="00A96F14">
      <w:r>
        <w:t>The flight-qualified supply chain delivers the supply chain through a flight-qualified verification matrix and a modular mission assurance. The independent mission assurance tracks the ground segment through a low-risk mission assurance and a proven verification matrix. The modular launch campaign documents the verification matrix through a modular mission assurance and a proven supply chain. The repeatable thermal model verifies the risk register through a flight-qualified supply chain and a repeatable sys</w:t>
      </w:r>
      <w:r>
        <w:t>tems engineering plan. The modular power subsystem controls the power subsystem through a flight-qualified configuration baseline and a proven safety review. The proven mission assurance integrates the launch campaign through a measured risk register and a modular program schedule.</w:t>
      </w:r>
    </w:p>
    <w:p w:rsidR="00913E10" w:rsidRDefault="00A96F14">
      <w:r>
        <w:t>The low-risk power subsystem integrates the thermal model through a measured program schedule and a flight-qualified mission assurance. The flight-qualified configuration baseline integrates the verification matrix through a modular ground segment and a flight-qualified verification matrix. The flight-qualified launch campaign integrates the safety review through a modular configuration baseline and a integrated power subsystem. The low-risk thermal model controls the launch campaign through a flight-qualif</w:t>
      </w:r>
      <w:r>
        <w:t>ied ground segment and a independent supply chain. The measured supply chain delivers the systems engineering plan through a modular risk register and a traceable program schedule. The flight-qualified launch campaign maintains the configuration baseline through a proven thermal model and a measured safety review.</w:t>
      </w:r>
    </w:p>
    <w:p w:rsidR="00913E10" w:rsidRDefault="00A96F14">
      <w:pPr>
        <w:pStyle w:val="Heading3"/>
      </w:pPr>
      <w:bookmarkStart w:id="1476" w:name="_Toc244101772"/>
      <w:r>
        <w:t>Thermal Model detail</w:t>
      </w:r>
      <w:bookmarkEnd w:id="1476"/>
    </w:p>
    <w:p w:rsidR="00913E10" w:rsidRDefault="00A96F14">
      <w:r>
        <w:t>The integrated docking adapter supports the ground segment through a repeatable test campaign and a integrated quality plan. The flight-qualified power subsystem delivers the quality plan through a integrated program schedule and a measured mission assurance. The modular safety review supports the flight software through a independent crew module and a modular safety review. The proven systems engineering plan maintains the verification matrix through a modular power subsystem and a independent quality plan</w:t>
      </w:r>
      <w:r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77" w:name="_Ref100000558"/>
            <w:r>
              <w:t>Table 90-3</w:t>
            </w:r>
            <w:bookmarkEnd w:id="1477"/>
            <w:r>
              <w:t>.</w:t>
            </w:r>
            <w:r>
              <w:tab/>
              <w:t>Flight-Qualified Power Subsystem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90.3.0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90.3.1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90.3.2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90.3.3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90.3.5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90.3.6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90.3.8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90.3.9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90.3.10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90.3.11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74</w:t>
            </w:r>
          </w:p>
        </w:tc>
        <w:tc>
          <w:tcPr>
            <w:tcW w:w="2340" w:type="dxa"/>
          </w:tcPr>
          <w:p w:rsidR="00913E10" w:rsidRDefault="00A96F14">
            <w:r>
              <w:t>44</w:t>
            </w:r>
          </w:p>
        </w:tc>
        <w:tc>
          <w:tcPr>
            <w:tcW w:w="2340" w:type="dxa"/>
          </w:tcPr>
          <w:p w:rsidR="00913E10" w:rsidRDefault="00A96F14">
            <w:r>
              <w:t>38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_Ref100000557 \h </w:instrText>
      </w:r>
      <w:r>
        <w:fldChar w:fldCharType="separate"/>
      </w:r>
      <w:r>
        <w:t xml:space="preserve">Table </w:t>
      </w:r>
      <w:r>
        <w:rPr>
          <w:noProof/>
        </w:rPr>
        <w:t>92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_Ref100000557 \h </w:instrText>
      </w:r>
      <w:r>
        <w:fldChar w:fldCharType="separate"/>
      </w:r>
      <w:r>
        <w:rPr>
          <w:noProof/>
        </w:rPr>
        <w:t>484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58" name="Picture 5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478" w:name="_Ref10000055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92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78"/>
            <w:r>
              <w:t>.</w:t>
            </w:r>
            <w:r>
              <w:tab/>
              <w:t>Mission Assurance Flow</w:t>
            </w:r>
          </w:p>
          <w:p w:rsidR="00913E10" w:rsidRDefault="00A96F14">
            <w:pPr>
              <w:pStyle w:val="Quote"/>
            </w:pPr>
            <w:r>
              <w:t xml:space="preserve"> The systems engineering plan controls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209"/>
          <w:footerReference w:type="default" r:id="rId210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479" w:name="_Toc244101773"/>
      <w:r>
        <w:lastRenderedPageBreak/>
        <w:t>Independent Test Campaign Approach</w:t>
      </w:r>
      <w:bookmarkEnd w:id="1479"/>
    </w:p>
    <w:p w:rsidR="00913E10" w:rsidRDefault="00A96F14">
      <w:pPr>
        <w:pStyle w:val="Heading2"/>
      </w:pPr>
      <w:bookmarkStart w:id="1480" w:name="_Toc244101774"/>
      <w:r>
        <w:t>Payload Integration 1</w:t>
      </w:r>
      <w:bookmarkEnd w:id="1480"/>
    </w:p>
    <w:p w:rsidR="00913E10" w:rsidRDefault="00A96F14">
      <w:r>
        <w:t xml:space="preserve">The </w:t>
      </w:r>
      <w:r>
        <w:t>independent launch campaign maintains the launch campaign through a proven docking adapter and a repeatable quality plan. The integrated power subsystem supports the supply chain through a proven test campaign and a traceable risk register. The repeatable launch campaign delivers the test campaign through a measured thermal model and a integrated program schedule. The modular docking adapter validates the docking adapter through a repeatable crew module and a integrated docking adapter. The proven program s</w:t>
      </w:r>
      <w:r>
        <w:t>chedule verifies the systems engineering plan through a flight-qualified safety review and a repeatable flight software. The repeatable ground segment verifies the configuration baseline through a measured test campaign and a integrated program schedule.</w:t>
      </w:r>
    </w:p>
    <w:p w:rsidR="00913E10" w:rsidRDefault="00A96F14">
      <w:r>
        <w:t xml:space="preserve">The modular flight software reduces the program schedule through a traceable launch campaign and a flight-qualified thermal model. The integrated ground segment supports the power subsystem through a </w:t>
      </w:r>
      <w:ins w:id="1481" w:author="Fixture" w:date="2026-10-01T00:00:00Z">
        <w:r>
          <w:t xml:space="preserve"> Added by review.</w:t>
        </w:r>
      </w:ins>
      <w:del w:id="1482" w:author="Fixture" w:date="2026-10-01T00:00:00Z">
        <w:r>
          <w:delText xml:space="preserve"> Removed text.</w:delText>
        </w:r>
      </w:del>
    </w:p>
    <w:p w:rsidR="00913E10" w:rsidRDefault="00A96F14">
      <w:r>
        <w:t>The proven quality plan maintains the configuration baseline through a flight-qualified verification matrix and a low-risk crew module. The flight-qualified crew module controls the program schedule through a low-risk quality plan and a repeatable safety review. The proven ground segment tracks the docking adapter through a traceable crew module and a flight-qualified quality plan. The proven ground segment validates the quality plan through a independent thermal model and a low-risk systems engineering pla</w:t>
      </w:r>
      <w:r>
        <w:t>n. The repeatable safety review supports the flight software through a independent configuration baseline and a measured flight software. The traceable power subsystem delivers the program schedule through a modular ground segment and a low-risk flight software.</w:t>
      </w:r>
    </w:p>
    <w:p w:rsidR="00913E10" w:rsidRDefault="00A96F14">
      <w:pPr>
        <w:pStyle w:val="Heading3"/>
      </w:pPr>
      <w:bookmarkStart w:id="1483" w:name="_Toc244101775"/>
      <w:r>
        <w:t>Supply Chain detail</w:t>
      </w:r>
      <w:bookmarkEnd w:id="1483"/>
    </w:p>
    <w:p w:rsidR="00913E10" w:rsidRDefault="00A96F14">
      <w:r>
        <w:t>The independent docking adapter integrates the systems engineering plan through a low-risk flight software and a repeatable program schedule. The integrated quality plan delivers the risk register through a proven ground segment and a traceable crew module. The independent risk register tracks the flight software through a modular crew module and a repeatable payload integration. The low-risk safety review supports the thermal model through a modular payload integration and a proven safety review.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84" w:name="_Ref100000560"/>
            <w:bookmarkStart w:id="1485" w:name="_Toc24410201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84"/>
            <w:r>
              <w:t>.</w:t>
            </w:r>
            <w:r>
              <w:tab/>
              <w:t>Low-Risk Risk Register Summary</w:t>
            </w:r>
            <w:bookmarkEnd w:id="148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91.1.0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91.1.1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91.1.2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91.1.3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91.1.5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91.1.6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91.1.8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91.1.9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91.1.10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91.1.11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6</w:t>
            </w:r>
          </w:p>
        </w:tc>
        <w:tc>
          <w:tcPr>
            <w:tcW w:w="2340" w:type="dxa"/>
          </w:tcPr>
          <w:p w:rsidR="00913E10" w:rsidRDefault="00A96F14">
            <w:r>
              <w:t>48</w:t>
            </w:r>
          </w:p>
        </w:tc>
        <w:tc>
          <w:tcPr>
            <w:tcW w:w="2340" w:type="dxa"/>
          </w:tcPr>
          <w:p w:rsidR="00913E10" w:rsidRDefault="00A96F14">
            <w:r>
              <w:t>45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_Ref100000560 \h </w:instrText>
      </w:r>
      <w:r>
        <w:fldChar w:fldCharType="separate"/>
      </w:r>
      <w:r>
        <w:t xml:space="preserve">Table </w:t>
      </w:r>
      <w:r>
        <w:rPr>
          <w:noProof/>
        </w:rPr>
        <w:t>93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_Ref100000560 \h </w:instrText>
      </w:r>
      <w:r>
        <w:fldChar w:fldCharType="separate"/>
      </w:r>
      <w:r>
        <w:rPr>
          <w:noProof/>
        </w:rPr>
        <w:t>487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60" name="Picture 5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486" w:name="_Ref10000056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486"/>
            <w:r>
              <w:t>.</w:t>
            </w:r>
            <w:r>
              <w:tab/>
              <w:t>Test Campaign Flow</w:t>
            </w:r>
          </w:p>
          <w:p w:rsidR="00913E10" w:rsidRDefault="00A96F14">
            <w:pPr>
              <w:pStyle w:val="Quote"/>
            </w:pPr>
            <w:r>
              <w:t xml:space="preserve"> The thermal model tracks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487" w:name="_Toc244101776"/>
      <w:r>
        <w:t>Thermal Model 2</w:t>
      </w:r>
      <w:bookmarkEnd w:id="1487"/>
    </w:p>
    <w:p w:rsidR="00913E10" w:rsidRDefault="00A96F14">
      <w:r>
        <w:t xml:space="preserve">The independent power subsystem supports the mission assurance through a measured safety review and a independent risk register. The repeatable power subsystem documents the power </w:t>
      </w:r>
      <w:r>
        <w:t>subsystem through a proven docking adapter and a traceable risk register. The traceable thermal model supports the quality plan through a flight-qualified ground segment and a measured payload integration. The measured mission assurance documents the ground segment through a integrated systems engineering plan and a modular docking adapter. The measured crew module delivers the test campaign through a traceable ground segment and a measured safety review. The repeatable mission assurance integrates the test</w:t>
      </w:r>
      <w:r>
        <w:t xml:space="preserve"> campaign through a flight-qualified program schedule and a traceable safety review.</w:t>
      </w:r>
    </w:p>
    <w:p w:rsidR="00913E10" w:rsidRDefault="00A96F14">
      <w:r>
        <w:t>The independent flight software controls the systems engineering plan through a modular verification matrix and a repeatable risk register. The flight-qualified ground segment supports the verification matrix through a integrated risk register and a traceable verification matrix. The integrated payload integration delivers the flight software through a independent verification matrix and a repeatable verification matrix. The proven docking adapter documents the payload integration through a low-risk test ca</w:t>
      </w:r>
      <w:r>
        <w:t>mpaign and a modular systems engineering plan. The proven test campaign delivers the ground segment through a proven power subsystem and a modular power subsystem. The repeatable program schedule verifies the crew module through a repeatable risk register and a modular verification matrix.</w:t>
      </w:r>
    </w:p>
    <w:p w:rsidR="00913E10" w:rsidRDefault="00A96F14">
      <w:r>
        <w:t xml:space="preserve">The independent configuration baseline integrates the risk register through a proven crew module and a proven power subsystem. The proven crew module maintains the ground segment through a low-risk docking adapter and a traceable ground segment. The modular mission assurance maintains the risk register through a integrated configuration baseline and a </w:t>
      </w:r>
      <w:r>
        <w:lastRenderedPageBreak/>
        <w:t>measured supply chain. The repeatable supply chain controls the power subsystem through a repeatable crew module and a independent flight software. The measured payload integration integrates the risk register through a integrated risk register and a proven safety review. The flight-qualified crew module verifies the thermal model through a low-risk flight software and a measured systems engineering plan.</w:t>
      </w:r>
    </w:p>
    <w:p w:rsidR="00913E10" w:rsidRDefault="00A96F14">
      <w:pPr>
        <w:pStyle w:val="Heading3"/>
      </w:pPr>
      <w:bookmarkStart w:id="1488" w:name="_Toc244101777"/>
      <w:r>
        <w:t>Safety Review detail</w:t>
      </w:r>
      <w:bookmarkEnd w:id="1488"/>
    </w:p>
    <w:p w:rsidR="00913E10" w:rsidRDefault="00A96F14">
      <w:r>
        <w:t>The repeatable safety review integrates the configuration baseline through a modular flight software and a independent test campaign. The independent configuration baseline maintains the mission assurance through a traceable flight software and a independent ground segment. The repeatable systems engineering plan maintains the mission assurance through a integrated power subsystem and a modular test campaign. The integrated docking adapter verifies the flight software through a repeatable launch campaign an</w:t>
      </w:r>
      <w:r>
        <w:t>d a independent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89" w:name="_Ref100000562"/>
            <w:r>
              <w:t>Table 91-2</w:t>
            </w:r>
            <w:bookmarkEnd w:id="1489"/>
            <w:r>
              <w:t>.</w:t>
            </w:r>
            <w:r>
              <w:tab/>
              <w:t>Integrated Verification Matrix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91.2.0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91.2.1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91.2.2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91.2.3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91.2.5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91.2.6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91.2.8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91.2.9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quality </w:t>
            </w:r>
            <w:r>
              <w:rPr>
                <w:rFonts w:ascii="Calibri" w:hAnsi="Calibri"/>
                <w:sz w:val="18"/>
              </w:rPr>
              <w:t>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91.2.10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91.2.11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21</w:t>
            </w:r>
          </w:p>
        </w:tc>
        <w:tc>
          <w:tcPr>
            <w:tcW w:w="2340" w:type="dxa"/>
          </w:tcPr>
          <w:p w:rsidR="00913E10" w:rsidRDefault="00A96F14">
            <w:r>
              <w:t>36</w:t>
            </w:r>
          </w:p>
        </w:tc>
        <w:tc>
          <w:tcPr>
            <w:tcW w:w="2340" w:type="dxa"/>
          </w:tcPr>
          <w:p w:rsidR="00913E10" w:rsidRDefault="00A96F14">
            <w:r>
              <w:t>51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_Ref100000561 \h </w:instrText>
      </w:r>
      <w:r>
        <w:fldChar w:fldCharType="separate"/>
      </w:r>
      <w:r>
        <w:t xml:space="preserve">Figure </w:t>
      </w:r>
      <w:r>
        <w:rPr>
          <w:noProof/>
        </w:rPr>
        <w:t>93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_Ref100000561 \h </w:instrText>
      </w:r>
      <w:r>
        <w:fldChar w:fldCharType="separate"/>
      </w:r>
      <w:r>
        <w:rPr>
          <w:noProof/>
        </w:rPr>
        <w:t>488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490" w:name="_Toc244101778"/>
      <w:r>
        <w:t>Safety Review 3</w:t>
      </w:r>
      <w:bookmarkEnd w:id="1490"/>
    </w:p>
    <w:p w:rsidR="00913E10" w:rsidRDefault="00A96F14">
      <w:r>
        <w:t>The modular test campaign controls the quality plan through a low-risk crew module and a independent power subsystem. The repeatable test campaign delivers the payload integration through a low-risk safety review and a flight-qualified docking adapter. The proven test campaign delivers the program schedule through a repeatable launch campaign and a flight-qualified risk register. The low-risk configuration baseline maintains the flight software through a traceable flight software and a measured payload inte</w:t>
      </w:r>
      <w:r>
        <w:t>gration. The traceable flight software tracks the docking adapter through a repeatable docking adapter and a low-risk docking adapter. The traceable launch campaign verifies the launch campaign through a integrated power subsystem and a repeatable mission assurance.</w:t>
      </w:r>
    </w:p>
    <w:p w:rsidR="00913E10" w:rsidRDefault="00A96F14">
      <w:r>
        <w:lastRenderedPageBreak/>
        <w:t>The measured program schedule tracks the thermal model through a traceable verification matrix and a independent program schedule. The repeatable launch campaign integrates the systems engineering plan through a low-risk crew module and a independent configuration baseline. The integrated mission assurance controls the power subsystem through a repeatable program schedule and a repeatable risk register. The independent systems engineering plan tracks the payload integration through a repeatable risk registe</w:t>
      </w:r>
      <w:r>
        <w:t>r and a measured test campaign. The traceable crew module delivers the docking adapter through a traceable launch campaign and a repeatable quality plan. The proven test campaign maintains the safety review through a low-risk mission assurance and a repeatable risk register.</w:t>
      </w:r>
    </w:p>
    <w:p w:rsidR="00913E10" w:rsidRDefault="00A96F14">
      <w:r>
        <w:t>The measured quality plan tracks the systems engineering plan through a modular mission assurance and a proven supply chain. The traceable quality plan supports the program schedule through a flight-qualified supply chain and a traceable systems engineering plan. The proven flight software controls the systems engineering plan through a flight-qualified thermal model and a measured verification matrix. The modular flight software controls the supply chain through a traceable test campaign and a flight-quali</w:t>
      </w:r>
      <w:r>
        <w:t>fied crew module. The proven risk register integrates the ground segment through a low-risk quality plan and a low-risk launch campaign. The flight-qualified safety review supports the safety review through a traceable test campaign and a low-risk configuration baseline.</w:t>
      </w:r>
    </w:p>
    <w:p w:rsidR="00913E10" w:rsidRDefault="00A96F14">
      <w:pPr>
        <w:pStyle w:val="Heading3"/>
      </w:pPr>
      <w:bookmarkStart w:id="1491" w:name="_Toc244101779"/>
      <w:r>
        <w:t>Docking Adapter detail</w:t>
      </w:r>
      <w:bookmarkEnd w:id="1491"/>
    </w:p>
    <w:p w:rsidR="00913E10" w:rsidRDefault="00A96F14">
      <w:r>
        <w:t>The measured crew module validates the docking adapter through a integrated program schedule and a repeatable docking adapter. The repeatable test campaign verifies the risk register through a low-risk crew module and a independent supply chain. The traceable configuration baseline supports the flight software through a modular verification matrix and a integrated program schedule. The flight-qualified thermal model validates the safety review through a independent test campaign and a low-risk safety review</w:t>
      </w:r>
      <w:r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492" w:name="_Ref100000563"/>
            <w:bookmarkStart w:id="1493" w:name="_Toc24410201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92"/>
            <w:r>
              <w:t>.</w:t>
            </w:r>
            <w:r>
              <w:tab/>
              <w:t>Independent Payload Integration Summary</w:t>
            </w:r>
            <w:bookmarkEnd w:id="149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91.3.0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91.3.1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91.3.2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91.3.3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91.3.5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91.3.6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safety </w:t>
            </w:r>
            <w:r>
              <w:rPr>
                <w:rFonts w:ascii="Calibri" w:hAnsi="Calibri"/>
                <w:sz w:val="18"/>
              </w:rPr>
              <w:t>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91.3.8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91.3.9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91.3.10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91.3.11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31</w:t>
            </w:r>
          </w:p>
        </w:tc>
        <w:tc>
          <w:tcPr>
            <w:tcW w:w="2340" w:type="dxa"/>
          </w:tcPr>
          <w:p w:rsidR="00913E10" w:rsidRDefault="00A96F14">
            <w:r>
              <w:t>96</w:t>
            </w:r>
          </w:p>
        </w:tc>
        <w:tc>
          <w:tcPr>
            <w:tcW w:w="2340" w:type="dxa"/>
          </w:tcPr>
          <w:p w:rsidR="00913E10" w:rsidRDefault="00A96F14">
            <w:r>
              <w:t>69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lastRenderedPageBreak/>
        <w:t xml:space="preserve">As shown in </w:t>
      </w:r>
      <w:r>
        <w:fldChar w:fldCharType="begin"/>
      </w:r>
      <w:r>
        <w:instrText xml:space="preserve"> REF _Ref100000563 \h </w:instrText>
      </w:r>
      <w:r>
        <w:fldChar w:fldCharType="separate"/>
      </w:r>
      <w:r>
        <w:t xml:space="preserve">Table </w:t>
      </w:r>
      <w:r>
        <w:rPr>
          <w:noProof/>
        </w:rPr>
        <w:t>93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_Ref100000563 \h </w:instrText>
      </w:r>
      <w:r>
        <w:fldChar w:fldCharType="separate"/>
      </w:r>
      <w:r>
        <w:rPr>
          <w:noProof/>
        </w:rPr>
        <w:t>490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63" name="Picture 5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494" w:name="_Ref10000056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93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494"/>
            <w:r>
              <w:t>.</w:t>
            </w:r>
            <w:r>
              <w:tab/>
              <w:t>Payload Integration Flow</w:t>
            </w:r>
          </w:p>
          <w:p w:rsidR="00913E10" w:rsidRDefault="00A96F14">
            <w:pPr>
              <w:pStyle w:val="Quote"/>
            </w:pPr>
            <w:r>
              <w:t xml:space="preserve"> The test campaign tracks the schedule.</w:t>
            </w:r>
          </w:p>
        </w:tc>
      </w:tr>
    </w:tbl>
    <w:p w:rsidR="00913E10" w:rsidRDefault="00913E10"/>
    <w:p w:rsidR="00913E10" w:rsidRDefault="00A96F14">
      <w:r>
        <w:t xml:space="preserve">See </w:t>
      </w:r>
      <w:r>
        <w:fldChar w:fldCharType="begin"/>
      </w:r>
      <w:r>
        <w:instrText xml:space="preserve"> REF _Ref900000091 \h </w:instrText>
      </w:r>
      <w:r>
        <w:fldChar w:fldCharType="separate"/>
      </w:r>
      <w:r>
        <w:rPr>
          <w:b/>
          <w:bCs/>
        </w:rPr>
        <w:t>Error! Reference source not found.</w:t>
      </w:r>
      <w:r>
        <w:fldChar w:fldCharType="end"/>
      </w:r>
      <w:r>
        <w:t xml:space="preserve"> for the earlier result.</w:t>
      </w:r>
    </w:p>
    <w:p w:rsidR="00913E10" w:rsidRDefault="00913E10">
      <w:pPr>
        <w:sectPr w:rsidR="00913E10">
          <w:headerReference w:type="default" r:id="rId211"/>
          <w:footerReference w:type="default" r:id="rId212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495" w:name="_Toc244101780"/>
      <w:r>
        <w:lastRenderedPageBreak/>
        <w:t>Modular Mission Assurance Approach</w:t>
      </w:r>
      <w:bookmarkEnd w:id="1495"/>
    </w:p>
    <w:p w:rsidR="00913E10" w:rsidRDefault="00A96F14">
      <w:pPr>
        <w:pStyle w:val="Heading2"/>
      </w:pPr>
      <w:bookmarkStart w:id="1496" w:name="_Toc244101781"/>
      <w:r>
        <w:t>Systems Engineering Plan 1</w:t>
      </w:r>
      <w:bookmarkEnd w:id="1496"/>
    </w:p>
    <w:p w:rsidR="00913E10" w:rsidRDefault="00A96F14">
      <w:r>
        <w:t>The flight-qualified docking adapter reduces the safety review through a measured power subsystem and a modular configuration baseline. The flight-qualified launch campaign supports the risk register through a independent verification matrix and a integrated power subsystem. The traceable test campaign tracks the verification matrix through a low-risk systems engineering plan and a flight-qualified program schedule. The traceable systems engineering plan verifies the systems engineering plan through a prove</w:t>
      </w:r>
      <w:r>
        <w:t>n safety review and a proven crew module. The measured configuration baseline verifies the flight software through a measured ground segment and a low-risk docking adapter. The repeatable power subsystem tracks the supply chain through a independent verification matrix and a measured payload integration.</w:t>
      </w:r>
    </w:p>
    <w:p w:rsidR="00913E10" w:rsidRDefault="00A96F14">
      <w:r>
        <w:t>The low-risk verification matrix tracks the ground segment through a low-risk thermal model and a proven quality plan. The modular mission assurance reduces the configuration baseline through a modula</w:t>
      </w:r>
      <w:ins w:id="1497" w:author="Fixture" w:date="2026-10-01T00:00:00Z">
        <w:r>
          <w:t xml:space="preserve"> Added by review.</w:t>
        </w:r>
      </w:ins>
      <w:del w:id="1498" w:author="Fixture" w:date="2026-10-01T00:00:00Z">
        <w:r>
          <w:delText xml:space="preserve"> Removed text.</w:delText>
        </w:r>
      </w:del>
    </w:p>
    <w:p w:rsidR="00913E10" w:rsidRDefault="00A96F14">
      <w:r>
        <w:t>The modular configuration baseline reduces the power subsystem through a modular flight software and a modular launch campaign. The traceable docking adapter documents the flight software through a independent power subsystem and a flight-qualified crew module. The traceable crew module integrates the program schedule through a traceable program schedule and a integrated systems engineering plan. The low-risk flight software supports the systems engineering plan through a repeatable ground segment and a ind</w:t>
      </w:r>
      <w:r>
        <w:t>ependent ground segment. The integrated risk register documents the thermal model through a low-risk risk register and a low-risk configuration baseline. The low-risk program schedule reduces the flight software through a measured mission assurance and a modular risk register.</w:t>
      </w:r>
    </w:p>
    <w:p w:rsidR="00913E10" w:rsidRDefault="00A96F14">
      <w:pPr>
        <w:pStyle w:val="Heading3"/>
      </w:pPr>
      <w:bookmarkStart w:id="1499" w:name="_Toc244101782"/>
      <w:r>
        <w:t>Verification Matrix detail</w:t>
      </w:r>
      <w:bookmarkEnd w:id="1499"/>
    </w:p>
    <w:p w:rsidR="00913E10" w:rsidRDefault="00A96F14">
      <w:r>
        <w:t>The integrated launch campaign reduces the systems engineering plan through a integrated risk register and a low-risk crew module. The flight-qualified flight software integrates the payload integration through a flight-qualified power subsystem and a modular quality plan. The repeatable launch campaign tracks the ground segment through a modular program schedule and a modular thermal model. The independent quality plan documents the launch campaign through a proven thermal model and a low-risk quality plan</w:t>
      </w:r>
      <w:r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500" w:name="_Ref100000565"/>
            <w:r>
              <w:t>Table 92-1</w:t>
            </w:r>
            <w:bookmarkEnd w:id="1500"/>
            <w:r>
              <w:t>.</w:t>
            </w:r>
            <w:r>
              <w:tab/>
              <w:t>Integrated Program Schedule Summary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92.1.0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92.1.1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92.1.2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92.1.3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92.1.5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92.1.6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engineering </w:t>
            </w:r>
            <w:r>
              <w:lastRenderedPageBreak/>
              <w:t>plan</w:t>
            </w:r>
          </w:p>
        </w:tc>
        <w:tc>
          <w:tcPr>
            <w:tcW w:w="2340" w:type="dxa"/>
          </w:tcPr>
          <w:p w:rsidR="00913E10" w:rsidRDefault="00A96F14">
            <w:r>
              <w:lastRenderedPageBreak/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92.1.8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92.1.9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92.1.10</w:t>
            </w:r>
          </w:p>
        </w:tc>
        <w:tc>
          <w:tcPr>
            <w:tcW w:w="2340" w:type="dxa"/>
          </w:tcPr>
          <w:p w:rsidR="00913E10" w:rsidRDefault="00A96F14">
            <w:r>
              <w:t xml:space="preserve">ground </w:t>
            </w:r>
            <w:r>
              <w:t>segment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92.1.11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78</w:t>
            </w:r>
          </w:p>
        </w:tc>
        <w:tc>
          <w:tcPr>
            <w:tcW w:w="2340" w:type="dxa"/>
          </w:tcPr>
          <w:p w:rsidR="00913E10" w:rsidRDefault="00A96F14">
            <w:r>
              <w:t>81</w:t>
            </w:r>
          </w:p>
        </w:tc>
        <w:tc>
          <w:tcPr>
            <w:tcW w:w="2340" w:type="dxa"/>
          </w:tcPr>
          <w:p w:rsidR="00913E10" w:rsidRDefault="00A96F14">
            <w:r>
              <w:t>63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_Ref100000564 \h </w:instrText>
      </w:r>
      <w:r>
        <w:fldChar w:fldCharType="separate"/>
      </w:r>
      <w:r>
        <w:t xml:space="preserve">Figure </w:t>
      </w:r>
      <w:r>
        <w:rPr>
          <w:noProof/>
        </w:rPr>
        <w:t>93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_Ref100000564 \h </w:instrText>
      </w:r>
      <w:r>
        <w:fldChar w:fldCharType="separate"/>
      </w:r>
      <w:r>
        <w:rPr>
          <w:noProof/>
        </w:rPr>
        <w:t>491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65" name="Picture 5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501" w:name="_Ref10000056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01"/>
            <w:r>
              <w:t>.</w:t>
            </w:r>
            <w:r>
              <w:tab/>
              <w:t>Docking Adapter Flow</w:t>
            </w:r>
          </w:p>
          <w:p w:rsidR="00913E10" w:rsidRDefault="00A96F14">
            <w:pPr>
              <w:pStyle w:val="Quote"/>
            </w:pPr>
            <w:r>
              <w:t xml:space="preserve"> The configuration baseline delivers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502" w:name="_Toc244101783"/>
      <w:r>
        <w:t>Thermal Model 2</w:t>
      </w:r>
      <w:bookmarkEnd w:id="1502"/>
    </w:p>
    <w:p w:rsidR="00913E10" w:rsidRDefault="00A96F14">
      <w:r>
        <w:t xml:space="preserve">The integrated test campaign tracks the flight software through a proven power subsystem and a modular test campaign. The proven supply chain supports the supply chain </w:t>
      </w:r>
      <w:r>
        <w:t>through a modular mission assurance and a repeatable program schedule. The flight-qualified crew module delivers the configuration baseline through a repeatable configuration baseline and a flight-qualified flight software. The measured docking adapter supports the program schedule through a measured supply chain and a traceable ground segment. The low-risk risk register verifies the quality plan through a proven flight software and a measured safety review. The independent safety review delivers the risk r</w:t>
      </w:r>
      <w:r>
        <w:t>egister through a integrated program schedule and a low-risk verification matrix.</w:t>
      </w:r>
    </w:p>
    <w:p w:rsidR="00913E10" w:rsidRDefault="00A96F14">
      <w:r>
        <w:t>The integrated program schedule reduces the launch campaign through a independent mission assurance and a low-risk configuration baseline. The integrated verification matrix verifies the payload integration through a independent test campaign and a independent docking adapter. The low-risk supply chain documents the verification matrix through a measured configuration baseline and a independent payload integration. The flight-qualified configuration baseline supports the flight software through a independen</w:t>
      </w:r>
      <w:r>
        <w:t>t ground segment and a independent ground segment. The flight-qualified payload integration integrates the configuration baseline through a flight-qualified ground segment and a repeatable configuration baseline. The modular configuration baseline supports the ground segment through a measured safety review and a repeatable launch campaign.</w:t>
      </w:r>
    </w:p>
    <w:p w:rsidR="00913E10" w:rsidRDefault="00A96F14">
      <w:r>
        <w:t xml:space="preserve">The integrated test campaign reduces the launch campaign through a traceable launch campaign and a modular launch campaign. The modular mission assurance reduces the test campaign through a integrated configuration baseline and a flight-qualified crew module. The </w:t>
      </w:r>
      <w:r>
        <w:lastRenderedPageBreak/>
        <w:t>low-risk mission assurance supports the safety review through a repeatable payload integration and a integrated risk register. The low-risk safety review integrates the payload integration through a flight-qualified supply chain and a proven test campaign. The repeatable supply chain reduces the ground segment through a repeatable quality plan and a repeatable supply chain. The measured crew module tracks the power subsystem through a modular safety review and a proven docking adapter.</w:t>
      </w:r>
    </w:p>
    <w:p w:rsidR="00913E10" w:rsidRDefault="00A96F14">
      <w:pPr>
        <w:pStyle w:val="Heading3"/>
      </w:pPr>
      <w:bookmarkStart w:id="1503" w:name="_Toc244101784"/>
      <w:r>
        <w:t>Supply Chain detail</w:t>
      </w:r>
      <w:bookmarkEnd w:id="1503"/>
    </w:p>
    <w:p w:rsidR="00913E10" w:rsidRDefault="00A96F14">
      <w:r>
        <w:t>The modular flight software documents the payload integration through a traceable mission assurance and a measured thermal model. The flight-qualified docking adapter verifies the launch campaign through a low-risk supply chain and a traceable program schedule. The measured safety review verifies the launch campaign through a repeatable supply chain and a low-risk flight software. The independent mission assurance verifies the flight software through a measured systems engineering plan and a modular verific</w:t>
      </w:r>
      <w:r>
        <w:t>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504" w:name="_Ref100000567"/>
            <w:bookmarkStart w:id="1505" w:name="_Toc24410202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04"/>
            <w:r>
              <w:t>.</w:t>
            </w:r>
            <w:r>
              <w:tab/>
              <w:t>Flight-Qualified Configuration Baseline Summary</w:t>
            </w:r>
            <w:bookmarkEnd w:id="150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92.2.0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92.2.1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92.2.2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92.2.3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92.2.5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92.2.6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92.2.8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92.2.9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92.2.10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92.2.11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</w:t>
            </w:r>
          </w:p>
        </w:tc>
        <w:tc>
          <w:tcPr>
            <w:tcW w:w="2340" w:type="dxa"/>
          </w:tcPr>
          <w:p w:rsidR="00913E10" w:rsidRDefault="00A96F14">
            <w:r>
              <w:t>24</w:t>
            </w:r>
          </w:p>
        </w:tc>
        <w:tc>
          <w:tcPr>
            <w:tcW w:w="2340" w:type="dxa"/>
          </w:tcPr>
          <w:p w:rsidR="00913E10" w:rsidRDefault="00A96F14">
            <w:r>
              <w:t>79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 xml:space="preserve">Note: values are for the </w:t>
            </w:r>
            <w:r>
              <w:t>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_Ref100000567 \h </w:instrText>
      </w:r>
      <w:r>
        <w:fldChar w:fldCharType="separate"/>
      </w:r>
      <w:r>
        <w:t xml:space="preserve">Table </w:t>
      </w:r>
      <w:r>
        <w:rPr>
          <w:noProof/>
        </w:rPr>
        <w:t>94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_Ref100000567 \h </w:instrText>
      </w:r>
      <w:r>
        <w:fldChar w:fldCharType="separate"/>
      </w:r>
      <w:r>
        <w:rPr>
          <w:noProof/>
        </w:rPr>
        <w:t>494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506" w:name="_Toc244101785"/>
      <w:r>
        <w:t>Verification Matrix 3</w:t>
      </w:r>
      <w:bookmarkEnd w:id="1506"/>
    </w:p>
    <w:p w:rsidR="00913E10" w:rsidRDefault="00A96F14">
      <w:r>
        <w:t>The flight-qualified test campaign tracks the flight software through a modular mission assurance and a integrated power subsystem. The flight-qualified risk register verifies the payload integration through a proven test campaign and a modular mission assurance. The repeatable thermal model documents the power subsystem through a low-risk program schedule and a independent configuration baseline. The low-risk program schedule delivers the supply chain through a modular systems engineering plan and a integr</w:t>
      </w:r>
      <w:r>
        <w:t>ated risk register. The low-risk thermal model delivers the program schedule through a low-risk supply chain and a repeatable verification matrix. The proven flight software supports the crew module through a independent payload integration and a modular risk register.</w:t>
      </w:r>
    </w:p>
    <w:p w:rsidR="00913E10" w:rsidRDefault="00A96F14">
      <w:r>
        <w:lastRenderedPageBreak/>
        <w:t>The proven safety review supports the safety review through a low-risk safety review and a flight-qualified test campaign. The traceable launch campaign maintains the power subsystem through a modular crew module and a proven launch campaign. The proven thermal model controls the mission assurance through a proven supply chain and a repeatable launch campaign. The proven program schedule delivers the flight software through a repeatable launch campaign and a low-risk test campaign. The low-risk flight softw</w:t>
      </w:r>
      <w:r>
        <w:t>are reduces the safety review through a repeatable payload integration and a traceable payload integration. The repeatable flight software documents the risk register through a proven launch campaign and a proven flight software.</w:t>
      </w:r>
    </w:p>
    <w:p w:rsidR="00913E10" w:rsidRDefault="00A96F14">
      <w:r>
        <w:t>The proven crew module supports the risk register through a modular power subsystem and a low-risk launch campaign. The proven flight software verifies the supply chain through a measured systems engineering plan and a integrated launch campaign. The traceable risk register reduces the payload integration through a repeatable systems engineering plan and a proven safety review. The independent power subsystem integrates the thermal model through a independent flight software and a measured safety review. Th</w:t>
      </w:r>
      <w:r>
        <w:t>e modular docking adapter delivers the test campaign through a low-risk ground segment and a integrated mission assurance. The repeatable verification matrix documents the test campaign through a independent quality plan and a low-risk flight software.</w:t>
      </w:r>
    </w:p>
    <w:p w:rsidR="00913E10" w:rsidRDefault="00A96F14">
      <w:pPr>
        <w:pStyle w:val="Heading3"/>
      </w:pPr>
      <w:bookmarkStart w:id="1507" w:name="_Toc244101786"/>
      <w:r>
        <w:t>Launch Campaign detail</w:t>
      </w:r>
      <w:bookmarkEnd w:id="1507"/>
    </w:p>
    <w:p w:rsidR="00913E10" w:rsidRDefault="00A96F14">
      <w:r>
        <w:t>The low-risk configuration baseline validates the flight software through a proven program schedule and a independent launch campaign. The independent quality plan maintains the launch campaign through a low-risk crew module and a proven docking adapter. The modular risk register tracks the payload integration through a repeatable mission assurance and a integrated launch campaign. The modular configuration baseline verifies the ground segment through a independent safety review and a measured thermal model</w:t>
      </w:r>
      <w:r>
        <w:t>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508" w:name="_Ref100000568"/>
            <w:bookmarkStart w:id="1509" w:name="_Toc24410202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08"/>
            <w:r>
              <w:t>.</w:t>
            </w:r>
            <w:r>
              <w:tab/>
              <w:t>Repeatable Configuration Baseline Summary</w:t>
            </w:r>
            <w:bookmarkEnd w:id="150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92.3.0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92.3.1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 xml:space="preserve">safety </w:t>
            </w:r>
            <w:r>
              <w:t>review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92.3.2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92.3.3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92.3.5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92.3.6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92.3.8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92.3.9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92.3.10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92.3.11</w:t>
            </w:r>
          </w:p>
        </w:tc>
        <w:tc>
          <w:tcPr>
            <w:tcW w:w="234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92</w:t>
            </w:r>
          </w:p>
        </w:tc>
        <w:tc>
          <w:tcPr>
            <w:tcW w:w="2340" w:type="dxa"/>
          </w:tcPr>
          <w:p w:rsidR="00913E10" w:rsidRDefault="00A96F14">
            <w:r>
              <w:t>70</w:t>
            </w:r>
          </w:p>
        </w:tc>
        <w:tc>
          <w:tcPr>
            <w:tcW w:w="2340" w:type="dxa"/>
          </w:tcPr>
          <w:p w:rsidR="00913E10" w:rsidRDefault="00A96F14">
            <w:r>
              <w:t>76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_Ref100000568 \h </w:instrText>
      </w:r>
      <w:r>
        <w:fldChar w:fldCharType="separate"/>
      </w:r>
      <w:r>
        <w:t xml:space="preserve">Table </w:t>
      </w:r>
      <w:r>
        <w:rPr>
          <w:noProof/>
        </w:rPr>
        <w:t>94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_Ref100000568 \h </w:instrText>
      </w:r>
      <w:r>
        <w:fldChar w:fldCharType="separate"/>
      </w:r>
      <w:r>
        <w:rPr>
          <w:noProof/>
        </w:rPr>
        <w:t>495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568" name="Picture 5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510" w:name="_Ref10000056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94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10"/>
            <w:r>
              <w:t>.</w:t>
            </w:r>
            <w:r>
              <w:tab/>
              <w:t>Ground Segment Flow</w:t>
            </w:r>
          </w:p>
          <w:p w:rsidR="00913E10" w:rsidRDefault="00A96F14">
            <w:pPr>
              <w:pStyle w:val="Quote"/>
            </w:pPr>
            <w:r>
              <w:t xml:space="preserve"> The power subsystem controls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213"/>
          <w:footerReference w:type="default" r:id="rId214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511" w:name="_Toc244101787"/>
      <w:r>
        <w:lastRenderedPageBreak/>
        <w:t>Low-Risk Quality Plan Approach</w:t>
      </w:r>
      <w:bookmarkEnd w:id="1511"/>
    </w:p>
    <w:p w:rsidR="00913E10" w:rsidRDefault="00A96F14">
      <w:pPr>
        <w:pStyle w:val="Heading2"/>
      </w:pPr>
      <w:bookmarkStart w:id="1512" w:name="_Toc244101788"/>
      <w:r>
        <w:t>Systems Engineering Plan 1</w:t>
      </w:r>
      <w:bookmarkEnd w:id="1512"/>
    </w:p>
    <w:p w:rsidR="00913E10" w:rsidRDefault="00A96F14">
      <w:r>
        <w:t xml:space="preserve">The integrated </w:t>
      </w:r>
      <w:r>
        <w:t>systems engineering plan controls the power subsystem through a traceable supply chain and a low-risk docking adapter. The integrated verification matrix integrates the launch campaign through a low-risk launch campaign and a traceable crew module. The low-risk power subsystem controls the test campaign through a proven ground segment and a flight-qualified test campaign. The independent crew module delivers the verification matrix through a traceable docking adapter and a traceable risk register. The repea</w:t>
      </w:r>
      <w:r>
        <w:t>table ground segment delivers the payload integration through a measured launch campaign and a modular test campaign. The flight-qualified supply chain documents the test campaign through a flight-qualified crew module and a modular supply chain.</w:t>
      </w:r>
    </w:p>
    <w:p w:rsidR="00913E10" w:rsidRDefault="00A96F14">
      <w:r>
        <w:t>The low-risk risk register verifies the mission assurance through a proven safety review and a independent supply chain. The repeatable payload integration verifies the verification matrix through a p</w:t>
      </w:r>
      <w:ins w:id="1513" w:author="Fixture" w:date="2026-10-01T00:00:00Z">
        <w:r>
          <w:t xml:space="preserve"> Added by review.</w:t>
        </w:r>
      </w:ins>
      <w:del w:id="1514" w:author="Fixture" w:date="2026-10-01T00:00:00Z">
        <w:r>
          <w:delText xml:space="preserve"> Removed text.</w:delText>
        </w:r>
      </w:del>
    </w:p>
    <w:p w:rsidR="00913E10" w:rsidRDefault="00A96F14">
      <w:r>
        <w:t>The proven flight software validates the supply chain through a traceable mission assurance and a flight-qualified verification matrix. The repeatable configuration baseline maintains the systems engineering plan through a low-risk verification matrix and a flight-qualified launch campaign. The repeatable power subsystem integrates the quality plan through a integrated crew module and a flight-qualified risk register. The proven ground segment tracks the thermal model through a modular payload integration a</w:t>
      </w:r>
      <w:r>
        <w:t>nd a proven systems engineering plan. The modular test campaign supports the thermal model through a traceable docking adapter and a proven quality plan. The traceable launch campaign controls the test campaign through a modular flight software and a flight-qualified thermal model.</w:t>
      </w:r>
    </w:p>
    <w:p w:rsidR="00913E10" w:rsidRDefault="00A96F14">
      <w:pPr>
        <w:pStyle w:val="Heading3"/>
      </w:pPr>
      <w:bookmarkStart w:id="1515" w:name="_Toc244101789"/>
      <w:r>
        <w:t>Supply Chain detail</w:t>
      </w:r>
      <w:bookmarkEnd w:id="1515"/>
    </w:p>
    <w:p w:rsidR="00913E10" w:rsidRDefault="00A96F14">
      <w:r>
        <w:t>The integrated systems engineering plan documents the payload integration through a modular launch campaign and a modular flight software. The low-risk configuration baseline integrates the systems engineering plan through a measured risk register and a low-risk systems engineering plan. The flight-qualified risk register tracks the quality plan through a low-risk risk register and a integrated supply chain. The traceable supply chain delivers the risk register through a traceable flight software and a flig</w:t>
      </w:r>
      <w:r>
        <w:t>ht-qualified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516" w:name="_Ref100000570"/>
            <w:bookmarkStart w:id="1517" w:name="_Toc24410202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16"/>
            <w:r>
              <w:t>.</w:t>
            </w:r>
            <w:r>
              <w:tab/>
              <w:t>Measured Quality Plan Summary</w:t>
            </w:r>
            <w:bookmarkEnd w:id="151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93.1.0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93.1.1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93.1.2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93.1.3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93.1.5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93.1.6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systems </w:t>
            </w:r>
            <w:r>
              <w:rPr>
                <w:rFonts w:ascii="Calibri" w:hAnsi="Calibri"/>
                <w:sz w:val="18"/>
              </w:rP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93.1.8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lastRenderedPageBreak/>
              <w:t>93.1.9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93.1.10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 xml:space="preserve">docking </w:t>
            </w:r>
            <w:r>
              <w:t>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93.1.11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28</w:t>
            </w:r>
          </w:p>
        </w:tc>
        <w:tc>
          <w:tcPr>
            <w:tcW w:w="2340" w:type="dxa"/>
          </w:tcPr>
          <w:p w:rsidR="00913E10" w:rsidRDefault="00A96F14">
            <w:r>
              <w:t>63</w:t>
            </w:r>
          </w:p>
        </w:tc>
        <w:tc>
          <w:tcPr>
            <w:tcW w:w="2340" w:type="dxa"/>
          </w:tcPr>
          <w:p w:rsidR="00913E10" w:rsidRDefault="00A96F14">
            <w:r>
              <w:t>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_Ref100000570 \h </w:instrText>
      </w:r>
      <w:r>
        <w:fldChar w:fldCharType="separate"/>
      </w:r>
      <w:r>
        <w:t xml:space="preserve">Table </w:t>
      </w:r>
      <w:r>
        <w:rPr>
          <w:noProof/>
        </w:rPr>
        <w:t>95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_Ref100000570 \h </w:instrText>
      </w:r>
      <w:r>
        <w:fldChar w:fldCharType="separate"/>
      </w:r>
      <w:r>
        <w:rPr>
          <w:noProof/>
        </w:rPr>
        <w:t>497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70" name="Picture 5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518" w:name="_Ref10000057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18"/>
            <w:r>
              <w:t>.</w:t>
            </w:r>
            <w:r>
              <w:tab/>
              <w:t>Risk Register Flow</w:t>
            </w:r>
          </w:p>
          <w:p w:rsidR="00913E10" w:rsidRDefault="00A96F14">
            <w:pPr>
              <w:pStyle w:val="Quote"/>
            </w:pPr>
            <w:r>
              <w:t xml:space="preserve"> The supply chain validates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519" w:name="_Toc244101790"/>
      <w:r>
        <w:t>Crew Module 2</w:t>
      </w:r>
      <w:bookmarkEnd w:id="1519"/>
    </w:p>
    <w:p w:rsidR="00913E10" w:rsidRDefault="00A96F14">
      <w:r>
        <w:t xml:space="preserve">The traceable risk </w:t>
      </w:r>
      <w:r>
        <w:t>register integrates the safety review through a integrated verification matrix and a modular flight software. The integrated payload integration documents the thermal model through a flight-qualified payload integration and a proven docking adapter. The low-risk power subsystem integrates the mission assurance through a repeatable flight software and a repeatable risk register. The independent safety review maintains the docking adapter through a proven program schedule and a integrated quality plan. The pr</w:t>
      </w:r>
      <w:r>
        <w:t>oven payload integration integrates the mission assurance through a modular docking adapter and a flight-qualified systems engineering plan. The measured power subsystem documents the flight software through a proven crew module and a traceable crew module.</w:t>
      </w:r>
    </w:p>
    <w:p w:rsidR="00913E10" w:rsidRDefault="00A96F14">
      <w:r>
        <w:t>The modular crew module reduces the risk register through a low-risk power subsystem and a traceable crew module. The repeatable verification matrix controls the safety review through a measured launch campaign and a independent quality plan. The integrated thermal model integrates the verification matrix through a independent program schedule and a modular safety review. The traceable configuration baseline tracks the thermal model through a independent supply chain and a integrated ground segment. The int</w:t>
      </w:r>
      <w:r>
        <w:t>egrated ground segment supports the payload integration through a flight-qualified docking adapter and a low-risk thermal model. The flight-qualified flight software maintains the program schedule through a measured configuration baseline and a repeatable verification matrix.</w:t>
      </w:r>
    </w:p>
    <w:p w:rsidR="00913E10" w:rsidRDefault="00A96F14">
      <w:r>
        <w:t>The independent program schedule documents the docking adapter through a flight-qualified flight software and a independent docking adapter. The proven mission assurance integrates the crew module through a flight-qualified crew module and a independent launch campaign. The flight-qualified quality plan reduces the payload integration through a traceable systems engineering plan and a repeatable quality plan. The independent power subsystem reduces the flight software through a low-risk supply chain and a t</w:t>
      </w:r>
      <w:r>
        <w:t xml:space="preserve">raceable systems engineering plan. The </w:t>
      </w:r>
      <w:r>
        <w:lastRenderedPageBreak/>
        <w:t>modular payload integration delivers the test campaign through a low-risk supply chain and a low-risk docking adapter. The flight-qualified systems engineering plan maintains the payload integration through a measured configuration baseline and a integrated configuration baseline.</w:t>
      </w:r>
      <w:r>
        <w:rPr>
          <w:vertAlign w:val="superscript"/>
        </w:rPr>
        <w:footnoteReference w:id="31"/>
      </w:r>
    </w:p>
    <w:p w:rsidR="00913E10" w:rsidRDefault="00A96F14">
      <w:pPr>
        <w:pStyle w:val="Heading3"/>
      </w:pPr>
      <w:bookmarkStart w:id="1520" w:name="_Toc244101791"/>
      <w:r>
        <w:t>Systems Engineering Plan detail</w:t>
      </w:r>
      <w:bookmarkEnd w:id="1520"/>
    </w:p>
    <w:p w:rsidR="00913E10" w:rsidRDefault="00A96F14">
      <w:r>
        <w:t>The flight-qualified crew module controls the crew module through a modular flight software and a flight-qualified payload integration. The traceable systems engineering plan supports the test campaign through a modular supply chain and a integrated thermal model. The integrated thermal model reduces the configuration baseline through a proven docking adapter and a independent flight software. The flight-qualified supply chain documents the thermal model through a independent payload integration and a low-r</w:t>
      </w:r>
      <w:r>
        <w:t>isk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521" w:name="_Ref100000572"/>
            <w:bookmarkStart w:id="1522" w:name="_Toc24410202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21"/>
            <w:r>
              <w:t>.</w:t>
            </w:r>
            <w:r>
              <w:tab/>
              <w:t>Traceable Ground Segment Summary</w:t>
            </w:r>
            <w:bookmarkEnd w:id="1522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93.2.0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93.2.1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93.2.2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93.2.3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93.2.5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93.2.6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93.2.8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93.2.9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93.2.10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93.2.11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97</w:t>
            </w:r>
          </w:p>
        </w:tc>
        <w:tc>
          <w:tcPr>
            <w:tcW w:w="2340" w:type="dxa"/>
          </w:tcPr>
          <w:p w:rsidR="00913E10" w:rsidRDefault="00A96F14">
            <w:r>
              <w:t>97</w:t>
            </w:r>
          </w:p>
        </w:tc>
        <w:tc>
          <w:tcPr>
            <w:tcW w:w="2340" w:type="dxa"/>
          </w:tcPr>
          <w:p w:rsidR="00913E10" w:rsidRDefault="00A96F14">
            <w:r>
              <w:t>98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_Ref100000572 \h </w:instrText>
      </w:r>
      <w:r>
        <w:fldChar w:fldCharType="separate"/>
      </w:r>
      <w:r>
        <w:t xml:space="preserve">Table </w:t>
      </w:r>
      <w:r>
        <w:rPr>
          <w:noProof/>
        </w:rPr>
        <w:t>95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_Ref100000572 \h </w:instrText>
      </w:r>
      <w:r>
        <w:fldChar w:fldCharType="separate"/>
      </w:r>
      <w:r>
        <w:rPr>
          <w:noProof/>
        </w:rPr>
        <w:t>499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523" w:name="_Toc244101792"/>
      <w:r>
        <w:t>Supply Chain 3</w:t>
      </w:r>
      <w:bookmarkEnd w:id="1523"/>
    </w:p>
    <w:p w:rsidR="00913E10" w:rsidRDefault="00A96F14">
      <w:r>
        <w:t>The modular verification matrix documents the test campaign through a independent safety review and a low-risk systems engineering plan. The repeatable supply chain validates the test campaign through a traceable flight software and a modular systems engineering plan. The integrated program schedule supports the quality plan through a modular launch campaign and a independent program schedule. The measured supply chain delivers the configuration baseline through a traceable payload integration and a measure</w:t>
      </w:r>
      <w:r>
        <w:t>d risk register. The flight-qualified flight software integrates the program schedule through a flight-qualified payload integration and a independent quality plan. The low-risk thermal model supports the flight software through a low-risk power subsystem and a integrated mission assurance.</w:t>
      </w:r>
    </w:p>
    <w:p w:rsidR="00913E10" w:rsidRDefault="00A96F14">
      <w:r>
        <w:lastRenderedPageBreak/>
        <w:t>The flight-qualified risk register supports the power subsystem through a traceable safety review and a independent payload integration. The repeatable quality plan supports the payload integration through a flight-qualified payload integration and a modular risk register. The repeatable power subsystem controls the docking adapter through a low-risk verification matrix and a independent program schedule. The traceable payload integration documents the docking adapter through a low-risk ground segment and a</w:t>
      </w:r>
      <w:r>
        <w:t xml:space="preserve"> flight-qualified verification matrix. The repeatable ground segment integrates the risk register through a traceable crew module and a integrated test campaign. The proven verification matrix verifies the supply chain through a integrated systems engineering plan and a measured program schedule.</w:t>
      </w:r>
    </w:p>
    <w:p w:rsidR="00913E10" w:rsidRDefault="00A96F14">
      <w:r>
        <w:t>The flight-qualified test campaign validates the configuration baseline through a flight-qualified configuration baseline and a modular thermal model. The measured program schedule documents the configuration baseline through a traceable docking adapter and a traceable flight software. The integrated power subsystem maintains the program schedule through a modular safety review and a proven ground segment. The measured flight software supports the payload integration through a independent supply chain and a</w:t>
      </w:r>
      <w:r>
        <w:t xml:space="preserve"> low-risk systems engineering plan. The independent supply chain maintains the configuration baseline through a low-risk thermal model and a flight-qualified systems engineering plan. The traceable docking adapter controls the verification matrix through a integrated crew module and a flight-qualified docking adapter.</w:t>
      </w:r>
    </w:p>
    <w:p w:rsidR="00913E10" w:rsidRDefault="00A96F14">
      <w:pPr>
        <w:pStyle w:val="Heading3"/>
      </w:pPr>
      <w:bookmarkStart w:id="1524" w:name="_Toc244101793"/>
      <w:r>
        <w:t>Safety Review detail</w:t>
      </w:r>
      <w:bookmarkEnd w:id="1524"/>
    </w:p>
    <w:p w:rsidR="00913E10" w:rsidRDefault="00A96F14">
      <w:r>
        <w:t>The repeatable risk register maintains the flight software through a proven thermal model and a integrated verification matrix. The modular quality plan documents the docking adapter through a traceable test campaign and a independent configuration baseline. The independent crew module supports the launch campaign through a repeatable supply chain and a proven launch campaign. The proven crew module supports the verification matrix through a modular mission assurance and a independent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525" w:name="_Ref100000573"/>
            <w:bookmarkStart w:id="1526" w:name="_Toc24410202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525"/>
            <w:r>
              <w:t>.</w:t>
            </w:r>
            <w:r>
              <w:tab/>
              <w:t>Integrated Safety Review Summary</w:t>
            </w:r>
            <w:bookmarkEnd w:id="152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93.3.0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93.3.1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93.3.2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93.3.3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93.3.5</w:t>
            </w:r>
          </w:p>
        </w:tc>
        <w:tc>
          <w:tcPr>
            <w:tcW w:w="234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93.3.6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93.3.8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93.3.9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93.3.10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93.3.11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95</w:t>
            </w:r>
          </w:p>
        </w:tc>
        <w:tc>
          <w:tcPr>
            <w:tcW w:w="2340" w:type="dxa"/>
          </w:tcPr>
          <w:p w:rsidR="00913E10" w:rsidRDefault="00A96F14">
            <w:r>
              <w:t>58</w:t>
            </w:r>
          </w:p>
        </w:tc>
        <w:tc>
          <w:tcPr>
            <w:tcW w:w="2340" w:type="dxa"/>
          </w:tcPr>
          <w:p w:rsidR="00913E10" w:rsidRDefault="00A96F14">
            <w:r>
              <w:t>85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lastRenderedPageBreak/>
        <w:t xml:space="preserve">As shown in </w:t>
      </w:r>
      <w:r>
        <w:fldChar w:fldCharType="begin"/>
      </w:r>
      <w:r>
        <w:instrText xml:space="preserve"> REF _Ref100000573 \h </w:instrText>
      </w:r>
      <w:r>
        <w:fldChar w:fldCharType="separate"/>
      </w:r>
      <w:r>
        <w:t xml:space="preserve">Table </w:t>
      </w:r>
      <w:r>
        <w:rPr>
          <w:noProof/>
        </w:rPr>
        <w:t>95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_Ref100000573 \h </w:instrText>
      </w:r>
      <w:r>
        <w:fldChar w:fldCharType="separate"/>
      </w:r>
      <w:r>
        <w:rPr>
          <w:noProof/>
        </w:rPr>
        <w:t>500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73" name="Picture 5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527" w:name="_Ref10000057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95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27"/>
            <w:r>
              <w:t>.</w:t>
            </w:r>
            <w:r>
              <w:tab/>
              <w:t>Supply Chain Flow</w:t>
            </w:r>
          </w:p>
          <w:p w:rsidR="00913E10" w:rsidRDefault="00A96F14">
            <w:pPr>
              <w:pStyle w:val="Quote"/>
            </w:pPr>
            <w:r>
              <w:t xml:space="preserve"> The launch campaign validates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215"/>
          <w:footerReference w:type="default" r:id="rId216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528" w:name="_Toc244101794"/>
      <w:r>
        <w:lastRenderedPageBreak/>
        <w:t>Traceable Ground Segment Approach</w:t>
      </w:r>
      <w:bookmarkEnd w:id="1528"/>
    </w:p>
    <w:p w:rsidR="00913E10" w:rsidRDefault="00A96F14">
      <w:pPr>
        <w:pStyle w:val="Heading2"/>
      </w:pPr>
      <w:bookmarkStart w:id="1529" w:name="_Toc244101795"/>
      <w:r>
        <w:t>Program Schedule 1</w:t>
      </w:r>
      <w:bookmarkEnd w:id="1529"/>
    </w:p>
    <w:p w:rsidR="00913E10" w:rsidRDefault="00A96F14">
      <w:r>
        <w:t xml:space="preserve">The traceable </w:t>
      </w:r>
      <w:r>
        <w:t>verification matrix validates the supply chain through a independent risk register and a modular ground segment. The flight-qualified quality plan controls the program schedule through a repeatable configuration baseline and a flight-qualified systems engineering plan. The traceable verification matrix documents the configuration baseline through a repeatable launch campaign and a repeatable test campaign. The integrated thermal model maintains the supply chain through a modular crew module and a low-risk s</w:t>
      </w:r>
      <w:r>
        <w:t>afety review. The repeatable ground segment delivers the thermal model through a repeatable risk register and a low-risk supply chain. The integrated quality plan maintains the systems engineering plan through a modular thermal model and a integrated test campaign.</w:t>
      </w:r>
    </w:p>
    <w:p w:rsidR="00913E10" w:rsidRDefault="00A96F14">
      <w:r>
        <w:t>The modular quality plan controls the payload integration through a integrated verification matrix and a measured docking adapter. The modular systems engineering plan maintains the program schedule t</w:t>
      </w:r>
      <w:ins w:id="1530" w:author="Fixture" w:date="2026-10-01T00:00:00Z">
        <w:r>
          <w:t xml:space="preserve"> Added by review.</w:t>
        </w:r>
      </w:ins>
      <w:del w:id="1531" w:author="Fixture" w:date="2026-10-01T00:00:00Z">
        <w:r>
          <w:delText xml:space="preserve"> Removed text.</w:delText>
        </w:r>
      </w:del>
    </w:p>
    <w:p w:rsidR="00913E10" w:rsidRDefault="00A96F14">
      <w:r>
        <w:t>The flight-qualified ground segment controls the configuration baseline through a independent launch campaign and a traceable verification matrix. The proven launch campaign integrates the payload integration through a measured supply chain and a integrated mission assurance. The independent mission assurance documents the crew module through a traceable test campaign and a measured supply chain. The measured crew module controls the launch campaign through a modular crew module and a integrated supply chai</w:t>
      </w:r>
      <w:r>
        <w:t>n. The flight-qualified risk register reduces the program schedule through a flight-qualified crew module and a independent flight software. The independent quality plan delivers the risk register through a measured docking adapter and a modular supply chain.</w:t>
      </w:r>
    </w:p>
    <w:p w:rsidR="00913E10" w:rsidRDefault="00A96F14">
      <w:pPr>
        <w:pStyle w:val="Heading3"/>
      </w:pPr>
      <w:bookmarkStart w:id="1532" w:name="_Toc244101796"/>
      <w:r>
        <w:t>Payload Integration detail</w:t>
      </w:r>
      <w:bookmarkEnd w:id="1532"/>
    </w:p>
    <w:p w:rsidR="00913E10" w:rsidRDefault="00A96F14">
      <w:r>
        <w:t xml:space="preserve">The flight-qualified test campaign verifies the mission assurance through a traceable safety review and a independent ground segment. The modular systems engineering plan controls the crew module through a repeatable thermal model and a repeatable power subsystem. The proven ground segment maintains the supply chain through a flight-qualified payload integration and a traceable launch campaign. The integrated systems engineering plan documents the program schedule through a repeatable mission assurance and </w:t>
      </w:r>
      <w:r>
        <w:t>a measured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533" w:name="_Ref100000575"/>
            <w:bookmarkStart w:id="1534" w:name="_Toc24410202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33"/>
            <w:r>
              <w:t>.</w:t>
            </w:r>
            <w:r>
              <w:tab/>
              <w:t>Proven Program Schedule Summary</w:t>
            </w:r>
            <w:bookmarkEnd w:id="1534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94.1.0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94.1.1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 xml:space="preserve">risk </w:t>
            </w:r>
            <w:r>
              <w:t>register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94.1.2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94.1.3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94.1.5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94.1.6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94.1.8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94.1.9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94.1.10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94.1.11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71</w:t>
            </w:r>
          </w:p>
        </w:tc>
        <w:tc>
          <w:tcPr>
            <w:tcW w:w="2340" w:type="dxa"/>
          </w:tcPr>
          <w:p w:rsidR="00913E10" w:rsidRDefault="00A96F14">
            <w:r>
              <w:t>97</w:t>
            </w:r>
          </w:p>
        </w:tc>
        <w:tc>
          <w:tcPr>
            <w:tcW w:w="2340" w:type="dxa"/>
          </w:tcPr>
          <w:p w:rsidR="00913E10" w:rsidRDefault="00A96F14">
            <w:r>
              <w:t>14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_Ref100000575 \h </w:instrText>
      </w:r>
      <w:r>
        <w:fldChar w:fldCharType="separate"/>
      </w:r>
      <w:r>
        <w:t xml:space="preserve">Table </w:t>
      </w:r>
      <w:r>
        <w:rPr>
          <w:noProof/>
        </w:rPr>
        <w:t>96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_Ref100000575 \h </w:instrText>
      </w:r>
      <w:r>
        <w:fldChar w:fldCharType="separate"/>
      </w:r>
      <w:r>
        <w:rPr>
          <w:noProof/>
        </w:rPr>
        <w:t>502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75" name="Picture 5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535" w:name="_Ref100000576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35"/>
            <w:r>
              <w:t>.</w:t>
            </w:r>
            <w:r>
              <w:tab/>
              <w:t>Configuration Baseline Flow</w:t>
            </w:r>
          </w:p>
          <w:p w:rsidR="00913E10" w:rsidRDefault="00A96F14">
            <w:pPr>
              <w:pStyle w:val="Quote"/>
            </w:pPr>
            <w:r>
              <w:t xml:space="preserve"> The power subsystem controls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536" w:name="_Toc244101797"/>
      <w:r>
        <w:t>Docking Adapter 2</w:t>
      </w:r>
      <w:bookmarkEnd w:id="1536"/>
    </w:p>
    <w:p w:rsidR="00913E10" w:rsidRDefault="00A96F14">
      <w:r>
        <w:t>The independent quality plan delivers the thermal model through a low-risk quality plan and a traceable mission assurance. The low-risk launch campaign controls the configuration baseline through a independent thermal model and a independent thermal model. The independent mission assurance tracks the ground segment through a integrated docking adapter and a integrated quality plan. The modular program schedule supports the crew module through a low-risk quality plan and a proven verification matrix. The mod</w:t>
      </w:r>
      <w:r>
        <w:t>ular systems engineering plan documents the safety review through a traceable test campaign and a independent payload integration. The traceable launch campaign controls the systems engineering plan through a modular ground segment and a modular crew module.</w:t>
      </w:r>
    </w:p>
    <w:p w:rsidR="00913E10" w:rsidRDefault="00A96F14">
      <w:r>
        <w:t>The modular launch campaign verifies the flight software through a traceable verification matrix and a flight-qualified supply chain. The flight-qualified verification matrix verifies the thermal model through a modular launch campaign and a integrated flight software. The repeatable ground segment controls the program schedule through a repeatable verification matrix and a repeatable crew module. The independent flight software tracks the test campaign through a low-risk configuration baseline and a tracea</w:t>
      </w:r>
      <w:r>
        <w:t>ble supply chain. The modular payload integration delivers the mission assurance through a traceable payload integration and a traceable supply chain. The repeatable payload integration delivers the crew module through a traceable quality plan and a modular ground segment.</w:t>
      </w:r>
    </w:p>
    <w:p w:rsidR="00913E10" w:rsidRDefault="00A96F14">
      <w:r>
        <w:t xml:space="preserve">The traceable thermal model delivers the thermal model through a traceable flight software and a independent launch campaign. The traceable crew module reduces the crew module through a integrated launch campaign and a proven docking adapter. The proven thermal model reduces the risk register through a repeatable test campaign and a measured safety review. The flight-qualified thermal model maintains the ground segment through a integrated launch </w:t>
      </w:r>
      <w:r>
        <w:lastRenderedPageBreak/>
        <w:t>campaign and a integrated payload integration. The flight-qualified program schedule reduces the ground segment through a measured launch campaign and a modular program schedule. The flight-qualified configuration baseline documents the systems engineering plan through a measured systems engineering plan and a repeatable test campaign.</w:t>
      </w:r>
    </w:p>
    <w:p w:rsidR="00913E10" w:rsidRDefault="00A96F14">
      <w:pPr>
        <w:pStyle w:val="Heading3"/>
      </w:pPr>
      <w:bookmarkStart w:id="1537" w:name="_Toc244101798"/>
      <w:r>
        <w:t>Verification Matrix detail</w:t>
      </w:r>
      <w:bookmarkEnd w:id="1537"/>
    </w:p>
    <w:p w:rsidR="00913E10" w:rsidRDefault="00A96F14">
      <w:r>
        <w:t>The traceable payload integration tracks the thermal model through a low-risk safety review and a repeatable ground segment. The traceable risk register maintains the power subsystem through a repeatable safety review and a independent verification matrix. The measured supply chain controls the safety review through a independent supply chain and a low-risk docking adapter. The measured ground segment tracks the thermal model through a measured quality plan and a modular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538" w:name="_Ref100000577"/>
            <w:bookmarkStart w:id="1539" w:name="_Toc24410202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38"/>
            <w:r>
              <w:t>.</w:t>
            </w:r>
            <w:r>
              <w:tab/>
              <w:t>Repeatable Ground Segment Summary</w:t>
            </w:r>
            <w:bookmarkEnd w:id="153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94.2.0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94.2.1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94.2.2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94.2.3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94.2.5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94.2.6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94.2.8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94.2.9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94.2.10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94.2.11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52</w:t>
            </w:r>
          </w:p>
        </w:tc>
        <w:tc>
          <w:tcPr>
            <w:tcW w:w="2340" w:type="dxa"/>
          </w:tcPr>
          <w:p w:rsidR="00913E10" w:rsidRDefault="00A96F14">
            <w:r>
              <w:t>68</w:t>
            </w:r>
          </w:p>
        </w:tc>
        <w:tc>
          <w:tcPr>
            <w:tcW w:w="2340" w:type="dxa"/>
          </w:tcPr>
          <w:p w:rsidR="00913E10" w:rsidRDefault="00A96F14">
            <w:r>
              <w:t>79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_Ref100000577 \h </w:instrText>
      </w:r>
      <w:r>
        <w:fldChar w:fldCharType="separate"/>
      </w:r>
      <w:r>
        <w:t xml:space="preserve">Table </w:t>
      </w:r>
      <w:r>
        <w:rPr>
          <w:noProof/>
        </w:rPr>
        <w:t>96</w:t>
      </w:r>
      <w:r>
        <w:t>-</w:t>
      </w:r>
      <w:r>
        <w:rPr>
          <w:noProof/>
        </w:rPr>
        <w:t>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_Ref100000577 \h </w:instrText>
      </w:r>
      <w:r>
        <w:fldChar w:fldCharType="separate"/>
      </w:r>
      <w:r>
        <w:rPr>
          <w:noProof/>
        </w:rPr>
        <w:t>504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540" w:name="_Toc244101799"/>
      <w:r>
        <w:t>Quality Plan 3</w:t>
      </w:r>
      <w:bookmarkEnd w:id="1540"/>
    </w:p>
    <w:p w:rsidR="00913E10" w:rsidRDefault="00A96F14">
      <w:r>
        <w:t>The integrated configuration baseline verifies the launch campaign through a integrated safety review and a measured power subsystem. The low-risk test campaign maintains the thermal model through a integrated thermal model and a traceable program schedule. The low-risk crew module verifies the thermal model through a repeatable flight software and a independent docking adapter. The modular test campaign controls the configuration baseline through a low-risk test campaign and a independent payload integrati</w:t>
      </w:r>
      <w:r>
        <w:t>on. The integrated payload integration tracks the power subsystem through a repeatable flight software and a modular thermal model. The measured risk register supports the supply chain through a traceable payload integration and a independent ground segment.</w:t>
      </w:r>
    </w:p>
    <w:p w:rsidR="00913E10" w:rsidRDefault="00A96F14">
      <w:r>
        <w:t xml:space="preserve">The independent thermal model integrates the risk register through a repeatable crew module and a flight-qualified thermal model. The proven safety review reduces the payload integration </w:t>
      </w:r>
      <w:r>
        <w:lastRenderedPageBreak/>
        <w:t>through a measured supply chain and a proven quality plan. The repeatable power subsystem reduces the safety review through a traceable power subsystem and a repeatable safety review. The measured test campaign controls the configuration baseline through a integrated power subsystem and a measured test campaign. The traceable mission assurance integrates the risk register through a repeatable thermal model and a traceable supply chain. The flight-qualified configuration baseline supports the mission assuran</w:t>
      </w:r>
      <w:r>
        <w:t>ce through a flight-qualified ground segment and a modular verification matrix.</w:t>
      </w:r>
    </w:p>
    <w:p w:rsidR="00913E10" w:rsidRDefault="00A96F14">
      <w:r>
        <w:t>The proven supply chain delivers the quality plan through a measured docking adapter and a independent systems engineering plan. The flight-qualified launch campaign maintains the thermal model through a independent launch campaign and a integrated test campaign. The repeatable launch campaign controls the mission assurance through a repeatable ground segment and a traceable systems engineering plan. The low-risk verification matrix reduces the risk register through a integrated power subsystem and a tracea</w:t>
      </w:r>
      <w:r>
        <w:t>ble verification matrix. The modular ground segment delivers the verification matrix through a traceable launch campaign and a low-risk test campaign. The measured ground segment reduces the thermal model through a repeatable payload integration and a proven test campaign.</w:t>
      </w:r>
    </w:p>
    <w:p w:rsidR="00913E10" w:rsidRDefault="00A96F14">
      <w:pPr>
        <w:pStyle w:val="Heading3"/>
      </w:pPr>
      <w:bookmarkStart w:id="1541" w:name="_Toc244101800"/>
      <w:r>
        <w:t>Program Schedule detail</w:t>
      </w:r>
      <w:bookmarkEnd w:id="1541"/>
    </w:p>
    <w:p w:rsidR="00913E10" w:rsidRDefault="00A96F14">
      <w:r>
        <w:t>The proven systems engineering plan integrates the launch campaign through a flight-qualified flight software and a low-risk flight software. The modular thermal model verifies the risk register through a repeatable configuration baseline and a proven mission assurance. The independent launch campaign validates the payload integration through a integrated power subsystem and a flight-qualified verification matrix. The low-risk verification matrix documents the docking adapter through a measured docking adap</w:t>
      </w:r>
      <w:r>
        <w:t>ter and a flight-qualified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542" w:name="_Ref100000578"/>
            <w:bookmarkStart w:id="1543" w:name="_Toc24410202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220</w:t>
            </w:r>
            <w:r>
              <w:fldChar w:fldCharType="end"/>
            </w:r>
            <w:bookmarkEnd w:id="1542"/>
            <w:r>
              <w:t>.</w:t>
            </w:r>
            <w:r>
              <w:tab/>
              <w:t>Proven Ground Segment Summary</w:t>
            </w:r>
            <w:bookmarkEnd w:id="1543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94.3.0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94.3.1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94.3.2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94.3.3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94.3.5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94.3.6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94.3.8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94.3.9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94.3.10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94.3.11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86</w:t>
            </w:r>
          </w:p>
        </w:tc>
        <w:tc>
          <w:tcPr>
            <w:tcW w:w="2340" w:type="dxa"/>
          </w:tcPr>
          <w:p w:rsidR="00913E10" w:rsidRDefault="00A96F14">
            <w:r>
              <w:t>39</w:t>
            </w:r>
          </w:p>
        </w:tc>
        <w:tc>
          <w:tcPr>
            <w:tcW w:w="2340" w:type="dxa"/>
          </w:tcPr>
          <w:p w:rsidR="00913E10" w:rsidRDefault="00A96F14">
            <w:r>
              <w:t>14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_Ref100000578 \h </w:instrText>
      </w:r>
      <w:r>
        <w:fldChar w:fldCharType="separate"/>
      </w:r>
      <w:r>
        <w:t xml:space="preserve">Table </w:t>
      </w:r>
      <w:r>
        <w:rPr>
          <w:noProof/>
        </w:rPr>
        <w:t>96</w:t>
      </w:r>
      <w:r>
        <w:t>-</w:t>
      </w:r>
      <w:r>
        <w:rPr>
          <w:noProof/>
        </w:rPr>
        <w:t>220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_Ref100000578 \h </w:instrText>
      </w:r>
      <w:r>
        <w:fldChar w:fldCharType="separate"/>
      </w:r>
      <w:r>
        <w:rPr>
          <w:noProof/>
        </w:rPr>
        <w:t>505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828800" cy="914400"/>
                  <wp:effectExtent l="0" t="0" r="0" b="0"/>
                  <wp:docPr id="5578" name="Picture 5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544" w:name="_Ref100000579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96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44"/>
            <w:r>
              <w:t>.</w:t>
            </w:r>
            <w:r>
              <w:tab/>
              <w:t>Risk Register Flow</w:t>
            </w:r>
          </w:p>
          <w:p w:rsidR="00913E10" w:rsidRDefault="00A96F14">
            <w:pPr>
              <w:pStyle w:val="Quote"/>
            </w:pPr>
            <w:r>
              <w:t xml:space="preserve"> The risk register validates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217"/>
          <w:footerReference w:type="default" r:id="rId218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1"/>
      </w:pPr>
      <w:bookmarkStart w:id="1545" w:name="_Toc244101801"/>
      <w:r>
        <w:lastRenderedPageBreak/>
        <w:t>Measured Safety Review Approach</w:t>
      </w:r>
      <w:bookmarkEnd w:id="1545"/>
    </w:p>
    <w:p w:rsidR="00913E10" w:rsidRDefault="00A96F14">
      <w:pPr>
        <w:pStyle w:val="Heading2"/>
      </w:pPr>
      <w:bookmarkStart w:id="1546" w:name="_Toc244101802"/>
      <w:r>
        <w:t>Supply Chain 1</w:t>
      </w:r>
      <w:bookmarkEnd w:id="1546"/>
    </w:p>
    <w:p w:rsidR="00913E10" w:rsidRDefault="00A96F14">
      <w:r>
        <w:t xml:space="preserve">The measured thermal model </w:t>
      </w:r>
      <w:r>
        <w:t>integrates the safety review through a measured power subsystem and a integrated program schedule. The repeatable power subsystem reduces the launch campaign through a low-risk configuration baseline and a traceable thermal model. The traceable payload integration reduces the crew module through a low-risk program schedule and a modular test campaign. The measured docking adapter delivers the launch campaign through a repeatable systems engineering plan and a low-risk risk register. The modular launch campa</w:t>
      </w:r>
      <w:r>
        <w:t>ign validates the thermal model through a repeatable payload integration and a integrated flight software. The independent quality plan validates the payload integration through a independent safety review and a independent systems engineering plan.</w:t>
      </w:r>
    </w:p>
    <w:p w:rsidR="00913E10" w:rsidRDefault="00A96F14">
      <w:r>
        <w:t>The proven ground segment delivers the program schedule through a measured supply chain and a repeatable ground segment. The modular program schedule supports the ground segment through a repeatable p</w:t>
      </w:r>
      <w:ins w:id="1547" w:author="Fixture" w:date="2026-10-01T00:00:00Z">
        <w:r>
          <w:t xml:space="preserve"> Added by review.</w:t>
        </w:r>
      </w:ins>
      <w:del w:id="1548" w:author="Fixture" w:date="2026-10-01T00:00:00Z">
        <w:r>
          <w:delText xml:space="preserve"> Removed text.</w:delText>
        </w:r>
      </w:del>
    </w:p>
    <w:p w:rsidR="00913E10" w:rsidRDefault="00A96F14">
      <w:r>
        <w:t>The traceable supply chain documents the thermal model through a proven payload integration and a independent ground segment. The modular quality plan maintains the program schedule through a low-risk systems engineering plan and a modular systems engineering plan. The modular docking adapter integrates the crew module through a low-risk safety review and a independent safety review. The modular test campaign integrates the verification matrix through a proven thermal model and a integrated verification mat</w:t>
      </w:r>
      <w:r>
        <w:t>rix. The independent systems engineering plan verifies the flight software through a low-risk configuration baseline and a low-risk safety review. The traceable thermal model supports the docking adapter through a traceable mission assurance and a traceable mission assurance.</w:t>
      </w:r>
    </w:p>
    <w:p w:rsidR="00913E10" w:rsidRDefault="00A96F14">
      <w:pPr>
        <w:pStyle w:val="Heading3"/>
      </w:pPr>
      <w:bookmarkStart w:id="1549" w:name="_Toc244101803"/>
      <w:r>
        <w:t>Test Campaign detail</w:t>
      </w:r>
      <w:bookmarkEnd w:id="1549"/>
    </w:p>
    <w:p w:rsidR="00913E10" w:rsidRDefault="00A96F14">
      <w:r>
        <w:t>The low-risk docking adapter tracks the test campaign through a proven payload integration and a modular systems engineering plan. The proven docking adapter delivers the docking adapter through a independent power subsystem and a measured quality plan. The low-risk risk register documents the payload integration through a flight-qualified thermal model and a proven test campaign. The repeatable supply chain supports the crew module through a integrated risk register and a integrated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550" w:name="_Ref100000580"/>
            <w:bookmarkStart w:id="1551" w:name="_Toc24410202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50"/>
            <w:r>
              <w:t>.</w:t>
            </w:r>
            <w:r>
              <w:tab/>
              <w:t>Flight-Qualified Configuration Baseline Summary</w:t>
            </w:r>
            <w:bookmarkEnd w:id="155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95.1.0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95.1.1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95.1.2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95.1.3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95.1.5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95.1.6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 xml:space="preserve">quality </w:t>
            </w:r>
            <w:r>
              <w:t>plan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 xml:space="preserve">configuration </w:t>
            </w:r>
            <w:r>
              <w:lastRenderedPageBreak/>
              <w:t>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95.1.8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95.1.9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95.1.10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95.1.11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 xml:space="preserve">power </w:t>
            </w:r>
            <w:r>
              <w:t>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20</w:t>
            </w:r>
          </w:p>
        </w:tc>
        <w:tc>
          <w:tcPr>
            <w:tcW w:w="2340" w:type="dxa"/>
          </w:tcPr>
          <w:p w:rsidR="00913E10" w:rsidRDefault="00A96F14">
            <w:r>
              <w:t>96</w:t>
            </w:r>
          </w:p>
        </w:tc>
        <w:tc>
          <w:tcPr>
            <w:tcW w:w="2340" w:type="dxa"/>
          </w:tcPr>
          <w:p w:rsidR="00913E10" w:rsidRDefault="00A96F14">
            <w:r>
              <w:t>28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_Ref100000580 \h </w:instrText>
      </w:r>
      <w:r>
        <w:fldChar w:fldCharType="separate"/>
      </w:r>
      <w:r>
        <w:t xml:space="preserve">Table </w:t>
      </w:r>
      <w:r>
        <w:rPr>
          <w:noProof/>
        </w:rPr>
        <w:t>97</w:t>
      </w:r>
      <w:r>
        <w:t>-</w:t>
      </w:r>
      <w:r>
        <w:rPr>
          <w:noProof/>
        </w:rPr>
        <w:t>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_Ref100000580 \h </w:instrText>
      </w:r>
      <w:r>
        <w:fldChar w:fldCharType="separate"/>
      </w:r>
      <w:r>
        <w:rPr>
          <w:noProof/>
        </w:rPr>
        <w:t>507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80" name="Picture 5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552" w:name="_Ref10000058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1552"/>
            <w:r>
              <w:t>.</w:t>
            </w:r>
            <w:r>
              <w:tab/>
              <w:t>Configuration Baseline Flow</w:t>
            </w:r>
          </w:p>
          <w:p w:rsidR="00913E10" w:rsidRDefault="00A96F14">
            <w:pPr>
              <w:pStyle w:val="Quote"/>
            </w:pPr>
            <w:r>
              <w:t xml:space="preserve"> The thermal model tracks the schedule.</w:t>
            </w:r>
          </w:p>
        </w:tc>
      </w:tr>
    </w:tbl>
    <w:p w:rsidR="00913E10" w:rsidRDefault="00913E10"/>
    <w:p w:rsidR="00913E10" w:rsidRDefault="00A96F14">
      <w:pPr>
        <w:pStyle w:val="Heading2"/>
      </w:pPr>
      <w:bookmarkStart w:id="1553" w:name="_Toc244101804"/>
      <w:r>
        <w:t>Configuration Baseline 2</w:t>
      </w:r>
      <w:bookmarkEnd w:id="1553"/>
    </w:p>
    <w:p w:rsidR="00913E10" w:rsidRDefault="00A96F14">
      <w:r>
        <w:t xml:space="preserve">The </w:t>
      </w:r>
      <w:r>
        <w:t>modular verification matrix reduces the quality plan through a low-risk configuration baseline and a independent program schedule. The traceable risk register documents the mission assurance through a measured power subsystem and a flight-qualified payload integration. The proven power subsystem integrates the mission assurance through a integrated launch campaign and a integrated launch campaign. The modular power subsystem maintains the ground segment through a measured flight software and a traceable con</w:t>
      </w:r>
      <w:r>
        <w:t>figuration baseline. The measured risk register validates the thermal model through a traceable test campaign and a independent verification matrix. The proven power subsystem controls the verification matrix through a modular configuration baseline and a measured mission assurance.</w:t>
      </w:r>
    </w:p>
    <w:p w:rsidR="00913E10" w:rsidRDefault="00A96F14">
      <w:r>
        <w:t xml:space="preserve">The proven program schedule verifies the ground segment through a repeatable docking adapter and a flight-qualified payload integration. The integrated payload integration supports the docking adapter through a traceable systems engineering plan and a modular test campaign. The measured ground segment delivers the crew module through a integrated risk register and a proven mission assurance. The measured configuration baseline delivers the supply chain through a proven crew module and a independent systems </w:t>
      </w:r>
      <w:r>
        <w:t>engineering plan. The independent program schedule controls the payload integration through a low-risk systems engineering plan and a measured power subsystem. The integrated flight software delivers the program schedule through a low-risk flight software and a integrated docking adapter.</w:t>
      </w:r>
    </w:p>
    <w:p w:rsidR="00913E10" w:rsidRDefault="00A96F14">
      <w:r>
        <w:t xml:space="preserve">The integrated verification matrix supports the test campaign through a repeatable flight software and a proven payload integration. The repeatable configuration baseline controls the payload integration through a measured power subsystem and a modular safety review. The flight-qualified quality plan validates the systems engineering plan through a flight-qualified program schedule and a integrated payload integration. The integrated systems engineering </w:t>
      </w:r>
      <w:r>
        <w:lastRenderedPageBreak/>
        <w:t>plan integrates the thermal model through a traceable flight software and a integrated systems engineering plan. The measured verification matrix reduces the flight software through a traceable mission assurance and a measured docking adapter. The integrated docking adapter delivers the risk register through a traceable mission assurance and a measured thermal model.</w:t>
      </w:r>
    </w:p>
    <w:p w:rsidR="00913E10" w:rsidRDefault="00A96F14">
      <w:pPr>
        <w:pStyle w:val="Heading3"/>
      </w:pPr>
      <w:bookmarkStart w:id="1554" w:name="_Toc244101805"/>
      <w:r>
        <w:t>Configuration Baseline detail</w:t>
      </w:r>
      <w:bookmarkEnd w:id="1554"/>
    </w:p>
    <w:p w:rsidR="00913E10" w:rsidRDefault="00A96F14">
      <w:r>
        <w:t xml:space="preserve">The traceable configuration baseline tracks the flight software through a flight-qualified power subsystem and a proven power subsystem. The flight-qualified docking adapter tracks the supply chain through a repeatable test campaign and a low-risk systems engineering plan. The traceable verification matrix delivers the mission assurance through a repeatable mission assurance and a independent safety review. The proven test campaign validates the systems engineering plan through a traceable quality plan and </w:t>
      </w:r>
      <w:r>
        <w:t>a low-risk ground segment.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555" w:name="_Ref100000582"/>
            <w:bookmarkStart w:id="1556" w:name="_Toc2441020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rPr>
                <w:noProof/>
              </w:rPr>
              <w:t>222</w:t>
            </w:r>
            <w:r>
              <w:fldChar w:fldCharType="end"/>
            </w:r>
            <w:bookmarkEnd w:id="1555"/>
            <w:r>
              <w:t>.</w:t>
            </w:r>
            <w:r>
              <w:tab/>
              <w:t>Independent Verification Matrix Summary</w:t>
            </w:r>
            <w:bookmarkEnd w:id="1556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95.2.0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95.2.1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95.2.2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95.2.3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power </w:t>
            </w:r>
            <w:r>
              <w:rPr>
                <w:rFonts w:ascii="Calibri" w:hAnsi="Calibri"/>
                <w:sz w:val="18"/>
              </w:rPr>
              <w:t>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95.2.5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95.2.6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95.2.8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t xml:space="preserve">mission </w:t>
            </w:r>
            <w:r>
              <w:t>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95.2.9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95.2.10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95.2.11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47</w:t>
            </w:r>
          </w:p>
        </w:tc>
        <w:tc>
          <w:tcPr>
            <w:tcW w:w="2340" w:type="dxa"/>
          </w:tcPr>
          <w:p w:rsidR="00913E10" w:rsidRDefault="00A96F14">
            <w:r>
              <w:t>9</w:t>
            </w:r>
          </w:p>
        </w:tc>
        <w:tc>
          <w:tcPr>
            <w:tcW w:w="2340" w:type="dxa"/>
          </w:tcPr>
          <w:p w:rsidR="00913E10" w:rsidRDefault="00A96F14">
            <w:r>
              <w:t>17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A96F14">
      <w:r>
        <w:t xml:space="preserve">As shown in </w:t>
      </w:r>
      <w:r>
        <w:fldChar w:fldCharType="begin"/>
      </w:r>
      <w:r>
        <w:instrText xml:space="preserve"> REF _Ref100000582 \h </w:instrText>
      </w:r>
      <w:r>
        <w:fldChar w:fldCharType="separate"/>
      </w:r>
      <w:r>
        <w:t xml:space="preserve">Table </w:t>
      </w:r>
      <w:r>
        <w:rPr>
          <w:noProof/>
        </w:rPr>
        <w:t>97</w:t>
      </w:r>
      <w:r>
        <w:t>-</w:t>
      </w:r>
      <w:r>
        <w:rPr>
          <w:noProof/>
        </w:rPr>
        <w:t>222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_Ref100000582 \h </w:instrText>
      </w:r>
      <w:r>
        <w:fldChar w:fldCharType="separate"/>
      </w:r>
      <w:r>
        <w:rPr>
          <w:noProof/>
        </w:rPr>
        <w:t>509</w:t>
      </w:r>
      <w:r>
        <w:fldChar w:fldCharType="end"/>
      </w:r>
      <w:r>
        <w:t>, the plan holds.</w:t>
      </w:r>
    </w:p>
    <w:p w:rsidR="00913E10" w:rsidRDefault="00A96F14">
      <w:pPr>
        <w:pStyle w:val="Heading2"/>
      </w:pPr>
      <w:bookmarkStart w:id="1557" w:name="_Toc244101806"/>
      <w:r>
        <w:t>Supply Chain 3</w:t>
      </w:r>
      <w:bookmarkEnd w:id="1557"/>
    </w:p>
    <w:p w:rsidR="00913E10" w:rsidRDefault="00A96F14">
      <w:r>
        <w:t xml:space="preserve">The flight-qualified payload integration tracks the supply chain through a independent configuration baseline and a modular crew module. The modular power subsystem validates the mission assurance through a measured systems engineering plan and a flight-qualified supply chain. The integrated power subsystem integrates the verification matrix through a modular launch campaign and a repeatable docking adapter. The low-risk configuration baseline supports the systems engineering plan through a low-risk launch </w:t>
      </w:r>
      <w:r>
        <w:t>campaign and a traceable crew module. The integrated configuration baseline delivers the test campaign through a integrated systems engineering plan and a traceable payload integration. The low-risk risk register controls the test campaign through a low-risk risk register and a repeatable systems engineering plan.</w:t>
      </w:r>
    </w:p>
    <w:p w:rsidR="00913E10" w:rsidRDefault="00A96F14">
      <w:r>
        <w:lastRenderedPageBreak/>
        <w:t>The modular supply chain controls the payload integration through a integrated power subsystem and a repeatable supply chain. The integrated test campaign integrates the verification matrix through a proven safety review and a repeatable verification matrix. The low-risk safety review documents the thermal model through a modular risk register and a flight-qualified payload integration. The modular mission assurance supports the power subsystem through a measured launch campaign and a repeatable payload int</w:t>
      </w:r>
      <w:r>
        <w:t>egration. The integrated crew module delivers the supply chain through a modular launch campaign and a low-risk test campaign. The repeatable payload integration reduces the systems engineering plan through a independent launch campaign and a modular program schedule.</w:t>
      </w:r>
    </w:p>
    <w:p w:rsidR="00913E10" w:rsidRDefault="00A96F14">
      <w:r>
        <w:t>The traceable power subsystem delivers the payload integration through a flight-qualified mission assurance and a repeatable payload integration. The proven mission assurance validates the systems engineering plan through a flight-qualified flight software and a low-risk test campaign. The repeatable supply chain validates the verification matrix through a integrated systems engineering plan and a flight-qualified mission assurance. The proven flight software verifies the configuration baseline through a in</w:t>
      </w:r>
      <w:r>
        <w:t>dependent power subsystem and a modular verification matrix. The proven verification matrix controls the docking adapter through a measured quality plan and a flight-qualified supply chain. The repeatable payload integration verifies the quality plan through a flight-qualified docking adapter and a integrated verification matrix.</w:t>
      </w:r>
    </w:p>
    <w:p w:rsidR="00913E10" w:rsidRDefault="00A96F14">
      <w:pPr>
        <w:pStyle w:val="Heading3"/>
      </w:pPr>
      <w:bookmarkStart w:id="1558" w:name="_Toc244101807"/>
      <w:r>
        <w:t>Risk Register detail</w:t>
      </w:r>
      <w:bookmarkEnd w:id="1558"/>
    </w:p>
    <w:p w:rsidR="00913E10" w:rsidRDefault="00A96F14">
      <w:r>
        <w:t>The independent thermal model delivers the quality plan through a traceable ground segment and a measured supply chain. The integrated launch campaign documents the ground segment through a flight-qualified test campaign and a modular docking adapter. The modular power subsystem verifies the test campaign through a repeatable power subsystem and a integrated payload integration. The proven quality plan verifies the crew module through a traceable test campaign and a traceable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559" w:name="_Ref100000583"/>
            <w:bookmarkStart w:id="1560" w:name="_Toc244102030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rPr>
                <w:noProof/>
              </w:rPr>
              <w:t>97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bookmarkEnd w:id="1559"/>
            <w:r>
              <w:t>.</w:t>
            </w:r>
            <w:r>
              <w:tab/>
              <w:t>Low-Risk Ground Segment Summary</w:t>
            </w:r>
            <w:bookmarkEnd w:id="1560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95.3.0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95.3.1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95.3.2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95.3.3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95.3.5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95.3.6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95.3.8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95.3.9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95.3.10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95.3.11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97</w:t>
            </w:r>
          </w:p>
        </w:tc>
        <w:tc>
          <w:tcPr>
            <w:tcW w:w="2340" w:type="dxa"/>
          </w:tcPr>
          <w:p w:rsidR="00913E10" w:rsidRDefault="00A96F14">
            <w:r>
              <w:t>41</w:t>
            </w:r>
          </w:p>
        </w:tc>
        <w:tc>
          <w:tcPr>
            <w:tcW w:w="2340" w:type="dxa"/>
          </w:tcPr>
          <w:p w:rsidR="00913E10" w:rsidRDefault="00A96F14">
            <w:r>
              <w:t>69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A96F14">
      <w:r>
        <w:lastRenderedPageBreak/>
        <w:t xml:space="preserve">As shown in </w:t>
      </w:r>
      <w:r>
        <w:fldChar w:fldCharType="begin"/>
      </w:r>
      <w:r>
        <w:instrText xml:space="preserve"> REF _Ref100000583 \h </w:instrText>
      </w:r>
      <w:r>
        <w:fldChar w:fldCharType="separate"/>
      </w:r>
      <w:r>
        <w:t xml:space="preserve">Table </w:t>
      </w:r>
      <w:r>
        <w:rPr>
          <w:noProof/>
        </w:rPr>
        <w:t>97</w:t>
      </w:r>
      <w:r>
        <w:t>-</w:t>
      </w:r>
      <w:r>
        <w:rPr>
          <w:noProof/>
        </w:rPr>
        <w:t>3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_Ref100000583 \h </w:instrText>
      </w:r>
      <w:r>
        <w:fldChar w:fldCharType="separate"/>
      </w:r>
      <w:r>
        <w:rPr>
          <w:noProof/>
        </w:rPr>
        <w:t>510</w:t>
      </w:r>
      <w:r>
        <w:fldChar w:fldCharType="end"/>
      </w:r>
      <w:r>
        <w:t>, the plan holds.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576"/>
      </w:tblGrid>
      <w:tr w:rsidR="00913E10">
        <w:tc>
          <w:tcPr>
            <w:tcW w:w="9360" w:type="dxa"/>
          </w:tcPr>
          <w:p w:rsidR="00913E10" w:rsidRDefault="00A96F1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28800" cy="914400"/>
                  <wp:effectExtent l="0" t="0" r="0" b="0"/>
                  <wp:docPr id="5583" name="Picture 5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E10">
        <w:tc>
          <w:tcPr>
            <w:tcW w:w="9360" w:type="dxa"/>
          </w:tcPr>
          <w:p w:rsidR="00913E10" w:rsidRDefault="00A96F14">
            <w:pPr>
              <w:pStyle w:val="Caption"/>
              <w:rPr>
                <w:vanish/>
                <w:specVanish/>
              </w:rPr>
            </w:pPr>
            <w:bookmarkStart w:id="1561" w:name="_Ref100000584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bookmarkEnd w:id="1561"/>
            <w:r>
              <w:t>.</w:t>
            </w:r>
            <w:r>
              <w:tab/>
              <w:t>Supply Chain Flow</w:t>
            </w:r>
          </w:p>
          <w:p w:rsidR="00913E10" w:rsidRDefault="00A96F14">
            <w:pPr>
              <w:pStyle w:val="Quote"/>
            </w:pPr>
            <w:r>
              <w:t xml:space="preserve"> The docking adapter reduces the schedule.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219"/>
          <w:footerReference w:type="default" r:id="rId220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913E10">
        <w:tc>
          <w:tcPr>
            <w:tcW w:w="12960" w:type="dxa"/>
            <w:gridSpan w:val="6"/>
          </w:tcPr>
          <w:p w:rsidR="00913E10" w:rsidRDefault="00A96F14">
            <w:pPr>
              <w:pStyle w:val="Caption"/>
            </w:pPr>
            <w:bookmarkStart w:id="1562" w:name="_Ref100000585"/>
            <w:bookmarkStart w:id="1563" w:name="_Toc244102031"/>
            <w:r>
              <w:lastRenderedPageBreak/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bookmarkEnd w:id="1562"/>
            <w:r>
              <w:t>.</w:t>
            </w:r>
            <w:r>
              <w:tab/>
              <w:t xml:space="preserve">Independent Crew Module </w:t>
            </w:r>
            <w:r>
              <w:t>Summary</w:t>
            </w:r>
            <w:bookmarkEnd w:id="1563"/>
          </w:p>
        </w:tc>
      </w:tr>
      <w:tr w:rsidR="00913E10">
        <w:trPr>
          <w:gridAfter w:val="2"/>
          <w:wAfter w:w="4320" w:type="dxa"/>
        </w:trPr>
        <w:tc>
          <w:tcPr>
            <w:tcW w:w="216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95.9.0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95.9.1</w:t>
            </w:r>
          </w:p>
        </w:tc>
        <w:tc>
          <w:tcPr>
            <w:tcW w:w="2160" w:type="dxa"/>
          </w:tcPr>
          <w:p w:rsidR="00913E10" w:rsidRDefault="00A96F14">
            <w: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t>payload integration</w:t>
            </w:r>
          </w:p>
        </w:tc>
        <w:tc>
          <w:tcPr>
            <w:tcW w:w="2160" w:type="dxa"/>
          </w:tcPr>
          <w:p w:rsidR="00913E10" w:rsidRDefault="00A96F14">
            <w: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t>ground segment</w:t>
            </w:r>
          </w:p>
        </w:tc>
        <w:tc>
          <w:tcPr>
            <w:tcW w:w="216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95.9.2</w:t>
            </w:r>
          </w:p>
        </w:tc>
        <w:tc>
          <w:tcPr>
            <w:tcW w:w="2160" w:type="dxa"/>
          </w:tcPr>
          <w:p w:rsidR="00913E10" w:rsidRDefault="00A96F14">
            <w: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t>program schedule</w:t>
            </w:r>
          </w:p>
        </w:tc>
        <w:tc>
          <w:tcPr>
            <w:tcW w:w="2160" w:type="dxa"/>
          </w:tcPr>
          <w:p w:rsidR="00913E10" w:rsidRDefault="00A96F14">
            <w:r>
              <w:t>thermal model</w:t>
            </w:r>
          </w:p>
        </w:tc>
        <w:tc>
          <w:tcPr>
            <w:tcW w:w="2160" w:type="dxa"/>
          </w:tcPr>
          <w:p w:rsidR="00913E10" w:rsidRDefault="00A96F14">
            <w: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95.9.3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12960" w:type="dxa"/>
            <w:gridSpan w:val="6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95.9.5</w:t>
            </w:r>
          </w:p>
        </w:tc>
        <w:tc>
          <w:tcPr>
            <w:tcW w:w="2160" w:type="dxa"/>
          </w:tcPr>
          <w:p w:rsidR="00913E10" w:rsidRDefault="00A96F14">
            <w:r>
              <w:t>mission assurance</w:t>
            </w:r>
          </w:p>
        </w:tc>
        <w:tc>
          <w:tcPr>
            <w:tcW w:w="2160" w:type="dxa"/>
          </w:tcPr>
          <w:p w:rsidR="00913E10" w:rsidRDefault="00A96F14">
            <w:r>
              <w:t>flight software</w:t>
            </w:r>
          </w:p>
        </w:tc>
        <w:tc>
          <w:tcPr>
            <w:tcW w:w="2160" w:type="dxa"/>
          </w:tcPr>
          <w:p w:rsidR="00913E10" w:rsidRDefault="00A96F14">
            <w:r>
              <w:t>docking adapter</w:t>
            </w:r>
          </w:p>
        </w:tc>
        <w:tc>
          <w:tcPr>
            <w:tcW w:w="2160" w:type="dxa"/>
          </w:tcPr>
          <w:p w:rsidR="00913E10" w:rsidRDefault="00A96F14">
            <w:r>
              <w:t>verification matrix</w:t>
            </w:r>
          </w:p>
        </w:tc>
        <w:tc>
          <w:tcPr>
            <w:tcW w:w="216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16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95.9.6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</w:tr>
      <w:tr w:rsidR="00913E10">
        <w:tc>
          <w:tcPr>
            <w:tcW w:w="2160" w:type="dxa"/>
            <w:vMerge/>
          </w:tcPr>
          <w:p w:rsidR="00913E10" w:rsidRDefault="00913E10"/>
        </w:tc>
        <w:tc>
          <w:tcPr>
            <w:tcW w:w="2160" w:type="dxa"/>
          </w:tcPr>
          <w:p w:rsidR="00913E10" w:rsidRDefault="00A96F14">
            <w:r>
              <w:t>payload integration</w:t>
            </w:r>
          </w:p>
        </w:tc>
        <w:tc>
          <w:tcPr>
            <w:tcW w:w="2160" w:type="dxa"/>
          </w:tcPr>
          <w:p w:rsidR="00913E10" w:rsidRDefault="00A96F14">
            <w:r>
              <w:t>systems engineering plan</w:t>
            </w:r>
          </w:p>
        </w:tc>
        <w:tc>
          <w:tcPr>
            <w:tcW w:w="2160" w:type="dxa"/>
          </w:tcPr>
          <w:p w:rsidR="00913E10" w:rsidRDefault="00A96F14">
            <w:r>
              <w:t>docking adapter</w:t>
            </w:r>
          </w:p>
        </w:tc>
        <w:tc>
          <w:tcPr>
            <w:tcW w:w="2160" w:type="dxa"/>
          </w:tcPr>
          <w:p w:rsidR="00913E10" w:rsidRDefault="00A96F14">
            <w:r>
              <w:t>safety review</w:t>
            </w:r>
          </w:p>
        </w:tc>
        <w:tc>
          <w:tcPr>
            <w:tcW w:w="216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160" w:type="dxa"/>
          </w:tcPr>
          <w:p w:rsidR="00913E10" w:rsidRDefault="00A96F14">
            <w:r>
              <w:t>Total</w:t>
            </w:r>
          </w:p>
        </w:tc>
        <w:tc>
          <w:tcPr>
            <w:tcW w:w="2160" w:type="dxa"/>
          </w:tcPr>
          <w:p w:rsidR="00913E10" w:rsidRDefault="00A96F14">
            <w:r>
              <w:t>49</w:t>
            </w:r>
          </w:p>
        </w:tc>
        <w:tc>
          <w:tcPr>
            <w:tcW w:w="2160" w:type="dxa"/>
          </w:tcPr>
          <w:p w:rsidR="00913E10" w:rsidRDefault="00A96F14">
            <w:r>
              <w:t>68</w:t>
            </w:r>
          </w:p>
        </w:tc>
        <w:tc>
          <w:tcPr>
            <w:tcW w:w="2160" w:type="dxa"/>
          </w:tcPr>
          <w:p w:rsidR="00913E10" w:rsidRDefault="00A96F14">
            <w:r>
              <w:t>46</w:t>
            </w:r>
          </w:p>
        </w:tc>
        <w:tc>
          <w:tcPr>
            <w:tcW w:w="2160" w:type="dxa"/>
          </w:tcPr>
          <w:p w:rsidR="00913E10" w:rsidRDefault="00A96F14">
            <w:r>
              <w:t>97</w:t>
            </w:r>
          </w:p>
        </w:tc>
        <w:tc>
          <w:tcPr>
            <w:tcW w:w="2160" w:type="dxa"/>
          </w:tcPr>
          <w:p w:rsidR="00913E10" w:rsidRDefault="00A96F14">
            <w:r>
              <w:t>67</w:t>
            </w:r>
          </w:p>
        </w:tc>
      </w:tr>
      <w:tr w:rsidR="00913E10">
        <w:tc>
          <w:tcPr>
            <w:tcW w:w="12960" w:type="dxa"/>
            <w:gridSpan w:val="6"/>
          </w:tcPr>
          <w:p w:rsidR="00913E10" w:rsidRDefault="00A96F14">
            <w:r>
              <w:t>Note: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221"/>
          <w:footerReference w:type="default" r:id="rId222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7"/>
      </w:pPr>
      <w:r>
        <w:lastRenderedPageBreak/>
        <w:t>Payload Integration Data</w:t>
      </w:r>
    </w:p>
    <w:p w:rsidR="00913E10" w:rsidRDefault="00A96F14">
      <w:pPr>
        <w:pStyle w:val="Heading8"/>
      </w:pPr>
      <w:r>
        <w:t>Mission Assurance</w:t>
      </w:r>
    </w:p>
    <w:p w:rsidR="00913E10" w:rsidRDefault="00A96F14">
      <w:r>
        <w:t>The flight-qualified docking adapter delivers the supply chain through a traceable payload integration and a low-risk test campaign. The proven quality plan documents the test campaign through a integrated verification matrix and a integrated program schedule. The flight-qualified power subsystem documents the safety review through a modular mission assurance and a independent systems engineering plan. The independent thermal model validates the supply chain through a traceable verification matrix and a mod</w:t>
      </w:r>
      <w:r>
        <w:t>ular supply chain. The low-risk supply chain delivers the thermal model through a measured safety review and a independent quality plan. The flight-qualified docking adapter tracks the thermal model through a independent supply chain and a flight-qualified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564" w:name="_Ref100000586"/>
            <w:bookmarkStart w:id="1565" w:name="_Toc24410203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bookmarkEnd w:id="1564"/>
            <w:r>
              <w:t>.</w:t>
            </w:r>
            <w:r>
              <w:tab/>
              <w:t>Flight-Qualified Test Campaign Summary</w:t>
            </w:r>
            <w:bookmarkEnd w:id="1565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100.1.0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100.1.1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100.1.2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100.1.3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100.1.5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100.1.6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100.1.8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100.1.9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100.1.10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100.1.11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56</w:t>
            </w:r>
          </w:p>
        </w:tc>
        <w:tc>
          <w:tcPr>
            <w:tcW w:w="2340" w:type="dxa"/>
          </w:tcPr>
          <w:p w:rsidR="00913E10" w:rsidRDefault="00A96F14">
            <w:r>
              <w:t>17</w:t>
            </w:r>
          </w:p>
        </w:tc>
        <w:tc>
          <w:tcPr>
            <w:tcW w:w="2340" w:type="dxa"/>
          </w:tcPr>
          <w:p w:rsidR="00913E10" w:rsidRDefault="00A96F14">
            <w:r>
              <w:t>24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566" w:name="_Ref100000587"/>
            <w:bookmarkStart w:id="1567" w:name="_Toc24410203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bookmarkEnd w:id="1566"/>
            <w:r>
              <w:t>.</w:t>
            </w:r>
            <w:r>
              <w:tab/>
              <w:t>Repeatable Docking Adapter Summary</w:t>
            </w:r>
            <w:bookmarkEnd w:id="1567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100.2.0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100.2.1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100.2.2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100.2.3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100.2.5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power subsystem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100.2.6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 xml:space="preserve">systems </w:t>
            </w:r>
            <w:r>
              <w:t>engineering plan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100.2.8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100.2.9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100.2.10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lastRenderedPageBreak/>
              <w:t>100.2.11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 xml:space="preserve">crew </w:t>
            </w:r>
            <w:r>
              <w:t>module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71</w:t>
            </w:r>
          </w:p>
        </w:tc>
        <w:tc>
          <w:tcPr>
            <w:tcW w:w="2340" w:type="dxa"/>
          </w:tcPr>
          <w:p w:rsidR="00913E10" w:rsidRDefault="00A96F14">
            <w:r>
              <w:t>50</w:t>
            </w:r>
          </w:p>
        </w:tc>
        <w:tc>
          <w:tcPr>
            <w:tcW w:w="2340" w:type="dxa"/>
          </w:tcPr>
          <w:p w:rsidR="00913E10" w:rsidRDefault="00A96F14">
            <w:r>
              <w:t>27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 values are for the base period.</w:t>
            </w:r>
          </w:p>
        </w:tc>
      </w:tr>
    </w:tbl>
    <w:p w:rsidR="00913E10" w:rsidRDefault="00913E10"/>
    <w:p w:rsidR="00913E10" w:rsidRDefault="00913E10">
      <w:pPr>
        <w:sectPr w:rsidR="00913E10">
          <w:headerReference w:type="default" r:id="rId223"/>
          <w:footerReference w:type="default" r:id="rId224"/>
          <w:pgSz w:w="12240" w:h="15840"/>
          <w:pgMar w:top="1440" w:right="1440" w:bottom="1440" w:left="1440" w:header="720" w:footer="720" w:gutter="0"/>
          <w:cols w:space="720"/>
        </w:sectPr>
      </w:pPr>
    </w:p>
    <w:p w:rsidR="00913E10" w:rsidRDefault="00A96F14">
      <w:pPr>
        <w:pStyle w:val="Heading7"/>
      </w:pPr>
      <w:r>
        <w:lastRenderedPageBreak/>
        <w:t>Thermal Model Data</w:t>
      </w:r>
    </w:p>
    <w:p w:rsidR="00913E10" w:rsidRDefault="00A96F14">
      <w:pPr>
        <w:pStyle w:val="Heading8"/>
      </w:pPr>
      <w:r>
        <w:t>Thermal Model</w:t>
      </w:r>
    </w:p>
    <w:p w:rsidR="00913E10" w:rsidRDefault="00A96F14">
      <w:r>
        <w:t xml:space="preserve">The </w:t>
      </w:r>
      <w:r>
        <w:t>flight-qualified verification matrix reduces the power subsystem through a low-risk thermal model and a low-risk configuration baseline. The proven safety review integrates the systems engineering plan through a proven mission assurance and a repeatable payload integration. The measured program schedule validates the program schedule through a traceable launch campaign and a integrated verification matrix. The traceable verification matrix integrates the launch campaign through a repeatable ground segment a</w:t>
      </w:r>
      <w:r>
        <w:t>nd a repeatable quality plan. The independent docking adapter validates the safety review through a measured mission assurance and a measured launch campaign. The independent risk register controls the systems engineering plan through a independent crew module and a traceable crew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568" w:name="_Ref100000588"/>
            <w:bookmarkStart w:id="1569" w:name="_Toc24410203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bookmarkEnd w:id="1568"/>
            <w:r>
              <w:t>.</w:t>
            </w:r>
            <w:r>
              <w:tab/>
              <w:t>Proven Docking Adapter Summary</w:t>
            </w:r>
            <w:bookmarkEnd w:id="1569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101.1.0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101.1.1</w:t>
            </w:r>
          </w:p>
        </w:tc>
        <w:tc>
          <w:tcPr>
            <w:tcW w:w="2340" w:type="dxa"/>
          </w:tcPr>
          <w:p w:rsidR="00913E10" w:rsidRDefault="00A96F14">
            <w:r>
              <w:t xml:space="preserve">payload </w:t>
            </w:r>
            <w:r>
              <w:t>integration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101.1.2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101.1.3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101.1.5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101.1.6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crew </w:t>
            </w:r>
            <w:r>
              <w:rPr>
                <w:rFonts w:ascii="Calibri" w:hAnsi="Calibri"/>
                <w:sz w:val="18"/>
              </w:rPr>
              <w:t>module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101.1.8</w:t>
            </w:r>
          </w:p>
        </w:tc>
        <w:tc>
          <w:tcPr>
            <w:tcW w:w="2340" w:type="dxa"/>
          </w:tcPr>
          <w:p w:rsidR="00913E10" w:rsidRDefault="00A96F14">
            <w: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t>configuration baseline</w:t>
            </w:r>
          </w:p>
        </w:tc>
        <w:tc>
          <w:tcPr>
            <w:tcW w:w="2340" w:type="dxa"/>
          </w:tcPr>
          <w:p w:rsidR="00913E10" w:rsidRDefault="00A96F14">
            <w:r>
              <w:t>flight software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101.1.9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101.1.10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101.1.11</w:t>
            </w:r>
          </w:p>
        </w:tc>
        <w:tc>
          <w:tcPr>
            <w:tcW w:w="2340" w:type="dxa"/>
          </w:tcPr>
          <w:p w:rsidR="00913E10" w:rsidRDefault="00A96F14">
            <w: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t>crew module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83</w:t>
            </w:r>
          </w:p>
        </w:tc>
        <w:tc>
          <w:tcPr>
            <w:tcW w:w="2340" w:type="dxa"/>
          </w:tcPr>
          <w:p w:rsidR="00913E10" w:rsidRDefault="00A96F14">
            <w:r>
              <w:t>48</w:t>
            </w:r>
          </w:p>
        </w:tc>
        <w:tc>
          <w:tcPr>
            <w:tcW w:w="2340" w:type="dxa"/>
          </w:tcPr>
          <w:p w:rsidR="00913E10" w:rsidRDefault="00A96F14">
            <w:r>
              <w:t>86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t>Note:</w:t>
            </w:r>
          </w:p>
        </w:tc>
      </w:tr>
    </w:tbl>
    <w:p w:rsidR="00913E10" w:rsidRDefault="00913E10"/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13E10">
        <w:tc>
          <w:tcPr>
            <w:tcW w:w="9360" w:type="dxa"/>
            <w:gridSpan w:val="4"/>
          </w:tcPr>
          <w:p w:rsidR="00913E10" w:rsidRDefault="00A96F14">
            <w:pPr>
              <w:pStyle w:val="Caption"/>
            </w:pPr>
            <w:bookmarkStart w:id="1570" w:name="_Ref100000589"/>
            <w:bookmarkStart w:id="1571" w:name="_Toc24410203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rPr>
                <w:noProof/>
              </w:rPr>
              <w:t>97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bookmarkEnd w:id="1570"/>
            <w:r>
              <w:t>.</w:t>
            </w:r>
            <w:r>
              <w:tab/>
              <w:t>Measured Power Subsystem Summary</w:t>
            </w:r>
            <w:bookmarkEnd w:id="1571"/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b/>
              </w:rPr>
              <w:t>Status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101.2.0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 xml:space="preserve">mission </w:t>
            </w:r>
            <w:r>
              <w:rPr>
                <w:rFonts w:ascii="Calibri" w:hAnsi="Calibri"/>
                <w:sz w:val="18"/>
              </w:rPr>
              <w:t>assurance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101.2.1</w:t>
            </w:r>
          </w:p>
        </w:tc>
        <w:tc>
          <w:tcPr>
            <w:tcW w:w="2340" w:type="dxa"/>
          </w:tcPr>
          <w:p w:rsidR="00913E10" w:rsidRDefault="00A96F14">
            <w:r>
              <w:t>launch campaign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101.2.2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ground segment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101.2.3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 w:rsidR="00913E10">
        <w:tc>
          <w:tcPr>
            <w:tcW w:w="9360" w:type="dxa"/>
            <w:gridSpan w:val="4"/>
            <w:shd w:val="clear" w:color="auto" w:fill="D9D9D9"/>
          </w:tcPr>
          <w:p w:rsidR="00913E10" w:rsidRDefault="00A96F14">
            <w:r>
              <w:t>Phase 4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101.2.5</w:t>
            </w:r>
          </w:p>
        </w:tc>
        <w:tc>
          <w:tcPr>
            <w:tcW w:w="2340" w:type="dxa"/>
          </w:tcPr>
          <w:p w:rsidR="00913E10" w:rsidRDefault="00A96F14">
            <w: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</w:tr>
      <w:tr w:rsidR="00913E10">
        <w:tc>
          <w:tcPr>
            <w:tcW w:w="2340" w:type="dxa"/>
            <w:vMerge w:val="restart"/>
          </w:tcPr>
          <w:p w:rsidR="00913E10" w:rsidRDefault="00A96F14">
            <w:r>
              <w:rPr>
                <w:rFonts w:ascii="Calibri" w:hAnsi="Calibri"/>
                <w:sz w:val="18"/>
              </w:rPr>
              <w:t>101.2.6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 w:rsidR="00913E10">
        <w:tc>
          <w:tcPr>
            <w:tcW w:w="2340" w:type="dxa"/>
            <w:vMerge/>
          </w:tcPr>
          <w:p w:rsidR="00913E10" w:rsidRDefault="00913E10"/>
        </w:tc>
        <w:tc>
          <w:tcPr>
            <w:tcW w:w="2340" w:type="dxa"/>
          </w:tcPr>
          <w:p w:rsidR="00913E10" w:rsidRDefault="00A96F14">
            <w: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t>systems engineering plan</w:t>
            </w:r>
          </w:p>
        </w:tc>
        <w:tc>
          <w:tcPr>
            <w:tcW w:w="2340" w:type="dxa"/>
          </w:tcPr>
          <w:p w:rsidR="00913E10" w:rsidRDefault="00A96F14">
            <w:r>
              <w:t>thermal model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101.2.8</w:t>
            </w:r>
          </w:p>
        </w:tc>
        <w:tc>
          <w:tcPr>
            <w:tcW w:w="2340" w:type="dxa"/>
          </w:tcPr>
          <w:p w:rsidR="00913E10" w:rsidRDefault="00A96F14">
            <w:r>
              <w:t>supply chain</w:t>
            </w:r>
          </w:p>
        </w:tc>
        <w:tc>
          <w:tcPr>
            <w:tcW w:w="2340" w:type="dxa"/>
          </w:tcPr>
          <w:p w:rsidR="00913E10" w:rsidRDefault="00A96F14">
            <w:r>
              <w:t>quality plan</w:t>
            </w:r>
          </w:p>
        </w:tc>
        <w:tc>
          <w:tcPr>
            <w:tcW w:w="2340" w:type="dxa"/>
          </w:tcPr>
          <w:p w:rsidR="00913E10" w:rsidRDefault="00A96F14">
            <w: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101.2.9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 w:rsidR="00913E10" w:rsidRDefault="00A96F14"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101.2.10</w:t>
            </w:r>
          </w:p>
        </w:tc>
        <w:tc>
          <w:tcPr>
            <w:tcW w:w="2340" w:type="dxa"/>
          </w:tcPr>
          <w:p w:rsidR="00913E10" w:rsidRDefault="00A96F14">
            <w:r>
              <w:t xml:space="preserve">test </w:t>
            </w:r>
            <w:r>
              <w:t>campaign</w:t>
            </w:r>
          </w:p>
        </w:tc>
        <w:tc>
          <w:tcPr>
            <w:tcW w:w="2340" w:type="dxa"/>
          </w:tcPr>
          <w:p w:rsidR="00913E10" w:rsidRDefault="00A96F14">
            <w:r>
              <w:t>safety review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101.2.11</w:t>
            </w:r>
          </w:p>
        </w:tc>
        <w:tc>
          <w:tcPr>
            <w:tcW w:w="2340" w:type="dxa"/>
          </w:tcPr>
          <w:p w:rsidR="00913E10" w:rsidRDefault="00A96F14">
            <w:r>
              <w:t>payload integration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  <w:tc>
          <w:tcPr>
            <w:tcW w:w="2340" w:type="dxa"/>
          </w:tcPr>
          <w:p w:rsidR="00913E10" w:rsidRDefault="00A96F14">
            <w:r>
              <w:t>verification matrix</w:t>
            </w:r>
          </w:p>
        </w:tc>
      </w:tr>
      <w:tr w:rsidR="00913E10">
        <w:tc>
          <w:tcPr>
            <w:tcW w:w="2340" w:type="dxa"/>
          </w:tcPr>
          <w:p w:rsidR="00913E10" w:rsidRDefault="00A96F14">
            <w:r>
              <w:t>Total</w:t>
            </w:r>
          </w:p>
        </w:tc>
        <w:tc>
          <w:tcPr>
            <w:tcW w:w="2340" w:type="dxa"/>
          </w:tcPr>
          <w:p w:rsidR="00913E10" w:rsidRDefault="00A96F14">
            <w:r>
              <w:t>71</w:t>
            </w:r>
          </w:p>
        </w:tc>
        <w:tc>
          <w:tcPr>
            <w:tcW w:w="2340" w:type="dxa"/>
          </w:tcPr>
          <w:p w:rsidR="00913E10" w:rsidRDefault="00A96F14">
            <w:r>
              <w:t>68</w:t>
            </w:r>
          </w:p>
        </w:tc>
        <w:tc>
          <w:tcPr>
            <w:tcW w:w="2340" w:type="dxa"/>
          </w:tcPr>
          <w:p w:rsidR="00913E10" w:rsidRDefault="00A96F14">
            <w:r>
              <w:t>77</w:t>
            </w:r>
          </w:p>
        </w:tc>
      </w:tr>
      <w:tr w:rsidR="00913E10">
        <w:tc>
          <w:tcPr>
            <w:tcW w:w="9360" w:type="dxa"/>
            <w:gridSpan w:val="4"/>
          </w:tcPr>
          <w:p w:rsidR="00913E10" w:rsidRDefault="00A96F14">
            <w:r>
              <w:lastRenderedPageBreak/>
              <w:t>Note: values are for the base period.</w:t>
            </w:r>
          </w:p>
        </w:tc>
      </w:tr>
    </w:tbl>
    <w:p w:rsidR="00913E10" w:rsidRDefault="00913E10"/>
    <w:sectPr w:rsidR="00913E10">
      <w:headerReference w:type="default" r:id="rId225"/>
      <w:footerReference w:type="default" r:id="rId22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6F14" w:rsidRDefault="00A96F14">
      <w:pPr>
        <w:spacing w:after="0" w:line="240" w:lineRule="auto"/>
      </w:pPr>
      <w:r>
        <w:separator/>
      </w:r>
    </w:p>
  </w:endnote>
  <w:endnote w:type="continuationSeparator" w:id="0">
    <w:p w:rsidR="00A96F14" w:rsidRDefault="00A96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913E1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er1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6F14" w:rsidRDefault="00A96F14">
      <w:pPr>
        <w:spacing w:after="0" w:line="240" w:lineRule="auto"/>
      </w:pPr>
      <w:r>
        <w:separator/>
      </w:r>
    </w:p>
  </w:footnote>
  <w:footnote w:type="continuationSeparator" w:id="0">
    <w:p w:rsidR="00A96F14" w:rsidRDefault="00A96F14">
      <w:pPr>
        <w:spacing w:after="0" w:line="240" w:lineRule="auto"/>
      </w:pPr>
      <w:r>
        <w:continuationSeparator/>
      </w:r>
    </w:p>
  </w:footnote>
  <w:footnote w:id="1">
    <w:p w:rsidR="00913E10" w:rsidRDefault="00A96F14">
      <w:r>
        <w:rPr>
          <w:vertAlign w:val="superscript"/>
        </w:rPr>
        <w:footnoteRef/>
      </w:r>
      <w:r>
        <w:t xml:space="preserve"> Source: program records, note 1.</w:t>
      </w:r>
    </w:p>
  </w:footnote>
  <w:footnote w:id="2">
    <w:p w:rsidR="00913E10" w:rsidRDefault="00A96F14">
      <w:r>
        <w:rPr>
          <w:vertAlign w:val="superscript"/>
        </w:rPr>
        <w:footnoteRef/>
      </w:r>
      <w:r>
        <w:t xml:space="preserve"> Source: program records, note 2.</w:t>
      </w:r>
    </w:p>
  </w:footnote>
  <w:footnote w:id="3">
    <w:p w:rsidR="00913E10" w:rsidRDefault="00A96F14">
      <w:r>
        <w:rPr>
          <w:vertAlign w:val="superscript"/>
        </w:rPr>
        <w:footnoteRef/>
      </w:r>
      <w:r>
        <w:t xml:space="preserve"> Source: program records, note 3.</w:t>
      </w:r>
    </w:p>
  </w:footnote>
  <w:footnote w:id="4">
    <w:p w:rsidR="00913E10" w:rsidRDefault="00A96F14">
      <w:r>
        <w:rPr>
          <w:vertAlign w:val="superscript"/>
        </w:rPr>
        <w:footnoteRef/>
      </w:r>
      <w:r>
        <w:t xml:space="preserve"> Source: program records, note 4.</w:t>
      </w:r>
    </w:p>
  </w:footnote>
  <w:footnote w:id="5">
    <w:p w:rsidR="00913E10" w:rsidRDefault="00A96F14">
      <w:r>
        <w:rPr>
          <w:vertAlign w:val="superscript"/>
        </w:rPr>
        <w:footnoteRef/>
      </w:r>
      <w:r>
        <w:t xml:space="preserve"> Source: program records, note 5.</w:t>
      </w:r>
    </w:p>
  </w:footnote>
  <w:footnote w:id="6">
    <w:p w:rsidR="00913E10" w:rsidRDefault="00A96F14">
      <w:r>
        <w:rPr>
          <w:vertAlign w:val="superscript"/>
        </w:rPr>
        <w:footnoteRef/>
      </w:r>
      <w:r>
        <w:t xml:space="preserve"> Source: program records, note 6.</w:t>
      </w:r>
    </w:p>
  </w:footnote>
  <w:footnote w:id="7">
    <w:p w:rsidR="00913E10" w:rsidRDefault="00A96F14">
      <w:r>
        <w:rPr>
          <w:vertAlign w:val="superscript"/>
        </w:rPr>
        <w:footnoteRef/>
      </w:r>
      <w:r>
        <w:t xml:space="preserve"> Source: program records, note 7.</w:t>
      </w:r>
    </w:p>
  </w:footnote>
  <w:footnote w:id="8">
    <w:p w:rsidR="00913E10" w:rsidRDefault="00A96F14">
      <w:r>
        <w:rPr>
          <w:vertAlign w:val="superscript"/>
        </w:rPr>
        <w:footnoteRef/>
      </w:r>
      <w:r>
        <w:t xml:space="preserve"> Source: program records, note 8.</w:t>
      </w:r>
    </w:p>
  </w:footnote>
  <w:footnote w:id="9">
    <w:p w:rsidR="00913E10" w:rsidRDefault="00A96F14">
      <w:r>
        <w:rPr>
          <w:vertAlign w:val="superscript"/>
        </w:rPr>
        <w:footnoteRef/>
      </w:r>
      <w:r>
        <w:t xml:space="preserve"> Source: program records, note 9.</w:t>
      </w:r>
    </w:p>
  </w:footnote>
  <w:footnote w:id="10">
    <w:p w:rsidR="00913E10" w:rsidRDefault="00A96F14">
      <w:r>
        <w:rPr>
          <w:vertAlign w:val="superscript"/>
        </w:rPr>
        <w:footnoteRef/>
      </w:r>
      <w:r>
        <w:t xml:space="preserve"> Source: program records, note 10.</w:t>
      </w:r>
    </w:p>
  </w:footnote>
  <w:footnote w:id="11">
    <w:p w:rsidR="00913E10" w:rsidRDefault="00A96F14">
      <w:r>
        <w:rPr>
          <w:vertAlign w:val="superscript"/>
        </w:rPr>
        <w:footnoteRef/>
      </w:r>
      <w:r>
        <w:t xml:space="preserve"> Source: program records, note 11.</w:t>
      </w:r>
    </w:p>
  </w:footnote>
  <w:footnote w:id="12">
    <w:p w:rsidR="00913E10" w:rsidRDefault="00A96F14">
      <w:r>
        <w:rPr>
          <w:vertAlign w:val="superscript"/>
        </w:rPr>
        <w:footnoteRef/>
      </w:r>
      <w:r>
        <w:t xml:space="preserve"> Source: program records, note 12.</w:t>
      </w:r>
    </w:p>
  </w:footnote>
  <w:footnote w:id="13">
    <w:p w:rsidR="00913E10" w:rsidRDefault="00A96F14">
      <w:r>
        <w:rPr>
          <w:vertAlign w:val="superscript"/>
        </w:rPr>
        <w:footnoteRef/>
      </w:r>
      <w:r>
        <w:t xml:space="preserve"> Source: program records, note 13.</w:t>
      </w:r>
    </w:p>
  </w:footnote>
  <w:footnote w:id="14">
    <w:p w:rsidR="00913E10" w:rsidRDefault="00A96F14">
      <w:r>
        <w:rPr>
          <w:vertAlign w:val="superscript"/>
        </w:rPr>
        <w:footnoteRef/>
      </w:r>
      <w:r>
        <w:t xml:space="preserve"> Source: program records, note 14.</w:t>
      </w:r>
    </w:p>
  </w:footnote>
  <w:footnote w:id="15">
    <w:p w:rsidR="00913E10" w:rsidRDefault="00A96F14">
      <w:r>
        <w:rPr>
          <w:vertAlign w:val="superscript"/>
        </w:rPr>
        <w:footnoteRef/>
      </w:r>
      <w:r>
        <w:t xml:space="preserve"> Source: program records, note 15.</w:t>
      </w:r>
    </w:p>
  </w:footnote>
  <w:footnote w:id="16">
    <w:p w:rsidR="00913E10" w:rsidRDefault="00A96F14">
      <w:r>
        <w:rPr>
          <w:vertAlign w:val="superscript"/>
        </w:rPr>
        <w:footnoteRef/>
      </w:r>
      <w:r>
        <w:t xml:space="preserve"> Source: program records, note 16.</w:t>
      </w:r>
    </w:p>
  </w:footnote>
  <w:footnote w:id="17">
    <w:p w:rsidR="00913E10" w:rsidRDefault="00A96F14">
      <w:r>
        <w:rPr>
          <w:vertAlign w:val="superscript"/>
        </w:rPr>
        <w:footnoteRef/>
      </w:r>
      <w:r>
        <w:t xml:space="preserve"> Source: program records, note 17.</w:t>
      </w:r>
    </w:p>
  </w:footnote>
  <w:footnote w:id="18">
    <w:p w:rsidR="00913E10" w:rsidRDefault="00A96F14">
      <w:r>
        <w:rPr>
          <w:vertAlign w:val="superscript"/>
        </w:rPr>
        <w:footnoteRef/>
      </w:r>
      <w:r>
        <w:t xml:space="preserve"> Source: program records, note 18.</w:t>
      </w:r>
    </w:p>
  </w:footnote>
  <w:footnote w:id="19">
    <w:p w:rsidR="00913E10" w:rsidRDefault="00A96F14">
      <w:r>
        <w:rPr>
          <w:vertAlign w:val="superscript"/>
        </w:rPr>
        <w:footnoteRef/>
      </w:r>
      <w:r>
        <w:t xml:space="preserve"> Source: program records, note 19.</w:t>
      </w:r>
    </w:p>
  </w:footnote>
  <w:footnote w:id="20">
    <w:p w:rsidR="00913E10" w:rsidRDefault="00A96F14">
      <w:r>
        <w:rPr>
          <w:vertAlign w:val="superscript"/>
        </w:rPr>
        <w:footnoteRef/>
      </w:r>
      <w:r>
        <w:t xml:space="preserve"> Source: program records, note 20.</w:t>
      </w:r>
    </w:p>
  </w:footnote>
  <w:footnote w:id="21">
    <w:p w:rsidR="00913E10" w:rsidRDefault="00A96F14">
      <w:r>
        <w:rPr>
          <w:vertAlign w:val="superscript"/>
        </w:rPr>
        <w:footnoteRef/>
      </w:r>
      <w:r>
        <w:t xml:space="preserve"> Source: program records, note 21.</w:t>
      </w:r>
    </w:p>
  </w:footnote>
  <w:footnote w:id="22">
    <w:p w:rsidR="00913E10" w:rsidRDefault="00A96F14">
      <w:r>
        <w:rPr>
          <w:vertAlign w:val="superscript"/>
        </w:rPr>
        <w:footnoteRef/>
      </w:r>
      <w:r>
        <w:t xml:space="preserve"> Source: program records, note 22.</w:t>
      </w:r>
    </w:p>
  </w:footnote>
  <w:footnote w:id="23">
    <w:p w:rsidR="00913E10" w:rsidRDefault="00A96F14">
      <w:r>
        <w:rPr>
          <w:vertAlign w:val="superscript"/>
        </w:rPr>
        <w:footnoteRef/>
      </w:r>
      <w:r>
        <w:t xml:space="preserve"> Source: program records, note 23.</w:t>
      </w:r>
    </w:p>
  </w:footnote>
  <w:footnote w:id="24">
    <w:p w:rsidR="00913E10" w:rsidRDefault="00A96F14">
      <w:r>
        <w:rPr>
          <w:vertAlign w:val="superscript"/>
        </w:rPr>
        <w:footnoteRef/>
      </w:r>
      <w:r>
        <w:t xml:space="preserve"> Source: program records, note 24.</w:t>
      </w:r>
    </w:p>
  </w:footnote>
  <w:footnote w:id="25">
    <w:p w:rsidR="00913E10" w:rsidRDefault="00A96F14">
      <w:r>
        <w:rPr>
          <w:vertAlign w:val="superscript"/>
        </w:rPr>
        <w:footnoteRef/>
      </w:r>
      <w:r>
        <w:t xml:space="preserve"> Source: program records, note 25.</w:t>
      </w:r>
    </w:p>
  </w:footnote>
  <w:footnote w:id="26">
    <w:p w:rsidR="00913E10" w:rsidRDefault="00A96F14">
      <w:r>
        <w:rPr>
          <w:vertAlign w:val="superscript"/>
        </w:rPr>
        <w:footnoteRef/>
      </w:r>
      <w:r>
        <w:t xml:space="preserve"> Source: program records, note 26.</w:t>
      </w:r>
    </w:p>
  </w:footnote>
  <w:footnote w:id="27">
    <w:p w:rsidR="00913E10" w:rsidRDefault="00A96F14">
      <w:r>
        <w:rPr>
          <w:vertAlign w:val="superscript"/>
        </w:rPr>
        <w:footnoteRef/>
      </w:r>
      <w:r>
        <w:t xml:space="preserve"> Source: program records, note 27.</w:t>
      </w:r>
    </w:p>
  </w:footnote>
  <w:footnote w:id="28">
    <w:p w:rsidR="00913E10" w:rsidRDefault="00A96F14">
      <w:r>
        <w:rPr>
          <w:vertAlign w:val="superscript"/>
        </w:rPr>
        <w:footnoteRef/>
      </w:r>
      <w:r>
        <w:t xml:space="preserve"> Source: program records, note 28.</w:t>
      </w:r>
    </w:p>
  </w:footnote>
  <w:footnote w:id="29">
    <w:p w:rsidR="00913E10" w:rsidRDefault="00A96F14">
      <w:r>
        <w:rPr>
          <w:vertAlign w:val="superscript"/>
        </w:rPr>
        <w:footnoteRef/>
      </w:r>
      <w:r>
        <w:t xml:space="preserve"> Source: program records, note 29.</w:t>
      </w:r>
    </w:p>
  </w:footnote>
  <w:footnote w:id="30">
    <w:p w:rsidR="00913E10" w:rsidRDefault="00A96F14">
      <w:r>
        <w:rPr>
          <w:vertAlign w:val="superscript"/>
        </w:rPr>
        <w:footnoteRef/>
      </w:r>
      <w:r>
        <w:t xml:space="preserve"> Source: program records, note 30.</w:t>
      </w:r>
    </w:p>
  </w:footnote>
  <w:footnote w:id="31">
    <w:p w:rsidR="00913E10" w:rsidRDefault="00A96F14">
      <w:r>
        <w:rPr>
          <w:vertAlign w:val="superscript"/>
        </w:rPr>
        <w:footnoteRef/>
      </w:r>
      <w:r>
        <w:t xml:space="preserve"> Source: program records, note 31.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913E1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Ground Segment Approach</w:t>
    </w:r>
    <w:r>
      <w:fldChar w:fldCharType="end"/>
    </w:r>
    <w:r>
      <w:t xml:space="preserve">  |  Example Program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Ground Segment Approach</w:t>
    </w:r>
    <w:r>
      <w:fldChar w:fldCharType="end"/>
    </w:r>
    <w:r>
      <w:t xml:space="preserve">  |  Example Program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Launch Campaign Approach</w:t>
    </w:r>
    <w:r>
      <w:fldChar w:fldCharType="end"/>
    </w:r>
    <w:r>
      <w:t xml:space="preserve">  |  Example Program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Safety Review Approach</w:t>
    </w:r>
    <w:r>
      <w:fldChar w:fldCharType="end"/>
    </w:r>
    <w:r>
      <w:t xml:space="preserve">  |  Example Program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Docking Adapter Approach</w:t>
    </w:r>
    <w:r>
      <w:fldChar w:fldCharType="end"/>
    </w:r>
    <w:r>
      <w:t xml:space="preserve">  |  Example Program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Launch Campaign Approach</w:t>
    </w:r>
    <w:r>
      <w:fldChar w:fldCharType="end"/>
    </w:r>
    <w:r>
      <w:t xml:space="preserve">  |  Example Program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Launch Campaign Approach</w:t>
    </w:r>
    <w:r>
      <w:fldChar w:fldCharType="end"/>
    </w:r>
    <w:r>
      <w:t xml:space="preserve">  |  Example Program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Safety Review Approach</w:t>
    </w:r>
    <w:r>
      <w:fldChar w:fldCharType="end"/>
    </w:r>
    <w:r>
      <w:t xml:space="preserve">  |  Example Program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Launch Campaign Approach</w:t>
    </w:r>
    <w:r>
      <w:fldChar w:fldCharType="end"/>
    </w:r>
    <w:r>
      <w:t xml:space="preserve">  |  Example Program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Quality Plan Approach</w:t>
    </w:r>
    <w:r>
      <w:fldChar w:fldCharType="end"/>
    </w:r>
    <w:r>
      <w:t xml:space="preserve">  |  Example Program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Mission Assurance Approach</w:t>
    </w:r>
    <w:r>
      <w:fldChar w:fldCharType="end"/>
    </w:r>
    <w:r>
      <w:t xml:space="preserve">  |  Example Program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Risk Register Approach</w:t>
    </w:r>
    <w:r>
      <w:fldChar w:fldCharType="end"/>
    </w:r>
    <w:r>
      <w:t xml:space="preserve">  |  Example Program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Configuration Baseline Approach</w:t>
    </w:r>
    <w:r>
      <w:fldChar w:fldCharType="end"/>
    </w:r>
    <w:r>
      <w:t xml:space="preserve">  |  Example Program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Quality Plan Approach</w:t>
    </w:r>
    <w:r>
      <w:fldChar w:fldCharType="end"/>
    </w:r>
    <w:r>
      <w:t xml:space="preserve">  |  Example Program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Docking Adapter Approach</w:t>
    </w:r>
    <w:r>
      <w:fldChar w:fldCharType="end"/>
    </w:r>
    <w:r>
      <w:t xml:space="preserve">  |  Example Program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Configuration Baseline Approach</w:t>
    </w:r>
    <w:r>
      <w:fldChar w:fldCharType="end"/>
    </w:r>
    <w:r>
      <w:t xml:space="preserve">  |  Example Program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Docking Adapter Approach</w:t>
    </w:r>
    <w:r>
      <w:fldChar w:fldCharType="end"/>
    </w:r>
    <w:r>
      <w:t xml:space="preserve">  |  Example Program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Docking Adapter Approach</w:t>
    </w:r>
    <w:r>
      <w:fldChar w:fldCharType="end"/>
    </w:r>
    <w:r>
      <w:t xml:space="preserve">  |  Example Program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Crew Module Approach</w:t>
    </w:r>
    <w:r>
      <w:fldChar w:fldCharType="end"/>
    </w:r>
    <w:r>
      <w:t xml:space="preserve">  |  Example Program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Quality Plan Approach</w:t>
    </w:r>
    <w:r>
      <w:fldChar w:fldCharType="end"/>
    </w:r>
    <w:r>
      <w:t xml:space="preserve">  |  Example Program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Payload Integration Approach</w:t>
    </w:r>
    <w:r>
      <w:fldChar w:fldCharType="end"/>
    </w:r>
    <w:r>
      <w:t xml:space="preserve">  |  Example Program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Launch Campaign Approach</w:t>
    </w:r>
    <w:r>
      <w:fldChar w:fldCharType="end"/>
    </w:r>
    <w:r>
      <w:t xml:space="preserve">  |  Example Program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Supply Chain Approach</w:t>
    </w:r>
    <w:r>
      <w:fldChar w:fldCharType="end"/>
    </w:r>
    <w:r>
      <w:t xml:space="preserve">  |  Example Program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Quality Plan Approach</w:t>
    </w:r>
    <w:r>
      <w:fldChar w:fldCharType="end"/>
    </w:r>
    <w:r>
      <w:t xml:space="preserve">  |  Example Program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Safety Review Approach</w:t>
    </w:r>
    <w:r>
      <w:fldChar w:fldCharType="end"/>
    </w:r>
    <w:r>
      <w:t xml:space="preserve">  |  Example Program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Verification Matrix Approach</w:t>
    </w:r>
    <w:r>
      <w:fldChar w:fldCharType="end"/>
    </w:r>
    <w:r>
      <w:t xml:space="preserve">  |  Example Program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Payload Integration Approach</w:t>
    </w:r>
    <w:r>
      <w:fldChar w:fldCharType="end"/>
    </w:r>
    <w:r>
      <w:t xml:space="preserve">  |  Example Program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Risk Register Approach</w:t>
    </w:r>
    <w:r>
      <w:fldChar w:fldCharType="end"/>
    </w:r>
    <w:r>
      <w:t xml:space="preserve">  |  Example Program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Risk Register Approach</w:t>
    </w:r>
    <w:r>
      <w:fldChar w:fldCharType="end"/>
    </w:r>
    <w:r>
      <w:t xml:space="preserve">  |  Example Program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Ground Segment Approach</w:t>
    </w:r>
    <w:r>
      <w:fldChar w:fldCharType="end"/>
    </w:r>
    <w:r>
      <w:t xml:space="preserve">  |  Example Program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Systems Engineering Plan Approach</w:t>
    </w:r>
    <w:r>
      <w:fldChar w:fldCharType="end"/>
    </w:r>
    <w:r>
      <w:t xml:space="preserve">  |  Example Program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Program Schedule Approach</w:t>
    </w:r>
    <w:r>
      <w:fldChar w:fldCharType="end"/>
    </w:r>
    <w:r>
      <w:t xml:space="preserve">  |  Example Program</w: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Payload Integration Approach</w:t>
    </w:r>
    <w:r>
      <w:fldChar w:fldCharType="end"/>
    </w:r>
    <w:r>
      <w:t xml:space="preserve">  |  Example Program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Payload Integration Approach</w:t>
    </w:r>
    <w:r>
      <w:fldChar w:fldCharType="end"/>
    </w:r>
    <w:r>
      <w:t xml:space="preserve">  |  Example Program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Payload Integration Approach</w:t>
    </w:r>
    <w:r>
      <w:fldChar w:fldCharType="end"/>
    </w:r>
    <w:r>
      <w:t xml:space="preserve">  |  Example Program</w: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Crew Module Approach</w:t>
    </w:r>
    <w:r>
      <w:fldChar w:fldCharType="end"/>
    </w:r>
    <w:r>
      <w:t xml:space="preserve">  |  Example Program</w: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Payload Integration Approach</w:t>
    </w:r>
    <w:r>
      <w:fldChar w:fldCharType="end"/>
    </w:r>
    <w:r>
      <w:t xml:space="preserve">  |  Example Program</w: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Risk Register Approach</w:t>
    </w:r>
    <w:r>
      <w:fldChar w:fldCharType="end"/>
    </w:r>
    <w:r>
      <w:t xml:space="preserve">  |  Example Program</w: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Program Schedule Approach</w:t>
    </w:r>
    <w:r>
      <w:fldChar w:fldCharType="end"/>
    </w:r>
    <w:r>
      <w:t xml:space="preserve">  |  Example Program</w: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Program Schedule Approach</w:t>
    </w:r>
    <w:r>
      <w:fldChar w:fldCharType="end"/>
    </w:r>
    <w:r>
      <w:t xml:space="preserve">  |  Example Program</w: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Verification Matrix Approach</w:t>
    </w:r>
    <w:r>
      <w:fldChar w:fldCharType="end"/>
    </w:r>
    <w:r>
      <w:t xml:space="preserve">  |  Example Program</w: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Configuration Baseline Approach</w:t>
    </w:r>
    <w:r>
      <w:fldChar w:fldCharType="end"/>
    </w:r>
    <w:r>
      <w:t xml:space="preserve">  |  Example Program</w: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Safety Review Approach</w:t>
    </w:r>
    <w:r>
      <w:fldChar w:fldCharType="end"/>
    </w:r>
    <w:r>
      <w:t xml:space="preserve">  |  Example Program</w: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Configuration Baseline Approach</w:t>
    </w:r>
    <w:r>
      <w:fldChar w:fldCharType="end"/>
    </w:r>
    <w:r>
      <w:t xml:space="preserve">  |  Example Program</w: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Crew Module Approach</w:t>
    </w:r>
    <w:r>
      <w:fldChar w:fldCharType="end"/>
    </w:r>
    <w:r>
      <w:t xml:space="preserve">  |  Example Program</w: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Safety Review Approach</w:t>
    </w:r>
    <w:r>
      <w:fldChar w:fldCharType="end"/>
    </w:r>
    <w:r>
      <w:t xml:space="preserve">  |  Example Program</w: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Test Campaign Approach</w:t>
    </w:r>
    <w:r>
      <w:fldChar w:fldCharType="end"/>
    </w:r>
    <w:r>
      <w:t xml:space="preserve">  |  Example Program</w: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Flight Software Approach</w:t>
    </w:r>
    <w:r>
      <w:fldChar w:fldCharType="end"/>
    </w:r>
    <w:r>
      <w:t xml:space="preserve">  |  Example Program</w: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Quality Plan Approach</w:t>
    </w:r>
    <w:r>
      <w:fldChar w:fldCharType="end"/>
    </w:r>
    <w:r>
      <w:t xml:space="preserve">  |  Example Program</w: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Safety Review Approach</w:t>
    </w:r>
    <w:r>
      <w:fldChar w:fldCharType="end"/>
    </w:r>
    <w:r>
      <w:t xml:space="preserve">  |  Example Program</w: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Safety Review Approach</w:t>
    </w:r>
    <w:r>
      <w:fldChar w:fldCharType="end"/>
    </w:r>
    <w:r>
      <w:t xml:space="preserve">  |  Example Program</w: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Ground Segment Approach</w:t>
    </w:r>
    <w:r>
      <w:fldChar w:fldCharType="end"/>
    </w:r>
    <w:r>
      <w:t xml:space="preserve">  |  Example Program</w: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Crew Module Approach</w:t>
    </w:r>
    <w:r>
      <w:fldChar w:fldCharType="end"/>
    </w:r>
    <w:r>
      <w:t xml:space="preserve">  |  Example Program</w: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Systems Engineering Plan Approach</w:t>
    </w:r>
    <w:r>
      <w:fldChar w:fldCharType="end"/>
    </w:r>
    <w:r>
      <w:t xml:space="preserve">  |  Example Program</w:t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Program Schedule Approach</w:t>
    </w:r>
    <w:r>
      <w:fldChar w:fldCharType="end"/>
    </w:r>
    <w:r>
      <w:t xml:space="preserve">  |  Example Program</w:t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Supply Chain Approach</w:t>
    </w:r>
    <w:r>
      <w:fldChar w:fldCharType="end"/>
    </w:r>
    <w:r>
      <w:t xml:space="preserve">  |  Example Program</w:t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Docking Adapter Approach</w:t>
    </w:r>
    <w:r>
      <w:fldChar w:fldCharType="end"/>
    </w:r>
    <w:r>
      <w:t xml:space="preserve">  |  Example Program</w:t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Flight Software Approach</w:t>
    </w:r>
    <w:r>
      <w:fldChar w:fldCharType="end"/>
    </w:r>
    <w:r>
      <w:t xml:space="preserve">  |  Example Program</w: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Thermal Model Approach</w:t>
    </w:r>
    <w:r>
      <w:fldChar w:fldCharType="end"/>
    </w:r>
    <w:r>
      <w:t xml:space="preserve">  |  Example Program</w:t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Program Schedule Approach</w:t>
    </w:r>
    <w:r>
      <w:fldChar w:fldCharType="end"/>
    </w:r>
    <w:r>
      <w:t xml:space="preserve">  |  Example Program</w:t>
    </w: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Ground Segment Approach</w:t>
    </w:r>
    <w:r>
      <w:fldChar w:fldCharType="end"/>
    </w:r>
    <w:r>
      <w:t xml:space="preserve">  |  Example Program</w:t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Ground Segment Approach</w:t>
    </w:r>
    <w:r>
      <w:fldChar w:fldCharType="end"/>
    </w:r>
    <w:r>
      <w:t xml:space="preserve">  |  Example Program</w:t>
    </w: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Safety Review Approach</w:t>
    </w:r>
    <w:r>
      <w:fldChar w:fldCharType="end"/>
    </w:r>
    <w:r>
      <w:t xml:space="preserve">  |  Example Program</w:t>
    </w: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Configuration Baseline Approach</w:t>
    </w:r>
    <w:r>
      <w:fldChar w:fldCharType="end"/>
    </w:r>
    <w:r>
      <w:t xml:space="preserve">  |  Example Program</w:t>
    </w: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Thermal Model Approach</w:t>
    </w:r>
    <w:r>
      <w:fldChar w:fldCharType="end"/>
    </w:r>
    <w:r>
      <w:t xml:space="preserve">  |  Example Program</w:t>
    </w: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Thermal Model Approach</w:t>
    </w:r>
    <w:r>
      <w:fldChar w:fldCharType="end"/>
    </w:r>
    <w:r>
      <w:t xml:space="preserve">  |  Example Program</w:t>
    </w: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Program Schedule Approach</w:t>
    </w:r>
    <w:r>
      <w:fldChar w:fldCharType="end"/>
    </w:r>
    <w:r>
      <w:t xml:space="preserve">  |  Example Program</w:t>
    </w: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Mission Assurance Approach</w:t>
    </w:r>
    <w:r>
      <w:fldChar w:fldCharType="end"/>
    </w:r>
    <w:r>
      <w:t xml:space="preserve">  |  Example Program</w:t>
    </w: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Docking Adapter Approach</w:t>
    </w:r>
    <w:r>
      <w:fldChar w:fldCharType="end"/>
    </w:r>
    <w:r>
      <w:t xml:space="preserve">  |  Example Program</w:t>
    </w: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Verification Matrix Approach</w:t>
    </w:r>
    <w:r>
      <w:fldChar w:fldCharType="end"/>
    </w:r>
    <w:r>
      <w:t xml:space="preserve">  |  Example Program</w:t>
    </w: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Mission Assurance Approach</w:t>
    </w:r>
    <w:r>
      <w:fldChar w:fldCharType="end"/>
    </w:r>
    <w:r>
      <w:t xml:space="preserve">  |  Example Program</w:t>
    </w: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Program Schedule Approach</w:t>
    </w:r>
    <w:r>
      <w:fldChar w:fldCharType="end"/>
    </w:r>
    <w:r>
      <w:t xml:space="preserve">  |  Example Program</w:t>
    </w:r>
  </w:p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Program Schedule Approach</w:t>
    </w:r>
    <w:r>
      <w:fldChar w:fldCharType="end"/>
    </w:r>
    <w:r>
      <w:t xml:space="preserve">  |  Example Program</w:t>
    </w:r>
  </w:p>
</w:hdr>
</file>

<file path=word/header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Configuration Baseline Approach</w:t>
    </w:r>
    <w:r>
      <w:fldChar w:fldCharType="end"/>
    </w:r>
    <w:r>
      <w:t xml:space="preserve">  |  Example Program</w:t>
    </w:r>
  </w:p>
</w:hdr>
</file>

<file path=word/header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Ground Segment Approach</w:t>
    </w:r>
    <w:r>
      <w:fldChar w:fldCharType="end"/>
    </w:r>
    <w:r>
      <w:t xml:space="preserve">  |  Example Program</w:t>
    </w:r>
  </w:p>
</w:hdr>
</file>

<file path=word/header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Test Campaign Approach</w:t>
    </w:r>
    <w:r>
      <w:fldChar w:fldCharType="end"/>
    </w:r>
    <w:r>
      <w:t xml:space="preserve">  |  Example Program</w:t>
    </w:r>
  </w:p>
</w:hdr>
</file>

<file path=word/header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Systems Engineering Plan Approach</w:t>
    </w:r>
    <w:r>
      <w:fldChar w:fldCharType="end"/>
    </w:r>
    <w:r>
      <w:t xml:space="preserve">  |  Example Program</w:t>
    </w:r>
  </w:p>
</w:hdr>
</file>

<file path=word/header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Quality Plan Approach</w:t>
    </w:r>
    <w:r>
      <w:fldChar w:fldCharType="end"/>
    </w:r>
    <w:r>
      <w:t xml:space="preserve">  |  Example Program</w:t>
    </w:r>
  </w:p>
</w:hdr>
</file>

<file path=word/header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Proven Docking Adapter Approach</w:t>
    </w:r>
    <w:r>
      <w:fldChar w:fldCharType="end"/>
    </w:r>
    <w:r>
      <w:t xml:space="preserve">  |  Example Program</w:t>
    </w:r>
  </w:p>
</w:hdr>
</file>

<file path=word/header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Mission Assurance Approach</w:t>
    </w:r>
    <w:r>
      <w:fldChar w:fldCharType="end"/>
    </w:r>
    <w:r>
      <w:t xml:space="preserve">  |  Example Program</w:t>
    </w:r>
  </w:p>
</w:hdr>
</file>

<file path=word/header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Verification Matrix Approach</w:t>
    </w:r>
    <w:r>
      <w:fldChar w:fldCharType="end"/>
    </w:r>
    <w:r>
      <w:t xml:space="preserve">  |  Example Program</w:t>
    </w:r>
  </w:p>
</w:hdr>
</file>

<file path=word/header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Thermal Model Approach</w:t>
    </w:r>
    <w:r>
      <w:fldChar w:fldCharType="end"/>
    </w:r>
    <w:r>
      <w:t xml:space="preserve">  |  Example Program</w:t>
    </w:r>
  </w:p>
</w:hdr>
</file>

<file path=word/header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Systems Engineering Plan Approach</w:t>
    </w:r>
    <w:r>
      <w:fldChar w:fldCharType="end"/>
    </w:r>
    <w:r>
      <w:t xml:space="preserve">  |  Example Program</w:t>
    </w:r>
  </w:p>
</w:hdr>
</file>

<file path=word/header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Systems Engineering Plan Approach</w:t>
    </w:r>
    <w:r>
      <w:fldChar w:fldCharType="end"/>
    </w:r>
    <w:r>
      <w:t xml:space="preserve">  |  Example Program</w:t>
    </w:r>
  </w:p>
</w:hdr>
</file>

<file path=word/header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Supply Chain Approach</w:t>
    </w:r>
    <w:r>
      <w:fldChar w:fldCharType="end"/>
    </w:r>
    <w:r>
      <w:t xml:space="preserve">  |  Example Program</w:t>
    </w:r>
  </w:p>
</w:hdr>
</file>

<file path=word/header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Integrated Program Schedule Approach</w:t>
    </w:r>
    <w:r>
      <w:fldChar w:fldCharType="end"/>
    </w:r>
    <w:r>
      <w:t xml:space="preserve">  |  Example Program</w:t>
    </w:r>
  </w:p>
</w:hdr>
</file>

<file path=word/header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Risk Register Approach</w:t>
    </w:r>
    <w:r>
      <w:fldChar w:fldCharType="end"/>
    </w:r>
    <w:r>
      <w:t xml:space="preserve">  |  Example Program</w:t>
    </w:r>
  </w:p>
</w:hdr>
</file>

<file path=word/header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Quality Plan Approach</w:t>
    </w:r>
    <w:r>
      <w:fldChar w:fldCharType="end"/>
    </w:r>
    <w:r>
      <w:t xml:space="preserve">  |  Example Program</w:t>
    </w:r>
  </w:p>
</w:hdr>
</file>

<file path=word/header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Supply Chain Approach</w:t>
    </w:r>
    <w:r>
      <w:fldChar w:fldCharType="end"/>
    </w:r>
    <w:r>
      <w:t xml:space="preserve">  |  Example Program</w:t>
    </w:r>
  </w:p>
</w:hdr>
</file>

<file path=word/header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Quality Plan Approach</w:t>
    </w:r>
    <w:r>
      <w:fldChar w:fldCharType="end"/>
    </w:r>
    <w:r>
      <w:t xml:space="preserve">  |  Example Program</w:t>
    </w:r>
  </w:p>
</w:hdr>
</file>

<file path=word/header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Risk Register Approach</w:t>
    </w:r>
    <w:r>
      <w:fldChar w:fldCharType="end"/>
    </w:r>
    <w:r>
      <w:t xml:space="preserve">  |  Example Program</w:t>
    </w:r>
  </w:p>
</w:hdr>
</file>

<file path=word/header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Systems Engineering Plan Approach</w:t>
    </w:r>
    <w:r>
      <w:fldChar w:fldCharType="end"/>
    </w:r>
    <w:r>
      <w:t xml:space="preserve">  |  Example Program</w:t>
    </w:r>
  </w:p>
</w:hdr>
</file>

<file path=word/header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Repeatable Ground Segment Approach</w:t>
    </w:r>
    <w:r>
      <w:fldChar w:fldCharType="end"/>
    </w:r>
    <w:r>
      <w:t xml:space="preserve">  |  Example Program</w:t>
    </w:r>
  </w:p>
</w:hdr>
</file>

<file path=word/header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Quality Plan Approach</w:t>
    </w:r>
    <w:r>
      <w:fldChar w:fldCharType="end"/>
    </w:r>
    <w:r>
      <w:t xml:space="preserve">  |  Example Program</w:t>
    </w:r>
  </w:p>
</w:hdr>
</file>

<file path=word/header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Quality Plan Approach</w:t>
    </w:r>
    <w:r>
      <w:fldChar w:fldCharType="end"/>
    </w:r>
    <w:r>
      <w:t xml:space="preserve">  |  Example Program</w:t>
    </w:r>
  </w:p>
</w:hdr>
</file>

<file path=word/header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Flight Software Approach</w:t>
    </w:r>
    <w:r>
      <w:fldChar w:fldCharType="end"/>
    </w:r>
    <w:r>
      <w:t xml:space="preserve">  |  Example Program</w:t>
    </w:r>
  </w:p>
</w:hdr>
</file>

<file path=word/header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Docking Adapter Approach</w:t>
    </w:r>
    <w:r>
      <w:fldChar w:fldCharType="end"/>
    </w:r>
    <w:r>
      <w:t xml:space="preserve">  |  Example Program</w:t>
    </w:r>
  </w:p>
</w:hdr>
</file>

<file path=word/header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Payload Integration Approach</w:t>
    </w:r>
    <w:r>
      <w:fldChar w:fldCharType="end"/>
    </w:r>
    <w:r>
      <w:t xml:space="preserve">  |  Example Program</w:t>
    </w:r>
  </w:p>
</w:hdr>
</file>

<file path=word/header1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Systems Engineering Plan Approach</w:t>
    </w:r>
    <w:r>
      <w:fldChar w:fldCharType="end"/>
    </w:r>
    <w:r>
      <w:t xml:space="preserve">  |  Example Program</w:t>
    </w:r>
  </w:p>
</w:hdr>
</file>

<file path=word/header1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Flight-Qualified Crew Module Approach</w:t>
    </w:r>
    <w:r>
      <w:fldChar w:fldCharType="end"/>
    </w:r>
    <w:r>
      <w:t xml:space="preserve">  |  Example Program</w:t>
    </w:r>
  </w:p>
</w:hdr>
</file>

<file path=word/header1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Independent Test Campaign Approach</w:t>
    </w:r>
    <w:r>
      <w:fldChar w:fldCharType="end"/>
    </w:r>
    <w:r>
      <w:t xml:space="preserve">  |  Example Program</w:t>
    </w:r>
  </w:p>
</w:hdr>
</file>

<file path=word/header1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Modular Mission Assurance Approach</w:t>
    </w:r>
    <w:r>
      <w:fldChar w:fldCharType="end"/>
    </w:r>
    <w:r>
      <w:t xml:space="preserve">  |  Example Program</w:t>
    </w:r>
  </w:p>
</w:hdr>
</file>

<file path=word/header1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Low-Risk Quality Plan Approach</w:t>
    </w:r>
    <w:r>
      <w:fldChar w:fldCharType="end"/>
    </w:r>
    <w:r>
      <w:t xml:space="preserve">  |  Example Program</w:t>
    </w:r>
  </w:p>
</w:hdr>
</file>

<file path=word/header1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Traceable Ground Segment Approach</w:t>
    </w:r>
    <w:r>
      <w:fldChar w:fldCharType="end"/>
    </w:r>
    <w:r>
      <w:t xml:space="preserve">  |  Example Program</w:t>
    </w:r>
  </w:p>
</w:hdr>
</file>

<file path=word/header1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Safety Review Approach</w:t>
    </w:r>
    <w:r>
      <w:fldChar w:fldCharType="end"/>
    </w:r>
    <w:r>
      <w:t xml:space="preserve">  |  Example Program</w:t>
    </w:r>
  </w:p>
</w:hdr>
</file>

<file path=word/header1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Safety Review Approach</w:t>
    </w:r>
    <w:r>
      <w:fldChar w:fldCharType="end"/>
    </w:r>
    <w:r>
      <w:t xml:space="preserve">  |  Example Program</w:t>
    </w:r>
  </w:p>
</w:hdr>
</file>

<file path=word/header1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Safety Review Approach</w:t>
    </w:r>
    <w:r>
      <w:fldChar w:fldCharType="end"/>
    </w:r>
    <w:r>
      <w:t xml:space="preserve">  |  Example Program</w:t>
    </w:r>
  </w:p>
</w:hdr>
</file>

<file path=word/header1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E10" w:rsidRDefault="00A96F14"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rPr>
        <w:noProof/>
      </w:rPr>
      <w:t>Measured Safety Review Approach</w:t>
    </w:r>
    <w:r>
      <w:fldChar w:fldCharType="end"/>
    </w:r>
    <w:r>
      <w:t xml:space="preserve">  |  Example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5A5E8E"/>
    <w:multiLevelType w:val="multilevel"/>
    <w:tmpl w:val="6046BE2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1728"/>
        </w:tabs>
        <w:ind w:left="1728" w:hanging="1728"/>
      </w:pPr>
    </w:lvl>
    <w:lvl w:ilvl="7">
      <w:start w:val="1"/>
      <w:numFmt w:val="decimal"/>
      <w:pStyle w:val="Heading8"/>
      <w:lvlText w:val="%7.%8"/>
      <w:lvlJc w:val="left"/>
      <w:pPr>
        <w:tabs>
          <w:tab w:val="num" w:pos="720"/>
        </w:tabs>
        <w:ind w:left="720" w:hanging="720"/>
      </w:pPr>
    </w:lvl>
    <w:lvl w:ilvl="8">
      <w:start w:val="1"/>
      <w:numFmt w:val="decimal"/>
      <w:pStyle w:val="Heading9"/>
      <w:lvlText w:val="%7.%8.%9"/>
      <w:lvlJc w:val="left"/>
      <w:pPr>
        <w:tabs>
          <w:tab w:val="num" w:pos="864"/>
        </w:tabs>
        <w:ind w:left="864" w:hanging="864"/>
      </w:pPr>
    </w:lvl>
  </w:abstractNum>
  <w:num w:numId="1" w16cid:durableId="1993557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3E10"/>
    <w:rsid w:val="00A96F14"/>
    <w:rsid w:val="00AA1D8D"/>
    <w:rsid w:val="00B47730"/>
    <w:rsid w:val="00CB0664"/>
    <w:rsid w:val="00EC3C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B413610-C5C8-4F06-B772-20BA9224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tabs>
        <w:tab w:val="num" w:pos="432"/>
      </w:tabs>
      <w:ind w:left="432" w:hanging="43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96F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6F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96F1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A96F14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A96F14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A96F14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A96F14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A96F14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A96F14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A96F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F14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A96F1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55.xml"/><Relationship Id="rId21" Type="http://schemas.openxmlformats.org/officeDocument/2006/relationships/header" Target="header7.xml"/><Relationship Id="rId42" Type="http://schemas.openxmlformats.org/officeDocument/2006/relationships/footer" Target="footer17.xml"/><Relationship Id="rId63" Type="http://schemas.openxmlformats.org/officeDocument/2006/relationships/header" Target="header28.xml"/><Relationship Id="rId84" Type="http://schemas.openxmlformats.org/officeDocument/2006/relationships/footer" Target="footer38.xml"/><Relationship Id="rId138" Type="http://schemas.openxmlformats.org/officeDocument/2006/relationships/footer" Target="footer65.xml"/><Relationship Id="rId159" Type="http://schemas.openxmlformats.org/officeDocument/2006/relationships/header" Target="header76.xml"/><Relationship Id="rId170" Type="http://schemas.openxmlformats.org/officeDocument/2006/relationships/footer" Target="footer81.xml"/><Relationship Id="rId191" Type="http://schemas.openxmlformats.org/officeDocument/2006/relationships/header" Target="header92.xml"/><Relationship Id="rId205" Type="http://schemas.openxmlformats.org/officeDocument/2006/relationships/header" Target="header99.xml"/><Relationship Id="rId226" Type="http://schemas.openxmlformats.org/officeDocument/2006/relationships/footer" Target="footer109.xml"/><Relationship Id="rId107" Type="http://schemas.openxmlformats.org/officeDocument/2006/relationships/header" Target="header50.xml"/><Relationship Id="rId11" Type="http://schemas.openxmlformats.org/officeDocument/2006/relationships/footer" Target="footer2.xml"/><Relationship Id="rId32" Type="http://schemas.openxmlformats.org/officeDocument/2006/relationships/footer" Target="footer12.xml"/><Relationship Id="rId53" Type="http://schemas.openxmlformats.org/officeDocument/2006/relationships/header" Target="header23.xml"/><Relationship Id="rId74" Type="http://schemas.openxmlformats.org/officeDocument/2006/relationships/footer" Target="footer33.xml"/><Relationship Id="rId128" Type="http://schemas.openxmlformats.org/officeDocument/2006/relationships/footer" Target="footer60.xml"/><Relationship Id="rId149" Type="http://schemas.openxmlformats.org/officeDocument/2006/relationships/header" Target="header71.xml"/><Relationship Id="rId5" Type="http://schemas.openxmlformats.org/officeDocument/2006/relationships/webSettings" Target="webSettings.xml"/><Relationship Id="rId95" Type="http://schemas.openxmlformats.org/officeDocument/2006/relationships/header" Target="header44.xml"/><Relationship Id="rId160" Type="http://schemas.openxmlformats.org/officeDocument/2006/relationships/footer" Target="footer76.xml"/><Relationship Id="rId181" Type="http://schemas.openxmlformats.org/officeDocument/2006/relationships/header" Target="header87.xml"/><Relationship Id="rId216" Type="http://schemas.openxmlformats.org/officeDocument/2006/relationships/footer" Target="footer104.xml"/><Relationship Id="rId22" Type="http://schemas.openxmlformats.org/officeDocument/2006/relationships/footer" Target="footer7.xml"/><Relationship Id="rId43" Type="http://schemas.openxmlformats.org/officeDocument/2006/relationships/header" Target="header18.xml"/><Relationship Id="rId64" Type="http://schemas.openxmlformats.org/officeDocument/2006/relationships/footer" Target="footer28.xml"/><Relationship Id="rId118" Type="http://schemas.openxmlformats.org/officeDocument/2006/relationships/footer" Target="footer55.xml"/><Relationship Id="rId139" Type="http://schemas.openxmlformats.org/officeDocument/2006/relationships/header" Target="header66.xml"/><Relationship Id="rId85" Type="http://schemas.openxmlformats.org/officeDocument/2006/relationships/header" Target="header39.xml"/><Relationship Id="rId150" Type="http://schemas.openxmlformats.org/officeDocument/2006/relationships/footer" Target="footer71.xml"/><Relationship Id="rId171" Type="http://schemas.openxmlformats.org/officeDocument/2006/relationships/header" Target="header82.xml"/><Relationship Id="rId192" Type="http://schemas.openxmlformats.org/officeDocument/2006/relationships/footer" Target="footer92.xml"/><Relationship Id="rId206" Type="http://schemas.openxmlformats.org/officeDocument/2006/relationships/footer" Target="footer99.xml"/><Relationship Id="rId227" Type="http://schemas.openxmlformats.org/officeDocument/2006/relationships/fontTable" Target="fontTable.xml"/><Relationship Id="rId12" Type="http://schemas.openxmlformats.org/officeDocument/2006/relationships/image" Target="media/image1.png"/><Relationship Id="rId33" Type="http://schemas.openxmlformats.org/officeDocument/2006/relationships/header" Target="header13.xml"/><Relationship Id="rId108" Type="http://schemas.openxmlformats.org/officeDocument/2006/relationships/footer" Target="footer50.xml"/><Relationship Id="rId129" Type="http://schemas.openxmlformats.org/officeDocument/2006/relationships/header" Target="header61.xml"/><Relationship Id="rId54" Type="http://schemas.openxmlformats.org/officeDocument/2006/relationships/footer" Target="footer23.xml"/><Relationship Id="rId75" Type="http://schemas.openxmlformats.org/officeDocument/2006/relationships/header" Target="header34.xml"/><Relationship Id="rId96" Type="http://schemas.openxmlformats.org/officeDocument/2006/relationships/footer" Target="footer44.xml"/><Relationship Id="rId140" Type="http://schemas.openxmlformats.org/officeDocument/2006/relationships/footer" Target="footer66.xml"/><Relationship Id="rId161" Type="http://schemas.openxmlformats.org/officeDocument/2006/relationships/header" Target="header77.xml"/><Relationship Id="rId182" Type="http://schemas.openxmlformats.org/officeDocument/2006/relationships/footer" Target="footer87.xml"/><Relationship Id="rId217" Type="http://schemas.openxmlformats.org/officeDocument/2006/relationships/header" Target="header105.xml"/><Relationship Id="rId6" Type="http://schemas.openxmlformats.org/officeDocument/2006/relationships/footnotes" Target="footnotes.xml"/><Relationship Id="rId23" Type="http://schemas.openxmlformats.org/officeDocument/2006/relationships/header" Target="header8.xml"/><Relationship Id="rId119" Type="http://schemas.openxmlformats.org/officeDocument/2006/relationships/header" Target="header56.xml"/><Relationship Id="rId44" Type="http://schemas.openxmlformats.org/officeDocument/2006/relationships/footer" Target="footer18.xml"/><Relationship Id="rId65" Type="http://schemas.openxmlformats.org/officeDocument/2006/relationships/header" Target="header29.xml"/><Relationship Id="rId86" Type="http://schemas.openxmlformats.org/officeDocument/2006/relationships/footer" Target="footer39.xml"/><Relationship Id="rId130" Type="http://schemas.openxmlformats.org/officeDocument/2006/relationships/footer" Target="footer61.xml"/><Relationship Id="rId151" Type="http://schemas.openxmlformats.org/officeDocument/2006/relationships/header" Target="header72.xml"/><Relationship Id="rId172" Type="http://schemas.openxmlformats.org/officeDocument/2006/relationships/footer" Target="footer82.xml"/><Relationship Id="rId193" Type="http://schemas.openxmlformats.org/officeDocument/2006/relationships/header" Target="header93.xml"/><Relationship Id="rId207" Type="http://schemas.openxmlformats.org/officeDocument/2006/relationships/header" Target="header100.xml"/><Relationship Id="rId228" Type="http://schemas.openxmlformats.org/officeDocument/2006/relationships/theme" Target="theme/theme1.xml"/><Relationship Id="rId13" Type="http://schemas.openxmlformats.org/officeDocument/2006/relationships/header" Target="header3.xml"/><Relationship Id="rId109" Type="http://schemas.openxmlformats.org/officeDocument/2006/relationships/header" Target="header51.xml"/><Relationship Id="rId34" Type="http://schemas.openxmlformats.org/officeDocument/2006/relationships/footer" Target="footer13.xml"/><Relationship Id="rId55" Type="http://schemas.openxmlformats.org/officeDocument/2006/relationships/header" Target="header24.xml"/><Relationship Id="rId76" Type="http://schemas.openxmlformats.org/officeDocument/2006/relationships/footer" Target="footer34.xml"/><Relationship Id="rId97" Type="http://schemas.openxmlformats.org/officeDocument/2006/relationships/header" Target="header45.xml"/><Relationship Id="rId120" Type="http://schemas.openxmlformats.org/officeDocument/2006/relationships/footer" Target="footer56.xml"/><Relationship Id="rId141" Type="http://schemas.openxmlformats.org/officeDocument/2006/relationships/header" Target="header67.xml"/><Relationship Id="rId7" Type="http://schemas.openxmlformats.org/officeDocument/2006/relationships/endnotes" Target="endnotes.xml"/><Relationship Id="rId162" Type="http://schemas.openxmlformats.org/officeDocument/2006/relationships/footer" Target="footer77.xml"/><Relationship Id="rId183" Type="http://schemas.openxmlformats.org/officeDocument/2006/relationships/header" Target="header88.xml"/><Relationship Id="rId218" Type="http://schemas.openxmlformats.org/officeDocument/2006/relationships/footer" Target="footer105.xml"/><Relationship Id="rId24" Type="http://schemas.openxmlformats.org/officeDocument/2006/relationships/footer" Target="footer8.xml"/><Relationship Id="rId45" Type="http://schemas.openxmlformats.org/officeDocument/2006/relationships/header" Target="header19.xml"/><Relationship Id="rId66" Type="http://schemas.openxmlformats.org/officeDocument/2006/relationships/footer" Target="footer29.xml"/><Relationship Id="rId87" Type="http://schemas.openxmlformats.org/officeDocument/2006/relationships/header" Target="header40.xml"/><Relationship Id="rId110" Type="http://schemas.openxmlformats.org/officeDocument/2006/relationships/footer" Target="footer51.xml"/><Relationship Id="rId131" Type="http://schemas.openxmlformats.org/officeDocument/2006/relationships/header" Target="header62.xml"/><Relationship Id="rId152" Type="http://schemas.openxmlformats.org/officeDocument/2006/relationships/footer" Target="footer72.xml"/><Relationship Id="rId173" Type="http://schemas.openxmlformats.org/officeDocument/2006/relationships/header" Target="header83.xml"/><Relationship Id="rId194" Type="http://schemas.openxmlformats.org/officeDocument/2006/relationships/footer" Target="footer93.xml"/><Relationship Id="rId208" Type="http://schemas.openxmlformats.org/officeDocument/2006/relationships/footer" Target="footer100.xml"/><Relationship Id="rId14" Type="http://schemas.openxmlformats.org/officeDocument/2006/relationships/footer" Target="footer3.xml"/><Relationship Id="rId35" Type="http://schemas.openxmlformats.org/officeDocument/2006/relationships/header" Target="header14.xml"/><Relationship Id="rId56" Type="http://schemas.openxmlformats.org/officeDocument/2006/relationships/footer" Target="footer24.xml"/><Relationship Id="rId77" Type="http://schemas.openxmlformats.org/officeDocument/2006/relationships/header" Target="header35.xml"/><Relationship Id="rId100" Type="http://schemas.openxmlformats.org/officeDocument/2006/relationships/footer" Target="footer46.xml"/><Relationship Id="rId8" Type="http://schemas.openxmlformats.org/officeDocument/2006/relationships/header" Target="header1.xml"/><Relationship Id="rId98" Type="http://schemas.openxmlformats.org/officeDocument/2006/relationships/footer" Target="footer45.xml"/><Relationship Id="rId121" Type="http://schemas.openxmlformats.org/officeDocument/2006/relationships/header" Target="header57.xml"/><Relationship Id="rId142" Type="http://schemas.openxmlformats.org/officeDocument/2006/relationships/footer" Target="footer67.xml"/><Relationship Id="rId163" Type="http://schemas.openxmlformats.org/officeDocument/2006/relationships/header" Target="header78.xml"/><Relationship Id="rId184" Type="http://schemas.openxmlformats.org/officeDocument/2006/relationships/footer" Target="footer88.xml"/><Relationship Id="rId219" Type="http://schemas.openxmlformats.org/officeDocument/2006/relationships/header" Target="header106.xml"/><Relationship Id="rId3" Type="http://schemas.openxmlformats.org/officeDocument/2006/relationships/styles" Target="styles.xml"/><Relationship Id="rId214" Type="http://schemas.openxmlformats.org/officeDocument/2006/relationships/footer" Target="footer103.xml"/><Relationship Id="rId25" Type="http://schemas.openxmlformats.org/officeDocument/2006/relationships/header" Target="header9.xml"/><Relationship Id="rId46" Type="http://schemas.openxmlformats.org/officeDocument/2006/relationships/footer" Target="footer19.xml"/><Relationship Id="rId67" Type="http://schemas.openxmlformats.org/officeDocument/2006/relationships/header" Target="header30.xml"/><Relationship Id="rId116" Type="http://schemas.openxmlformats.org/officeDocument/2006/relationships/footer" Target="footer54.xml"/><Relationship Id="rId137" Type="http://schemas.openxmlformats.org/officeDocument/2006/relationships/header" Target="header65.xml"/><Relationship Id="rId158" Type="http://schemas.openxmlformats.org/officeDocument/2006/relationships/footer" Target="footer75.xml"/><Relationship Id="rId20" Type="http://schemas.openxmlformats.org/officeDocument/2006/relationships/footer" Target="footer6.xml"/><Relationship Id="rId41" Type="http://schemas.openxmlformats.org/officeDocument/2006/relationships/header" Target="header17.xml"/><Relationship Id="rId62" Type="http://schemas.openxmlformats.org/officeDocument/2006/relationships/footer" Target="footer27.xml"/><Relationship Id="rId83" Type="http://schemas.openxmlformats.org/officeDocument/2006/relationships/header" Target="header38.xml"/><Relationship Id="rId88" Type="http://schemas.openxmlformats.org/officeDocument/2006/relationships/footer" Target="footer40.xml"/><Relationship Id="rId111" Type="http://schemas.openxmlformats.org/officeDocument/2006/relationships/header" Target="header52.xml"/><Relationship Id="rId132" Type="http://schemas.openxmlformats.org/officeDocument/2006/relationships/footer" Target="footer62.xml"/><Relationship Id="rId153" Type="http://schemas.openxmlformats.org/officeDocument/2006/relationships/header" Target="header73.xml"/><Relationship Id="rId174" Type="http://schemas.openxmlformats.org/officeDocument/2006/relationships/footer" Target="footer83.xml"/><Relationship Id="rId179" Type="http://schemas.openxmlformats.org/officeDocument/2006/relationships/header" Target="header86.xml"/><Relationship Id="rId195" Type="http://schemas.openxmlformats.org/officeDocument/2006/relationships/header" Target="header94.xml"/><Relationship Id="rId209" Type="http://schemas.openxmlformats.org/officeDocument/2006/relationships/header" Target="header101.xml"/><Relationship Id="rId190" Type="http://schemas.openxmlformats.org/officeDocument/2006/relationships/footer" Target="footer91.xml"/><Relationship Id="rId204" Type="http://schemas.openxmlformats.org/officeDocument/2006/relationships/footer" Target="footer98.xml"/><Relationship Id="rId220" Type="http://schemas.openxmlformats.org/officeDocument/2006/relationships/footer" Target="footer106.xml"/><Relationship Id="rId225" Type="http://schemas.openxmlformats.org/officeDocument/2006/relationships/header" Target="header109.xml"/><Relationship Id="rId15" Type="http://schemas.openxmlformats.org/officeDocument/2006/relationships/header" Target="header4.xml"/><Relationship Id="rId36" Type="http://schemas.openxmlformats.org/officeDocument/2006/relationships/footer" Target="footer14.xml"/><Relationship Id="rId57" Type="http://schemas.openxmlformats.org/officeDocument/2006/relationships/header" Target="header25.xml"/><Relationship Id="rId106" Type="http://schemas.openxmlformats.org/officeDocument/2006/relationships/footer" Target="footer49.xml"/><Relationship Id="rId127" Type="http://schemas.openxmlformats.org/officeDocument/2006/relationships/header" Target="header60.xml"/><Relationship Id="rId10" Type="http://schemas.openxmlformats.org/officeDocument/2006/relationships/header" Target="header2.xml"/><Relationship Id="rId31" Type="http://schemas.openxmlformats.org/officeDocument/2006/relationships/header" Target="header12.xml"/><Relationship Id="rId52" Type="http://schemas.openxmlformats.org/officeDocument/2006/relationships/footer" Target="footer22.xml"/><Relationship Id="rId73" Type="http://schemas.openxmlformats.org/officeDocument/2006/relationships/header" Target="header33.xml"/><Relationship Id="rId78" Type="http://schemas.openxmlformats.org/officeDocument/2006/relationships/footer" Target="footer35.xml"/><Relationship Id="rId94" Type="http://schemas.openxmlformats.org/officeDocument/2006/relationships/footer" Target="footer43.xml"/><Relationship Id="rId99" Type="http://schemas.openxmlformats.org/officeDocument/2006/relationships/header" Target="header46.xml"/><Relationship Id="rId101" Type="http://schemas.openxmlformats.org/officeDocument/2006/relationships/header" Target="header47.xml"/><Relationship Id="rId122" Type="http://schemas.openxmlformats.org/officeDocument/2006/relationships/footer" Target="footer57.xml"/><Relationship Id="rId143" Type="http://schemas.openxmlformats.org/officeDocument/2006/relationships/header" Target="header68.xml"/><Relationship Id="rId148" Type="http://schemas.openxmlformats.org/officeDocument/2006/relationships/footer" Target="footer70.xml"/><Relationship Id="rId164" Type="http://schemas.openxmlformats.org/officeDocument/2006/relationships/footer" Target="footer78.xml"/><Relationship Id="rId169" Type="http://schemas.openxmlformats.org/officeDocument/2006/relationships/header" Target="header81.xml"/><Relationship Id="rId185" Type="http://schemas.openxmlformats.org/officeDocument/2006/relationships/header" Target="header89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80" Type="http://schemas.openxmlformats.org/officeDocument/2006/relationships/footer" Target="footer86.xml"/><Relationship Id="rId210" Type="http://schemas.openxmlformats.org/officeDocument/2006/relationships/footer" Target="footer101.xml"/><Relationship Id="rId215" Type="http://schemas.openxmlformats.org/officeDocument/2006/relationships/header" Target="header104.xml"/><Relationship Id="rId26" Type="http://schemas.openxmlformats.org/officeDocument/2006/relationships/footer" Target="footer9.xml"/><Relationship Id="rId47" Type="http://schemas.openxmlformats.org/officeDocument/2006/relationships/header" Target="header20.xml"/><Relationship Id="rId68" Type="http://schemas.openxmlformats.org/officeDocument/2006/relationships/footer" Target="footer30.xml"/><Relationship Id="rId89" Type="http://schemas.openxmlformats.org/officeDocument/2006/relationships/header" Target="header41.xml"/><Relationship Id="rId112" Type="http://schemas.openxmlformats.org/officeDocument/2006/relationships/footer" Target="footer52.xml"/><Relationship Id="rId133" Type="http://schemas.openxmlformats.org/officeDocument/2006/relationships/header" Target="header63.xml"/><Relationship Id="rId154" Type="http://schemas.openxmlformats.org/officeDocument/2006/relationships/footer" Target="footer73.xml"/><Relationship Id="rId175" Type="http://schemas.openxmlformats.org/officeDocument/2006/relationships/header" Target="header84.xml"/><Relationship Id="rId196" Type="http://schemas.openxmlformats.org/officeDocument/2006/relationships/footer" Target="footer94.xml"/><Relationship Id="rId200" Type="http://schemas.openxmlformats.org/officeDocument/2006/relationships/footer" Target="footer96.xml"/><Relationship Id="rId16" Type="http://schemas.openxmlformats.org/officeDocument/2006/relationships/footer" Target="footer4.xml"/><Relationship Id="rId221" Type="http://schemas.openxmlformats.org/officeDocument/2006/relationships/header" Target="header107.xml"/><Relationship Id="rId37" Type="http://schemas.openxmlformats.org/officeDocument/2006/relationships/header" Target="header15.xml"/><Relationship Id="rId58" Type="http://schemas.openxmlformats.org/officeDocument/2006/relationships/footer" Target="footer25.xml"/><Relationship Id="rId79" Type="http://schemas.openxmlformats.org/officeDocument/2006/relationships/header" Target="header36.xml"/><Relationship Id="rId102" Type="http://schemas.openxmlformats.org/officeDocument/2006/relationships/footer" Target="footer47.xml"/><Relationship Id="rId123" Type="http://schemas.openxmlformats.org/officeDocument/2006/relationships/header" Target="header58.xml"/><Relationship Id="rId144" Type="http://schemas.openxmlformats.org/officeDocument/2006/relationships/footer" Target="footer68.xml"/><Relationship Id="rId90" Type="http://schemas.openxmlformats.org/officeDocument/2006/relationships/footer" Target="footer41.xml"/><Relationship Id="rId165" Type="http://schemas.openxmlformats.org/officeDocument/2006/relationships/header" Target="header79.xml"/><Relationship Id="rId186" Type="http://schemas.openxmlformats.org/officeDocument/2006/relationships/footer" Target="footer89.xml"/><Relationship Id="rId211" Type="http://schemas.openxmlformats.org/officeDocument/2006/relationships/header" Target="header102.xml"/><Relationship Id="rId27" Type="http://schemas.openxmlformats.org/officeDocument/2006/relationships/header" Target="header10.xml"/><Relationship Id="rId48" Type="http://schemas.openxmlformats.org/officeDocument/2006/relationships/footer" Target="footer20.xml"/><Relationship Id="rId69" Type="http://schemas.openxmlformats.org/officeDocument/2006/relationships/header" Target="header31.xml"/><Relationship Id="rId113" Type="http://schemas.openxmlformats.org/officeDocument/2006/relationships/header" Target="header53.xml"/><Relationship Id="rId134" Type="http://schemas.openxmlformats.org/officeDocument/2006/relationships/footer" Target="footer63.xml"/><Relationship Id="rId80" Type="http://schemas.openxmlformats.org/officeDocument/2006/relationships/footer" Target="footer36.xml"/><Relationship Id="rId155" Type="http://schemas.openxmlformats.org/officeDocument/2006/relationships/header" Target="header74.xml"/><Relationship Id="rId176" Type="http://schemas.openxmlformats.org/officeDocument/2006/relationships/footer" Target="footer84.xml"/><Relationship Id="rId197" Type="http://schemas.openxmlformats.org/officeDocument/2006/relationships/header" Target="header95.xml"/><Relationship Id="rId201" Type="http://schemas.openxmlformats.org/officeDocument/2006/relationships/header" Target="header97.xml"/><Relationship Id="rId222" Type="http://schemas.openxmlformats.org/officeDocument/2006/relationships/footer" Target="footer107.xml"/><Relationship Id="rId17" Type="http://schemas.openxmlformats.org/officeDocument/2006/relationships/header" Target="header5.xml"/><Relationship Id="rId38" Type="http://schemas.openxmlformats.org/officeDocument/2006/relationships/footer" Target="footer15.xml"/><Relationship Id="rId59" Type="http://schemas.openxmlformats.org/officeDocument/2006/relationships/header" Target="header26.xml"/><Relationship Id="rId103" Type="http://schemas.openxmlformats.org/officeDocument/2006/relationships/header" Target="header48.xml"/><Relationship Id="rId124" Type="http://schemas.openxmlformats.org/officeDocument/2006/relationships/footer" Target="footer58.xml"/><Relationship Id="rId70" Type="http://schemas.openxmlformats.org/officeDocument/2006/relationships/footer" Target="footer31.xml"/><Relationship Id="rId91" Type="http://schemas.openxmlformats.org/officeDocument/2006/relationships/header" Target="header42.xml"/><Relationship Id="rId145" Type="http://schemas.openxmlformats.org/officeDocument/2006/relationships/header" Target="header69.xml"/><Relationship Id="rId166" Type="http://schemas.openxmlformats.org/officeDocument/2006/relationships/footer" Target="footer79.xml"/><Relationship Id="rId187" Type="http://schemas.openxmlformats.org/officeDocument/2006/relationships/header" Target="header90.xml"/><Relationship Id="rId1" Type="http://schemas.openxmlformats.org/officeDocument/2006/relationships/customXml" Target="../customXml/item1.xml"/><Relationship Id="rId212" Type="http://schemas.openxmlformats.org/officeDocument/2006/relationships/footer" Target="footer102.xml"/><Relationship Id="rId28" Type="http://schemas.openxmlformats.org/officeDocument/2006/relationships/footer" Target="footer10.xml"/><Relationship Id="rId49" Type="http://schemas.openxmlformats.org/officeDocument/2006/relationships/header" Target="header21.xml"/><Relationship Id="rId114" Type="http://schemas.openxmlformats.org/officeDocument/2006/relationships/footer" Target="footer53.xml"/><Relationship Id="rId60" Type="http://schemas.openxmlformats.org/officeDocument/2006/relationships/footer" Target="footer26.xml"/><Relationship Id="rId81" Type="http://schemas.openxmlformats.org/officeDocument/2006/relationships/header" Target="header37.xml"/><Relationship Id="rId135" Type="http://schemas.openxmlformats.org/officeDocument/2006/relationships/header" Target="header64.xml"/><Relationship Id="rId156" Type="http://schemas.openxmlformats.org/officeDocument/2006/relationships/footer" Target="footer74.xml"/><Relationship Id="rId177" Type="http://schemas.openxmlformats.org/officeDocument/2006/relationships/header" Target="header85.xml"/><Relationship Id="rId198" Type="http://schemas.openxmlformats.org/officeDocument/2006/relationships/footer" Target="footer95.xml"/><Relationship Id="rId202" Type="http://schemas.openxmlformats.org/officeDocument/2006/relationships/footer" Target="footer97.xml"/><Relationship Id="rId223" Type="http://schemas.openxmlformats.org/officeDocument/2006/relationships/header" Target="header108.xml"/><Relationship Id="rId18" Type="http://schemas.openxmlformats.org/officeDocument/2006/relationships/footer" Target="footer5.xml"/><Relationship Id="rId39" Type="http://schemas.openxmlformats.org/officeDocument/2006/relationships/header" Target="header16.xml"/><Relationship Id="rId50" Type="http://schemas.openxmlformats.org/officeDocument/2006/relationships/footer" Target="footer21.xml"/><Relationship Id="rId104" Type="http://schemas.openxmlformats.org/officeDocument/2006/relationships/footer" Target="footer48.xml"/><Relationship Id="rId125" Type="http://schemas.openxmlformats.org/officeDocument/2006/relationships/header" Target="header59.xml"/><Relationship Id="rId146" Type="http://schemas.openxmlformats.org/officeDocument/2006/relationships/footer" Target="footer69.xml"/><Relationship Id="rId167" Type="http://schemas.openxmlformats.org/officeDocument/2006/relationships/header" Target="header80.xml"/><Relationship Id="rId188" Type="http://schemas.openxmlformats.org/officeDocument/2006/relationships/footer" Target="footer90.xml"/><Relationship Id="rId71" Type="http://schemas.openxmlformats.org/officeDocument/2006/relationships/header" Target="header32.xml"/><Relationship Id="rId92" Type="http://schemas.openxmlformats.org/officeDocument/2006/relationships/footer" Target="footer42.xml"/><Relationship Id="rId213" Type="http://schemas.openxmlformats.org/officeDocument/2006/relationships/header" Target="header103.xml"/><Relationship Id="rId2" Type="http://schemas.openxmlformats.org/officeDocument/2006/relationships/numbering" Target="numbering.xml"/><Relationship Id="rId29" Type="http://schemas.openxmlformats.org/officeDocument/2006/relationships/header" Target="header11.xml"/><Relationship Id="rId40" Type="http://schemas.openxmlformats.org/officeDocument/2006/relationships/footer" Target="footer16.xml"/><Relationship Id="rId115" Type="http://schemas.openxmlformats.org/officeDocument/2006/relationships/header" Target="header54.xml"/><Relationship Id="rId136" Type="http://schemas.openxmlformats.org/officeDocument/2006/relationships/footer" Target="footer64.xml"/><Relationship Id="rId157" Type="http://schemas.openxmlformats.org/officeDocument/2006/relationships/header" Target="header75.xml"/><Relationship Id="rId178" Type="http://schemas.openxmlformats.org/officeDocument/2006/relationships/footer" Target="footer85.xml"/><Relationship Id="rId61" Type="http://schemas.openxmlformats.org/officeDocument/2006/relationships/header" Target="header27.xml"/><Relationship Id="rId82" Type="http://schemas.openxmlformats.org/officeDocument/2006/relationships/footer" Target="footer37.xml"/><Relationship Id="rId199" Type="http://schemas.openxmlformats.org/officeDocument/2006/relationships/header" Target="header96.xml"/><Relationship Id="rId203" Type="http://schemas.openxmlformats.org/officeDocument/2006/relationships/header" Target="header98.xml"/><Relationship Id="rId19" Type="http://schemas.openxmlformats.org/officeDocument/2006/relationships/header" Target="header6.xml"/><Relationship Id="rId224" Type="http://schemas.openxmlformats.org/officeDocument/2006/relationships/footer" Target="footer108.xml"/><Relationship Id="rId30" Type="http://schemas.openxmlformats.org/officeDocument/2006/relationships/footer" Target="footer11.xml"/><Relationship Id="rId105" Type="http://schemas.openxmlformats.org/officeDocument/2006/relationships/header" Target="header49.xml"/><Relationship Id="rId126" Type="http://schemas.openxmlformats.org/officeDocument/2006/relationships/footer" Target="footer59.xml"/><Relationship Id="rId147" Type="http://schemas.openxmlformats.org/officeDocument/2006/relationships/header" Target="header70.xml"/><Relationship Id="rId168" Type="http://schemas.openxmlformats.org/officeDocument/2006/relationships/footer" Target="footer80.xml"/><Relationship Id="rId51" Type="http://schemas.openxmlformats.org/officeDocument/2006/relationships/header" Target="header22.xml"/><Relationship Id="rId72" Type="http://schemas.openxmlformats.org/officeDocument/2006/relationships/footer" Target="footer32.xml"/><Relationship Id="rId93" Type="http://schemas.openxmlformats.org/officeDocument/2006/relationships/header" Target="header43.xml"/><Relationship Id="rId189" Type="http://schemas.openxmlformats.org/officeDocument/2006/relationships/header" Target="header9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516</Pages>
  <Words>149310</Words>
  <Characters>922836</Characters>
  <Application>Microsoft Office Word</Application>
  <DocSecurity>0</DocSecurity>
  <Lines>28918</Lines>
  <Paragraphs>19343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ProposalEngine master effort template</dc:title>
  <dc:subject/>
  <dc:creator>ProposalEngine</dc:creator>
  <cp:keywords/>
  <dc:description/>
  <cp:lastModifiedBy>Nicholas Michalenko</cp:lastModifiedBy>
  <cp:revision>2</cp:revision>
  <dcterms:created xsi:type="dcterms:W3CDTF">2026-10-28T23:19:00Z</dcterms:created>
  <dcterms:modified xsi:type="dcterms:W3CDTF">2026-10-28T23:19:00Z</dcterms:modified>
  <cp:category/>
</cp:coreProperties>
</file>