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footer16.xml" ContentType="application/vnd.openxmlformats-officedocument.wordprocessingml.footer+xml"/>
  <Override PartName="/word/header17.xml" ContentType="application/vnd.openxmlformats-officedocument.wordprocessingml.head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footer19.xml" ContentType="application/vnd.openxmlformats-officedocument.wordprocessingml.footer+xml"/>
  <Override PartName="/word/header20.xml" ContentType="application/vnd.openxmlformats-officedocument.wordprocessingml.header+xml"/>
  <Override PartName="/word/footer20.xml" ContentType="application/vnd.openxmlformats-officedocument.wordprocessingml.footer+xml"/>
  <Override PartName="/word/header21.xml" ContentType="application/vnd.openxmlformats-officedocument.wordprocessingml.header+xml"/>
  <Override PartName="/word/footer21.xml" ContentType="application/vnd.openxmlformats-officedocument.wordprocessingml.footer+xml"/>
  <Override PartName="/word/header22.xml" ContentType="application/vnd.openxmlformats-officedocument.wordprocessingml.header+xml"/>
  <Override PartName="/word/footer22.xml" ContentType="application/vnd.openxmlformats-officedocument.wordprocessingml.footer+xml"/>
  <Override PartName="/word/header23.xml" ContentType="application/vnd.openxmlformats-officedocument.wordprocessingml.header+xml"/>
  <Override PartName="/word/footer23.xml" ContentType="application/vnd.openxmlformats-officedocument.wordprocessingml.footer+xml"/>
  <Override PartName="/word/header24.xml" ContentType="application/vnd.openxmlformats-officedocument.wordprocessingml.header+xml"/>
  <Override PartName="/word/footer24.xml" ContentType="application/vnd.openxmlformats-officedocument.wordprocessingml.footer+xml"/>
  <Override PartName="/word/header25.xml" ContentType="application/vnd.openxmlformats-officedocument.wordprocessingml.header+xml"/>
  <Override PartName="/word/footer25.xml" ContentType="application/vnd.openxmlformats-officedocument.wordprocessingml.footer+xml"/>
  <Override PartName="/word/header26.xml" ContentType="application/vnd.openxmlformats-officedocument.wordprocessingml.header+xml"/>
  <Override PartName="/word/footer26.xml" ContentType="application/vnd.openxmlformats-officedocument.wordprocessingml.footer+xml"/>
  <Override PartName="/word/header27.xml" ContentType="application/vnd.openxmlformats-officedocument.wordprocessingml.header+xml"/>
  <Override PartName="/word/footer27.xml" ContentType="application/vnd.openxmlformats-officedocument.wordprocessingml.footer+xml"/>
  <Override PartName="/word/header28.xml" ContentType="application/vnd.openxmlformats-officedocument.wordprocessingml.header+xml"/>
  <Override PartName="/word/footer28.xml" ContentType="application/vnd.openxmlformats-officedocument.wordprocessingml.footer+xml"/>
  <Override PartName="/word/header29.xml" ContentType="application/vnd.openxmlformats-officedocument.wordprocessingml.header+xml"/>
  <Override PartName="/word/footer29.xml" ContentType="application/vnd.openxmlformats-officedocument.wordprocessingml.footer+xml"/>
  <Override PartName="/word/header30.xml" ContentType="application/vnd.openxmlformats-officedocument.wordprocessingml.header+xml"/>
  <Override PartName="/word/footer30.xml" ContentType="application/vnd.openxmlformats-officedocument.wordprocessingml.footer+xml"/>
  <Override PartName="/word/header31.xml" ContentType="application/vnd.openxmlformats-officedocument.wordprocessingml.header+xml"/>
  <Override PartName="/word/footer31.xml" ContentType="application/vnd.openxmlformats-officedocument.wordprocessingml.footer+xml"/>
  <Override PartName="/word/header32.xml" ContentType="application/vnd.openxmlformats-officedocument.wordprocessingml.header+xml"/>
  <Override PartName="/word/footer32.xml" ContentType="application/vnd.openxmlformats-officedocument.wordprocessingml.footer+xml"/>
  <Override PartName="/word/header33.xml" ContentType="application/vnd.openxmlformats-officedocument.wordprocessingml.header+xml"/>
  <Override PartName="/word/footer33.xml" ContentType="application/vnd.openxmlformats-officedocument.wordprocessingml.footer+xml"/>
  <Override PartName="/word/header34.xml" ContentType="application/vnd.openxmlformats-officedocument.wordprocessingml.header+xml"/>
  <Override PartName="/word/footer34.xml" ContentType="application/vnd.openxmlformats-officedocument.wordprocessingml.footer+xml"/>
  <Override PartName="/word/header35.xml" ContentType="application/vnd.openxmlformats-officedocument.wordprocessingml.header+xml"/>
  <Override PartName="/word/footer35.xml" ContentType="application/vnd.openxmlformats-officedocument.wordprocessingml.footer+xml"/>
  <Override PartName="/word/header36.xml" ContentType="application/vnd.openxmlformats-officedocument.wordprocessingml.header+xml"/>
  <Override PartName="/word/footer36.xml" ContentType="application/vnd.openxmlformats-officedocument.wordprocessingml.footer+xml"/>
  <Override PartName="/word/header37.xml" ContentType="application/vnd.openxmlformats-officedocument.wordprocessingml.header+xml"/>
  <Override PartName="/word/footer37.xml" ContentType="application/vnd.openxmlformats-officedocument.wordprocessingml.footer+xml"/>
  <Override PartName="/word/header38.xml" ContentType="application/vnd.openxmlformats-officedocument.wordprocessingml.header+xml"/>
  <Override PartName="/word/footer38.xml" ContentType="application/vnd.openxmlformats-officedocument.wordprocessingml.footer+xml"/>
  <Override PartName="/word/header39.xml" ContentType="application/vnd.openxmlformats-officedocument.wordprocessingml.header+xml"/>
  <Override PartName="/word/footer39.xml" ContentType="application/vnd.openxmlformats-officedocument.wordprocessingml.footer+xml"/>
  <Override PartName="/word/header40.xml" ContentType="application/vnd.openxmlformats-officedocument.wordprocessingml.header+xml"/>
  <Override PartName="/word/footer40.xml" ContentType="application/vnd.openxmlformats-officedocument.wordprocessingml.footer+xml"/>
  <Override PartName="/word/header41.xml" ContentType="application/vnd.openxmlformats-officedocument.wordprocessingml.header+xml"/>
  <Override PartName="/word/footer41.xml" ContentType="application/vnd.openxmlformats-officedocument.wordprocessingml.footer+xml"/>
  <Override PartName="/word/header42.xml" ContentType="application/vnd.openxmlformats-officedocument.wordprocessingml.header+xml"/>
  <Override PartName="/word/footer42.xml" ContentType="application/vnd.openxmlformats-officedocument.wordprocessingml.footer+xml"/>
  <Override PartName="/word/header43.xml" ContentType="application/vnd.openxmlformats-officedocument.wordprocessingml.header+xml"/>
  <Override PartName="/word/footer43.xml" ContentType="application/vnd.openxmlformats-officedocument.wordprocessingml.footer+xml"/>
  <Override PartName="/word/header44.xml" ContentType="application/vnd.openxmlformats-officedocument.wordprocessingml.header+xml"/>
  <Override PartName="/word/footer44.xml" ContentType="application/vnd.openxmlformats-officedocument.wordprocessingml.footer+xml"/>
  <Override PartName="/word/header45.xml" ContentType="application/vnd.openxmlformats-officedocument.wordprocessingml.header+xml"/>
  <Override PartName="/word/footer45.xml" ContentType="application/vnd.openxmlformats-officedocument.wordprocessingml.footer+xml"/>
  <Override PartName="/word/header46.xml" ContentType="application/vnd.openxmlformats-officedocument.wordprocessingml.header+xml"/>
  <Override PartName="/word/footer46.xml" ContentType="application/vnd.openxmlformats-officedocument.wordprocessingml.footer+xml"/>
  <Override PartName="/word/header47.xml" ContentType="application/vnd.openxmlformats-officedocument.wordprocessingml.header+xml"/>
  <Override PartName="/word/footer47.xml" ContentType="application/vnd.openxmlformats-officedocument.wordprocessingml.footer+xml"/>
  <Override PartName="/word/header48.xml" ContentType="application/vnd.openxmlformats-officedocument.wordprocessingml.header+xml"/>
  <Override PartName="/word/footer48.xml" ContentType="application/vnd.openxmlformats-officedocument.wordprocessingml.footer+xml"/>
  <Override PartName="/word/header49.xml" ContentType="application/vnd.openxmlformats-officedocument.wordprocessingml.header+xml"/>
  <Override PartName="/word/footer49.xml" ContentType="application/vnd.openxmlformats-officedocument.wordprocessingml.footer+xml"/>
  <Override PartName="/word/header50.xml" ContentType="application/vnd.openxmlformats-officedocument.wordprocessingml.header+xml"/>
  <Override PartName="/word/footer50.xml" ContentType="application/vnd.openxmlformats-officedocument.wordprocessingml.footer+xml"/>
  <Override PartName="/word/header51.xml" ContentType="application/vnd.openxmlformats-officedocument.wordprocessingml.header+xml"/>
  <Override PartName="/word/footer51.xml" ContentType="application/vnd.openxmlformats-officedocument.wordprocessingml.footer+xml"/>
  <Override PartName="/word/header52.xml" ContentType="application/vnd.openxmlformats-officedocument.wordprocessingml.header+xml"/>
  <Override PartName="/word/footer52.xml" ContentType="application/vnd.openxmlformats-officedocument.wordprocessingml.footer+xml"/>
  <Override PartName="/word/header53.xml" ContentType="application/vnd.openxmlformats-officedocument.wordprocessingml.header+xml"/>
  <Override PartName="/word/footer53.xml" ContentType="application/vnd.openxmlformats-officedocument.wordprocessingml.footer+xml"/>
  <Override PartName="/word/header54.xml" ContentType="application/vnd.openxmlformats-officedocument.wordprocessingml.header+xml"/>
  <Override PartName="/word/footer54.xml" ContentType="application/vnd.openxmlformats-officedocument.wordprocessingml.footer+xml"/>
  <Override PartName="/word/header55.xml" ContentType="application/vnd.openxmlformats-officedocument.wordprocessingml.header+xml"/>
  <Override PartName="/word/footer55.xml" ContentType="application/vnd.openxmlformats-officedocument.wordprocessingml.footer+xml"/>
  <Override PartName="/word/header56.xml" ContentType="application/vnd.openxmlformats-officedocument.wordprocessingml.header+xml"/>
  <Override PartName="/word/footer56.xml" ContentType="application/vnd.openxmlformats-officedocument.wordprocessingml.footer+xml"/>
  <Override PartName="/word/header57.xml" ContentType="application/vnd.openxmlformats-officedocument.wordprocessingml.header+xml"/>
  <Override PartName="/word/footer57.xml" ContentType="application/vnd.openxmlformats-officedocument.wordprocessingml.footer+xml"/>
  <Override PartName="/word/header58.xml" ContentType="application/vnd.openxmlformats-officedocument.wordprocessingml.header+xml"/>
  <Override PartName="/word/footer58.xml" ContentType="application/vnd.openxmlformats-officedocument.wordprocessingml.footer+xml"/>
  <Override PartName="/word/header59.xml" ContentType="application/vnd.openxmlformats-officedocument.wordprocessingml.header+xml"/>
  <Override PartName="/word/footer59.xml" ContentType="application/vnd.openxmlformats-officedocument.wordprocessingml.footer+xml"/>
  <Override PartName="/word/header60.xml" ContentType="application/vnd.openxmlformats-officedocument.wordprocessingml.header+xml"/>
  <Override PartName="/word/footer60.xml" ContentType="application/vnd.openxmlformats-officedocument.wordprocessingml.footer+xml"/>
  <Override PartName="/word/header61.xml" ContentType="application/vnd.openxmlformats-officedocument.wordprocessingml.header+xml"/>
  <Override PartName="/word/footer61.xml" ContentType="application/vnd.openxmlformats-officedocument.wordprocessingml.footer+xml"/>
  <Override PartName="/word/header62.xml" ContentType="application/vnd.openxmlformats-officedocument.wordprocessingml.header+xml"/>
  <Override PartName="/word/footer62.xml" ContentType="application/vnd.openxmlformats-officedocument.wordprocessingml.footer+xml"/>
  <Override PartName="/word/header63.xml" ContentType="application/vnd.openxmlformats-officedocument.wordprocessingml.header+xml"/>
  <Override PartName="/word/footer63.xml" ContentType="application/vnd.openxmlformats-officedocument.wordprocessingml.footer+xml"/>
  <Override PartName="/word/header64.xml" ContentType="application/vnd.openxmlformats-officedocument.wordprocessingml.header+xml"/>
  <Override PartName="/word/footer64.xml" ContentType="application/vnd.openxmlformats-officedocument.wordprocessingml.footer+xml"/>
  <Override PartName="/word/header65.xml" ContentType="application/vnd.openxmlformats-officedocument.wordprocessingml.header+xml"/>
  <Override PartName="/word/footer65.xml" ContentType="application/vnd.openxmlformats-officedocument.wordprocessingml.footer+xml"/>
  <Override PartName="/word/header66.xml" ContentType="application/vnd.openxmlformats-officedocument.wordprocessingml.header+xml"/>
  <Override PartName="/word/footer66.xml" ContentType="application/vnd.openxmlformats-officedocument.wordprocessingml.footer+xml"/>
  <Override PartName="/word/header67.xml" ContentType="application/vnd.openxmlformats-officedocument.wordprocessingml.header+xml"/>
  <Override PartName="/word/footer67.xml" ContentType="application/vnd.openxmlformats-officedocument.wordprocessingml.footer+xml"/>
  <Override PartName="/word/header68.xml" ContentType="application/vnd.openxmlformats-officedocument.wordprocessingml.header+xml"/>
  <Override PartName="/word/footer68.xml" ContentType="application/vnd.openxmlformats-officedocument.wordprocessingml.footer+xml"/>
  <Override PartName="/word/header69.xml" ContentType="application/vnd.openxmlformats-officedocument.wordprocessingml.header+xml"/>
  <Override PartName="/word/footer69.xml" ContentType="application/vnd.openxmlformats-officedocument.wordprocessingml.footer+xml"/>
  <Override PartName="/word/header70.xml" ContentType="application/vnd.openxmlformats-officedocument.wordprocessingml.header+xml"/>
  <Override PartName="/word/footer70.xml" ContentType="application/vnd.openxmlformats-officedocument.wordprocessingml.footer+xml"/>
  <Override PartName="/word/header71.xml" ContentType="application/vnd.openxmlformats-officedocument.wordprocessingml.header+xml"/>
  <Override PartName="/word/footer71.xml" ContentType="application/vnd.openxmlformats-officedocument.wordprocessingml.footer+xml"/>
  <Override PartName="/word/header72.xml" ContentType="application/vnd.openxmlformats-officedocument.wordprocessingml.header+xml"/>
  <Override PartName="/word/footer72.xml" ContentType="application/vnd.openxmlformats-officedocument.wordprocessingml.footer+xml"/>
  <Override PartName="/word/header73.xml" ContentType="application/vnd.openxmlformats-officedocument.wordprocessingml.header+xml"/>
  <Override PartName="/word/footer73.xml" ContentType="application/vnd.openxmlformats-officedocument.wordprocessingml.footer+xml"/>
  <Override PartName="/word/header74.xml" ContentType="application/vnd.openxmlformats-officedocument.wordprocessingml.header+xml"/>
  <Override PartName="/word/footer74.xml" ContentType="application/vnd.openxmlformats-officedocument.wordprocessingml.footer+xml"/>
  <Override PartName="/word/header75.xml" ContentType="application/vnd.openxmlformats-officedocument.wordprocessingml.header+xml"/>
  <Override PartName="/word/footer75.xml" ContentType="application/vnd.openxmlformats-officedocument.wordprocessingml.footer+xml"/>
  <Override PartName="/word/header76.xml" ContentType="application/vnd.openxmlformats-officedocument.wordprocessingml.header+xml"/>
  <Override PartName="/word/footer76.xml" ContentType="application/vnd.openxmlformats-officedocument.wordprocessingml.footer+xml"/>
  <Override PartName="/word/header77.xml" ContentType="application/vnd.openxmlformats-officedocument.wordprocessingml.header+xml"/>
  <Override PartName="/word/footer77.xml" ContentType="application/vnd.openxmlformats-officedocument.wordprocessingml.footer+xml"/>
  <Override PartName="/word/header78.xml" ContentType="application/vnd.openxmlformats-officedocument.wordprocessingml.header+xml"/>
  <Override PartName="/word/footer78.xml" ContentType="application/vnd.openxmlformats-officedocument.wordprocessingml.footer+xml"/>
  <Override PartName="/word/header79.xml" ContentType="application/vnd.openxmlformats-officedocument.wordprocessingml.header+xml"/>
  <Override PartName="/word/footer79.xml" ContentType="application/vnd.openxmlformats-officedocument.wordprocessingml.footer+xml"/>
  <Override PartName="/word/header80.xml" ContentType="application/vnd.openxmlformats-officedocument.wordprocessingml.header+xml"/>
  <Override PartName="/word/footer80.xml" ContentType="application/vnd.openxmlformats-officedocument.wordprocessingml.footer+xml"/>
  <Override PartName="/word/header81.xml" ContentType="application/vnd.openxmlformats-officedocument.wordprocessingml.header+xml"/>
  <Override PartName="/word/footer81.xml" ContentType="application/vnd.openxmlformats-officedocument.wordprocessingml.footer+xml"/>
  <Override PartName="/word/header82.xml" ContentType="application/vnd.openxmlformats-officedocument.wordprocessingml.header+xml"/>
  <Override PartName="/word/footer82.xml" ContentType="application/vnd.openxmlformats-officedocument.wordprocessingml.footer+xml"/>
  <Override PartName="/word/header83.xml" ContentType="application/vnd.openxmlformats-officedocument.wordprocessingml.header+xml"/>
  <Override PartName="/word/footer83.xml" ContentType="application/vnd.openxmlformats-officedocument.wordprocessingml.footer+xml"/>
  <Override PartName="/word/header84.xml" ContentType="application/vnd.openxmlformats-officedocument.wordprocessingml.header+xml"/>
  <Override PartName="/word/footer84.xml" ContentType="application/vnd.openxmlformats-officedocument.wordprocessingml.footer+xml"/>
  <Override PartName="/word/header85.xml" ContentType="application/vnd.openxmlformats-officedocument.wordprocessingml.header+xml"/>
  <Override PartName="/word/footer85.xml" ContentType="application/vnd.openxmlformats-officedocument.wordprocessingml.footer+xml"/>
  <Override PartName="/word/header86.xml" ContentType="application/vnd.openxmlformats-officedocument.wordprocessingml.header+xml"/>
  <Override PartName="/word/footer86.xml" ContentType="application/vnd.openxmlformats-officedocument.wordprocessingml.footer+xml"/>
  <Override PartName="/word/header87.xml" ContentType="application/vnd.openxmlformats-officedocument.wordprocessingml.header+xml"/>
  <Override PartName="/word/footer87.xml" ContentType="application/vnd.openxmlformats-officedocument.wordprocessingml.footer+xml"/>
  <Override PartName="/word/header88.xml" ContentType="application/vnd.openxmlformats-officedocument.wordprocessingml.header+xml"/>
  <Override PartName="/word/footer88.xml" ContentType="application/vnd.openxmlformats-officedocument.wordprocessingml.footer+xml"/>
  <Override PartName="/word/header89.xml" ContentType="application/vnd.openxmlformats-officedocument.wordprocessingml.header+xml"/>
  <Override PartName="/word/footer89.xml" ContentType="application/vnd.openxmlformats-officedocument.wordprocessingml.footer+xml"/>
  <Override PartName="/word/header90.xml" ContentType="application/vnd.openxmlformats-officedocument.wordprocessingml.header+xml"/>
  <Override PartName="/word/footer90.xml" ContentType="application/vnd.openxmlformats-officedocument.wordprocessingml.footer+xml"/>
  <Override PartName="/word/header91.xml" ContentType="application/vnd.openxmlformats-officedocument.wordprocessingml.header+xml"/>
  <Override PartName="/word/footer91.xml" ContentType="application/vnd.openxmlformats-officedocument.wordprocessingml.footer+xml"/>
  <Override PartName="/word/header92.xml" ContentType="application/vnd.openxmlformats-officedocument.wordprocessingml.header+xml"/>
  <Override PartName="/word/footer92.xml" ContentType="application/vnd.openxmlformats-officedocument.wordprocessingml.footer+xml"/>
  <Override PartName="/word/header93.xml" ContentType="application/vnd.openxmlformats-officedocument.wordprocessingml.header+xml"/>
  <Override PartName="/word/footer93.xml" ContentType="application/vnd.openxmlformats-officedocument.wordprocessingml.footer+xml"/>
  <Override PartName="/word/header94.xml" ContentType="application/vnd.openxmlformats-officedocument.wordprocessingml.header+xml"/>
  <Override PartName="/word/footer94.xml" ContentType="application/vnd.openxmlformats-officedocument.wordprocessingml.footer+xml"/>
  <Override PartName="/word/header95.xml" ContentType="application/vnd.openxmlformats-officedocument.wordprocessingml.header+xml"/>
  <Override PartName="/word/footer95.xml" ContentType="application/vnd.openxmlformats-officedocument.wordprocessingml.footer+xml"/>
  <Override PartName="/word/header96.xml" ContentType="application/vnd.openxmlformats-officedocument.wordprocessingml.header+xml"/>
  <Override PartName="/word/footer96.xml" ContentType="application/vnd.openxmlformats-officedocument.wordprocessingml.footer+xml"/>
  <Override PartName="/word/header97.xml" ContentType="application/vnd.openxmlformats-officedocument.wordprocessingml.header+xml"/>
  <Override PartName="/word/footer97.xml" ContentType="application/vnd.openxmlformats-officedocument.wordprocessingml.footer+xml"/>
  <Override PartName="/word/header98.xml" ContentType="application/vnd.openxmlformats-officedocument.wordprocessingml.header+xml"/>
  <Override PartName="/word/footer98.xml" ContentType="application/vnd.openxmlformats-officedocument.wordprocessingml.footer+xml"/>
  <Override PartName="/word/header99.xml" ContentType="application/vnd.openxmlformats-officedocument.wordprocessingml.header+xml"/>
  <Override PartName="/word/footer99.xml" ContentType="application/vnd.openxmlformats-officedocument.wordprocessingml.footer+xml"/>
  <Override PartName="/word/header100.xml" ContentType="application/vnd.openxmlformats-officedocument.wordprocessingml.header+xml"/>
  <Override PartName="/word/footer100.xml" ContentType="application/vnd.openxmlformats-officedocument.wordprocessingml.footer+xml"/>
  <Override PartName="/word/header101.xml" ContentType="application/vnd.openxmlformats-officedocument.wordprocessingml.header+xml"/>
  <Override PartName="/word/footer101.xml" ContentType="application/vnd.openxmlformats-officedocument.wordprocessingml.footer+xml"/>
  <Override PartName="/word/header102.xml" ContentType="application/vnd.openxmlformats-officedocument.wordprocessingml.header+xml"/>
  <Override PartName="/word/footer102.xml" ContentType="application/vnd.openxmlformats-officedocument.wordprocessingml.footer+xml"/>
  <Override PartName="/word/header103.xml" ContentType="application/vnd.openxmlformats-officedocument.wordprocessingml.header+xml"/>
  <Override PartName="/word/footer103.xml" ContentType="application/vnd.openxmlformats-officedocument.wordprocessingml.footer+xml"/>
  <Override PartName="/word/header104.xml" ContentType="application/vnd.openxmlformats-officedocument.wordprocessingml.header+xml"/>
  <Override PartName="/word/footer104.xml" ContentType="application/vnd.openxmlformats-officedocument.wordprocessingml.footer+xml"/>
  <Override PartName="/word/header105.xml" ContentType="application/vnd.openxmlformats-officedocument.wordprocessingml.header+xml"/>
  <Override PartName="/word/footer105.xml" ContentType="application/vnd.openxmlformats-officedocument.wordprocessingml.footer+xml"/>
  <Override PartName="/word/header106.xml" ContentType="application/vnd.openxmlformats-officedocument.wordprocessingml.header+xml"/>
  <Override PartName="/word/footer106.xml" ContentType="application/vnd.openxmlformats-officedocument.wordprocessingml.footer+xml"/>
  <Override PartName="/word/header107.xml" ContentType="application/vnd.openxmlformats-officedocument.wordprocessingml.header+xml"/>
  <Override PartName="/word/footer107.xml" ContentType="application/vnd.openxmlformats-officedocument.wordprocessingml.footer+xml"/>
  <Override PartName="/word/header108.xml" ContentType="application/vnd.openxmlformats-officedocument.wordprocessingml.header+xml"/>
  <Override PartName="/word/footer108.xml" ContentType="application/vnd.openxmlformats-officedocument.wordprocessingml.footer+xml"/>
  <Override PartName="/word/header109.xml" ContentType="application/vnd.openxmlformats-officedocument.wordprocessingml.header+xml"/>
  <Override PartName="/word/footer109.xml" ContentType="application/vnd.openxmlformats-officedocument.wordprocessingml.footer+xml"/>
  <Override PartName="/word/header110.xml" ContentType="application/vnd.openxmlformats-officedocument.wordprocessingml.header+xml"/>
  <Override PartName="/word/footer110.xml" ContentType="application/vnd.openxmlformats-officedocument.wordprocessingml.footer+xml"/>
  <Override PartName="/word/header111.xml" ContentType="application/vnd.openxmlformats-officedocument.wordprocessingml.header+xml"/>
  <Override PartName="/word/footer111.xml" ContentType="application/vnd.openxmlformats-officedocument.wordprocessingml.footer+xml"/>
  <Override PartName="/word/header112.xml" ContentType="application/vnd.openxmlformats-officedocument.wordprocessingml.header+xml"/>
  <Override PartName="/word/footer112.xml" ContentType="application/vnd.openxmlformats-officedocument.wordprocessingml.footer+xml"/>
  <Override PartName="/word/header113.xml" ContentType="application/vnd.openxmlformats-officedocument.wordprocessingml.header+xml"/>
  <Override PartName="/word/footer113.xml" ContentType="application/vnd.openxmlformats-officedocument.wordprocessingml.footer+xml"/>
  <Override PartName="/word/header114.xml" ContentType="application/vnd.openxmlformats-officedocument.wordprocessingml.header+xml"/>
  <Override PartName="/word/footer114.xml" ContentType="application/vnd.openxmlformats-officedocument.wordprocessingml.footer+xml"/>
  <Override PartName="/word/header115.xml" ContentType="application/vnd.openxmlformats-officedocument.wordprocessingml.header+xml"/>
  <Override PartName="/word/footer115.xml" ContentType="application/vnd.openxmlformats-officedocument.wordprocessingml.footer+xml"/>
  <Override PartName="/word/header116.xml" ContentType="application/vnd.openxmlformats-officedocument.wordprocessingml.header+xml"/>
  <Override PartName="/word/footer116.xml" ContentType="application/vnd.openxmlformats-officedocument.wordprocessingml.footer+xml"/>
  <Override PartName="/word/header117.xml" ContentType="application/vnd.openxmlformats-officedocument.wordprocessingml.header+xml"/>
  <Override PartName="/word/footer117.xml" ContentType="application/vnd.openxmlformats-officedocument.wordprocessingml.footer+xml"/>
  <Override PartName="/word/header118.xml" ContentType="application/vnd.openxmlformats-officedocument.wordprocessingml.header+xml"/>
  <Override PartName="/word/footer118.xml" ContentType="application/vnd.openxmlformats-officedocument.wordprocessingml.footer+xml"/>
  <Override PartName="/word/header119.xml" ContentType="application/vnd.openxmlformats-officedocument.wordprocessingml.header+xml"/>
  <Override PartName="/word/footer119.xml" ContentType="application/vnd.openxmlformats-officedocument.wordprocessingml.footer+xml"/>
  <Override PartName="/word/header120.xml" ContentType="application/vnd.openxmlformats-officedocument.wordprocessingml.header+xml"/>
  <Override PartName="/word/footer120.xml" ContentType="application/vnd.openxmlformats-officedocument.wordprocessingml.footer+xml"/>
  <Override PartName="/word/header121.xml" ContentType="application/vnd.openxmlformats-officedocument.wordprocessingml.header+xml"/>
  <Override PartName="/word/footer121.xml" ContentType="application/vnd.openxmlformats-officedocument.wordprocessingml.footer+xml"/>
  <Override PartName="/word/header122.xml" ContentType="application/vnd.openxmlformats-officedocument.wordprocessingml.header+xml"/>
  <Override PartName="/word/footer122.xml" ContentType="application/vnd.openxmlformats-officedocument.wordprocessingml.footer+xml"/>
  <Override PartName="/word/header123.xml" ContentType="application/vnd.openxmlformats-officedocument.wordprocessingml.header+xml"/>
  <Override PartName="/word/footer123.xml" ContentType="application/vnd.openxmlformats-officedocument.wordprocessingml.footer+xml"/>
  <Override PartName="/word/header124.xml" ContentType="application/vnd.openxmlformats-officedocument.wordprocessingml.header+xml"/>
  <Override PartName="/word/footer124.xml" ContentType="application/vnd.openxmlformats-officedocument.wordprocessingml.footer+xml"/>
  <Override PartName="/word/header125.xml" ContentType="application/vnd.openxmlformats-officedocument.wordprocessingml.header+xml"/>
  <Override PartName="/word/footer125.xml" ContentType="application/vnd.openxmlformats-officedocument.wordprocessingml.footer+xml"/>
  <Override PartName="/word/header126.xml" ContentType="application/vnd.openxmlformats-officedocument.wordprocessingml.header+xml"/>
  <Override PartName="/word/footer126.xml" ContentType="application/vnd.openxmlformats-officedocument.wordprocessingml.footer+xml"/>
  <Override PartName="/word/header127.xml" ContentType="application/vnd.openxmlformats-officedocument.wordprocessingml.header+xml"/>
  <Override PartName="/word/footer127.xml" ContentType="application/vnd.openxmlformats-officedocument.wordprocessingml.footer+xml"/>
  <Override PartName="/word/header128.xml" ContentType="application/vnd.openxmlformats-officedocument.wordprocessingml.header+xml"/>
  <Override PartName="/word/footer128.xml" ContentType="application/vnd.openxmlformats-officedocument.wordprocessingml.footer+xml"/>
  <Override PartName="/word/header129.xml" ContentType="application/vnd.openxmlformats-officedocument.wordprocessingml.header+xml"/>
  <Override PartName="/word/footer129.xml" ContentType="application/vnd.openxmlformats-officedocument.wordprocessingml.footer+xml"/>
  <Override PartName="/word/header130.xml" ContentType="application/vnd.openxmlformats-officedocument.wordprocessingml.header+xml"/>
  <Override PartName="/word/footer130.xml" ContentType="application/vnd.openxmlformats-officedocument.wordprocessingml.footer+xml"/>
  <Override PartName="/word/header131.xml" ContentType="application/vnd.openxmlformats-officedocument.wordprocessingml.header+xml"/>
  <Override PartName="/word/footer131.xml" ContentType="application/vnd.openxmlformats-officedocument.wordprocessingml.footer+xml"/>
  <Override PartName="/word/header132.xml" ContentType="application/vnd.openxmlformats-officedocument.wordprocessingml.header+xml"/>
  <Override PartName="/word/footer132.xml" ContentType="application/vnd.openxmlformats-officedocument.wordprocessingml.footer+xml"/>
  <Override PartName="/word/header133.xml" ContentType="application/vnd.openxmlformats-officedocument.wordprocessingml.header+xml"/>
  <Override PartName="/word/footer133.xml" ContentType="application/vnd.openxmlformats-officedocument.wordprocessingml.footer+xml"/>
  <Override PartName="/word/header134.xml" ContentType="application/vnd.openxmlformats-officedocument.wordprocessingml.header+xml"/>
  <Override PartName="/word/footer134.xml" ContentType="application/vnd.openxmlformats-officedocument.wordprocessingml.footer+xml"/>
  <Override PartName="/word/header135.xml" ContentType="application/vnd.openxmlformats-officedocument.wordprocessingml.header+xml"/>
  <Override PartName="/word/footer135.xml" ContentType="application/vnd.openxmlformats-officedocument.wordprocessingml.footer+xml"/>
  <Override PartName="/word/header136.xml" ContentType="application/vnd.openxmlformats-officedocument.wordprocessingml.header+xml"/>
  <Override PartName="/word/footer136.xml" ContentType="application/vnd.openxmlformats-officedocument.wordprocessingml.footer+xml"/>
  <Override PartName="/word/header137.xml" ContentType="application/vnd.openxmlformats-officedocument.wordprocessingml.header+xml"/>
  <Override PartName="/word/footer137.xml" ContentType="application/vnd.openxmlformats-officedocument.wordprocessingml.footer+xml"/>
  <Override PartName="/word/header138.xml" ContentType="application/vnd.openxmlformats-officedocument.wordprocessingml.header+xml"/>
  <Override PartName="/word/footer138.xml" ContentType="application/vnd.openxmlformats-officedocument.wordprocessingml.footer+xml"/>
  <Override PartName="/word/header139.xml" ContentType="application/vnd.openxmlformats-officedocument.wordprocessingml.header+xml"/>
  <Override PartName="/word/footer139.xml" ContentType="application/vnd.openxmlformats-officedocument.wordprocessingml.footer+xml"/>
  <Override PartName="/word/header140.xml" ContentType="application/vnd.openxmlformats-officedocument.wordprocessingml.header+xml"/>
  <Override PartName="/word/footer140.xml" ContentType="application/vnd.openxmlformats-officedocument.wordprocessingml.footer+xml"/>
  <Override PartName="/word/header141.xml" ContentType="application/vnd.openxmlformats-officedocument.wordprocessingml.header+xml"/>
  <Override PartName="/word/footer141.xml" ContentType="application/vnd.openxmlformats-officedocument.wordprocessingml.footer+xml"/>
  <Override PartName="/word/header142.xml" ContentType="application/vnd.openxmlformats-officedocument.wordprocessingml.header+xml"/>
  <Override PartName="/word/footer142.xml" ContentType="application/vnd.openxmlformats-officedocument.wordprocessingml.footer+xml"/>
  <Override PartName="/word/header143.xml" ContentType="application/vnd.openxmlformats-officedocument.wordprocessingml.header+xml"/>
  <Override PartName="/word/footer143.xml" ContentType="application/vnd.openxmlformats-officedocument.wordprocessingml.footer+xml"/>
  <Override PartName="/word/header144.xml" ContentType="application/vnd.openxmlformats-officedocument.wordprocessingml.header+xml"/>
  <Override PartName="/word/footer144.xml" ContentType="application/vnd.openxmlformats-officedocument.wordprocessingml.footer+xml"/>
  <Override PartName="/word/header145.xml" ContentType="application/vnd.openxmlformats-officedocument.wordprocessingml.header+xml"/>
  <Override PartName="/word/footer145.xml" ContentType="application/vnd.openxmlformats-officedocument.wordprocessingml.footer+xml"/>
  <Override PartName="/word/header146.xml" ContentType="application/vnd.openxmlformats-officedocument.wordprocessingml.header+xml"/>
  <Override PartName="/word/footer146.xml" ContentType="application/vnd.openxmlformats-officedocument.wordprocessingml.footer+xml"/>
  <Override PartName="/word/header147.xml" ContentType="application/vnd.openxmlformats-officedocument.wordprocessingml.header+xml"/>
  <Override PartName="/word/footer147.xml" ContentType="application/vnd.openxmlformats-officedocument.wordprocessingml.footer+xml"/>
  <Override PartName="/word/header148.xml" ContentType="application/vnd.openxmlformats-officedocument.wordprocessingml.header+xml"/>
  <Override PartName="/word/footer148.xml" ContentType="application/vnd.openxmlformats-officedocument.wordprocessingml.footer+xml"/>
  <Override PartName="/word/header149.xml" ContentType="application/vnd.openxmlformats-officedocument.wordprocessingml.header+xml"/>
  <Override PartName="/word/footer149.xml" ContentType="application/vnd.openxmlformats-officedocument.wordprocessingml.footer+xml"/>
  <Override PartName="/word/header150.xml" ContentType="application/vnd.openxmlformats-officedocument.wordprocessingml.header+xml"/>
  <Override PartName="/word/footer150.xml" ContentType="application/vnd.openxmlformats-officedocument.wordprocessingml.footer+xml"/>
  <Override PartName="/word/header151.xml" ContentType="application/vnd.openxmlformats-officedocument.wordprocessingml.header+xml"/>
  <Override PartName="/word/footer151.xml" ContentType="application/vnd.openxmlformats-officedocument.wordprocessingml.footer+xml"/>
  <Override PartName="/word/header152.xml" ContentType="application/vnd.openxmlformats-officedocument.wordprocessingml.header+xml"/>
  <Override PartName="/word/footer152.xml" ContentType="application/vnd.openxmlformats-officedocument.wordprocessingml.footer+xml"/>
  <Override PartName="/word/header153.xml" ContentType="application/vnd.openxmlformats-officedocument.wordprocessingml.header+xml"/>
  <Override PartName="/word/footer153.xml" ContentType="application/vnd.openxmlformats-officedocument.wordprocessingml.footer+xml"/>
  <Override PartName="/word/header154.xml" ContentType="application/vnd.openxmlformats-officedocument.wordprocessingml.header+xml"/>
  <Override PartName="/word/footer154.xml" ContentType="application/vnd.openxmlformats-officedocument.wordprocessingml.footer+xml"/>
  <Override PartName="/word/header155.xml" ContentType="application/vnd.openxmlformats-officedocument.wordprocessingml.header+xml"/>
  <Override PartName="/word/footer155.xml" ContentType="application/vnd.openxmlformats-officedocument.wordprocessingml.footer+xml"/>
  <Override PartName="/word/header156.xml" ContentType="application/vnd.openxmlformats-officedocument.wordprocessingml.header+xml"/>
  <Override PartName="/word/footer156.xml" ContentType="application/vnd.openxmlformats-officedocument.wordprocessingml.footer+xml"/>
  <Override PartName="/word/header157.xml" ContentType="application/vnd.openxmlformats-officedocument.wordprocessingml.header+xml"/>
  <Override PartName="/word/footer157.xml" ContentType="application/vnd.openxmlformats-officedocument.wordprocessingml.footer+xml"/>
  <Override PartName="/word/header158.xml" ContentType="application/vnd.openxmlformats-officedocument.wordprocessingml.header+xml"/>
  <Override PartName="/word/footer15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54C99" w:rsidRDefault="00DF6D39">
      <w:pPr>
        <w:pStyle w:val="Title"/>
      </w:pPr>
      <w:r>
        <w:rPr>
          <w:b/>
        </w:rPr>
        <w:t>Example Program Technical Volume</w:t>
      </w:r>
    </w:p>
    <w:p w:rsidR="00554C99" w:rsidRDefault="00DF6D39">
      <w:r>
        <w:t>Submitted to Example Agency, Solicitation EX-26-R-0001</w:t>
      </w:r>
    </w:p>
    <w:p w:rsidR="00554C99" w:rsidRDefault="00554C99">
      <w:pPr>
        <w:sectPr w:rsidR="00554C99">
          <w:headerReference w:type="default" r:id="rId8"/>
          <w:footerReference w:type="default" r:id="rId9"/>
          <w:pgSz w:w="12240" w:h="15840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TOCHeading"/>
      </w:pPr>
      <w:r>
        <w:lastRenderedPageBreak/>
        <w:t>Table of Contents</w:t>
      </w:r>
    </w:p>
    <w:p w:rsidR="00DF6D39" w:rsidRDefault="00DF6D39">
      <w:pPr>
        <w:pStyle w:val="TOC1"/>
        <w:tabs>
          <w:tab w:val="left" w:pos="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4102096" w:history="1">
        <w:r w:rsidRPr="00210B31">
          <w:rPr>
            <w:rStyle w:val="Hyperlink"/>
            <w:noProof/>
          </w:rPr>
          <w:t>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Measured Ground Segment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097" w:history="1">
        <w:r w:rsidRPr="00210B31">
          <w:rPr>
            <w:rStyle w:val="Hyperlink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Risk Register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098" w:history="1">
        <w:r w:rsidRPr="00210B31">
          <w:rPr>
            <w:rStyle w:val="Hyperlink"/>
            <w:noProof/>
          </w:rPr>
          <w:t>3.1.1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Program Schedule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099" w:history="1">
        <w:r w:rsidRPr="00210B31">
          <w:rPr>
            <w:rStyle w:val="Hyperlink"/>
            <w:noProof/>
          </w:rPr>
          <w:t>3.2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Supply Chain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100" w:history="1">
        <w:r w:rsidRPr="00210B31">
          <w:rPr>
            <w:rStyle w:val="Hyperlink"/>
            <w:noProof/>
          </w:rPr>
          <w:t>3.2.1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Configuration Baseline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101" w:history="1">
        <w:r w:rsidRPr="00210B31">
          <w:rPr>
            <w:rStyle w:val="Hyperlink"/>
            <w:noProof/>
          </w:rPr>
          <w:t>3.3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Ground Segment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102" w:history="1">
        <w:r w:rsidRPr="00210B31">
          <w:rPr>
            <w:rStyle w:val="Hyperlink"/>
            <w:noProof/>
          </w:rPr>
          <w:t>3.3.1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Verification Matrix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103" w:history="1">
        <w:r w:rsidRPr="00210B31">
          <w:rPr>
            <w:rStyle w:val="Hyperlink"/>
            <w:noProof/>
          </w:rPr>
          <w:t>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Integrated Launch Campaign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104" w:history="1">
        <w:r w:rsidRPr="00210B31">
          <w:rPr>
            <w:rStyle w:val="Hyperlink"/>
            <w:noProof/>
          </w:rPr>
          <w:t>4.1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Supply Chain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105" w:history="1">
        <w:r w:rsidRPr="00210B31">
          <w:rPr>
            <w:rStyle w:val="Hyperlink"/>
            <w:noProof/>
          </w:rPr>
          <w:t>4.1.1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Docking Adapter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106" w:history="1">
        <w:r w:rsidRPr="00210B31">
          <w:rPr>
            <w:rStyle w:val="Hyperlink"/>
            <w:noProof/>
          </w:rPr>
          <w:t>4.2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Flight Software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107" w:history="1">
        <w:r w:rsidRPr="00210B31">
          <w:rPr>
            <w:rStyle w:val="Hyperlink"/>
            <w:noProof/>
          </w:rPr>
          <w:t>4.2.1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Mission Assurance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108" w:history="1">
        <w:r w:rsidRPr="00210B31">
          <w:rPr>
            <w:rStyle w:val="Hyperlink"/>
            <w:noProof/>
          </w:rPr>
          <w:t>4.3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Configuration Baseline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109" w:history="1">
        <w:r w:rsidRPr="00210B31">
          <w:rPr>
            <w:rStyle w:val="Hyperlink"/>
            <w:noProof/>
          </w:rPr>
          <w:t>4.3.1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Power Subsystem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110" w:history="1">
        <w:r w:rsidRPr="00210B31">
          <w:rPr>
            <w:rStyle w:val="Hyperlink"/>
            <w:noProof/>
          </w:rPr>
          <w:t>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Integrated Safety Review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111" w:history="1">
        <w:r w:rsidRPr="00210B31">
          <w:rPr>
            <w:rStyle w:val="Hyperlink"/>
            <w:noProof/>
          </w:rPr>
          <w:t>5.1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Systems Engineering Plan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112" w:history="1">
        <w:r w:rsidRPr="00210B31">
          <w:rPr>
            <w:rStyle w:val="Hyperlink"/>
            <w:noProof/>
          </w:rPr>
          <w:t>5.1.1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Risk Register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113" w:history="1">
        <w:r w:rsidRPr="00210B31">
          <w:rPr>
            <w:rStyle w:val="Hyperlink"/>
            <w:noProof/>
          </w:rPr>
          <w:t>5.2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Configuration Baseline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114" w:history="1">
        <w:r w:rsidRPr="00210B31">
          <w:rPr>
            <w:rStyle w:val="Hyperlink"/>
            <w:noProof/>
          </w:rPr>
          <w:t>5.2.1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Crew Module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115" w:history="1">
        <w:r w:rsidRPr="00210B31">
          <w:rPr>
            <w:rStyle w:val="Hyperlink"/>
            <w:noProof/>
          </w:rPr>
          <w:t>5.3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Systems Engineering Plan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116" w:history="1">
        <w:r w:rsidRPr="00210B31">
          <w:rPr>
            <w:rStyle w:val="Hyperlink"/>
            <w:noProof/>
          </w:rPr>
          <w:t>5.3.1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Test Campaign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117" w:history="1">
        <w:r w:rsidRPr="00210B31">
          <w:rPr>
            <w:rStyle w:val="Hyperlink"/>
            <w:noProof/>
          </w:rPr>
          <w:t>6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Proven Docking Adapter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118" w:history="1">
        <w:r w:rsidRPr="00210B31">
          <w:rPr>
            <w:rStyle w:val="Hyperlink"/>
            <w:noProof/>
          </w:rPr>
          <w:t>6.1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Power Subsystem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119" w:history="1">
        <w:r w:rsidRPr="00210B31">
          <w:rPr>
            <w:rStyle w:val="Hyperlink"/>
            <w:noProof/>
          </w:rPr>
          <w:t>6.1.1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Safety Review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120" w:history="1">
        <w:r w:rsidRPr="00210B31">
          <w:rPr>
            <w:rStyle w:val="Hyperlink"/>
            <w:noProof/>
          </w:rPr>
          <w:t>6.2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Systems Engineering Plan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121" w:history="1">
        <w:r w:rsidRPr="00210B31">
          <w:rPr>
            <w:rStyle w:val="Hyperlink"/>
            <w:noProof/>
          </w:rPr>
          <w:t>6.2.1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Ground Segment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122" w:history="1">
        <w:r w:rsidRPr="00210B31">
          <w:rPr>
            <w:rStyle w:val="Hyperlink"/>
            <w:noProof/>
          </w:rPr>
          <w:t>6.3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Verification Matrix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123" w:history="1">
        <w:r w:rsidRPr="00210B31">
          <w:rPr>
            <w:rStyle w:val="Hyperlink"/>
            <w:noProof/>
          </w:rPr>
          <w:t>6.3.1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Payload Integration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124" w:history="1">
        <w:r w:rsidRPr="00210B31">
          <w:rPr>
            <w:rStyle w:val="Hyperlink"/>
            <w:noProof/>
          </w:rPr>
          <w:t>7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Proven Launch Campaign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125" w:history="1">
        <w:r w:rsidRPr="00210B31">
          <w:rPr>
            <w:rStyle w:val="Hyperlink"/>
            <w:noProof/>
          </w:rPr>
          <w:t>7.1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Test Campaign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126" w:history="1">
        <w:r w:rsidRPr="00210B31">
          <w:rPr>
            <w:rStyle w:val="Hyperlink"/>
            <w:noProof/>
          </w:rPr>
          <w:t>7.1.1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Configuration Baseline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127" w:history="1">
        <w:r w:rsidRPr="00210B31">
          <w:rPr>
            <w:rStyle w:val="Hyperlink"/>
            <w:noProof/>
          </w:rPr>
          <w:t>7.2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Configuration Baseline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128" w:history="1">
        <w:r w:rsidRPr="00210B31">
          <w:rPr>
            <w:rStyle w:val="Hyperlink"/>
            <w:noProof/>
          </w:rPr>
          <w:t>7.2.1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Docking Adapter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129" w:history="1">
        <w:r w:rsidRPr="00210B31">
          <w:rPr>
            <w:rStyle w:val="Hyperlink"/>
            <w:noProof/>
          </w:rPr>
          <w:t>7.3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Safety Review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130" w:history="1">
        <w:r w:rsidRPr="00210B31">
          <w:rPr>
            <w:rStyle w:val="Hyperlink"/>
            <w:noProof/>
          </w:rPr>
          <w:t>7.3.1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Supply Chain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131" w:history="1">
        <w:r w:rsidRPr="00210B31">
          <w:rPr>
            <w:rStyle w:val="Hyperlink"/>
            <w:noProof/>
          </w:rPr>
          <w:t>8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Traceable Safety Review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132" w:history="1">
        <w:r w:rsidRPr="00210B31">
          <w:rPr>
            <w:rStyle w:val="Hyperlink"/>
            <w:noProof/>
          </w:rPr>
          <w:t>8.1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Ground Segment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133" w:history="1">
        <w:r w:rsidRPr="00210B31">
          <w:rPr>
            <w:rStyle w:val="Hyperlink"/>
            <w:noProof/>
          </w:rPr>
          <w:t>8.1.1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Safety Review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134" w:history="1">
        <w:r w:rsidRPr="00210B31">
          <w:rPr>
            <w:rStyle w:val="Hyperlink"/>
            <w:noProof/>
          </w:rPr>
          <w:t>8.2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Supply Chain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135" w:history="1">
        <w:r w:rsidRPr="00210B31">
          <w:rPr>
            <w:rStyle w:val="Hyperlink"/>
            <w:noProof/>
          </w:rPr>
          <w:t>8.2.1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Docking Adapter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136" w:history="1">
        <w:r w:rsidRPr="00210B31">
          <w:rPr>
            <w:rStyle w:val="Hyperlink"/>
            <w:noProof/>
          </w:rPr>
          <w:t>8.3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Quality Plan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137" w:history="1">
        <w:r w:rsidRPr="00210B31">
          <w:rPr>
            <w:rStyle w:val="Hyperlink"/>
            <w:noProof/>
          </w:rPr>
          <w:t>8.3.1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Flight Software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138" w:history="1">
        <w:r w:rsidRPr="00210B31">
          <w:rPr>
            <w:rStyle w:val="Hyperlink"/>
            <w:noProof/>
          </w:rPr>
          <w:t>9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Repeatable Launch Campaign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139" w:history="1">
        <w:r w:rsidRPr="00210B31">
          <w:rPr>
            <w:rStyle w:val="Hyperlink"/>
            <w:noProof/>
          </w:rPr>
          <w:t>9.1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Launch Campaign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140" w:history="1">
        <w:r w:rsidRPr="00210B31">
          <w:rPr>
            <w:rStyle w:val="Hyperlink"/>
            <w:noProof/>
          </w:rPr>
          <w:t>9.1.1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Thermal Model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141" w:history="1">
        <w:r w:rsidRPr="00210B31">
          <w:rPr>
            <w:rStyle w:val="Hyperlink"/>
            <w:noProof/>
          </w:rPr>
          <w:t>9.2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Test Campaign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142" w:history="1">
        <w:r w:rsidRPr="00210B31">
          <w:rPr>
            <w:rStyle w:val="Hyperlink"/>
            <w:noProof/>
          </w:rPr>
          <w:t>9.2.1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Risk Register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143" w:history="1">
        <w:r w:rsidRPr="00210B31">
          <w:rPr>
            <w:rStyle w:val="Hyperlink"/>
            <w:noProof/>
          </w:rPr>
          <w:t>9.3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Crew Module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144" w:history="1">
        <w:r w:rsidRPr="00210B31">
          <w:rPr>
            <w:rStyle w:val="Hyperlink"/>
            <w:noProof/>
          </w:rPr>
          <w:t>9.3.1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Flight Software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145" w:history="1">
        <w:r w:rsidRPr="00210B31">
          <w:rPr>
            <w:rStyle w:val="Hyperlink"/>
            <w:noProof/>
          </w:rPr>
          <w:t>10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Low-Risk Quality Plan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146" w:history="1">
        <w:r w:rsidRPr="00210B31">
          <w:rPr>
            <w:rStyle w:val="Hyperlink"/>
            <w:noProof/>
          </w:rPr>
          <w:t>10.1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Docking Adapter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147" w:history="1">
        <w:r w:rsidRPr="00210B31">
          <w:rPr>
            <w:rStyle w:val="Hyperlink"/>
            <w:noProof/>
          </w:rPr>
          <w:t>10.1.1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Launch Campaign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148" w:history="1">
        <w:r w:rsidRPr="00210B31">
          <w:rPr>
            <w:rStyle w:val="Hyperlink"/>
            <w:noProof/>
          </w:rPr>
          <w:t>10.2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Quality Plan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149" w:history="1">
        <w:r w:rsidRPr="00210B31">
          <w:rPr>
            <w:rStyle w:val="Hyperlink"/>
            <w:noProof/>
          </w:rPr>
          <w:t>10.2.1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Quality Plan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150" w:history="1">
        <w:r w:rsidRPr="00210B31">
          <w:rPr>
            <w:rStyle w:val="Hyperlink"/>
            <w:noProof/>
          </w:rPr>
          <w:t>10.3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Configuration Baseline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151" w:history="1">
        <w:r w:rsidRPr="00210B31">
          <w:rPr>
            <w:rStyle w:val="Hyperlink"/>
            <w:noProof/>
          </w:rPr>
          <w:t>10.3.1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Systems Engineering Plan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152" w:history="1">
        <w:r w:rsidRPr="00210B31">
          <w:rPr>
            <w:rStyle w:val="Hyperlink"/>
            <w:noProof/>
          </w:rPr>
          <w:t>11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Modular Mission Assurance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153" w:history="1">
        <w:r w:rsidRPr="00210B31">
          <w:rPr>
            <w:rStyle w:val="Hyperlink"/>
            <w:noProof/>
          </w:rPr>
          <w:t>11.1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Verification Matrix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154" w:history="1">
        <w:r w:rsidRPr="00210B31">
          <w:rPr>
            <w:rStyle w:val="Hyperlink"/>
            <w:noProof/>
          </w:rPr>
          <w:t>11.1.1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Program Schedule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155" w:history="1">
        <w:r w:rsidRPr="00210B31">
          <w:rPr>
            <w:rStyle w:val="Hyperlink"/>
            <w:noProof/>
          </w:rPr>
          <w:t>11.2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Verification Matrix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156" w:history="1">
        <w:r w:rsidRPr="00210B31">
          <w:rPr>
            <w:rStyle w:val="Hyperlink"/>
            <w:noProof/>
          </w:rPr>
          <w:t>11.2.1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Power Subsystem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157" w:history="1">
        <w:r w:rsidRPr="00210B31">
          <w:rPr>
            <w:rStyle w:val="Hyperlink"/>
            <w:noProof/>
          </w:rPr>
          <w:t>11.3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Risk Register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158" w:history="1">
        <w:r w:rsidRPr="00210B31">
          <w:rPr>
            <w:rStyle w:val="Hyperlink"/>
            <w:noProof/>
          </w:rPr>
          <w:t>11.3.1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Safety Review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159" w:history="1">
        <w:r w:rsidRPr="00210B31">
          <w:rPr>
            <w:rStyle w:val="Hyperlink"/>
            <w:noProof/>
          </w:rPr>
          <w:t>12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Integrated Risk Register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160" w:history="1">
        <w:r w:rsidRPr="00210B31">
          <w:rPr>
            <w:rStyle w:val="Hyperlink"/>
            <w:noProof/>
          </w:rPr>
          <w:t>12.1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Payload Integration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161" w:history="1">
        <w:r w:rsidRPr="00210B31">
          <w:rPr>
            <w:rStyle w:val="Hyperlink"/>
            <w:noProof/>
          </w:rPr>
          <w:t>12.1.1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Payload Integration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162" w:history="1">
        <w:r w:rsidRPr="00210B31">
          <w:rPr>
            <w:rStyle w:val="Hyperlink"/>
            <w:noProof/>
          </w:rPr>
          <w:t>12.2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Docking Adapter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163" w:history="1">
        <w:r w:rsidRPr="00210B31">
          <w:rPr>
            <w:rStyle w:val="Hyperlink"/>
            <w:noProof/>
          </w:rPr>
          <w:t>12.2.1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Risk Register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164" w:history="1">
        <w:r w:rsidRPr="00210B31">
          <w:rPr>
            <w:rStyle w:val="Hyperlink"/>
            <w:noProof/>
          </w:rPr>
          <w:t>12.3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Safety Review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165" w:history="1">
        <w:r w:rsidRPr="00210B31">
          <w:rPr>
            <w:rStyle w:val="Hyperlink"/>
            <w:noProof/>
          </w:rPr>
          <w:t>12.3.1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Risk Register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166" w:history="1">
        <w:r w:rsidRPr="00210B31">
          <w:rPr>
            <w:rStyle w:val="Hyperlink"/>
            <w:noProof/>
          </w:rPr>
          <w:t>13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Traceable Configuration Baseline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167" w:history="1">
        <w:r w:rsidRPr="00210B31">
          <w:rPr>
            <w:rStyle w:val="Hyperlink"/>
            <w:noProof/>
          </w:rPr>
          <w:t>13.1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Supply Chain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168" w:history="1">
        <w:r w:rsidRPr="00210B31">
          <w:rPr>
            <w:rStyle w:val="Hyperlink"/>
            <w:noProof/>
          </w:rPr>
          <w:t>13.1.1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Docking Adapter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169" w:history="1">
        <w:r w:rsidRPr="00210B31">
          <w:rPr>
            <w:rStyle w:val="Hyperlink"/>
            <w:noProof/>
          </w:rPr>
          <w:t>13.2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Payload Integration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170" w:history="1">
        <w:r w:rsidRPr="00210B31">
          <w:rPr>
            <w:rStyle w:val="Hyperlink"/>
            <w:noProof/>
          </w:rPr>
          <w:t>13.2.1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Supply Chain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171" w:history="1">
        <w:r w:rsidRPr="00210B31">
          <w:rPr>
            <w:rStyle w:val="Hyperlink"/>
            <w:noProof/>
          </w:rPr>
          <w:t>13.3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Flight Software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172" w:history="1">
        <w:r w:rsidRPr="00210B31">
          <w:rPr>
            <w:rStyle w:val="Hyperlink"/>
            <w:noProof/>
          </w:rPr>
          <w:t>13.3.1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Payload Integration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173" w:history="1">
        <w:r w:rsidRPr="00210B31">
          <w:rPr>
            <w:rStyle w:val="Hyperlink"/>
            <w:noProof/>
          </w:rPr>
          <w:t>14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Independent Quality Plan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174" w:history="1">
        <w:r w:rsidRPr="00210B31">
          <w:rPr>
            <w:rStyle w:val="Hyperlink"/>
            <w:noProof/>
          </w:rPr>
          <w:t>14.1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Flight Software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175" w:history="1">
        <w:r w:rsidRPr="00210B31">
          <w:rPr>
            <w:rStyle w:val="Hyperlink"/>
            <w:noProof/>
          </w:rPr>
          <w:t>14.1.1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Configuration Baseline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176" w:history="1">
        <w:r w:rsidRPr="00210B31">
          <w:rPr>
            <w:rStyle w:val="Hyperlink"/>
            <w:noProof/>
          </w:rPr>
          <w:t>14.2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Program Schedule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177" w:history="1">
        <w:r w:rsidRPr="00210B31">
          <w:rPr>
            <w:rStyle w:val="Hyperlink"/>
            <w:noProof/>
          </w:rPr>
          <w:t>14.2.1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Thermal Model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178" w:history="1">
        <w:r w:rsidRPr="00210B31">
          <w:rPr>
            <w:rStyle w:val="Hyperlink"/>
            <w:noProof/>
          </w:rPr>
          <w:t>14.3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Flight Software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179" w:history="1">
        <w:r w:rsidRPr="00210B31">
          <w:rPr>
            <w:rStyle w:val="Hyperlink"/>
            <w:noProof/>
          </w:rPr>
          <w:t>14.3.1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Ground Segment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99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180" w:history="1">
        <w:r w:rsidRPr="00210B31">
          <w:rPr>
            <w:rStyle w:val="Hyperlink"/>
            <w:noProof/>
          </w:rPr>
          <w:t>15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Integrated Docking Adapter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181" w:history="1">
        <w:r w:rsidRPr="00210B31">
          <w:rPr>
            <w:rStyle w:val="Hyperlink"/>
            <w:noProof/>
          </w:rPr>
          <w:t>15.1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Test Campaign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182" w:history="1">
        <w:r w:rsidRPr="00210B31">
          <w:rPr>
            <w:rStyle w:val="Hyperlink"/>
            <w:noProof/>
          </w:rPr>
          <w:t>15.1.1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Supply Chain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183" w:history="1">
        <w:r w:rsidRPr="00210B31">
          <w:rPr>
            <w:rStyle w:val="Hyperlink"/>
            <w:noProof/>
          </w:rPr>
          <w:t>15.2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Supply Chain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184" w:history="1">
        <w:r w:rsidRPr="00210B31">
          <w:rPr>
            <w:rStyle w:val="Hyperlink"/>
            <w:noProof/>
          </w:rPr>
          <w:t>15.2.1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Safety Review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185" w:history="1">
        <w:r w:rsidRPr="00210B31">
          <w:rPr>
            <w:rStyle w:val="Hyperlink"/>
            <w:noProof/>
          </w:rPr>
          <w:t>15.3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Power Subsystem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186" w:history="1">
        <w:r w:rsidRPr="00210B31">
          <w:rPr>
            <w:rStyle w:val="Hyperlink"/>
            <w:noProof/>
          </w:rPr>
          <w:t>15.3.1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Flight Software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187" w:history="1">
        <w:r w:rsidRPr="00210B31">
          <w:rPr>
            <w:rStyle w:val="Hyperlink"/>
            <w:noProof/>
          </w:rPr>
          <w:t>16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Flight-Qualified Configuration Baseline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106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188" w:history="1">
        <w:r w:rsidRPr="00210B31">
          <w:rPr>
            <w:rStyle w:val="Hyperlink"/>
            <w:noProof/>
          </w:rPr>
          <w:t>16.1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Safety Review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106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189" w:history="1">
        <w:r w:rsidRPr="00210B31">
          <w:rPr>
            <w:rStyle w:val="Hyperlink"/>
            <w:noProof/>
          </w:rPr>
          <w:t>16.1.1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Launch Campaign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106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190" w:history="1">
        <w:r w:rsidRPr="00210B31">
          <w:rPr>
            <w:rStyle w:val="Hyperlink"/>
            <w:noProof/>
          </w:rPr>
          <w:t>16.2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Docking Adapter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107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191" w:history="1">
        <w:r w:rsidRPr="00210B31">
          <w:rPr>
            <w:rStyle w:val="Hyperlink"/>
            <w:noProof/>
          </w:rPr>
          <w:t>16.2.1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Test Campaign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108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192" w:history="1">
        <w:r w:rsidRPr="00210B31">
          <w:rPr>
            <w:rStyle w:val="Hyperlink"/>
            <w:noProof/>
          </w:rPr>
          <w:t>16.3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Power Subsystem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108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193" w:history="1">
        <w:r w:rsidRPr="00210B31">
          <w:rPr>
            <w:rStyle w:val="Hyperlink"/>
            <w:noProof/>
          </w:rPr>
          <w:t>16.3.1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Program Schedule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109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194" w:history="1">
        <w:r w:rsidRPr="00210B31">
          <w:rPr>
            <w:rStyle w:val="Hyperlink"/>
            <w:noProof/>
          </w:rPr>
          <w:t>17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Proven Docking Adapter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111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195" w:history="1">
        <w:r w:rsidRPr="00210B31">
          <w:rPr>
            <w:rStyle w:val="Hyperlink"/>
            <w:noProof/>
          </w:rPr>
          <w:t>17.1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Docking Adapter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111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196" w:history="1">
        <w:r w:rsidRPr="00210B31">
          <w:rPr>
            <w:rStyle w:val="Hyperlink"/>
            <w:noProof/>
          </w:rPr>
          <w:t>17.1.1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Safety Review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111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197" w:history="1">
        <w:r w:rsidRPr="00210B31">
          <w:rPr>
            <w:rStyle w:val="Hyperlink"/>
            <w:noProof/>
          </w:rPr>
          <w:t>17.2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Systems Engineering Plan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112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198" w:history="1">
        <w:r w:rsidRPr="00210B31">
          <w:rPr>
            <w:rStyle w:val="Hyperlink"/>
            <w:noProof/>
          </w:rPr>
          <w:t>17.2.1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Thermal Model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199" w:history="1">
        <w:r w:rsidRPr="00210B31">
          <w:rPr>
            <w:rStyle w:val="Hyperlink"/>
            <w:noProof/>
          </w:rPr>
          <w:t>17.3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Supply Chain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200" w:history="1">
        <w:r w:rsidRPr="00210B31">
          <w:rPr>
            <w:rStyle w:val="Hyperlink"/>
            <w:noProof/>
          </w:rPr>
          <w:t>17.3.1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Program Schedule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201" w:history="1">
        <w:r w:rsidRPr="00210B31">
          <w:rPr>
            <w:rStyle w:val="Hyperlink"/>
            <w:noProof/>
          </w:rPr>
          <w:t>18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Repeatable Crew Module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117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202" w:history="1">
        <w:r w:rsidRPr="00210B31">
          <w:rPr>
            <w:rStyle w:val="Hyperlink"/>
            <w:noProof/>
          </w:rPr>
          <w:t>18.1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Verification Matrix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117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203" w:history="1">
        <w:r w:rsidRPr="00210B31">
          <w:rPr>
            <w:rStyle w:val="Hyperlink"/>
            <w:noProof/>
          </w:rPr>
          <w:t>18.1.1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Quality Plan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117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204" w:history="1">
        <w:r w:rsidRPr="00210B31">
          <w:rPr>
            <w:rStyle w:val="Hyperlink"/>
            <w:noProof/>
          </w:rPr>
          <w:t>18.2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Thermal Model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118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205" w:history="1">
        <w:r w:rsidRPr="00210B31">
          <w:rPr>
            <w:rStyle w:val="Hyperlink"/>
            <w:noProof/>
          </w:rPr>
          <w:t>18.2.1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Launch Campaign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119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206" w:history="1">
        <w:r w:rsidRPr="00210B31">
          <w:rPr>
            <w:rStyle w:val="Hyperlink"/>
            <w:noProof/>
          </w:rPr>
          <w:t>18.3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Launch Campaign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119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207" w:history="1">
        <w:r w:rsidRPr="00210B31">
          <w:rPr>
            <w:rStyle w:val="Hyperlink"/>
            <w:noProof/>
          </w:rPr>
          <w:t>18.3.1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Thermal Model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120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208" w:history="1">
        <w:r w:rsidRPr="00210B31">
          <w:rPr>
            <w:rStyle w:val="Hyperlink"/>
            <w:noProof/>
          </w:rPr>
          <w:t>19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Repeatable Quality Plan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122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209" w:history="1">
        <w:r w:rsidRPr="00210B31">
          <w:rPr>
            <w:rStyle w:val="Hyperlink"/>
            <w:noProof/>
          </w:rPr>
          <w:t>19.1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Mission Assurance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122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210" w:history="1">
        <w:r w:rsidRPr="00210B31">
          <w:rPr>
            <w:rStyle w:val="Hyperlink"/>
            <w:noProof/>
          </w:rPr>
          <w:t>19.1.1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Crew Module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122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211" w:history="1">
        <w:r w:rsidRPr="00210B31">
          <w:rPr>
            <w:rStyle w:val="Hyperlink"/>
            <w:noProof/>
          </w:rPr>
          <w:t>19.2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Crew Module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123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212" w:history="1">
        <w:r w:rsidRPr="00210B31">
          <w:rPr>
            <w:rStyle w:val="Hyperlink"/>
            <w:noProof/>
          </w:rPr>
          <w:t>19.2.1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Flight Software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124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213" w:history="1">
        <w:r w:rsidRPr="00210B31">
          <w:rPr>
            <w:rStyle w:val="Hyperlink"/>
            <w:noProof/>
          </w:rPr>
          <w:t>19.3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Quality Plan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124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214" w:history="1">
        <w:r w:rsidRPr="00210B31">
          <w:rPr>
            <w:rStyle w:val="Hyperlink"/>
            <w:noProof/>
          </w:rPr>
          <w:t>19.3.1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Payload Integration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125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215" w:history="1">
        <w:r w:rsidRPr="00210B31">
          <w:rPr>
            <w:rStyle w:val="Hyperlink"/>
            <w:noProof/>
          </w:rPr>
          <w:t>20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Measured Payload Integration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127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216" w:history="1">
        <w:r w:rsidRPr="00210B31">
          <w:rPr>
            <w:rStyle w:val="Hyperlink"/>
            <w:noProof/>
          </w:rPr>
          <w:t>20.1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Ground Segment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127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217" w:history="1">
        <w:r w:rsidRPr="00210B31">
          <w:rPr>
            <w:rStyle w:val="Hyperlink"/>
            <w:noProof/>
          </w:rPr>
          <w:t>20.1.1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Thermal Model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127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218" w:history="1">
        <w:r w:rsidRPr="00210B31">
          <w:rPr>
            <w:rStyle w:val="Hyperlink"/>
            <w:noProof/>
          </w:rPr>
          <w:t>20.2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Configuration Baseline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128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219" w:history="1">
        <w:r w:rsidRPr="00210B31">
          <w:rPr>
            <w:rStyle w:val="Hyperlink"/>
            <w:noProof/>
          </w:rPr>
          <w:t>20.2.1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Safety Review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129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220" w:history="1">
        <w:r w:rsidRPr="00210B31">
          <w:rPr>
            <w:rStyle w:val="Hyperlink"/>
            <w:noProof/>
          </w:rPr>
          <w:t>20.3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Test Campaign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129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221" w:history="1">
        <w:r w:rsidRPr="00210B31">
          <w:rPr>
            <w:rStyle w:val="Hyperlink"/>
            <w:noProof/>
          </w:rPr>
          <w:t>20.3.1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Supply Chain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130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222" w:history="1">
        <w:r w:rsidRPr="00210B31">
          <w:rPr>
            <w:rStyle w:val="Hyperlink"/>
            <w:noProof/>
          </w:rPr>
          <w:t>21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Traceable Launch Campaign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132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223" w:history="1">
        <w:r w:rsidRPr="00210B31">
          <w:rPr>
            <w:rStyle w:val="Hyperlink"/>
            <w:noProof/>
          </w:rPr>
          <w:t>21.1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Flight Software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132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224" w:history="1">
        <w:r w:rsidRPr="00210B31">
          <w:rPr>
            <w:rStyle w:val="Hyperlink"/>
            <w:noProof/>
          </w:rPr>
          <w:t>21.1.1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Supply Chain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132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225" w:history="1">
        <w:r w:rsidRPr="00210B31">
          <w:rPr>
            <w:rStyle w:val="Hyperlink"/>
            <w:noProof/>
          </w:rPr>
          <w:t>21.2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Ground Segment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133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226" w:history="1">
        <w:r w:rsidRPr="00210B31">
          <w:rPr>
            <w:rStyle w:val="Hyperlink"/>
            <w:noProof/>
          </w:rPr>
          <w:t>21.2.1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Thermal Model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134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227" w:history="1">
        <w:r w:rsidRPr="00210B31">
          <w:rPr>
            <w:rStyle w:val="Hyperlink"/>
            <w:noProof/>
          </w:rPr>
          <w:t>21.3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Verification Matrix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134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228" w:history="1">
        <w:r w:rsidRPr="00210B31">
          <w:rPr>
            <w:rStyle w:val="Hyperlink"/>
            <w:noProof/>
          </w:rPr>
          <w:t>21.3.1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Program Schedule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135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229" w:history="1">
        <w:r w:rsidRPr="00210B31">
          <w:rPr>
            <w:rStyle w:val="Hyperlink"/>
            <w:noProof/>
          </w:rPr>
          <w:t>22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Independent Supply Chain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137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230" w:history="1">
        <w:r w:rsidRPr="00210B31">
          <w:rPr>
            <w:rStyle w:val="Hyperlink"/>
            <w:noProof/>
          </w:rPr>
          <w:t>22.1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Test Campaign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137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231" w:history="1">
        <w:r w:rsidRPr="00210B31">
          <w:rPr>
            <w:rStyle w:val="Hyperlink"/>
            <w:noProof/>
          </w:rPr>
          <w:t>22.1.1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Power Subsystem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137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232" w:history="1">
        <w:r w:rsidRPr="00210B31">
          <w:rPr>
            <w:rStyle w:val="Hyperlink"/>
            <w:noProof/>
          </w:rPr>
          <w:t>22.2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Configuration Baseline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138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233" w:history="1">
        <w:r w:rsidRPr="00210B31">
          <w:rPr>
            <w:rStyle w:val="Hyperlink"/>
            <w:noProof/>
          </w:rPr>
          <w:t>22.2.1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Risk Register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139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234" w:history="1">
        <w:r w:rsidRPr="00210B31">
          <w:rPr>
            <w:rStyle w:val="Hyperlink"/>
            <w:noProof/>
          </w:rPr>
          <w:t>22.3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Supply Chain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139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235" w:history="1">
        <w:r w:rsidRPr="00210B31">
          <w:rPr>
            <w:rStyle w:val="Hyperlink"/>
            <w:noProof/>
          </w:rPr>
          <w:t>22.3.1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Mission Assurance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140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236" w:history="1">
        <w:r w:rsidRPr="00210B31">
          <w:rPr>
            <w:rStyle w:val="Hyperlink"/>
            <w:noProof/>
          </w:rPr>
          <w:t>23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Independent Quality Plan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142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237" w:history="1">
        <w:r w:rsidRPr="00210B31">
          <w:rPr>
            <w:rStyle w:val="Hyperlink"/>
            <w:noProof/>
          </w:rPr>
          <w:t>23.1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Systems Engineering Plan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142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238" w:history="1">
        <w:r w:rsidRPr="00210B31">
          <w:rPr>
            <w:rStyle w:val="Hyperlink"/>
            <w:noProof/>
          </w:rPr>
          <w:t>23.1.1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Supply Chain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142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239" w:history="1">
        <w:r w:rsidRPr="00210B31">
          <w:rPr>
            <w:rStyle w:val="Hyperlink"/>
            <w:noProof/>
          </w:rPr>
          <w:t>23.2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Thermal Model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143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240" w:history="1">
        <w:r w:rsidRPr="00210B31">
          <w:rPr>
            <w:rStyle w:val="Hyperlink"/>
            <w:noProof/>
          </w:rPr>
          <w:t>23.2.1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Flight Software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144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241" w:history="1">
        <w:r w:rsidRPr="00210B31">
          <w:rPr>
            <w:rStyle w:val="Hyperlink"/>
            <w:noProof/>
          </w:rPr>
          <w:t>23.3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Docking Adapter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144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242" w:history="1">
        <w:r w:rsidRPr="00210B31">
          <w:rPr>
            <w:rStyle w:val="Hyperlink"/>
            <w:noProof/>
          </w:rPr>
          <w:t>23.3.1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Test Campaign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145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243" w:history="1">
        <w:r w:rsidRPr="00210B31">
          <w:rPr>
            <w:rStyle w:val="Hyperlink"/>
            <w:noProof/>
          </w:rPr>
          <w:t>24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Integrated Safety Review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147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244" w:history="1">
        <w:r w:rsidRPr="00210B31">
          <w:rPr>
            <w:rStyle w:val="Hyperlink"/>
            <w:noProof/>
          </w:rPr>
          <w:t>24.1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Test Campaign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147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245" w:history="1">
        <w:r w:rsidRPr="00210B31">
          <w:rPr>
            <w:rStyle w:val="Hyperlink"/>
            <w:noProof/>
          </w:rPr>
          <w:t>24.1.1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Supply Chain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147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246" w:history="1">
        <w:r w:rsidRPr="00210B31">
          <w:rPr>
            <w:rStyle w:val="Hyperlink"/>
            <w:noProof/>
          </w:rPr>
          <w:t>24.2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Ground Segment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148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247" w:history="1">
        <w:r w:rsidRPr="00210B31">
          <w:rPr>
            <w:rStyle w:val="Hyperlink"/>
            <w:noProof/>
          </w:rPr>
          <w:t>24.2.1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Ground Segment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149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248" w:history="1">
        <w:r w:rsidRPr="00210B31">
          <w:rPr>
            <w:rStyle w:val="Hyperlink"/>
            <w:noProof/>
          </w:rPr>
          <w:t>24.3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Docking Adapter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149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249" w:history="1">
        <w:r w:rsidRPr="00210B31">
          <w:rPr>
            <w:rStyle w:val="Hyperlink"/>
            <w:noProof/>
          </w:rPr>
          <w:t>24.3.1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Mission Assurance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150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250" w:history="1">
        <w:r w:rsidRPr="00210B31">
          <w:rPr>
            <w:rStyle w:val="Hyperlink"/>
            <w:noProof/>
          </w:rPr>
          <w:t>25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Low-Risk Verification Matrix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152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251" w:history="1">
        <w:r w:rsidRPr="00210B31">
          <w:rPr>
            <w:rStyle w:val="Hyperlink"/>
            <w:noProof/>
          </w:rPr>
          <w:t>25.1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Mission Assurance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152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252" w:history="1">
        <w:r w:rsidRPr="00210B31">
          <w:rPr>
            <w:rStyle w:val="Hyperlink"/>
            <w:noProof/>
          </w:rPr>
          <w:t>25.1.1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Quality Plan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152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253" w:history="1">
        <w:r w:rsidRPr="00210B31">
          <w:rPr>
            <w:rStyle w:val="Hyperlink"/>
            <w:noProof/>
          </w:rPr>
          <w:t>25.2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Test Campaign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153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254" w:history="1">
        <w:r w:rsidRPr="00210B31">
          <w:rPr>
            <w:rStyle w:val="Hyperlink"/>
            <w:noProof/>
          </w:rPr>
          <w:t>25.2.1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Program Schedule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154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255" w:history="1">
        <w:r w:rsidRPr="00210B31">
          <w:rPr>
            <w:rStyle w:val="Hyperlink"/>
            <w:noProof/>
          </w:rPr>
          <w:t>25.3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Payload Integration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154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256" w:history="1">
        <w:r w:rsidRPr="00210B31">
          <w:rPr>
            <w:rStyle w:val="Hyperlink"/>
            <w:noProof/>
          </w:rPr>
          <w:t>25.3.1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Supply Chain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155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257" w:history="1">
        <w:r w:rsidRPr="00210B31">
          <w:rPr>
            <w:rStyle w:val="Hyperlink"/>
            <w:noProof/>
          </w:rPr>
          <w:t>26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Repeatable Payload Integration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157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258" w:history="1">
        <w:r w:rsidRPr="00210B31">
          <w:rPr>
            <w:rStyle w:val="Hyperlink"/>
            <w:noProof/>
          </w:rPr>
          <w:t>26.1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Launch Campaign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157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259" w:history="1">
        <w:r w:rsidRPr="00210B31">
          <w:rPr>
            <w:rStyle w:val="Hyperlink"/>
            <w:noProof/>
          </w:rPr>
          <w:t>26.1.1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Test Campaign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157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260" w:history="1">
        <w:r w:rsidRPr="00210B31">
          <w:rPr>
            <w:rStyle w:val="Hyperlink"/>
            <w:noProof/>
          </w:rPr>
          <w:t>26.2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Payload Integration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158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261" w:history="1">
        <w:r w:rsidRPr="00210B31">
          <w:rPr>
            <w:rStyle w:val="Hyperlink"/>
            <w:noProof/>
          </w:rPr>
          <w:t>26.2.1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Flight Software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159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262" w:history="1">
        <w:r w:rsidRPr="00210B31">
          <w:rPr>
            <w:rStyle w:val="Hyperlink"/>
            <w:noProof/>
          </w:rPr>
          <w:t>26.3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Mission Assurance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159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263" w:history="1">
        <w:r w:rsidRPr="00210B31">
          <w:rPr>
            <w:rStyle w:val="Hyperlink"/>
            <w:noProof/>
          </w:rPr>
          <w:t>26.3.1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Power Subsystem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160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264" w:history="1">
        <w:r w:rsidRPr="00210B31">
          <w:rPr>
            <w:rStyle w:val="Hyperlink"/>
            <w:noProof/>
          </w:rPr>
          <w:t>27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Low-Risk Risk Register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162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265" w:history="1">
        <w:r w:rsidRPr="00210B31">
          <w:rPr>
            <w:rStyle w:val="Hyperlink"/>
            <w:noProof/>
          </w:rPr>
          <w:t>27.1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Test Campaign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162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266" w:history="1">
        <w:r w:rsidRPr="00210B31">
          <w:rPr>
            <w:rStyle w:val="Hyperlink"/>
            <w:noProof/>
          </w:rPr>
          <w:t>27.1.1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Flight Software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162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267" w:history="1">
        <w:r w:rsidRPr="00210B31">
          <w:rPr>
            <w:rStyle w:val="Hyperlink"/>
            <w:noProof/>
          </w:rPr>
          <w:t>27.2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Launch Campaign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163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268" w:history="1">
        <w:r w:rsidRPr="00210B31">
          <w:rPr>
            <w:rStyle w:val="Hyperlink"/>
            <w:noProof/>
          </w:rPr>
          <w:t>27.2.1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Mission Assurance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164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269" w:history="1">
        <w:r w:rsidRPr="00210B31">
          <w:rPr>
            <w:rStyle w:val="Hyperlink"/>
            <w:noProof/>
          </w:rPr>
          <w:t>27.3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Thermal Model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164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270" w:history="1">
        <w:r w:rsidRPr="00210B31">
          <w:rPr>
            <w:rStyle w:val="Hyperlink"/>
            <w:noProof/>
          </w:rPr>
          <w:t>27.3.1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Systems Engineering Plan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165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271" w:history="1">
        <w:r w:rsidRPr="00210B31">
          <w:rPr>
            <w:rStyle w:val="Hyperlink"/>
            <w:noProof/>
          </w:rPr>
          <w:t>28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Flight-Qualified Ground Segment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168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272" w:history="1">
        <w:r w:rsidRPr="00210B31">
          <w:rPr>
            <w:rStyle w:val="Hyperlink"/>
            <w:noProof/>
          </w:rPr>
          <w:t>28.1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Risk Register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168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273" w:history="1">
        <w:r w:rsidRPr="00210B31">
          <w:rPr>
            <w:rStyle w:val="Hyperlink"/>
            <w:noProof/>
          </w:rPr>
          <w:t>28.1.1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Risk Register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168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274" w:history="1">
        <w:r w:rsidRPr="00210B31">
          <w:rPr>
            <w:rStyle w:val="Hyperlink"/>
            <w:noProof/>
          </w:rPr>
          <w:t>28.2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Flight Software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169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275" w:history="1">
        <w:r w:rsidRPr="00210B31">
          <w:rPr>
            <w:rStyle w:val="Hyperlink"/>
            <w:noProof/>
          </w:rPr>
          <w:t>28.2.1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Systems Engineering Plan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170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276" w:history="1">
        <w:r w:rsidRPr="00210B31">
          <w:rPr>
            <w:rStyle w:val="Hyperlink"/>
            <w:noProof/>
          </w:rPr>
          <w:t>28.3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Mission Assurance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170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277" w:history="1">
        <w:r w:rsidRPr="00210B31">
          <w:rPr>
            <w:rStyle w:val="Hyperlink"/>
            <w:noProof/>
          </w:rPr>
          <w:t>28.3.1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Risk Register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171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278" w:history="1">
        <w:r w:rsidRPr="00210B31">
          <w:rPr>
            <w:rStyle w:val="Hyperlink"/>
            <w:noProof/>
          </w:rPr>
          <w:t>29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Modular Systems Engineering Plan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173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279" w:history="1">
        <w:r w:rsidRPr="00210B31">
          <w:rPr>
            <w:rStyle w:val="Hyperlink"/>
            <w:noProof/>
          </w:rPr>
          <w:t>29.1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Docking Adapter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173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280" w:history="1">
        <w:r w:rsidRPr="00210B31">
          <w:rPr>
            <w:rStyle w:val="Hyperlink"/>
            <w:noProof/>
          </w:rPr>
          <w:t>29.1.1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Quality Plan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173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281" w:history="1">
        <w:r w:rsidRPr="00210B31">
          <w:rPr>
            <w:rStyle w:val="Hyperlink"/>
            <w:noProof/>
          </w:rPr>
          <w:t>29.2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Launch Campaign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174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282" w:history="1">
        <w:r w:rsidRPr="00210B31">
          <w:rPr>
            <w:rStyle w:val="Hyperlink"/>
            <w:noProof/>
          </w:rPr>
          <w:t>29.2.1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Docking Adapter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175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283" w:history="1">
        <w:r w:rsidRPr="00210B31">
          <w:rPr>
            <w:rStyle w:val="Hyperlink"/>
            <w:noProof/>
          </w:rPr>
          <w:t>29.3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Supply Chain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175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284" w:history="1">
        <w:r w:rsidRPr="00210B31">
          <w:rPr>
            <w:rStyle w:val="Hyperlink"/>
            <w:noProof/>
          </w:rPr>
          <w:t>29.3.1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Systems Engineering Plan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176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285" w:history="1">
        <w:r w:rsidRPr="00210B31">
          <w:rPr>
            <w:rStyle w:val="Hyperlink"/>
            <w:noProof/>
          </w:rPr>
          <w:t>30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Independent Program Schedule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178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286" w:history="1">
        <w:r w:rsidRPr="00210B31">
          <w:rPr>
            <w:rStyle w:val="Hyperlink"/>
            <w:noProof/>
          </w:rPr>
          <w:t>30.1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Configuration Baseline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178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287" w:history="1">
        <w:r w:rsidRPr="00210B31">
          <w:rPr>
            <w:rStyle w:val="Hyperlink"/>
            <w:noProof/>
          </w:rPr>
          <w:t>30.1.1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Thermal Model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178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288" w:history="1">
        <w:r w:rsidRPr="00210B31">
          <w:rPr>
            <w:rStyle w:val="Hyperlink"/>
            <w:noProof/>
          </w:rPr>
          <w:t>30.2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Payload Integration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179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289" w:history="1">
        <w:r w:rsidRPr="00210B31">
          <w:rPr>
            <w:rStyle w:val="Hyperlink"/>
            <w:noProof/>
          </w:rPr>
          <w:t>30.2.1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Crew Module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180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290" w:history="1">
        <w:r w:rsidRPr="00210B31">
          <w:rPr>
            <w:rStyle w:val="Hyperlink"/>
            <w:noProof/>
          </w:rPr>
          <w:t>30.3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Configuration Baseline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180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291" w:history="1">
        <w:r w:rsidRPr="00210B31">
          <w:rPr>
            <w:rStyle w:val="Hyperlink"/>
            <w:noProof/>
          </w:rPr>
          <w:t>30.3.1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Safety Review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181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292" w:history="1">
        <w:r w:rsidRPr="00210B31">
          <w:rPr>
            <w:rStyle w:val="Hyperlink"/>
            <w:noProof/>
          </w:rPr>
          <w:t>31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Modular Payload Integration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183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293" w:history="1">
        <w:r w:rsidRPr="00210B31">
          <w:rPr>
            <w:rStyle w:val="Hyperlink"/>
            <w:noProof/>
          </w:rPr>
          <w:t>31.1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Mission Assurance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183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294" w:history="1">
        <w:r w:rsidRPr="00210B31">
          <w:rPr>
            <w:rStyle w:val="Hyperlink"/>
            <w:noProof/>
          </w:rPr>
          <w:t>31.1.1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Risk Register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183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295" w:history="1">
        <w:r w:rsidRPr="00210B31">
          <w:rPr>
            <w:rStyle w:val="Hyperlink"/>
            <w:noProof/>
          </w:rPr>
          <w:t>31.2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Quality Plan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184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296" w:history="1">
        <w:r w:rsidRPr="00210B31">
          <w:rPr>
            <w:rStyle w:val="Hyperlink"/>
            <w:noProof/>
          </w:rPr>
          <w:t>31.2.1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Payload Integration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185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297" w:history="1">
        <w:r w:rsidRPr="00210B31">
          <w:rPr>
            <w:rStyle w:val="Hyperlink"/>
            <w:noProof/>
          </w:rPr>
          <w:t>31.3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Ground Segment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185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298" w:history="1">
        <w:r w:rsidRPr="00210B31">
          <w:rPr>
            <w:rStyle w:val="Hyperlink"/>
            <w:noProof/>
          </w:rPr>
          <w:t>31.3.1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Test Campaign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186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299" w:history="1">
        <w:r w:rsidRPr="00210B31">
          <w:rPr>
            <w:rStyle w:val="Hyperlink"/>
            <w:noProof/>
          </w:rPr>
          <w:t>32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Traceable Payload Integration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188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300" w:history="1">
        <w:r w:rsidRPr="00210B31">
          <w:rPr>
            <w:rStyle w:val="Hyperlink"/>
            <w:noProof/>
          </w:rPr>
          <w:t>32.1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Crew Module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188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301" w:history="1">
        <w:r w:rsidRPr="00210B31">
          <w:rPr>
            <w:rStyle w:val="Hyperlink"/>
            <w:noProof/>
          </w:rPr>
          <w:t>32.1.1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Mission Assurance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_Toc244102301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188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302" w:history="1">
        <w:r w:rsidRPr="00210B31">
          <w:rPr>
            <w:rStyle w:val="Hyperlink"/>
            <w:noProof/>
          </w:rPr>
          <w:t>32.2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Launch Campaign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_Toc244102302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189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303" w:history="1">
        <w:r w:rsidRPr="00210B31">
          <w:rPr>
            <w:rStyle w:val="Hyperlink"/>
            <w:noProof/>
          </w:rPr>
          <w:t>32.2.1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Quality Plan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_Toc244102303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190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304" w:history="1">
        <w:r w:rsidRPr="00210B31">
          <w:rPr>
            <w:rStyle w:val="Hyperlink"/>
            <w:noProof/>
          </w:rPr>
          <w:t>32.3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Payload Integration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_Toc244102304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190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305" w:history="1">
        <w:r w:rsidRPr="00210B31">
          <w:rPr>
            <w:rStyle w:val="Hyperlink"/>
            <w:noProof/>
          </w:rPr>
          <w:t>32.3.1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Verification Matrix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_Toc244102305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191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306" w:history="1">
        <w:r w:rsidRPr="00210B31">
          <w:rPr>
            <w:rStyle w:val="Hyperlink"/>
            <w:noProof/>
          </w:rPr>
          <w:t>33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Independent Payload Integration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193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307" w:history="1">
        <w:r w:rsidRPr="00210B31">
          <w:rPr>
            <w:rStyle w:val="Hyperlink"/>
            <w:noProof/>
          </w:rPr>
          <w:t>33.1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Ground Segment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_Toc244102307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193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308" w:history="1">
        <w:r w:rsidRPr="00210B31">
          <w:rPr>
            <w:rStyle w:val="Hyperlink"/>
            <w:noProof/>
          </w:rPr>
          <w:t>33.1.1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Thermal Model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193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309" w:history="1">
        <w:r w:rsidRPr="00210B31">
          <w:rPr>
            <w:rStyle w:val="Hyperlink"/>
            <w:noProof/>
          </w:rPr>
          <w:t>33.2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Supply Chain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194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310" w:history="1">
        <w:r w:rsidRPr="00210B31">
          <w:rPr>
            <w:rStyle w:val="Hyperlink"/>
            <w:noProof/>
          </w:rPr>
          <w:t>33.2.1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Power Subsystem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195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311" w:history="1">
        <w:r w:rsidRPr="00210B31">
          <w:rPr>
            <w:rStyle w:val="Hyperlink"/>
            <w:noProof/>
          </w:rPr>
          <w:t>33.3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Configuration Baseline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195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312" w:history="1">
        <w:r w:rsidRPr="00210B31">
          <w:rPr>
            <w:rStyle w:val="Hyperlink"/>
            <w:noProof/>
          </w:rPr>
          <w:t>33.3.1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Ground Segment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196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313" w:history="1">
        <w:r w:rsidRPr="00210B31">
          <w:rPr>
            <w:rStyle w:val="Hyperlink"/>
            <w:noProof/>
          </w:rPr>
          <w:t>34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Proven Crew Module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198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314" w:history="1">
        <w:r w:rsidRPr="00210B31">
          <w:rPr>
            <w:rStyle w:val="Hyperlink"/>
            <w:noProof/>
          </w:rPr>
          <w:t>34.1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Ground Segment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198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315" w:history="1">
        <w:r w:rsidRPr="00210B31">
          <w:rPr>
            <w:rStyle w:val="Hyperlink"/>
            <w:noProof/>
          </w:rPr>
          <w:t>34.1.1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Docking Adapter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198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316" w:history="1">
        <w:r w:rsidRPr="00210B31">
          <w:rPr>
            <w:rStyle w:val="Hyperlink"/>
            <w:noProof/>
          </w:rPr>
          <w:t>34.2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Verification Matrix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199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317" w:history="1">
        <w:r w:rsidRPr="00210B31">
          <w:rPr>
            <w:rStyle w:val="Hyperlink"/>
            <w:noProof/>
          </w:rPr>
          <w:t>34.2.1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Program Schedule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200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318" w:history="1">
        <w:r w:rsidRPr="00210B31">
          <w:rPr>
            <w:rStyle w:val="Hyperlink"/>
            <w:noProof/>
          </w:rPr>
          <w:t>34.3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Test Campaign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_Toc244102318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200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319" w:history="1">
        <w:r w:rsidRPr="00210B31">
          <w:rPr>
            <w:rStyle w:val="Hyperlink"/>
            <w:noProof/>
          </w:rPr>
          <w:t>34.3.1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Flight Software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_Toc244102319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201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320" w:history="1">
        <w:r w:rsidRPr="00210B31">
          <w:rPr>
            <w:rStyle w:val="Hyperlink"/>
            <w:noProof/>
          </w:rPr>
          <w:t>35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Integrated Payload Integration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203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321" w:history="1">
        <w:r w:rsidRPr="00210B31">
          <w:rPr>
            <w:rStyle w:val="Hyperlink"/>
            <w:noProof/>
          </w:rPr>
          <w:t>35.1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Crew Module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203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322" w:history="1">
        <w:r w:rsidRPr="00210B31">
          <w:rPr>
            <w:rStyle w:val="Hyperlink"/>
            <w:noProof/>
          </w:rPr>
          <w:t>35.1.1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Ground Segment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203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323" w:history="1">
        <w:r w:rsidRPr="00210B31">
          <w:rPr>
            <w:rStyle w:val="Hyperlink"/>
            <w:noProof/>
          </w:rPr>
          <w:t>35.2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Ground Segment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204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324" w:history="1">
        <w:r w:rsidRPr="00210B31">
          <w:rPr>
            <w:rStyle w:val="Hyperlink"/>
            <w:noProof/>
          </w:rPr>
          <w:t>35.2.1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Risk Register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205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325" w:history="1">
        <w:r w:rsidRPr="00210B31">
          <w:rPr>
            <w:rStyle w:val="Hyperlink"/>
            <w:noProof/>
          </w:rPr>
          <w:t>35.3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Mission Assurance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205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326" w:history="1">
        <w:r w:rsidRPr="00210B31">
          <w:rPr>
            <w:rStyle w:val="Hyperlink"/>
            <w:noProof/>
          </w:rPr>
          <w:t>35.3.1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Safety Review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206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327" w:history="1">
        <w:r w:rsidRPr="00210B31">
          <w:rPr>
            <w:rStyle w:val="Hyperlink"/>
            <w:noProof/>
          </w:rPr>
          <w:t>36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Repeatable Risk Register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208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328" w:history="1">
        <w:r w:rsidRPr="00210B31">
          <w:rPr>
            <w:rStyle w:val="Hyperlink"/>
            <w:noProof/>
          </w:rPr>
          <w:t>36.1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Program Schedule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208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329" w:history="1">
        <w:r w:rsidRPr="00210B31">
          <w:rPr>
            <w:rStyle w:val="Hyperlink"/>
            <w:noProof/>
          </w:rPr>
          <w:t>36.1.1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Mission Assurance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208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330" w:history="1">
        <w:r w:rsidRPr="00210B31">
          <w:rPr>
            <w:rStyle w:val="Hyperlink"/>
            <w:noProof/>
          </w:rPr>
          <w:t>36.2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Flight Software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209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331" w:history="1">
        <w:r w:rsidRPr="00210B31">
          <w:rPr>
            <w:rStyle w:val="Hyperlink"/>
            <w:noProof/>
          </w:rPr>
          <w:t>36.2.1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Thermal Model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210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332" w:history="1">
        <w:r w:rsidRPr="00210B31">
          <w:rPr>
            <w:rStyle w:val="Hyperlink"/>
            <w:noProof/>
          </w:rPr>
          <w:t>36.3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Configuration Baseline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210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333" w:history="1">
        <w:r w:rsidRPr="00210B31">
          <w:rPr>
            <w:rStyle w:val="Hyperlink"/>
            <w:noProof/>
          </w:rPr>
          <w:t>36.3.1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Power Subsystem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211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334" w:history="1">
        <w:r w:rsidRPr="00210B31">
          <w:rPr>
            <w:rStyle w:val="Hyperlink"/>
            <w:noProof/>
          </w:rPr>
          <w:t>37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Proven Program Schedule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213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335" w:history="1">
        <w:r w:rsidRPr="00210B31">
          <w:rPr>
            <w:rStyle w:val="Hyperlink"/>
            <w:noProof/>
          </w:rPr>
          <w:t>37.1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Quality Plan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213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336" w:history="1">
        <w:r w:rsidRPr="00210B31">
          <w:rPr>
            <w:rStyle w:val="Hyperlink"/>
            <w:noProof/>
          </w:rPr>
          <w:t>37.1.1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Ground Segment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213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337" w:history="1">
        <w:r w:rsidRPr="00210B31">
          <w:rPr>
            <w:rStyle w:val="Hyperlink"/>
            <w:noProof/>
          </w:rPr>
          <w:t>37.2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Supply Chain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214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338" w:history="1">
        <w:r w:rsidRPr="00210B31">
          <w:rPr>
            <w:rStyle w:val="Hyperlink"/>
            <w:noProof/>
          </w:rPr>
          <w:t>37.2.1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Configuration Baseline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215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339" w:history="1">
        <w:r w:rsidRPr="00210B31">
          <w:rPr>
            <w:rStyle w:val="Hyperlink"/>
            <w:noProof/>
          </w:rPr>
          <w:t>37.3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Systems Engineering Plan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215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340" w:history="1">
        <w:r w:rsidRPr="00210B31">
          <w:rPr>
            <w:rStyle w:val="Hyperlink"/>
            <w:noProof/>
          </w:rPr>
          <w:t>37.3.1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Mission Assurance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216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341" w:history="1">
        <w:r w:rsidRPr="00210B31">
          <w:rPr>
            <w:rStyle w:val="Hyperlink"/>
            <w:noProof/>
          </w:rPr>
          <w:t>38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Repeatable Verification Matrix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219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342" w:history="1">
        <w:r w:rsidRPr="00210B31">
          <w:rPr>
            <w:rStyle w:val="Hyperlink"/>
            <w:noProof/>
          </w:rPr>
          <w:t>38.1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Crew Module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219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343" w:history="1">
        <w:r w:rsidRPr="00210B31">
          <w:rPr>
            <w:rStyle w:val="Hyperlink"/>
            <w:noProof/>
          </w:rPr>
          <w:t>38.1.1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Systems Engineering Plan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219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344" w:history="1">
        <w:r w:rsidRPr="00210B31">
          <w:rPr>
            <w:rStyle w:val="Hyperlink"/>
            <w:noProof/>
          </w:rPr>
          <w:t>38.2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Mission Assurance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220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345" w:history="1">
        <w:r w:rsidRPr="00210B31">
          <w:rPr>
            <w:rStyle w:val="Hyperlink"/>
            <w:noProof/>
          </w:rPr>
          <w:t>38.2.1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Ground Segment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221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346" w:history="1">
        <w:r w:rsidRPr="00210B31">
          <w:rPr>
            <w:rStyle w:val="Hyperlink"/>
            <w:noProof/>
          </w:rPr>
          <w:t>38.3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Systems Engineering Plan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221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347" w:history="1">
        <w:r w:rsidRPr="00210B31">
          <w:rPr>
            <w:rStyle w:val="Hyperlink"/>
            <w:noProof/>
          </w:rPr>
          <w:t>38.3.1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Power Subsystem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222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348" w:history="1">
        <w:r w:rsidRPr="00210B31">
          <w:rPr>
            <w:rStyle w:val="Hyperlink"/>
            <w:noProof/>
          </w:rPr>
          <w:t>39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Traceable Configuration Baseline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224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349" w:history="1">
        <w:r w:rsidRPr="00210B31">
          <w:rPr>
            <w:rStyle w:val="Hyperlink"/>
            <w:noProof/>
          </w:rPr>
          <w:t>39.1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Flight Software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224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350" w:history="1">
        <w:r w:rsidRPr="00210B31">
          <w:rPr>
            <w:rStyle w:val="Hyperlink"/>
            <w:noProof/>
          </w:rPr>
          <w:t>39.1.1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Program Schedule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224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351" w:history="1">
        <w:r w:rsidRPr="00210B31">
          <w:rPr>
            <w:rStyle w:val="Hyperlink"/>
            <w:noProof/>
          </w:rPr>
          <w:t>39.2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Mission Assurance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225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352" w:history="1">
        <w:r w:rsidRPr="00210B31">
          <w:rPr>
            <w:rStyle w:val="Hyperlink"/>
            <w:noProof/>
          </w:rPr>
          <w:t>39.2.1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Payload Integration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226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353" w:history="1">
        <w:r w:rsidRPr="00210B31">
          <w:rPr>
            <w:rStyle w:val="Hyperlink"/>
            <w:noProof/>
          </w:rPr>
          <w:t>39.3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Supply Chain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226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354" w:history="1">
        <w:r w:rsidRPr="00210B31">
          <w:rPr>
            <w:rStyle w:val="Hyperlink"/>
            <w:noProof/>
          </w:rPr>
          <w:t>39.3.1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Supply Chain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227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355" w:history="1">
        <w:r w:rsidRPr="00210B31">
          <w:rPr>
            <w:rStyle w:val="Hyperlink"/>
            <w:noProof/>
          </w:rPr>
          <w:t>40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Integrated Safety Review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229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356" w:history="1">
        <w:r w:rsidRPr="00210B31">
          <w:rPr>
            <w:rStyle w:val="Hyperlink"/>
            <w:noProof/>
          </w:rPr>
          <w:t>40.1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Mission Assurance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229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357" w:history="1">
        <w:r w:rsidRPr="00210B31">
          <w:rPr>
            <w:rStyle w:val="Hyperlink"/>
            <w:noProof/>
          </w:rPr>
          <w:t>40.1.1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Mission Assurance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229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358" w:history="1">
        <w:r w:rsidRPr="00210B31">
          <w:rPr>
            <w:rStyle w:val="Hyperlink"/>
            <w:noProof/>
          </w:rPr>
          <w:t>40.2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Quality Plan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230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359" w:history="1">
        <w:r w:rsidRPr="00210B31">
          <w:rPr>
            <w:rStyle w:val="Hyperlink"/>
            <w:noProof/>
          </w:rPr>
          <w:t>40.2.1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Crew Module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231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360" w:history="1">
        <w:r w:rsidRPr="00210B31">
          <w:rPr>
            <w:rStyle w:val="Hyperlink"/>
            <w:noProof/>
          </w:rPr>
          <w:t>40.3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Program Schedule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231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361" w:history="1">
        <w:r w:rsidRPr="00210B31">
          <w:rPr>
            <w:rStyle w:val="Hyperlink"/>
            <w:noProof/>
          </w:rPr>
          <w:t>40.3.1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Quality Plan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232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362" w:history="1">
        <w:r w:rsidRPr="00210B31">
          <w:rPr>
            <w:rStyle w:val="Hyperlink"/>
            <w:noProof/>
          </w:rPr>
          <w:t>41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Integrated Configuration Baseline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234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363" w:history="1">
        <w:r w:rsidRPr="00210B31">
          <w:rPr>
            <w:rStyle w:val="Hyperlink"/>
            <w:noProof/>
          </w:rPr>
          <w:t>41.1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Quality Plan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234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364" w:history="1">
        <w:r w:rsidRPr="00210B31">
          <w:rPr>
            <w:rStyle w:val="Hyperlink"/>
            <w:noProof/>
          </w:rPr>
          <w:t>41.1.1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Thermal Model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234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365" w:history="1">
        <w:r w:rsidRPr="00210B31">
          <w:rPr>
            <w:rStyle w:val="Hyperlink"/>
            <w:noProof/>
          </w:rPr>
          <w:t>41.2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Risk Register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235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366" w:history="1">
        <w:r w:rsidRPr="00210B31">
          <w:rPr>
            <w:rStyle w:val="Hyperlink"/>
            <w:noProof/>
          </w:rPr>
          <w:t>41.2.1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Verification Matrix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236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367" w:history="1">
        <w:r w:rsidRPr="00210B31">
          <w:rPr>
            <w:rStyle w:val="Hyperlink"/>
            <w:noProof/>
          </w:rPr>
          <w:t>41.3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Supply Chain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236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368" w:history="1">
        <w:r w:rsidRPr="00210B31">
          <w:rPr>
            <w:rStyle w:val="Hyperlink"/>
            <w:noProof/>
          </w:rPr>
          <w:t>41.3.1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Safety Review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237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369" w:history="1">
        <w:r w:rsidRPr="00210B31">
          <w:rPr>
            <w:rStyle w:val="Hyperlink"/>
            <w:noProof/>
          </w:rPr>
          <w:t>42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Flight-Qualified Crew Module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239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370" w:history="1">
        <w:r w:rsidRPr="00210B31">
          <w:rPr>
            <w:rStyle w:val="Hyperlink"/>
            <w:noProof/>
          </w:rPr>
          <w:t>42.1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Mission Assurance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239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371" w:history="1">
        <w:r w:rsidRPr="00210B31">
          <w:rPr>
            <w:rStyle w:val="Hyperlink"/>
            <w:noProof/>
          </w:rPr>
          <w:t>42.1.1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Ground Segment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239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372" w:history="1">
        <w:r w:rsidRPr="00210B31">
          <w:rPr>
            <w:rStyle w:val="Hyperlink"/>
            <w:noProof/>
          </w:rPr>
          <w:t>42.2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Risk Register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240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373" w:history="1">
        <w:r w:rsidRPr="00210B31">
          <w:rPr>
            <w:rStyle w:val="Hyperlink"/>
            <w:noProof/>
          </w:rPr>
          <w:t>42.2.1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Ground Segment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241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374" w:history="1">
        <w:r w:rsidRPr="00210B31">
          <w:rPr>
            <w:rStyle w:val="Hyperlink"/>
            <w:noProof/>
          </w:rPr>
          <w:t>42.3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Flight Software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241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375" w:history="1">
        <w:r w:rsidRPr="00210B31">
          <w:rPr>
            <w:rStyle w:val="Hyperlink"/>
            <w:noProof/>
          </w:rPr>
          <w:t>42.3.1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Docking Adapter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242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376" w:history="1">
        <w:r w:rsidRPr="00210B31">
          <w:rPr>
            <w:rStyle w:val="Hyperlink"/>
            <w:noProof/>
          </w:rPr>
          <w:t>43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Measured Safety Review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244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377" w:history="1">
        <w:r w:rsidRPr="00210B31">
          <w:rPr>
            <w:rStyle w:val="Hyperlink"/>
            <w:noProof/>
          </w:rPr>
          <w:t>43.1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Docking Adapter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244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378" w:history="1">
        <w:r w:rsidRPr="00210B31">
          <w:rPr>
            <w:rStyle w:val="Hyperlink"/>
            <w:noProof/>
          </w:rPr>
          <w:t>43.1.1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Verification Matrix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244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379" w:history="1">
        <w:r w:rsidRPr="00210B31">
          <w:rPr>
            <w:rStyle w:val="Hyperlink"/>
            <w:noProof/>
          </w:rPr>
          <w:t>43.2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Launch Campaign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245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380" w:history="1">
        <w:r w:rsidRPr="00210B31">
          <w:rPr>
            <w:rStyle w:val="Hyperlink"/>
            <w:noProof/>
          </w:rPr>
          <w:t>43.2.1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Ground Segment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246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381" w:history="1">
        <w:r w:rsidRPr="00210B31">
          <w:rPr>
            <w:rStyle w:val="Hyperlink"/>
            <w:noProof/>
          </w:rPr>
          <w:t>43.3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Docking Adapter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246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382" w:history="1">
        <w:r w:rsidRPr="00210B31">
          <w:rPr>
            <w:rStyle w:val="Hyperlink"/>
            <w:noProof/>
          </w:rPr>
          <w:t>43.3.1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Verification Matrix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247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383" w:history="1">
        <w:r w:rsidRPr="00210B31">
          <w:rPr>
            <w:rStyle w:val="Hyperlink"/>
            <w:noProof/>
          </w:rPr>
          <w:t>44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Low-Risk Test Campaign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249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384" w:history="1">
        <w:r w:rsidRPr="00210B31">
          <w:rPr>
            <w:rStyle w:val="Hyperlink"/>
            <w:noProof/>
          </w:rPr>
          <w:t>44.1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Payload Integration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249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385" w:history="1">
        <w:r w:rsidRPr="00210B31">
          <w:rPr>
            <w:rStyle w:val="Hyperlink"/>
            <w:noProof/>
          </w:rPr>
          <w:t>44.1.1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Docking Adapter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249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386" w:history="1">
        <w:r w:rsidRPr="00210B31">
          <w:rPr>
            <w:rStyle w:val="Hyperlink"/>
            <w:noProof/>
          </w:rPr>
          <w:t>44.2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Risk Register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250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387" w:history="1">
        <w:r w:rsidRPr="00210B31">
          <w:rPr>
            <w:rStyle w:val="Hyperlink"/>
            <w:noProof/>
          </w:rPr>
          <w:t>44.2.1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Launch Campaign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251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388" w:history="1">
        <w:r w:rsidRPr="00210B31">
          <w:rPr>
            <w:rStyle w:val="Hyperlink"/>
            <w:noProof/>
          </w:rPr>
          <w:t>44.3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Supply Chain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251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389" w:history="1">
        <w:r w:rsidRPr="00210B31">
          <w:rPr>
            <w:rStyle w:val="Hyperlink"/>
            <w:noProof/>
          </w:rPr>
          <w:t>44.3.1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Risk Register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252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390" w:history="1">
        <w:r w:rsidRPr="00210B31">
          <w:rPr>
            <w:rStyle w:val="Hyperlink"/>
            <w:noProof/>
          </w:rPr>
          <w:t>45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Independent Flight Software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254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391" w:history="1">
        <w:r w:rsidRPr="00210B31">
          <w:rPr>
            <w:rStyle w:val="Hyperlink"/>
            <w:noProof/>
          </w:rPr>
          <w:t>45.1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Test Campaign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254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392" w:history="1">
        <w:r w:rsidRPr="00210B31">
          <w:rPr>
            <w:rStyle w:val="Hyperlink"/>
            <w:noProof/>
          </w:rPr>
          <w:t>45.1.1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Quality Plan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254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393" w:history="1">
        <w:r w:rsidRPr="00210B31">
          <w:rPr>
            <w:rStyle w:val="Hyperlink"/>
            <w:noProof/>
          </w:rPr>
          <w:t>45.2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Configuration Baseline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255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394" w:history="1">
        <w:r w:rsidRPr="00210B31">
          <w:rPr>
            <w:rStyle w:val="Hyperlink"/>
            <w:noProof/>
          </w:rPr>
          <w:t>45.2.1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Thermal Model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256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395" w:history="1">
        <w:r w:rsidRPr="00210B31">
          <w:rPr>
            <w:rStyle w:val="Hyperlink"/>
            <w:noProof/>
          </w:rPr>
          <w:t>45.3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Flight Software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256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396" w:history="1">
        <w:r w:rsidRPr="00210B31">
          <w:rPr>
            <w:rStyle w:val="Hyperlink"/>
            <w:noProof/>
          </w:rPr>
          <w:t>45.3.1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Ground Segment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257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397" w:history="1">
        <w:r w:rsidRPr="00210B31">
          <w:rPr>
            <w:rStyle w:val="Hyperlink"/>
            <w:noProof/>
          </w:rPr>
          <w:t>46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Proven Quality Plan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259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398" w:history="1">
        <w:r w:rsidRPr="00210B31">
          <w:rPr>
            <w:rStyle w:val="Hyperlink"/>
            <w:noProof/>
          </w:rPr>
          <w:t>46.1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Flight Software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259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399" w:history="1">
        <w:r w:rsidRPr="00210B31">
          <w:rPr>
            <w:rStyle w:val="Hyperlink"/>
            <w:noProof/>
          </w:rPr>
          <w:t>46.1.1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Systems Engineering Plan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259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400" w:history="1">
        <w:r w:rsidRPr="00210B31">
          <w:rPr>
            <w:rStyle w:val="Hyperlink"/>
            <w:noProof/>
          </w:rPr>
          <w:t>46.2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Systems Engineering Plan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260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401" w:history="1">
        <w:r w:rsidRPr="00210B31">
          <w:rPr>
            <w:rStyle w:val="Hyperlink"/>
            <w:noProof/>
          </w:rPr>
          <w:t>46.2.1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Ground Segment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261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402" w:history="1">
        <w:r w:rsidRPr="00210B31">
          <w:rPr>
            <w:rStyle w:val="Hyperlink"/>
            <w:noProof/>
          </w:rPr>
          <w:t>46.3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Ground Segment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261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403" w:history="1">
        <w:r w:rsidRPr="00210B31">
          <w:rPr>
            <w:rStyle w:val="Hyperlink"/>
            <w:noProof/>
          </w:rPr>
          <w:t>46.3.1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Flight Software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262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404" w:history="1">
        <w:r w:rsidRPr="00210B31">
          <w:rPr>
            <w:rStyle w:val="Hyperlink"/>
            <w:noProof/>
          </w:rPr>
          <w:t>47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Measured Safety Review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264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405" w:history="1">
        <w:r w:rsidRPr="00210B31">
          <w:rPr>
            <w:rStyle w:val="Hyperlink"/>
            <w:noProof/>
          </w:rPr>
          <w:t>47.1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Test Campaign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264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406" w:history="1">
        <w:r w:rsidRPr="00210B31">
          <w:rPr>
            <w:rStyle w:val="Hyperlink"/>
            <w:noProof/>
          </w:rPr>
          <w:t>47.1.1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Payload Integration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264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407" w:history="1">
        <w:r w:rsidRPr="00210B31">
          <w:rPr>
            <w:rStyle w:val="Hyperlink"/>
            <w:noProof/>
          </w:rPr>
          <w:t>47.2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Mission Assurance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265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408" w:history="1">
        <w:r w:rsidRPr="00210B31">
          <w:rPr>
            <w:rStyle w:val="Hyperlink"/>
            <w:noProof/>
          </w:rPr>
          <w:t>47.2.1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Program Schedule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266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409" w:history="1">
        <w:r w:rsidRPr="00210B31">
          <w:rPr>
            <w:rStyle w:val="Hyperlink"/>
            <w:noProof/>
          </w:rPr>
          <w:t>47.3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Risk Register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266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410" w:history="1">
        <w:r w:rsidRPr="00210B31">
          <w:rPr>
            <w:rStyle w:val="Hyperlink"/>
            <w:noProof/>
          </w:rPr>
          <w:t>47.3.1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Quality Plan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267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411" w:history="1">
        <w:r w:rsidRPr="00210B31">
          <w:rPr>
            <w:rStyle w:val="Hyperlink"/>
            <w:noProof/>
          </w:rPr>
          <w:t>48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Integrated Ground Segment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270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412" w:history="1">
        <w:r w:rsidRPr="00210B31">
          <w:rPr>
            <w:rStyle w:val="Hyperlink"/>
            <w:noProof/>
          </w:rPr>
          <w:t>48.1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Supply Chain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270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413" w:history="1">
        <w:r w:rsidRPr="00210B31">
          <w:rPr>
            <w:rStyle w:val="Hyperlink"/>
            <w:noProof/>
          </w:rPr>
          <w:t>48.1.1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Mission Assurance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270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414" w:history="1">
        <w:r w:rsidRPr="00210B31">
          <w:rPr>
            <w:rStyle w:val="Hyperlink"/>
            <w:noProof/>
          </w:rPr>
          <w:t>48.2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Risk Register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271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415" w:history="1">
        <w:r w:rsidRPr="00210B31">
          <w:rPr>
            <w:rStyle w:val="Hyperlink"/>
            <w:noProof/>
          </w:rPr>
          <w:t>48.2.1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Quality Plan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272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416" w:history="1">
        <w:r w:rsidRPr="00210B31">
          <w:rPr>
            <w:rStyle w:val="Hyperlink"/>
            <w:noProof/>
          </w:rPr>
          <w:t>48.3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Configuration Baseline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272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417" w:history="1">
        <w:r w:rsidRPr="00210B31">
          <w:rPr>
            <w:rStyle w:val="Hyperlink"/>
            <w:noProof/>
          </w:rPr>
          <w:t>48.3.1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Supply Chain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273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418" w:history="1">
        <w:r w:rsidRPr="00210B31">
          <w:rPr>
            <w:rStyle w:val="Hyperlink"/>
            <w:noProof/>
          </w:rPr>
          <w:t>49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Integrated Crew Module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275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419" w:history="1">
        <w:r w:rsidRPr="00210B31">
          <w:rPr>
            <w:rStyle w:val="Hyperlink"/>
            <w:noProof/>
          </w:rPr>
          <w:t>49.1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Payload Integration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275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420" w:history="1">
        <w:r w:rsidRPr="00210B31">
          <w:rPr>
            <w:rStyle w:val="Hyperlink"/>
            <w:noProof/>
          </w:rPr>
          <w:t>49.1.1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Docking Adapter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275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421" w:history="1">
        <w:r w:rsidRPr="00210B31">
          <w:rPr>
            <w:rStyle w:val="Hyperlink"/>
            <w:noProof/>
          </w:rPr>
          <w:t>49.2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Verification Matrix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276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422" w:history="1">
        <w:r w:rsidRPr="00210B31">
          <w:rPr>
            <w:rStyle w:val="Hyperlink"/>
            <w:noProof/>
          </w:rPr>
          <w:t>49.2.1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Mission Assurance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_Toc244102422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277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423" w:history="1">
        <w:r w:rsidRPr="00210B31">
          <w:rPr>
            <w:rStyle w:val="Hyperlink"/>
            <w:noProof/>
          </w:rPr>
          <w:t>49.3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Systems Engineering Plan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277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424" w:history="1">
        <w:r w:rsidRPr="00210B31">
          <w:rPr>
            <w:rStyle w:val="Hyperlink"/>
            <w:noProof/>
          </w:rPr>
          <w:t>49.3.1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Verification Matrix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278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425" w:history="1">
        <w:r w:rsidRPr="00210B31">
          <w:rPr>
            <w:rStyle w:val="Hyperlink"/>
            <w:noProof/>
          </w:rPr>
          <w:t>50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Measured Systems Engineering Plan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280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426" w:history="1">
        <w:r w:rsidRPr="00210B31">
          <w:rPr>
            <w:rStyle w:val="Hyperlink"/>
            <w:noProof/>
          </w:rPr>
          <w:t>50.1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Program Schedule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280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427" w:history="1">
        <w:r w:rsidRPr="00210B31">
          <w:rPr>
            <w:rStyle w:val="Hyperlink"/>
            <w:noProof/>
          </w:rPr>
          <w:t>50.1.1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Quality Plan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280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428" w:history="1">
        <w:r w:rsidRPr="00210B31">
          <w:rPr>
            <w:rStyle w:val="Hyperlink"/>
            <w:noProof/>
          </w:rPr>
          <w:t>50.2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Program Schedule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281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429" w:history="1">
        <w:r w:rsidRPr="00210B31">
          <w:rPr>
            <w:rStyle w:val="Hyperlink"/>
            <w:noProof/>
          </w:rPr>
          <w:t>50.2.1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Mission Assurance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282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430" w:history="1">
        <w:r w:rsidRPr="00210B31">
          <w:rPr>
            <w:rStyle w:val="Hyperlink"/>
            <w:noProof/>
          </w:rPr>
          <w:t>50.3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Mission Assurance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282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431" w:history="1">
        <w:r w:rsidRPr="00210B31">
          <w:rPr>
            <w:rStyle w:val="Hyperlink"/>
            <w:noProof/>
          </w:rPr>
          <w:t>50.3.1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Safety Review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283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432" w:history="1">
        <w:r w:rsidRPr="00210B31">
          <w:rPr>
            <w:rStyle w:val="Hyperlink"/>
            <w:noProof/>
          </w:rPr>
          <w:t>51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Repeatable Program Schedule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285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433" w:history="1">
        <w:r w:rsidRPr="00210B31">
          <w:rPr>
            <w:rStyle w:val="Hyperlink"/>
            <w:noProof/>
          </w:rPr>
          <w:t>51.1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Quality Plan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285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434" w:history="1">
        <w:r w:rsidRPr="00210B31">
          <w:rPr>
            <w:rStyle w:val="Hyperlink"/>
            <w:noProof/>
          </w:rPr>
          <w:t>51.1.1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Flight Software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285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435" w:history="1">
        <w:r w:rsidRPr="00210B31">
          <w:rPr>
            <w:rStyle w:val="Hyperlink"/>
            <w:noProof/>
          </w:rPr>
          <w:t>51.2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Power Subsystem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286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436" w:history="1">
        <w:r w:rsidRPr="00210B31">
          <w:rPr>
            <w:rStyle w:val="Hyperlink"/>
            <w:noProof/>
          </w:rPr>
          <w:t>51.2.1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Systems Engineering Plan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287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437" w:history="1">
        <w:r w:rsidRPr="00210B31">
          <w:rPr>
            <w:rStyle w:val="Hyperlink"/>
            <w:noProof/>
          </w:rPr>
          <w:t>51.3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Payload Integration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287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438" w:history="1">
        <w:r w:rsidRPr="00210B31">
          <w:rPr>
            <w:rStyle w:val="Hyperlink"/>
            <w:noProof/>
          </w:rPr>
          <w:t>51.3.1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Systems Engineering Plan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288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439" w:history="1">
        <w:r w:rsidRPr="00210B31">
          <w:rPr>
            <w:rStyle w:val="Hyperlink"/>
            <w:noProof/>
          </w:rPr>
          <w:t>52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Low-Risk Supply Chain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290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440" w:history="1">
        <w:r w:rsidRPr="00210B31">
          <w:rPr>
            <w:rStyle w:val="Hyperlink"/>
            <w:noProof/>
          </w:rPr>
          <w:t>52.1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Safety Review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290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441" w:history="1">
        <w:r w:rsidRPr="00210B31">
          <w:rPr>
            <w:rStyle w:val="Hyperlink"/>
            <w:noProof/>
          </w:rPr>
          <w:t>52.1.1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Safety Review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290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442" w:history="1">
        <w:r w:rsidRPr="00210B31">
          <w:rPr>
            <w:rStyle w:val="Hyperlink"/>
            <w:noProof/>
          </w:rPr>
          <w:t>52.2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Payload Integration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_Toc244102442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291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443" w:history="1">
        <w:r w:rsidRPr="00210B31">
          <w:rPr>
            <w:rStyle w:val="Hyperlink"/>
            <w:noProof/>
          </w:rPr>
          <w:t>52.2.1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Launch Campaign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_Toc244102443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292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444" w:history="1">
        <w:r w:rsidRPr="00210B31">
          <w:rPr>
            <w:rStyle w:val="Hyperlink"/>
            <w:noProof/>
          </w:rPr>
          <w:t>52.3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Safety Review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292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445" w:history="1">
        <w:r w:rsidRPr="00210B31">
          <w:rPr>
            <w:rStyle w:val="Hyperlink"/>
            <w:noProof/>
          </w:rPr>
          <w:t>52.3.1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Thermal Model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293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446" w:history="1">
        <w:r w:rsidRPr="00210B31">
          <w:rPr>
            <w:rStyle w:val="Hyperlink"/>
            <w:noProof/>
          </w:rPr>
          <w:t>53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Proven Docking Adapter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295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447" w:history="1">
        <w:r w:rsidRPr="00210B31">
          <w:rPr>
            <w:rStyle w:val="Hyperlink"/>
            <w:noProof/>
          </w:rPr>
          <w:t>53.1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Crew Module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295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448" w:history="1">
        <w:r w:rsidRPr="00210B31">
          <w:rPr>
            <w:rStyle w:val="Hyperlink"/>
            <w:noProof/>
          </w:rPr>
          <w:t>53.1.1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Ground Segment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295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449" w:history="1">
        <w:r w:rsidRPr="00210B31">
          <w:rPr>
            <w:rStyle w:val="Hyperlink"/>
            <w:noProof/>
          </w:rPr>
          <w:t>53.2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Crew Module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296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450" w:history="1">
        <w:r w:rsidRPr="00210B31">
          <w:rPr>
            <w:rStyle w:val="Hyperlink"/>
            <w:noProof/>
          </w:rPr>
          <w:t>53.2.1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Program Schedule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297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451" w:history="1">
        <w:r w:rsidRPr="00210B31">
          <w:rPr>
            <w:rStyle w:val="Hyperlink"/>
            <w:noProof/>
          </w:rPr>
          <w:t>53.3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Payload Integration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297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452" w:history="1">
        <w:r w:rsidRPr="00210B31">
          <w:rPr>
            <w:rStyle w:val="Hyperlink"/>
            <w:noProof/>
          </w:rPr>
          <w:t>53.3.1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Docking Adapter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298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453" w:history="1">
        <w:r w:rsidRPr="00210B31">
          <w:rPr>
            <w:rStyle w:val="Hyperlink"/>
            <w:noProof/>
          </w:rPr>
          <w:t>54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Modular Flight Software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300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454" w:history="1">
        <w:r w:rsidRPr="00210B31">
          <w:rPr>
            <w:rStyle w:val="Hyperlink"/>
            <w:noProof/>
          </w:rPr>
          <w:t>54.1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Configuration Baseline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300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455" w:history="1">
        <w:r w:rsidRPr="00210B31">
          <w:rPr>
            <w:rStyle w:val="Hyperlink"/>
            <w:noProof/>
          </w:rPr>
          <w:t>54.1.1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Docking Adapter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300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456" w:history="1">
        <w:r w:rsidRPr="00210B31">
          <w:rPr>
            <w:rStyle w:val="Hyperlink"/>
            <w:noProof/>
          </w:rPr>
          <w:t>54.2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Test Campaign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301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457" w:history="1">
        <w:r w:rsidRPr="00210B31">
          <w:rPr>
            <w:rStyle w:val="Hyperlink"/>
            <w:noProof/>
          </w:rPr>
          <w:t>54.2.1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Crew Module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302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458" w:history="1">
        <w:r w:rsidRPr="00210B31">
          <w:rPr>
            <w:rStyle w:val="Hyperlink"/>
            <w:noProof/>
          </w:rPr>
          <w:t>54.3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Quality Plan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302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459" w:history="1">
        <w:r w:rsidRPr="00210B31">
          <w:rPr>
            <w:rStyle w:val="Hyperlink"/>
            <w:noProof/>
          </w:rPr>
          <w:t>54.3.1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Docking Adapter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303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460" w:history="1">
        <w:r w:rsidRPr="00210B31">
          <w:rPr>
            <w:rStyle w:val="Hyperlink"/>
            <w:noProof/>
          </w:rPr>
          <w:t>55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Traceable Thermal Model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305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461" w:history="1">
        <w:r w:rsidRPr="00210B31">
          <w:rPr>
            <w:rStyle w:val="Hyperlink"/>
            <w:noProof/>
          </w:rPr>
          <w:t>55.1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Flight Software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305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462" w:history="1">
        <w:r w:rsidRPr="00210B31">
          <w:rPr>
            <w:rStyle w:val="Hyperlink"/>
            <w:noProof/>
          </w:rPr>
          <w:t>55.1.1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Flight Software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305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463" w:history="1">
        <w:r w:rsidRPr="00210B31">
          <w:rPr>
            <w:rStyle w:val="Hyperlink"/>
            <w:noProof/>
          </w:rPr>
          <w:t>55.2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Docking Adapter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306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464" w:history="1">
        <w:r w:rsidRPr="00210B31">
          <w:rPr>
            <w:rStyle w:val="Hyperlink"/>
            <w:noProof/>
          </w:rPr>
          <w:t>55.2.1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Risk Register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307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465" w:history="1">
        <w:r w:rsidRPr="00210B31">
          <w:rPr>
            <w:rStyle w:val="Hyperlink"/>
            <w:noProof/>
          </w:rPr>
          <w:t>55.3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Flight Software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307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466" w:history="1">
        <w:r w:rsidRPr="00210B31">
          <w:rPr>
            <w:rStyle w:val="Hyperlink"/>
            <w:noProof/>
          </w:rPr>
          <w:t>55.3.1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Quality Plan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308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467" w:history="1">
        <w:r w:rsidRPr="00210B31">
          <w:rPr>
            <w:rStyle w:val="Hyperlink"/>
            <w:noProof/>
          </w:rPr>
          <w:t>56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Modular Program Schedule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310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468" w:history="1">
        <w:r w:rsidRPr="00210B31">
          <w:rPr>
            <w:rStyle w:val="Hyperlink"/>
            <w:noProof/>
          </w:rPr>
          <w:t>56.1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Power Subsystem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310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469" w:history="1">
        <w:r w:rsidRPr="00210B31">
          <w:rPr>
            <w:rStyle w:val="Hyperlink"/>
            <w:noProof/>
          </w:rPr>
          <w:t>56.1.1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Systems Engineering Plan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310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470" w:history="1">
        <w:r w:rsidRPr="00210B31">
          <w:rPr>
            <w:rStyle w:val="Hyperlink"/>
            <w:noProof/>
          </w:rPr>
          <w:t>56.2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Configuration Baseline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311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471" w:history="1">
        <w:r w:rsidRPr="00210B31">
          <w:rPr>
            <w:rStyle w:val="Hyperlink"/>
            <w:noProof/>
          </w:rPr>
          <w:t>56.2.1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Safety Review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312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472" w:history="1">
        <w:r w:rsidRPr="00210B31">
          <w:rPr>
            <w:rStyle w:val="Hyperlink"/>
            <w:noProof/>
          </w:rPr>
          <w:t>56.3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Docking Adapter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312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473" w:history="1">
        <w:r w:rsidRPr="00210B31">
          <w:rPr>
            <w:rStyle w:val="Hyperlink"/>
            <w:noProof/>
          </w:rPr>
          <w:t>56.3.1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Quality Plan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_Toc244102473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313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474" w:history="1">
        <w:r w:rsidRPr="00210B31">
          <w:rPr>
            <w:rStyle w:val="Hyperlink"/>
            <w:noProof/>
          </w:rPr>
          <w:t>57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Low-Risk Ground Segment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_Toc244102474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315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475" w:history="1">
        <w:r w:rsidRPr="00210B31">
          <w:rPr>
            <w:rStyle w:val="Hyperlink"/>
            <w:noProof/>
          </w:rPr>
          <w:t>57.1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Thermal Model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315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476" w:history="1">
        <w:r w:rsidRPr="00210B31">
          <w:rPr>
            <w:rStyle w:val="Hyperlink"/>
            <w:noProof/>
          </w:rPr>
          <w:t>57.1.1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Supply Chain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_Toc244102476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315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477" w:history="1">
        <w:r w:rsidRPr="00210B31">
          <w:rPr>
            <w:rStyle w:val="Hyperlink"/>
            <w:noProof/>
          </w:rPr>
          <w:t>57.2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Payload Integration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_Toc244102477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316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478" w:history="1">
        <w:r w:rsidRPr="00210B31">
          <w:rPr>
            <w:rStyle w:val="Hyperlink"/>
            <w:noProof/>
          </w:rPr>
          <w:t>57.2.1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Mission Assurance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_Toc244102478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317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479" w:history="1">
        <w:r w:rsidRPr="00210B31">
          <w:rPr>
            <w:rStyle w:val="Hyperlink"/>
            <w:noProof/>
          </w:rPr>
          <w:t>57.3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Flight Software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317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480" w:history="1">
        <w:r w:rsidRPr="00210B31">
          <w:rPr>
            <w:rStyle w:val="Hyperlink"/>
            <w:noProof/>
          </w:rPr>
          <w:t>57.3.1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Test Campaign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318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481" w:history="1">
        <w:r w:rsidRPr="00210B31">
          <w:rPr>
            <w:rStyle w:val="Hyperlink"/>
            <w:noProof/>
          </w:rPr>
          <w:t>58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Low-Risk Safety Review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321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482" w:history="1">
        <w:r w:rsidRPr="00210B31">
          <w:rPr>
            <w:rStyle w:val="Hyperlink"/>
            <w:noProof/>
          </w:rPr>
          <w:t>58.1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Payload Integration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321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483" w:history="1">
        <w:r w:rsidRPr="00210B31">
          <w:rPr>
            <w:rStyle w:val="Hyperlink"/>
            <w:noProof/>
          </w:rPr>
          <w:t>58.1.1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Mission Assurance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321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484" w:history="1">
        <w:r w:rsidRPr="00210B31">
          <w:rPr>
            <w:rStyle w:val="Hyperlink"/>
            <w:noProof/>
          </w:rPr>
          <w:t>58.2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Ground Segment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322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485" w:history="1">
        <w:r w:rsidRPr="00210B31">
          <w:rPr>
            <w:rStyle w:val="Hyperlink"/>
            <w:noProof/>
          </w:rPr>
          <w:t>58.2.1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Launch Campaign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323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486" w:history="1">
        <w:r w:rsidRPr="00210B31">
          <w:rPr>
            <w:rStyle w:val="Hyperlink"/>
            <w:noProof/>
          </w:rPr>
          <w:t>58.3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Risk Register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323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487" w:history="1">
        <w:r w:rsidRPr="00210B31">
          <w:rPr>
            <w:rStyle w:val="Hyperlink"/>
            <w:noProof/>
          </w:rPr>
          <w:t>58.3.1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Flight Software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324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488" w:history="1">
        <w:r w:rsidRPr="00210B31">
          <w:rPr>
            <w:rStyle w:val="Hyperlink"/>
            <w:noProof/>
          </w:rPr>
          <w:t>59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Modular Configuration Baseline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326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489" w:history="1">
        <w:r w:rsidRPr="00210B31">
          <w:rPr>
            <w:rStyle w:val="Hyperlink"/>
            <w:noProof/>
          </w:rPr>
          <w:t>59.1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Test Campaign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326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490" w:history="1">
        <w:r w:rsidRPr="00210B31">
          <w:rPr>
            <w:rStyle w:val="Hyperlink"/>
            <w:noProof/>
          </w:rPr>
          <w:t>59.1.1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Program Schedule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326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491" w:history="1">
        <w:r w:rsidRPr="00210B31">
          <w:rPr>
            <w:rStyle w:val="Hyperlink"/>
            <w:noProof/>
          </w:rPr>
          <w:t>59.2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Configuration Baseline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327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492" w:history="1">
        <w:r w:rsidRPr="00210B31">
          <w:rPr>
            <w:rStyle w:val="Hyperlink"/>
            <w:noProof/>
          </w:rPr>
          <w:t>59.2.1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Thermal Model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328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493" w:history="1">
        <w:r w:rsidRPr="00210B31">
          <w:rPr>
            <w:rStyle w:val="Hyperlink"/>
            <w:noProof/>
          </w:rPr>
          <w:t>59.3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Quality Plan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328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494" w:history="1">
        <w:r w:rsidRPr="00210B31">
          <w:rPr>
            <w:rStyle w:val="Hyperlink"/>
            <w:noProof/>
          </w:rPr>
          <w:t>59.3.1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Flight Software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329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495" w:history="1">
        <w:r w:rsidRPr="00210B31">
          <w:rPr>
            <w:rStyle w:val="Hyperlink"/>
            <w:noProof/>
          </w:rPr>
          <w:t>60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Measured Thermal Model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331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496" w:history="1">
        <w:r w:rsidRPr="00210B31">
          <w:rPr>
            <w:rStyle w:val="Hyperlink"/>
            <w:noProof/>
          </w:rPr>
          <w:t>60.1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Configuration Baseline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331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497" w:history="1">
        <w:r w:rsidRPr="00210B31">
          <w:rPr>
            <w:rStyle w:val="Hyperlink"/>
            <w:noProof/>
          </w:rPr>
          <w:t>60.1.1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Payload Integration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331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498" w:history="1">
        <w:r w:rsidRPr="00210B31">
          <w:rPr>
            <w:rStyle w:val="Hyperlink"/>
            <w:noProof/>
          </w:rPr>
          <w:t>60.2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Quality Plan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332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499" w:history="1">
        <w:r w:rsidRPr="00210B31">
          <w:rPr>
            <w:rStyle w:val="Hyperlink"/>
            <w:noProof/>
          </w:rPr>
          <w:t>60.2.1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Flight Software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333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500" w:history="1">
        <w:r w:rsidRPr="00210B31">
          <w:rPr>
            <w:rStyle w:val="Hyperlink"/>
            <w:noProof/>
          </w:rPr>
          <w:t>60.3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Crew Module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333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501" w:history="1">
        <w:r w:rsidRPr="00210B31">
          <w:rPr>
            <w:rStyle w:val="Hyperlink"/>
            <w:noProof/>
          </w:rPr>
          <w:t>60.3.1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Thermal Model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334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502" w:history="1">
        <w:r w:rsidRPr="00210B31">
          <w:rPr>
            <w:rStyle w:val="Hyperlink"/>
            <w:noProof/>
          </w:rPr>
          <w:t>61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Repeatable Thermal Model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336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503" w:history="1">
        <w:r w:rsidRPr="00210B31">
          <w:rPr>
            <w:rStyle w:val="Hyperlink"/>
            <w:noProof/>
          </w:rPr>
          <w:t>61.1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Ground Segment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336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504" w:history="1">
        <w:r w:rsidRPr="00210B31">
          <w:rPr>
            <w:rStyle w:val="Hyperlink"/>
            <w:noProof/>
          </w:rPr>
          <w:t>61.1.1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Configuration Baseline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336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505" w:history="1">
        <w:r w:rsidRPr="00210B31">
          <w:rPr>
            <w:rStyle w:val="Hyperlink"/>
            <w:noProof/>
          </w:rPr>
          <w:t>61.2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Quality Plan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337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506" w:history="1">
        <w:r w:rsidRPr="00210B31">
          <w:rPr>
            <w:rStyle w:val="Hyperlink"/>
            <w:noProof/>
          </w:rPr>
          <w:t>61.2.1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Flight Software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338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507" w:history="1">
        <w:r w:rsidRPr="00210B31">
          <w:rPr>
            <w:rStyle w:val="Hyperlink"/>
            <w:noProof/>
          </w:rPr>
          <w:t>61.3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Safety Review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338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508" w:history="1">
        <w:r w:rsidRPr="00210B31">
          <w:rPr>
            <w:rStyle w:val="Hyperlink"/>
            <w:noProof/>
          </w:rPr>
          <w:t>61.3.1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Supply Chain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339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509" w:history="1">
        <w:r w:rsidRPr="00210B31">
          <w:rPr>
            <w:rStyle w:val="Hyperlink"/>
            <w:noProof/>
          </w:rPr>
          <w:t>62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Flight-Qualified Program Schedule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341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510" w:history="1">
        <w:r w:rsidRPr="00210B31">
          <w:rPr>
            <w:rStyle w:val="Hyperlink"/>
            <w:noProof/>
          </w:rPr>
          <w:t>62.1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Launch Campaign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341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511" w:history="1">
        <w:r w:rsidRPr="00210B31">
          <w:rPr>
            <w:rStyle w:val="Hyperlink"/>
            <w:noProof/>
          </w:rPr>
          <w:t>62.1.1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Test Campaign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341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512" w:history="1">
        <w:r w:rsidRPr="00210B31">
          <w:rPr>
            <w:rStyle w:val="Hyperlink"/>
            <w:noProof/>
          </w:rPr>
          <w:t>62.2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Thermal Model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342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513" w:history="1">
        <w:r w:rsidRPr="00210B31">
          <w:rPr>
            <w:rStyle w:val="Hyperlink"/>
            <w:noProof/>
          </w:rPr>
          <w:t>62.2.1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Quality Plan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343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514" w:history="1">
        <w:r w:rsidRPr="00210B31">
          <w:rPr>
            <w:rStyle w:val="Hyperlink"/>
            <w:noProof/>
          </w:rPr>
          <w:t>62.3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Quality Plan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343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515" w:history="1">
        <w:r w:rsidRPr="00210B31">
          <w:rPr>
            <w:rStyle w:val="Hyperlink"/>
            <w:noProof/>
          </w:rPr>
          <w:t>62.3.1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Quality Plan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344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516" w:history="1">
        <w:r w:rsidRPr="00210B31">
          <w:rPr>
            <w:rStyle w:val="Hyperlink"/>
            <w:noProof/>
          </w:rPr>
          <w:t>63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Modular Mission Assurance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346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517" w:history="1">
        <w:r w:rsidRPr="00210B31">
          <w:rPr>
            <w:rStyle w:val="Hyperlink"/>
            <w:noProof/>
          </w:rPr>
          <w:t>63.1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Power Subsystem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346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518" w:history="1">
        <w:r w:rsidRPr="00210B31">
          <w:rPr>
            <w:rStyle w:val="Hyperlink"/>
            <w:noProof/>
          </w:rPr>
          <w:t>63.1.1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Systems Engineering Plan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346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519" w:history="1">
        <w:r w:rsidRPr="00210B31">
          <w:rPr>
            <w:rStyle w:val="Hyperlink"/>
            <w:noProof/>
          </w:rPr>
          <w:t>63.2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Launch Campaign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347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520" w:history="1">
        <w:r w:rsidRPr="00210B31">
          <w:rPr>
            <w:rStyle w:val="Hyperlink"/>
            <w:noProof/>
          </w:rPr>
          <w:t>63.2.1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Payload Integration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348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521" w:history="1">
        <w:r w:rsidRPr="00210B31">
          <w:rPr>
            <w:rStyle w:val="Hyperlink"/>
            <w:noProof/>
          </w:rPr>
          <w:t>63.3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Docking Adapter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348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522" w:history="1">
        <w:r w:rsidRPr="00210B31">
          <w:rPr>
            <w:rStyle w:val="Hyperlink"/>
            <w:noProof/>
          </w:rPr>
          <w:t>63.3.1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Mission Assurance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349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523" w:history="1">
        <w:r w:rsidRPr="00210B31">
          <w:rPr>
            <w:rStyle w:val="Hyperlink"/>
            <w:noProof/>
          </w:rPr>
          <w:t>64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Independent Docking Adapter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351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524" w:history="1">
        <w:r w:rsidRPr="00210B31">
          <w:rPr>
            <w:rStyle w:val="Hyperlink"/>
            <w:noProof/>
          </w:rPr>
          <w:t>64.1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Docking Adapter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351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525" w:history="1">
        <w:r w:rsidRPr="00210B31">
          <w:rPr>
            <w:rStyle w:val="Hyperlink"/>
            <w:noProof/>
          </w:rPr>
          <w:t>64.1.1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Verification Matrix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351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526" w:history="1">
        <w:r w:rsidRPr="00210B31">
          <w:rPr>
            <w:rStyle w:val="Hyperlink"/>
            <w:noProof/>
          </w:rPr>
          <w:t>64.2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Mission Assurance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352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527" w:history="1">
        <w:r w:rsidRPr="00210B31">
          <w:rPr>
            <w:rStyle w:val="Hyperlink"/>
            <w:noProof/>
          </w:rPr>
          <w:t>64.2.1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Power Subsystem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353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528" w:history="1">
        <w:r w:rsidRPr="00210B31">
          <w:rPr>
            <w:rStyle w:val="Hyperlink"/>
            <w:noProof/>
          </w:rPr>
          <w:t>64.3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Flight Software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353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529" w:history="1">
        <w:r w:rsidRPr="00210B31">
          <w:rPr>
            <w:rStyle w:val="Hyperlink"/>
            <w:noProof/>
          </w:rPr>
          <w:t>64.3.1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Risk Register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354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530" w:history="1">
        <w:r w:rsidRPr="00210B31">
          <w:rPr>
            <w:rStyle w:val="Hyperlink"/>
            <w:noProof/>
          </w:rPr>
          <w:t>65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Proven Verification Matrix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356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531" w:history="1">
        <w:r w:rsidRPr="00210B31">
          <w:rPr>
            <w:rStyle w:val="Hyperlink"/>
            <w:noProof/>
          </w:rPr>
          <w:t>65.1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Verification Matrix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356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532" w:history="1">
        <w:r w:rsidRPr="00210B31">
          <w:rPr>
            <w:rStyle w:val="Hyperlink"/>
            <w:noProof/>
          </w:rPr>
          <w:t>65.1.1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Ground Segment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356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533" w:history="1">
        <w:r w:rsidRPr="00210B31">
          <w:rPr>
            <w:rStyle w:val="Hyperlink"/>
            <w:noProof/>
          </w:rPr>
          <w:t>65.2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Test Campaign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357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534" w:history="1">
        <w:r w:rsidRPr="00210B31">
          <w:rPr>
            <w:rStyle w:val="Hyperlink"/>
            <w:noProof/>
          </w:rPr>
          <w:t>65.2.1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Crew Module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358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535" w:history="1">
        <w:r w:rsidRPr="00210B31">
          <w:rPr>
            <w:rStyle w:val="Hyperlink"/>
            <w:noProof/>
          </w:rPr>
          <w:t>65.3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Mission Assurance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358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536" w:history="1">
        <w:r w:rsidRPr="00210B31">
          <w:rPr>
            <w:rStyle w:val="Hyperlink"/>
            <w:noProof/>
          </w:rPr>
          <w:t>65.3.1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Supply Chain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359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537" w:history="1">
        <w:r w:rsidRPr="00210B31">
          <w:rPr>
            <w:rStyle w:val="Hyperlink"/>
            <w:noProof/>
          </w:rPr>
          <w:t>66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Measured Mission Assurance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361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538" w:history="1">
        <w:r w:rsidRPr="00210B31">
          <w:rPr>
            <w:rStyle w:val="Hyperlink"/>
            <w:noProof/>
          </w:rPr>
          <w:t>66.1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Supply Chain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361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539" w:history="1">
        <w:r w:rsidRPr="00210B31">
          <w:rPr>
            <w:rStyle w:val="Hyperlink"/>
            <w:noProof/>
          </w:rPr>
          <w:t>66.1.1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Risk Register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361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540" w:history="1">
        <w:r w:rsidRPr="00210B31">
          <w:rPr>
            <w:rStyle w:val="Hyperlink"/>
            <w:noProof/>
          </w:rPr>
          <w:t>66.2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Docking Adapter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362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541" w:history="1">
        <w:r w:rsidRPr="00210B31">
          <w:rPr>
            <w:rStyle w:val="Hyperlink"/>
            <w:noProof/>
          </w:rPr>
          <w:t>66.2.1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Crew Module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363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542" w:history="1">
        <w:r w:rsidRPr="00210B31">
          <w:rPr>
            <w:rStyle w:val="Hyperlink"/>
            <w:noProof/>
          </w:rPr>
          <w:t>66.3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Verification Matrix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_Toc244102542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363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543" w:history="1">
        <w:r w:rsidRPr="00210B31">
          <w:rPr>
            <w:rStyle w:val="Hyperlink"/>
            <w:noProof/>
          </w:rPr>
          <w:t>66.3.1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Payload Integration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_Toc244102543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364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544" w:history="1">
        <w:r w:rsidRPr="00210B31">
          <w:rPr>
            <w:rStyle w:val="Hyperlink"/>
            <w:noProof/>
          </w:rPr>
          <w:t>67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Modular Program Schedule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_Toc244102544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366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545" w:history="1">
        <w:r w:rsidRPr="00210B31">
          <w:rPr>
            <w:rStyle w:val="Hyperlink"/>
            <w:noProof/>
          </w:rPr>
          <w:t>67.1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Safety Review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_Toc244102545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366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546" w:history="1">
        <w:r w:rsidRPr="00210B31">
          <w:rPr>
            <w:rStyle w:val="Hyperlink"/>
            <w:noProof/>
          </w:rPr>
          <w:t>67.1.1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Configuration Baseline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_Toc244102546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366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547" w:history="1">
        <w:r w:rsidRPr="00210B31">
          <w:rPr>
            <w:rStyle w:val="Hyperlink"/>
            <w:noProof/>
          </w:rPr>
          <w:t>67.2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Ground Segment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_Toc244102547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367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548" w:history="1">
        <w:r w:rsidRPr="00210B31">
          <w:rPr>
            <w:rStyle w:val="Hyperlink"/>
            <w:noProof/>
          </w:rPr>
          <w:t>67.2.1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Configuration Baseline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_Toc244102548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368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549" w:history="1">
        <w:r w:rsidRPr="00210B31">
          <w:rPr>
            <w:rStyle w:val="Hyperlink"/>
            <w:noProof/>
          </w:rPr>
          <w:t>67.3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Power Subsystem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_Toc244102549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368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550" w:history="1">
        <w:r w:rsidRPr="00210B31">
          <w:rPr>
            <w:rStyle w:val="Hyperlink"/>
            <w:noProof/>
          </w:rPr>
          <w:t>67.3.1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Docking Adapter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_Toc244102550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369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551" w:history="1">
        <w:r w:rsidRPr="00210B31">
          <w:rPr>
            <w:rStyle w:val="Hyperlink"/>
            <w:noProof/>
          </w:rPr>
          <w:t>68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Measured Configuration Baseline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_Toc244102551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372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552" w:history="1">
        <w:r w:rsidRPr="00210B31">
          <w:rPr>
            <w:rStyle w:val="Hyperlink"/>
            <w:noProof/>
          </w:rPr>
          <w:t>68.1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Systems Engineering Plan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_Toc244102552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372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553" w:history="1">
        <w:r w:rsidRPr="00210B31">
          <w:rPr>
            <w:rStyle w:val="Hyperlink"/>
            <w:noProof/>
          </w:rPr>
          <w:t>68.1.1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Supply Chain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_Toc244102553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372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554" w:history="1">
        <w:r w:rsidRPr="00210B31">
          <w:rPr>
            <w:rStyle w:val="Hyperlink"/>
            <w:noProof/>
          </w:rPr>
          <w:t>68.2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Systems Engineering Plan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_Toc244102554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373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555" w:history="1">
        <w:r w:rsidRPr="00210B31">
          <w:rPr>
            <w:rStyle w:val="Hyperlink"/>
            <w:noProof/>
          </w:rPr>
          <w:t>68.2.1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Docking Adapter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_Toc244102555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374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556" w:history="1">
        <w:r w:rsidRPr="00210B31">
          <w:rPr>
            <w:rStyle w:val="Hyperlink"/>
            <w:noProof/>
          </w:rPr>
          <w:t>68.3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Risk Register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374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557" w:history="1">
        <w:r w:rsidRPr="00210B31">
          <w:rPr>
            <w:rStyle w:val="Hyperlink"/>
            <w:noProof/>
          </w:rPr>
          <w:t>68.3.1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Power Subsystem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375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558" w:history="1">
        <w:r w:rsidRPr="00210B31">
          <w:rPr>
            <w:rStyle w:val="Hyperlink"/>
            <w:noProof/>
          </w:rPr>
          <w:t>69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Traceable Ground Segment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377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559" w:history="1">
        <w:r w:rsidRPr="00210B31">
          <w:rPr>
            <w:rStyle w:val="Hyperlink"/>
            <w:noProof/>
          </w:rPr>
          <w:t>69.1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Systems Engineering Plan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377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560" w:history="1">
        <w:r w:rsidRPr="00210B31">
          <w:rPr>
            <w:rStyle w:val="Hyperlink"/>
            <w:noProof/>
          </w:rPr>
          <w:t>69.1.1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Power Subsystem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377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561" w:history="1">
        <w:r w:rsidRPr="00210B31">
          <w:rPr>
            <w:rStyle w:val="Hyperlink"/>
            <w:noProof/>
          </w:rPr>
          <w:t>69.2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Safety Review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378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562" w:history="1">
        <w:r w:rsidRPr="00210B31">
          <w:rPr>
            <w:rStyle w:val="Hyperlink"/>
            <w:noProof/>
          </w:rPr>
          <w:t>69.2.1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Verification Matrix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379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563" w:history="1">
        <w:r w:rsidRPr="00210B31">
          <w:rPr>
            <w:rStyle w:val="Hyperlink"/>
            <w:noProof/>
          </w:rPr>
          <w:t>69.3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Payload Integration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379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564" w:history="1">
        <w:r w:rsidRPr="00210B31">
          <w:rPr>
            <w:rStyle w:val="Hyperlink"/>
            <w:noProof/>
          </w:rPr>
          <w:t>69.3.1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Supply Chain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380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565" w:history="1">
        <w:r w:rsidRPr="00210B31">
          <w:rPr>
            <w:rStyle w:val="Hyperlink"/>
            <w:noProof/>
          </w:rPr>
          <w:t>70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Traceable Test Campaign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382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566" w:history="1">
        <w:r w:rsidRPr="00210B31">
          <w:rPr>
            <w:rStyle w:val="Hyperlink"/>
            <w:noProof/>
          </w:rPr>
          <w:t>70.1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Ground Segment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382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567" w:history="1">
        <w:r w:rsidRPr="00210B31">
          <w:rPr>
            <w:rStyle w:val="Hyperlink"/>
            <w:noProof/>
          </w:rPr>
          <w:t>70.1.1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Program Schedule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382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568" w:history="1">
        <w:r w:rsidRPr="00210B31">
          <w:rPr>
            <w:rStyle w:val="Hyperlink"/>
            <w:noProof/>
          </w:rPr>
          <w:t>70.2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Crew Module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_Toc244102568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383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569" w:history="1">
        <w:r w:rsidRPr="00210B31">
          <w:rPr>
            <w:rStyle w:val="Hyperlink"/>
            <w:noProof/>
          </w:rPr>
          <w:t>70.2.1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Safety Review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384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570" w:history="1">
        <w:r w:rsidRPr="00210B31">
          <w:rPr>
            <w:rStyle w:val="Hyperlink"/>
            <w:noProof/>
          </w:rPr>
          <w:t>70.3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Systems Engineering Plan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_Toc244102570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384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571" w:history="1">
        <w:r w:rsidRPr="00210B31">
          <w:rPr>
            <w:rStyle w:val="Hyperlink"/>
            <w:noProof/>
          </w:rPr>
          <w:t>70.3.1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Docking Adapter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_Toc244102571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385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572" w:history="1">
        <w:r w:rsidRPr="00210B31">
          <w:rPr>
            <w:rStyle w:val="Hyperlink"/>
            <w:noProof/>
          </w:rPr>
          <w:t>71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Traceable Systems Engineering Plan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_Toc244102572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387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573" w:history="1">
        <w:r w:rsidRPr="00210B31">
          <w:rPr>
            <w:rStyle w:val="Hyperlink"/>
            <w:noProof/>
          </w:rPr>
          <w:t>71.1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Supply Chain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387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574" w:history="1">
        <w:r w:rsidRPr="00210B31">
          <w:rPr>
            <w:rStyle w:val="Hyperlink"/>
            <w:noProof/>
          </w:rPr>
          <w:t>71.1.1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Systems Engineering Plan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387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575" w:history="1">
        <w:r w:rsidRPr="00210B31">
          <w:rPr>
            <w:rStyle w:val="Hyperlink"/>
            <w:noProof/>
          </w:rPr>
          <w:t>71.2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Mission Assurance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388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576" w:history="1">
        <w:r w:rsidRPr="00210B31">
          <w:rPr>
            <w:rStyle w:val="Hyperlink"/>
            <w:noProof/>
          </w:rPr>
          <w:t>71.2.1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Risk Register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389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577" w:history="1">
        <w:r w:rsidRPr="00210B31">
          <w:rPr>
            <w:rStyle w:val="Hyperlink"/>
            <w:noProof/>
          </w:rPr>
          <w:t>71.3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Mission Assurance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389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578" w:history="1">
        <w:r w:rsidRPr="00210B31">
          <w:rPr>
            <w:rStyle w:val="Hyperlink"/>
            <w:noProof/>
          </w:rPr>
          <w:t>71.3.1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Flight Software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390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579" w:history="1">
        <w:r w:rsidRPr="00210B31">
          <w:rPr>
            <w:rStyle w:val="Hyperlink"/>
            <w:noProof/>
          </w:rPr>
          <w:t>72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Modular Quality Plan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392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580" w:history="1">
        <w:r w:rsidRPr="00210B31">
          <w:rPr>
            <w:rStyle w:val="Hyperlink"/>
            <w:noProof/>
          </w:rPr>
          <w:t>72.1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Quality Plan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392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581" w:history="1">
        <w:r w:rsidRPr="00210B31">
          <w:rPr>
            <w:rStyle w:val="Hyperlink"/>
            <w:noProof/>
          </w:rPr>
          <w:t>72.1.1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Crew Module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392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582" w:history="1">
        <w:r w:rsidRPr="00210B31">
          <w:rPr>
            <w:rStyle w:val="Hyperlink"/>
            <w:noProof/>
          </w:rPr>
          <w:t>72.2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Crew Module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393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583" w:history="1">
        <w:r w:rsidRPr="00210B31">
          <w:rPr>
            <w:rStyle w:val="Hyperlink"/>
            <w:noProof/>
          </w:rPr>
          <w:t>72.2.1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Mission Assurance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394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584" w:history="1">
        <w:r w:rsidRPr="00210B31">
          <w:rPr>
            <w:rStyle w:val="Hyperlink"/>
            <w:noProof/>
          </w:rPr>
          <w:t>72.3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Quality Plan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394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585" w:history="1">
        <w:r w:rsidRPr="00210B31">
          <w:rPr>
            <w:rStyle w:val="Hyperlink"/>
            <w:noProof/>
          </w:rPr>
          <w:t>72.3.1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Configuration Baseline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395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586" w:history="1">
        <w:r w:rsidRPr="00210B31">
          <w:rPr>
            <w:rStyle w:val="Hyperlink"/>
            <w:noProof/>
          </w:rPr>
          <w:t>73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Proven Docking Adapter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397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587" w:history="1">
        <w:r w:rsidRPr="00210B31">
          <w:rPr>
            <w:rStyle w:val="Hyperlink"/>
            <w:noProof/>
          </w:rPr>
          <w:t>73.1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Thermal Model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397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588" w:history="1">
        <w:r w:rsidRPr="00210B31">
          <w:rPr>
            <w:rStyle w:val="Hyperlink"/>
            <w:noProof/>
          </w:rPr>
          <w:t>73.1.1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Safety Review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397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589" w:history="1">
        <w:r w:rsidRPr="00210B31">
          <w:rPr>
            <w:rStyle w:val="Hyperlink"/>
            <w:noProof/>
          </w:rPr>
          <w:t>73.2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Configuration Baseline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_Toc244102589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398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590" w:history="1">
        <w:r w:rsidRPr="00210B31">
          <w:rPr>
            <w:rStyle w:val="Hyperlink"/>
            <w:noProof/>
          </w:rPr>
          <w:t>73.2.1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Verification Matrix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_Toc244102590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399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591" w:history="1">
        <w:r w:rsidRPr="00210B31">
          <w:rPr>
            <w:rStyle w:val="Hyperlink"/>
            <w:noProof/>
          </w:rPr>
          <w:t>73.3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Systems Engineering Plan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_Toc244102591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399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592" w:history="1">
        <w:r w:rsidRPr="00210B31">
          <w:rPr>
            <w:rStyle w:val="Hyperlink"/>
            <w:noProof/>
          </w:rPr>
          <w:t>73.3.1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Test Campaign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_Toc244102592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400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593" w:history="1">
        <w:r w:rsidRPr="00210B31">
          <w:rPr>
            <w:rStyle w:val="Hyperlink"/>
            <w:noProof/>
          </w:rPr>
          <w:t>74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Repeatable Mission Assurance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_Toc244102593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402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594" w:history="1">
        <w:r w:rsidRPr="00210B31">
          <w:rPr>
            <w:rStyle w:val="Hyperlink"/>
            <w:noProof/>
          </w:rPr>
          <w:t>74.1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Ground Segment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_Toc244102594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402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595" w:history="1">
        <w:r w:rsidRPr="00210B31">
          <w:rPr>
            <w:rStyle w:val="Hyperlink"/>
            <w:noProof/>
          </w:rPr>
          <w:t>74.1.1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Configuration Baseline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_Toc244102595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402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596" w:history="1">
        <w:r w:rsidRPr="00210B31">
          <w:rPr>
            <w:rStyle w:val="Hyperlink"/>
            <w:noProof/>
          </w:rPr>
          <w:t>74.2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Launch Campaign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_Toc244102596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403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597" w:history="1">
        <w:r w:rsidRPr="00210B31">
          <w:rPr>
            <w:rStyle w:val="Hyperlink"/>
            <w:noProof/>
          </w:rPr>
          <w:t>74.2.1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Power Subsystem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_Toc244102597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404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598" w:history="1">
        <w:r w:rsidRPr="00210B31">
          <w:rPr>
            <w:rStyle w:val="Hyperlink"/>
            <w:noProof/>
          </w:rPr>
          <w:t>74.3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Thermal Model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_Toc244102598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404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599" w:history="1">
        <w:r w:rsidRPr="00210B31">
          <w:rPr>
            <w:rStyle w:val="Hyperlink"/>
            <w:noProof/>
          </w:rPr>
          <w:t>74.3.1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Mission Assurance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_Toc244102599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405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600" w:history="1">
        <w:r w:rsidRPr="00210B31">
          <w:rPr>
            <w:rStyle w:val="Hyperlink"/>
            <w:noProof/>
          </w:rPr>
          <w:t>75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Flight-Qualified Verification Matrix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_Toc244102600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407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601" w:history="1">
        <w:r w:rsidRPr="00210B31">
          <w:rPr>
            <w:rStyle w:val="Hyperlink"/>
            <w:noProof/>
          </w:rPr>
          <w:t>75.1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Risk Register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407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602" w:history="1">
        <w:r w:rsidRPr="00210B31">
          <w:rPr>
            <w:rStyle w:val="Hyperlink"/>
            <w:noProof/>
          </w:rPr>
          <w:t>75.1.1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Power Subsystem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407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603" w:history="1">
        <w:r w:rsidRPr="00210B31">
          <w:rPr>
            <w:rStyle w:val="Hyperlink"/>
            <w:noProof/>
          </w:rPr>
          <w:t>75.2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Launch Campaign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408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604" w:history="1">
        <w:r w:rsidRPr="00210B31">
          <w:rPr>
            <w:rStyle w:val="Hyperlink"/>
            <w:noProof/>
          </w:rPr>
          <w:t>75.2.1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Thermal Model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409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605" w:history="1">
        <w:r w:rsidRPr="00210B31">
          <w:rPr>
            <w:rStyle w:val="Hyperlink"/>
            <w:noProof/>
          </w:rPr>
          <w:t>75.3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Thermal Model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_Toc244102605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409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606" w:history="1">
        <w:r w:rsidRPr="00210B31">
          <w:rPr>
            <w:rStyle w:val="Hyperlink"/>
            <w:noProof/>
          </w:rPr>
          <w:t>75.3.1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Quality Plan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_Toc244102606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410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607" w:history="1">
        <w:r w:rsidRPr="00210B31">
          <w:rPr>
            <w:rStyle w:val="Hyperlink"/>
            <w:noProof/>
          </w:rPr>
          <w:t>76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Independent Thermal Model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_Toc244102607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412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608" w:history="1">
        <w:r w:rsidRPr="00210B31">
          <w:rPr>
            <w:rStyle w:val="Hyperlink"/>
            <w:noProof/>
          </w:rPr>
          <w:t>76.1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Program Schedule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_Toc244102608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412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609" w:history="1">
        <w:r w:rsidRPr="00210B31">
          <w:rPr>
            <w:rStyle w:val="Hyperlink"/>
            <w:noProof/>
          </w:rPr>
          <w:t>76.1.1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Configuration Baseline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_Toc244102609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412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610" w:history="1">
        <w:r w:rsidRPr="00210B31">
          <w:rPr>
            <w:rStyle w:val="Hyperlink"/>
            <w:noProof/>
          </w:rPr>
          <w:t>76.2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Test Campaign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_Toc244102610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413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611" w:history="1">
        <w:r w:rsidRPr="00210B31">
          <w:rPr>
            <w:rStyle w:val="Hyperlink"/>
            <w:noProof/>
          </w:rPr>
          <w:t>76.2.1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Verification Matrix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_Toc244102611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414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612" w:history="1">
        <w:r w:rsidRPr="00210B31">
          <w:rPr>
            <w:rStyle w:val="Hyperlink"/>
            <w:noProof/>
          </w:rPr>
          <w:t>76.3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Systems Engineering Plan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_Toc244102612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414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613" w:history="1">
        <w:r w:rsidRPr="00210B31">
          <w:rPr>
            <w:rStyle w:val="Hyperlink"/>
            <w:noProof/>
          </w:rPr>
          <w:t>76.3.1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Mission Assurance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_Toc244102613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415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614" w:history="1">
        <w:r w:rsidRPr="00210B31">
          <w:rPr>
            <w:rStyle w:val="Hyperlink"/>
            <w:noProof/>
          </w:rPr>
          <w:t>77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Flight-Qualified Systems Engineering Plan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_Toc244102614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417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615" w:history="1">
        <w:r w:rsidRPr="00210B31">
          <w:rPr>
            <w:rStyle w:val="Hyperlink"/>
            <w:noProof/>
          </w:rPr>
          <w:t>77.1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Launch Campaign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_Toc244102615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417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616" w:history="1">
        <w:r w:rsidRPr="00210B31">
          <w:rPr>
            <w:rStyle w:val="Hyperlink"/>
            <w:noProof/>
          </w:rPr>
          <w:t>77.1.1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Configuration Baseline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_Toc244102616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417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617" w:history="1">
        <w:r w:rsidRPr="00210B31">
          <w:rPr>
            <w:rStyle w:val="Hyperlink"/>
            <w:noProof/>
          </w:rPr>
          <w:t>77.2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Mission Assurance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_Toc244102617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418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618" w:history="1">
        <w:r w:rsidRPr="00210B31">
          <w:rPr>
            <w:rStyle w:val="Hyperlink"/>
            <w:noProof/>
          </w:rPr>
          <w:t>77.2.1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Flight Software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_Toc244102618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419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619" w:history="1">
        <w:r w:rsidRPr="00210B31">
          <w:rPr>
            <w:rStyle w:val="Hyperlink"/>
            <w:noProof/>
          </w:rPr>
          <w:t>77.3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Mission Assurance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_Toc244102619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419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620" w:history="1">
        <w:r w:rsidRPr="00210B31">
          <w:rPr>
            <w:rStyle w:val="Hyperlink"/>
            <w:noProof/>
          </w:rPr>
          <w:t>77.3.1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Crew Module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_Toc244102620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420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621" w:history="1">
        <w:r w:rsidRPr="00210B31">
          <w:rPr>
            <w:rStyle w:val="Hyperlink"/>
            <w:noProof/>
          </w:rPr>
          <w:t>78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Independent Supply Chain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_Toc244102621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423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622" w:history="1">
        <w:r w:rsidRPr="00210B31">
          <w:rPr>
            <w:rStyle w:val="Hyperlink"/>
            <w:noProof/>
          </w:rPr>
          <w:t>78.1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Launch Campaign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_Toc244102622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423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623" w:history="1">
        <w:r w:rsidRPr="00210B31">
          <w:rPr>
            <w:rStyle w:val="Hyperlink"/>
            <w:noProof/>
          </w:rPr>
          <w:t>78.1.1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Power Subsystem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_Toc244102623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423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624" w:history="1">
        <w:r w:rsidRPr="00210B31">
          <w:rPr>
            <w:rStyle w:val="Hyperlink"/>
            <w:noProof/>
          </w:rPr>
          <w:t>78.2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Risk Register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_Toc244102624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424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625" w:history="1">
        <w:r w:rsidRPr="00210B31">
          <w:rPr>
            <w:rStyle w:val="Hyperlink"/>
            <w:noProof/>
          </w:rPr>
          <w:t>78.2.1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Payload Integration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_Toc244102625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425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626" w:history="1">
        <w:r w:rsidRPr="00210B31">
          <w:rPr>
            <w:rStyle w:val="Hyperlink"/>
            <w:noProof/>
          </w:rPr>
          <w:t>78.3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Systems Engineering Plan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_Toc244102626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425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627" w:history="1">
        <w:r w:rsidRPr="00210B31">
          <w:rPr>
            <w:rStyle w:val="Hyperlink"/>
            <w:noProof/>
          </w:rPr>
          <w:t>78.3.1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Configuration Baseline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_Toc244102627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426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628" w:history="1">
        <w:r w:rsidRPr="00210B31">
          <w:rPr>
            <w:rStyle w:val="Hyperlink"/>
            <w:noProof/>
          </w:rPr>
          <w:t>79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Integrated Program Schedule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_Toc244102628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428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629" w:history="1">
        <w:r w:rsidRPr="00210B31">
          <w:rPr>
            <w:rStyle w:val="Hyperlink"/>
            <w:noProof/>
          </w:rPr>
          <w:t>79.1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Flight Software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_Toc244102629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428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630" w:history="1">
        <w:r w:rsidRPr="00210B31">
          <w:rPr>
            <w:rStyle w:val="Hyperlink"/>
            <w:noProof/>
          </w:rPr>
          <w:t>79.1.1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Payload Integration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_Toc244102630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428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631" w:history="1">
        <w:r w:rsidRPr="00210B31">
          <w:rPr>
            <w:rStyle w:val="Hyperlink"/>
            <w:noProof/>
          </w:rPr>
          <w:t>79.2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Power Subsystem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_Toc244102631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429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632" w:history="1">
        <w:r w:rsidRPr="00210B31">
          <w:rPr>
            <w:rStyle w:val="Hyperlink"/>
            <w:noProof/>
          </w:rPr>
          <w:t>79.2.1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Launch Campaign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_Toc244102632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430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633" w:history="1">
        <w:r w:rsidRPr="00210B31">
          <w:rPr>
            <w:rStyle w:val="Hyperlink"/>
            <w:noProof/>
          </w:rPr>
          <w:t>79.3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Program Schedule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_Toc244102633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430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634" w:history="1">
        <w:r w:rsidRPr="00210B31">
          <w:rPr>
            <w:rStyle w:val="Hyperlink"/>
            <w:noProof/>
          </w:rPr>
          <w:t>79.3.1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Quality Plan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_Toc244102634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431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635" w:history="1">
        <w:r w:rsidRPr="00210B31">
          <w:rPr>
            <w:rStyle w:val="Hyperlink"/>
            <w:noProof/>
          </w:rPr>
          <w:t>80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Flight-Qualified Risk Register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_Toc244102635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433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636" w:history="1">
        <w:r w:rsidRPr="00210B31">
          <w:rPr>
            <w:rStyle w:val="Hyperlink"/>
            <w:noProof/>
          </w:rPr>
          <w:t>80.1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Payload Integration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_Toc244102636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433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637" w:history="1">
        <w:r w:rsidRPr="00210B31">
          <w:rPr>
            <w:rStyle w:val="Hyperlink"/>
            <w:noProof/>
          </w:rPr>
          <w:t>80.1.1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Power Subsystem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_Toc244102637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433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638" w:history="1">
        <w:r w:rsidRPr="00210B31">
          <w:rPr>
            <w:rStyle w:val="Hyperlink"/>
            <w:noProof/>
          </w:rPr>
          <w:t>80.2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Risk Register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_Toc244102638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434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639" w:history="1">
        <w:r w:rsidRPr="00210B31">
          <w:rPr>
            <w:rStyle w:val="Hyperlink"/>
            <w:noProof/>
          </w:rPr>
          <w:t>80.2.1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Ground Segment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_Toc244102639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435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640" w:history="1">
        <w:r w:rsidRPr="00210B31">
          <w:rPr>
            <w:rStyle w:val="Hyperlink"/>
            <w:noProof/>
          </w:rPr>
          <w:t>80.3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Crew Module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_Toc244102640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435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641" w:history="1">
        <w:r w:rsidRPr="00210B31">
          <w:rPr>
            <w:rStyle w:val="Hyperlink"/>
            <w:noProof/>
          </w:rPr>
          <w:t>80.3.1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Systems Engineering Plan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_Toc244102641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436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642" w:history="1">
        <w:r w:rsidRPr="00210B31">
          <w:rPr>
            <w:rStyle w:val="Hyperlink"/>
            <w:noProof/>
          </w:rPr>
          <w:t>81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Repeatable Quality Plan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_Toc244102642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438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643" w:history="1">
        <w:r w:rsidRPr="00210B31">
          <w:rPr>
            <w:rStyle w:val="Hyperlink"/>
            <w:noProof/>
          </w:rPr>
          <w:t>81.1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Payload Integration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_Toc244102643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438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644" w:history="1">
        <w:r w:rsidRPr="00210B31">
          <w:rPr>
            <w:rStyle w:val="Hyperlink"/>
            <w:noProof/>
          </w:rPr>
          <w:t>81.1.1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Payload Integration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_Toc244102644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438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645" w:history="1">
        <w:r w:rsidRPr="00210B31">
          <w:rPr>
            <w:rStyle w:val="Hyperlink"/>
            <w:noProof/>
          </w:rPr>
          <w:t>81.2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Configuration Baseline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_Toc244102645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439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646" w:history="1">
        <w:r w:rsidRPr="00210B31">
          <w:rPr>
            <w:rStyle w:val="Hyperlink"/>
            <w:noProof/>
          </w:rPr>
          <w:t>81.2.1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Docking Adapter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_Toc244102646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440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647" w:history="1">
        <w:r w:rsidRPr="00210B31">
          <w:rPr>
            <w:rStyle w:val="Hyperlink"/>
            <w:noProof/>
          </w:rPr>
          <w:t>81.3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Verification Matrix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_Toc244102647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440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648" w:history="1">
        <w:r w:rsidRPr="00210B31">
          <w:rPr>
            <w:rStyle w:val="Hyperlink"/>
            <w:noProof/>
          </w:rPr>
          <w:t>81.3.1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Ground Segment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_Toc244102648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441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649" w:history="1">
        <w:r w:rsidRPr="00210B31">
          <w:rPr>
            <w:rStyle w:val="Hyperlink"/>
            <w:noProof/>
          </w:rPr>
          <w:t>82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Independent Supply Chain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_Toc244102649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443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650" w:history="1">
        <w:r w:rsidRPr="00210B31">
          <w:rPr>
            <w:rStyle w:val="Hyperlink"/>
            <w:noProof/>
          </w:rPr>
          <w:t>82.1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Test Campaign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_Toc244102650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443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651" w:history="1">
        <w:r w:rsidRPr="00210B31">
          <w:rPr>
            <w:rStyle w:val="Hyperlink"/>
            <w:noProof/>
          </w:rPr>
          <w:t>82.1.1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Quality Plan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443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652" w:history="1">
        <w:r w:rsidRPr="00210B31">
          <w:rPr>
            <w:rStyle w:val="Hyperlink"/>
            <w:noProof/>
          </w:rPr>
          <w:t>82.2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Launch Campaign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444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653" w:history="1">
        <w:r w:rsidRPr="00210B31">
          <w:rPr>
            <w:rStyle w:val="Hyperlink"/>
            <w:noProof/>
          </w:rPr>
          <w:t>82.2.1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Docking Adapter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445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654" w:history="1">
        <w:r w:rsidRPr="00210B31">
          <w:rPr>
            <w:rStyle w:val="Hyperlink"/>
            <w:noProof/>
          </w:rPr>
          <w:t>82.3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Docking Adapter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445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655" w:history="1">
        <w:r w:rsidRPr="00210B31">
          <w:rPr>
            <w:rStyle w:val="Hyperlink"/>
            <w:noProof/>
          </w:rPr>
          <w:t>82.3.1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Configuration Baseline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446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656" w:history="1">
        <w:r w:rsidRPr="00210B31">
          <w:rPr>
            <w:rStyle w:val="Hyperlink"/>
            <w:noProof/>
          </w:rPr>
          <w:t>83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Flight-Qualified Quality Plan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448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657" w:history="1">
        <w:r w:rsidRPr="00210B31">
          <w:rPr>
            <w:rStyle w:val="Hyperlink"/>
            <w:noProof/>
          </w:rPr>
          <w:t>83.1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Thermal Model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448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658" w:history="1">
        <w:r w:rsidRPr="00210B31">
          <w:rPr>
            <w:rStyle w:val="Hyperlink"/>
            <w:noProof/>
          </w:rPr>
          <w:t>83.1.1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Power Subsystem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448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659" w:history="1">
        <w:r w:rsidRPr="00210B31">
          <w:rPr>
            <w:rStyle w:val="Hyperlink"/>
            <w:noProof/>
          </w:rPr>
          <w:t>83.2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Mission Assurance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449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660" w:history="1">
        <w:r w:rsidRPr="00210B31">
          <w:rPr>
            <w:rStyle w:val="Hyperlink"/>
            <w:noProof/>
          </w:rPr>
          <w:t>83.2.1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Verification Matrix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450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661" w:history="1">
        <w:r w:rsidRPr="00210B31">
          <w:rPr>
            <w:rStyle w:val="Hyperlink"/>
            <w:noProof/>
          </w:rPr>
          <w:t>83.3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Crew Module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450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662" w:history="1">
        <w:r w:rsidRPr="00210B31">
          <w:rPr>
            <w:rStyle w:val="Hyperlink"/>
            <w:noProof/>
          </w:rPr>
          <w:t>83.3.1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Supply Chain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451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663" w:history="1">
        <w:r w:rsidRPr="00210B31">
          <w:rPr>
            <w:rStyle w:val="Hyperlink"/>
            <w:noProof/>
          </w:rPr>
          <w:t>84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Low-Risk Risk Register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453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664" w:history="1">
        <w:r w:rsidRPr="00210B31">
          <w:rPr>
            <w:rStyle w:val="Hyperlink"/>
            <w:noProof/>
          </w:rPr>
          <w:t>84.1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Risk Register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453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665" w:history="1">
        <w:r w:rsidRPr="00210B31">
          <w:rPr>
            <w:rStyle w:val="Hyperlink"/>
            <w:noProof/>
          </w:rPr>
          <w:t>84.1.1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Configuration Baseline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453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666" w:history="1">
        <w:r w:rsidRPr="00210B31">
          <w:rPr>
            <w:rStyle w:val="Hyperlink"/>
            <w:noProof/>
          </w:rPr>
          <w:t>84.2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Safety Review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454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667" w:history="1">
        <w:r w:rsidRPr="00210B31">
          <w:rPr>
            <w:rStyle w:val="Hyperlink"/>
            <w:noProof/>
          </w:rPr>
          <w:t>84.2.1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Flight Software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455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668" w:history="1">
        <w:r w:rsidRPr="00210B31">
          <w:rPr>
            <w:rStyle w:val="Hyperlink"/>
            <w:noProof/>
          </w:rPr>
          <w:t>84.3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Quality Plan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455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669" w:history="1">
        <w:r w:rsidRPr="00210B31">
          <w:rPr>
            <w:rStyle w:val="Hyperlink"/>
            <w:noProof/>
          </w:rPr>
          <w:t>84.3.1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Verification Matrix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456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670" w:history="1">
        <w:r w:rsidRPr="00210B31">
          <w:rPr>
            <w:rStyle w:val="Hyperlink"/>
            <w:noProof/>
          </w:rPr>
          <w:t>85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Measured Systems Engineering Plan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458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671" w:history="1">
        <w:r w:rsidRPr="00210B31">
          <w:rPr>
            <w:rStyle w:val="Hyperlink"/>
            <w:noProof/>
          </w:rPr>
          <w:t>85.1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Docking Adapter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458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672" w:history="1">
        <w:r w:rsidRPr="00210B31">
          <w:rPr>
            <w:rStyle w:val="Hyperlink"/>
            <w:noProof/>
          </w:rPr>
          <w:t>85.1.1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Payload Integration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458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673" w:history="1">
        <w:r w:rsidRPr="00210B31">
          <w:rPr>
            <w:rStyle w:val="Hyperlink"/>
            <w:noProof/>
          </w:rPr>
          <w:t>85.2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Program Schedule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459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674" w:history="1">
        <w:r w:rsidRPr="00210B31">
          <w:rPr>
            <w:rStyle w:val="Hyperlink"/>
            <w:noProof/>
          </w:rPr>
          <w:t>85.2.1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Risk Register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460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675" w:history="1">
        <w:r w:rsidRPr="00210B31">
          <w:rPr>
            <w:rStyle w:val="Hyperlink"/>
            <w:noProof/>
          </w:rPr>
          <w:t>85.3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Ground Segment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460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676" w:history="1">
        <w:r w:rsidRPr="00210B31">
          <w:rPr>
            <w:rStyle w:val="Hyperlink"/>
            <w:noProof/>
          </w:rPr>
          <w:t>85.3.1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Flight Software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461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677" w:history="1">
        <w:r w:rsidRPr="00210B31">
          <w:rPr>
            <w:rStyle w:val="Hyperlink"/>
            <w:noProof/>
          </w:rPr>
          <w:t>86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Repeatable Ground Segment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463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678" w:history="1">
        <w:r w:rsidRPr="00210B31">
          <w:rPr>
            <w:rStyle w:val="Hyperlink"/>
            <w:noProof/>
          </w:rPr>
          <w:t>86.1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Program Schedule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463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679" w:history="1">
        <w:r w:rsidRPr="00210B31">
          <w:rPr>
            <w:rStyle w:val="Hyperlink"/>
            <w:noProof/>
          </w:rPr>
          <w:t>86.1.1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Crew Module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463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680" w:history="1">
        <w:r w:rsidRPr="00210B31">
          <w:rPr>
            <w:rStyle w:val="Hyperlink"/>
            <w:noProof/>
          </w:rPr>
          <w:t>86.2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Ground Segment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464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681" w:history="1">
        <w:r w:rsidRPr="00210B31">
          <w:rPr>
            <w:rStyle w:val="Hyperlink"/>
            <w:noProof/>
          </w:rPr>
          <w:t>86.2.1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Configuration Baseline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465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682" w:history="1">
        <w:r w:rsidRPr="00210B31">
          <w:rPr>
            <w:rStyle w:val="Hyperlink"/>
            <w:noProof/>
          </w:rPr>
          <w:t>86.3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Risk Register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465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683" w:history="1">
        <w:r w:rsidRPr="00210B31">
          <w:rPr>
            <w:rStyle w:val="Hyperlink"/>
            <w:noProof/>
          </w:rPr>
          <w:t>86.3.1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Flight Software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466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684" w:history="1">
        <w:r w:rsidRPr="00210B31">
          <w:rPr>
            <w:rStyle w:val="Hyperlink"/>
            <w:noProof/>
          </w:rPr>
          <w:t>87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Low-Risk Quality Plan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468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685" w:history="1">
        <w:r w:rsidRPr="00210B31">
          <w:rPr>
            <w:rStyle w:val="Hyperlink"/>
            <w:noProof/>
          </w:rPr>
          <w:t>87.1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Thermal Model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468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686" w:history="1">
        <w:r w:rsidRPr="00210B31">
          <w:rPr>
            <w:rStyle w:val="Hyperlink"/>
            <w:noProof/>
          </w:rPr>
          <w:t>87.1.1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Quality Plan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468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687" w:history="1">
        <w:r w:rsidRPr="00210B31">
          <w:rPr>
            <w:rStyle w:val="Hyperlink"/>
            <w:noProof/>
          </w:rPr>
          <w:t>87.2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Quality Plan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469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688" w:history="1">
        <w:r w:rsidRPr="00210B31">
          <w:rPr>
            <w:rStyle w:val="Hyperlink"/>
            <w:noProof/>
          </w:rPr>
          <w:t>87.2.1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Payload Integration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470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689" w:history="1">
        <w:r w:rsidRPr="00210B31">
          <w:rPr>
            <w:rStyle w:val="Hyperlink"/>
            <w:noProof/>
          </w:rPr>
          <w:t>87.3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Docking Adapter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470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690" w:history="1">
        <w:r w:rsidRPr="00210B31">
          <w:rPr>
            <w:rStyle w:val="Hyperlink"/>
            <w:noProof/>
          </w:rPr>
          <w:t>87.3.1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Risk Register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471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691" w:history="1">
        <w:r w:rsidRPr="00210B31">
          <w:rPr>
            <w:rStyle w:val="Hyperlink"/>
            <w:noProof/>
          </w:rPr>
          <w:t>88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Low-Risk Flight Software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474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692" w:history="1">
        <w:r w:rsidRPr="00210B31">
          <w:rPr>
            <w:rStyle w:val="Hyperlink"/>
            <w:noProof/>
          </w:rPr>
          <w:t>88.1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Systems Engineering Plan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474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693" w:history="1">
        <w:r w:rsidRPr="00210B31">
          <w:rPr>
            <w:rStyle w:val="Hyperlink"/>
            <w:noProof/>
          </w:rPr>
          <w:t>88.1.1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Program Schedule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474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694" w:history="1">
        <w:r w:rsidRPr="00210B31">
          <w:rPr>
            <w:rStyle w:val="Hyperlink"/>
            <w:noProof/>
          </w:rPr>
          <w:t>88.2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Systems Engineering Plan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475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695" w:history="1">
        <w:r w:rsidRPr="00210B31">
          <w:rPr>
            <w:rStyle w:val="Hyperlink"/>
            <w:noProof/>
          </w:rPr>
          <w:t>88.2.1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Flight Software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476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696" w:history="1">
        <w:r w:rsidRPr="00210B31">
          <w:rPr>
            <w:rStyle w:val="Hyperlink"/>
            <w:noProof/>
          </w:rPr>
          <w:t>88.3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Configuration Baseline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476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697" w:history="1">
        <w:r w:rsidRPr="00210B31">
          <w:rPr>
            <w:rStyle w:val="Hyperlink"/>
            <w:noProof/>
          </w:rPr>
          <w:t>88.3.1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Launch Campaign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477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698" w:history="1">
        <w:r w:rsidRPr="00210B31">
          <w:rPr>
            <w:rStyle w:val="Hyperlink"/>
            <w:noProof/>
          </w:rPr>
          <w:t>89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Independent Docking Adapter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479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699" w:history="1">
        <w:r w:rsidRPr="00210B31">
          <w:rPr>
            <w:rStyle w:val="Hyperlink"/>
            <w:noProof/>
          </w:rPr>
          <w:t>89.1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Risk Register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479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700" w:history="1">
        <w:r w:rsidRPr="00210B31">
          <w:rPr>
            <w:rStyle w:val="Hyperlink"/>
            <w:noProof/>
          </w:rPr>
          <w:t>89.1.1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Docking Adapter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479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701" w:history="1">
        <w:r w:rsidRPr="00210B31">
          <w:rPr>
            <w:rStyle w:val="Hyperlink"/>
            <w:noProof/>
          </w:rPr>
          <w:t>89.2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Payload Integration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480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702" w:history="1">
        <w:r w:rsidRPr="00210B31">
          <w:rPr>
            <w:rStyle w:val="Hyperlink"/>
            <w:noProof/>
          </w:rPr>
          <w:t>89.2.1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Supply Chain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481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703" w:history="1">
        <w:r w:rsidRPr="00210B31">
          <w:rPr>
            <w:rStyle w:val="Hyperlink"/>
            <w:noProof/>
          </w:rPr>
          <w:t>89.3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Supply Chain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481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704" w:history="1">
        <w:r w:rsidRPr="00210B31">
          <w:rPr>
            <w:rStyle w:val="Hyperlink"/>
            <w:noProof/>
          </w:rPr>
          <w:t>89.3.1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Verification Matrix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482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705" w:history="1">
        <w:r w:rsidRPr="00210B31">
          <w:rPr>
            <w:rStyle w:val="Hyperlink"/>
            <w:noProof/>
          </w:rPr>
          <w:t>90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Independent Payload Integration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484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706" w:history="1">
        <w:r w:rsidRPr="00210B31">
          <w:rPr>
            <w:rStyle w:val="Hyperlink"/>
            <w:noProof/>
          </w:rPr>
          <w:t>90.1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Test Campaign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484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707" w:history="1">
        <w:r w:rsidRPr="00210B31">
          <w:rPr>
            <w:rStyle w:val="Hyperlink"/>
            <w:noProof/>
          </w:rPr>
          <w:t>90.1.1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Crew Module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484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708" w:history="1">
        <w:r w:rsidRPr="00210B31">
          <w:rPr>
            <w:rStyle w:val="Hyperlink"/>
            <w:noProof/>
          </w:rPr>
          <w:t>90.2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Mission Assurance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485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709" w:history="1">
        <w:r w:rsidRPr="00210B31">
          <w:rPr>
            <w:rStyle w:val="Hyperlink"/>
            <w:noProof/>
          </w:rPr>
          <w:t>90.2.1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Verification Matrix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486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710" w:history="1">
        <w:r w:rsidRPr="00210B31">
          <w:rPr>
            <w:rStyle w:val="Hyperlink"/>
            <w:noProof/>
          </w:rPr>
          <w:t>90.3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Payload Integration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486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711" w:history="1">
        <w:r w:rsidRPr="00210B31">
          <w:rPr>
            <w:rStyle w:val="Hyperlink"/>
            <w:noProof/>
          </w:rPr>
          <w:t>90.3.1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Risk Register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487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712" w:history="1">
        <w:r w:rsidRPr="00210B31">
          <w:rPr>
            <w:rStyle w:val="Hyperlink"/>
            <w:noProof/>
          </w:rPr>
          <w:t>91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Modular Systems Engineering Plan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489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713" w:history="1">
        <w:r w:rsidRPr="00210B31">
          <w:rPr>
            <w:rStyle w:val="Hyperlink"/>
            <w:noProof/>
          </w:rPr>
          <w:t>91.1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Supply Chain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489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714" w:history="1">
        <w:r w:rsidRPr="00210B31">
          <w:rPr>
            <w:rStyle w:val="Hyperlink"/>
            <w:noProof/>
          </w:rPr>
          <w:t>91.1.1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Flight Software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489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715" w:history="1">
        <w:r w:rsidRPr="00210B31">
          <w:rPr>
            <w:rStyle w:val="Hyperlink"/>
            <w:noProof/>
          </w:rPr>
          <w:t>91.2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Mission Assurance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490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716" w:history="1">
        <w:r w:rsidRPr="00210B31">
          <w:rPr>
            <w:rStyle w:val="Hyperlink"/>
            <w:noProof/>
          </w:rPr>
          <w:t>91.2.1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Systems Engineering Plan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491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717" w:history="1">
        <w:r w:rsidRPr="00210B31">
          <w:rPr>
            <w:rStyle w:val="Hyperlink"/>
            <w:noProof/>
          </w:rPr>
          <w:t>91.3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Safety Review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491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718" w:history="1">
        <w:r w:rsidRPr="00210B31">
          <w:rPr>
            <w:rStyle w:val="Hyperlink"/>
            <w:noProof/>
          </w:rPr>
          <w:t>91.3.1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Mission Assurance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492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719" w:history="1">
        <w:r w:rsidRPr="00210B31">
          <w:rPr>
            <w:rStyle w:val="Hyperlink"/>
            <w:noProof/>
          </w:rPr>
          <w:t>92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Flight-Qualified Crew Module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494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720" w:history="1">
        <w:r w:rsidRPr="00210B31">
          <w:rPr>
            <w:rStyle w:val="Hyperlink"/>
            <w:noProof/>
          </w:rPr>
          <w:t>92.1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Verification Matrix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_Toc244102720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494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721" w:history="1">
        <w:r w:rsidRPr="00210B31">
          <w:rPr>
            <w:rStyle w:val="Hyperlink"/>
            <w:noProof/>
          </w:rPr>
          <w:t>92.1.1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Docking Adapter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_Toc244102721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494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722" w:history="1">
        <w:r w:rsidRPr="00210B31">
          <w:rPr>
            <w:rStyle w:val="Hyperlink"/>
            <w:noProof/>
          </w:rPr>
          <w:t>92.2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Program Schedule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_Toc244102722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495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723" w:history="1">
        <w:r w:rsidRPr="00210B31">
          <w:rPr>
            <w:rStyle w:val="Hyperlink"/>
            <w:noProof/>
          </w:rPr>
          <w:t>92.2.1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Test Campaign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_Toc244102723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496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724" w:history="1">
        <w:r w:rsidRPr="00210B31">
          <w:rPr>
            <w:rStyle w:val="Hyperlink"/>
            <w:noProof/>
          </w:rPr>
          <w:t>92.3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Safety Review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496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725" w:history="1">
        <w:r w:rsidRPr="00210B31">
          <w:rPr>
            <w:rStyle w:val="Hyperlink"/>
            <w:noProof/>
          </w:rPr>
          <w:t>92.3.1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Thermal Model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_Toc244102725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497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726" w:history="1">
        <w:r w:rsidRPr="00210B31">
          <w:rPr>
            <w:rStyle w:val="Hyperlink"/>
            <w:noProof/>
          </w:rPr>
          <w:t>93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Independent Test Campaign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_Toc244102726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499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727" w:history="1">
        <w:r w:rsidRPr="00210B31">
          <w:rPr>
            <w:rStyle w:val="Hyperlink"/>
            <w:noProof/>
          </w:rPr>
          <w:t>93.1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Payload Integration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_Toc244102727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499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728" w:history="1">
        <w:r w:rsidRPr="00210B31">
          <w:rPr>
            <w:rStyle w:val="Hyperlink"/>
            <w:noProof/>
          </w:rPr>
          <w:t>93.1.1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Supply Chain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_Toc244102728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499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729" w:history="1">
        <w:r w:rsidRPr="00210B31">
          <w:rPr>
            <w:rStyle w:val="Hyperlink"/>
            <w:noProof/>
          </w:rPr>
          <w:t>93.2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Thermal Model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_Toc244102729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500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730" w:history="1">
        <w:r w:rsidRPr="00210B31">
          <w:rPr>
            <w:rStyle w:val="Hyperlink"/>
            <w:noProof/>
          </w:rPr>
          <w:t>93.2.1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Safety Review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_Toc244102730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501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731" w:history="1">
        <w:r w:rsidRPr="00210B31">
          <w:rPr>
            <w:rStyle w:val="Hyperlink"/>
            <w:noProof/>
          </w:rPr>
          <w:t>93.3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Safety Review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_Toc244102731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501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732" w:history="1">
        <w:r w:rsidRPr="00210B31">
          <w:rPr>
            <w:rStyle w:val="Hyperlink"/>
            <w:noProof/>
          </w:rPr>
          <w:t>93.3.1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Docking Adapter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502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733" w:history="1">
        <w:r w:rsidRPr="00210B31">
          <w:rPr>
            <w:rStyle w:val="Hyperlink"/>
            <w:noProof/>
          </w:rPr>
          <w:t>94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Modular Mission Assurance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_Toc244102733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504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734" w:history="1">
        <w:r w:rsidRPr="00210B31">
          <w:rPr>
            <w:rStyle w:val="Hyperlink"/>
            <w:noProof/>
          </w:rPr>
          <w:t>94.1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Systems Engineering Plan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_Toc244102734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504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735" w:history="1">
        <w:r w:rsidRPr="00210B31">
          <w:rPr>
            <w:rStyle w:val="Hyperlink"/>
            <w:noProof/>
          </w:rPr>
          <w:t>94.1.1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Verification Matrix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_Toc244102735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504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736" w:history="1">
        <w:r w:rsidRPr="00210B31">
          <w:rPr>
            <w:rStyle w:val="Hyperlink"/>
            <w:noProof/>
          </w:rPr>
          <w:t>94.2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Thermal Model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_Toc244102736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505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737" w:history="1">
        <w:r w:rsidRPr="00210B31">
          <w:rPr>
            <w:rStyle w:val="Hyperlink"/>
            <w:noProof/>
          </w:rPr>
          <w:t>94.2.1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Supply Chain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_Toc244102737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506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738" w:history="1">
        <w:r w:rsidRPr="00210B31">
          <w:rPr>
            <w:rStyle w:val="Hyperlink"/>
            <w:noProof/>
          </w:rPr>
          <w:t>94.3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Verification Matrix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_Toc244102738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506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739" w:history="1">
        <w:r w:rsidRPr="00210B31">
          <w:rPr>
            <w:rStyle w:val="Hyperlink"/>
            <w:noProof/>
          </w:rPr>
          <w:t>94.3.1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Launch Campaign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507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740" w:history="1">
        <w:r w:rsidRPr="00210B31">
          <w:rPr>
            <w:rStyle w:val="Hyperlink"/>
            <w:noProof/>
          </w:rPr>
          <w:t>95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Low-Risk Quality Plan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509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741" w:history="1">
        <w:r w:rsidRPr="00210B31">
          <w:rPr>
            <w:rStyle w:val="Hyperlink"/>
            <w:noProof/>
          </w:rPr>
          <w:t>95.1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Systems Engineering Plan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509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742" w:history="1">
        <w:r w:rsidRPr="00210B31">
          <w:rPr>
            <w:rStyle w:val="Hyperlink"/>
            <w:noProof/>
          </w:rPr>
          <w:t>95.1.1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Supply Chain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_Toc244102742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509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743" w:history="1">
        <w:r w:rsidRPr="00210B31">
          <w:rPr>
            <w:rStyle w:val="Hyperlink"/>
            <w:noProof/>
          </w:rPr>
          <w:t>95.2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Crew Module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510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744" w:history="1">
        <w:r w:rsidRPr="00210B31">
          <w:rPr>
            <w:rStyle w:val="Hyperlink"/>
            <w:noProof/>
          </w:rPr>
          <w:t>95.2.1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Systems Engineering Plan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511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745" w:history="1">
        <w:r w:rsidRPr="00210B31">
          <w:rPr>
            <w:rStyle w:val="Hyperlink"/>
            <w:noProof/>
          </w:rPr>
          <w:t>95.3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Supply Chain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511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746" w:history="1">
        <w:r w:rsidRPr="00210B31">
          <w:rPr>
            <w:rStyle w:val="Hyperlink"/>
            <w:noProof/>
          </w:rPr>
          <w:t>95.3.1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Safety Review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512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747" w:history="1">
        <w:r w:rsidRPr="00210B31">
          <w:rPr>
            <w:rStyle w:val="Hyperlink"/>
            <w:noProof/>
          </w:rPr>
          <w:t>96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Traceable Ground Segment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514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748" w:history="1">
        <w:r w:rsidRPr="00210B31">
          <w:rPr>
            <w:rStyle w:val="Hyperlink"/>
            <w:noProof/>
          </w:rPr>
          <w:t>96.1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Program Schedule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_Toc244102748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514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749" w:history="1">
        <w:r w:rsidRPr="00210B31">
          <w:rPr>
            <w:rStyle w:val="Hyperlink"/>
            <w:noProof/>
          </w:rPr>
          <w:t>96.1.1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Payload Integration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_Toc244102749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514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750" w:history="1">
        <w:r w:rsidRPr="00210B31">
          <w:rPr>
            <w:rStyle w:val="Hyperlink"/>
            <w:noProof/>
          </w:rPr>
          <w:t>96.2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Docking Adapter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515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751" w:history="1">
        <w:r w:rsidRPr="00210B31">
          <w:rPr>
            <w:rStyle w:val="Hyperlink"/>
            <w:noProof/>
          </w:rPr>
          <w:t>96.2.1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Verification Matrix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_Toc244102751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516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752" w:history="1">
        <w:r w:rsidRPr="00210B31">
          <w:rPr>
            <w:rStyle w:val="Hyperlink"/>
            <w:noProof/>
          </w:rPr>
          <w:t>96.3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Quality Plan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_Toc244102752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516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753" w:history="1">
        <w:r w:rsidRPr="00210B31">
          <w:rPr>
            <w:rStyle w:val="Hyperlink"/>
            <w:noProof/>
          </w:rPr>
          <w:t>96.3.1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Program Schedule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_Toc244102753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517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754" w:history="1">
        <w:r w:rsidRPr="00210B31">
          <w:rPr>
            <w:rStyle w:val="Hyperlink"/>
            <w:noProof/>
          </w:rPr>
          <w:t>97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Measured Safety Review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_Toc244102754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519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755" w:history="1">
        <w:r w:rsidRPr="00210B31">
          <w:rPr>
            <w:rStyle w:val="Hyperlink"/>
            <w:noProof/>
          </w:rPr>
          <w:t>97.1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Supply Chain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_Toc244102755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519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756" w:history="1">
        <w:r w:rsidRPr="00210B31">
          <w:rPr>
            <w:rStyle w:val="Hyperlink"/>
            <w:noProof/>
          </w:rPr>
          <w:t>97.1.1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Test Campaign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_Toc244102756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519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757" w:history="1">
        <w:r w:rsidRPr="00210B31">
          <w:rPr>
            <w:rStyle w:val="Hyperlink"/>
            <w:noProof/>
          </w:rPr>
          <w:t>97.2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Configuration Baseline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_Toc244102757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520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758" w:history="1">
        <w:r w:rsidRPr="00210B31">
          <w:rPr>
            <w:rStyle w:val="Hyperlink"/>
            <w:noProof/>
          </w:rPr>
          <w:t>97.2.1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Configuration Baseline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_Toc244102758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521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759" w:history="1">
        <w:r w:rsidRPr="00210B31">
          <w:rPr>
            <w:rStyle w:val="Hyperlink"/>
            <w:noProof/>
          </w:rPr>
          <w:t>97.3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Supply Chain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_Toc244102759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521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760" w:history="1">
        <w:r w:rsidRPr="00210B31">
          <w:rPr>
            <w:rStyle w:val="Hyperlink"/>
            <w:noProof/>
          </w:rPr>
          <w:t>97.3.1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Risk Register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_Toc244102760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522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761" w:history="1">
        <w:r w:rsidRPr="00210B31">
          <w:rPr>
            <w:rStyle w:val="Hyperlink"/>
            <w:noProof/>
          </w:rPr>
          <w:t>98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Integrated Mission Assurance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_Toc244102761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525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762" w:history="1">
        <w:r w:rsidRPr="00210B31">
          <w:rPr>
            <w:rStyle w:val="Hyperlink"/>
            <w:noProof/>
          </w:rPr>
          <w:t>98.1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Supply Chain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525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763" w:history="1">
        <w:r w:rsidRPr="00210B31">
          <w:rPr>
            <w:rStyle w:val="Hyperlink"/>
            <w:noProof/>
          </w:rPr>
          <w:t>98.1.1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Program Schedule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525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764" w:history="1">
        <w:r w:rsidRPr="00210B31">
          <w:rPr>
            <w:rStyle w:val="Hyperlink"/>
            <w:noProof/>
          </w:rPr>
          <w:t>98.2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Program Schedule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526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765" w:history="1">
        <w:r w:rsidRPr="00210B31">
          <w:rPr>
            <w:rStyle w:val="Hyperlink"/>
            <w:noProof/>
          </w:rPr>
          <w:t>98.2.1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Quality Plan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527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766" w:history="1">
        <w:r w:rsidRPr="00210B31">
          <w:rPr>
            <w:rStyle w:val="Hyperlink"/>
            <w:noProof/>
          </w:rPr>
          <w:t>98.3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Flight Software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527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767" w:history="1">
        <w:r w:rsidRPr="00210B31">
          <w:rPr>
            <w:rStyle w:val="Hyperlink"/>
            <w:noProof/>
          </w:rPr>
          <w:t>98.3.1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Verification Matrix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528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768" w:history="1">
        <w:r w:rsidRPr="00210B31">
          <w:rPr>
            <w:rStyle w:val="Hyperlink"/>
            <w:noProof/>
          </w:rPr>
          <w:t>99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Repeatable Launch Campaign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530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769" w:history="1">
        <w:r w:rsidRPr="00210B31">
          <w:rPr>
            <w:rStyle w:val="Hyperlink"/>
            <w:noProof/>
          </w:rPr>
          <w:t>99.1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Systems Engineering Plan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530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770" w:history="1">
        <w:r w:rsidRPr="00210B31">
          <w:rPr>
            <w:rStyle w:val="Hyperlink"/>
            <w:noProof/>
          </w:rPr>
          <w:t>99.1.1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Quality Plan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530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771" w:history="1">
        <w:r w:rsidRPr="00210B31">
          <w:rPr>
            <w:rStyle w:val="Hyperlink"/>
            <w:noProof/>
          </w:rPr>
          <w:t>99.2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Launch Campaign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531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772" w:history="1">
        <w:r w:rsidRPr="00210B31">
          <w:rPr>
            <w:rStyle w:val="Hyperlink"/>
            <w:noProof/>
          </w:rPr>
          <w:t>99.2.1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Crew Module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532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773" w:history="1">
        <w:r w:rsidRPr="00210B31">
          <w:rPr>
            <w:rStyle w:val="Hyperlink"/>
            <w:noProof/>
          </w:rPr>
          <w:t>99.3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Supply Chain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_Toc244102773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532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774" w:history="1">
        <w:r w:rsidRPr="00210B31">
          <w:rPr>
            <w:rStyle w:val="Hyperlink"/>
            <w:noProof/>
          </w:rPr>
          <w:t>99.3.1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Systems Engineering Plan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_Toc244102774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533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775" w:history="1">
        <w:r w:rsidRPr="00210B31">
          <w:rPr>
            <w:rStyle w:val="Hyperlink"/>
            <w:noProof/>
          </w:rPr>
          <w:t>100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Flight-Qualified Verification Matrix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535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776" w:history="1">
        <w:r w:rsidRPr="00210B31">
          <w:rPr>
            <w:rStyle w:val="Hyperlink"/>
            <w:noProof/>
          </w:rPr>
          <w:t>100.1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Test Campaign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535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777" w:history="1">
        <w:r w:rsidRPr="00210B31">
          <w:rPr>
            <w:rStyle w:val="Hyperlink"/>
            <w:noProof/>
          </w:rPr>
          <w:t>100.1.1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Program Schedule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_Toc244102777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535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778" w:history="1">
        <w:r w:rsidRPr="00210B31">
          <w:rPr>
            <w:rStyle w:val="Hyperlink"/>
            <w:noProof/>
          </w:rPr>
          <w:t>100.2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Risk Register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_Toc244102778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536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779" w:history="1">
        <w:r w:rsidRPr="00210B31">
          <w:rPr>
            <w:rStyle w:val="Hyperlink"/>
            <w:noProof/>
          </w:rPr>
          <w:t>100.2.1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Quality Plan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_Toc244102779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537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780" w:history="1">
        <w:r w:rsidRPr="00210B31">
          <w:rPr>
            <w:rStyle w:val="Hyperlink"/>
            <w:noProof/>
          </w:rPr>
          <w:t>100.3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Flight Software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_Toc244102780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537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781" w:history="1">
        <w:r w:rsidRPr="00210B31">
          <w:rPr>
            <w:rStyle w:val="Hyperlink"/>
            <w:noProof/>
          </w:rPr>
          <w:t>100.3.1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Payload Integration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538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782" w:history="1">
        <w:r w:rsidRPr="00210B31">
          <w:rPr>
            <w:rStyle w:val="Hyperlink"/>
            <w:noProof/>
          </w:rPr>
          <w:t>101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Repeatable Payload Integration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540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783" w:history="1">
        <w:r w:rsidRPr="00210B31">
          <w:rPr>
            <w:rStyle w:val="Hyperlink"/>
            <w:noProof/>
          </w:rPr>
          <w:t>101.1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Thermal Model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_Toc244102783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540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784" w:history="1">
        <w:r w:rsidRPr="00210B31">
          <w:rPr>
            <w:rStyle w:val="Hyperlink"/>
            <w:noProof/>
          </w:rPr>
          <w:t>101.1.1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Mission Assurance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_Toc244102784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540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785" w:history="1">
        <w:r w:rsidRPr="00210B31">
          <w:rPr>
            <w:rStyle w:val="Hyperlink"/>
            <w:noProof/>
          </w:rPr>
          <w:t>101.2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Configuration Baseline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_Toc244102785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541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786" w:history="1">
        <w:r w:rsidRPr="00210B31">
          <w:rPr>
            <w:rStyle w:val="Hyperlink"/>
            <w:noProof/>
          </w:rPr>
          <w:t>101.2.1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Safety Review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_Toc244102786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542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787" w:history="1">
        <w:r w:rsidRPr="00210B31">
          <w:rPr>
            <w:rStyle w:val="Hyperlink"/>
            <w:noProof/>
          </w:rPr>
          <w:t>101.3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Crew Module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_Toc244102787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542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788" w:history="1">
        <w:r w:rsidRPr="00210B31">
          <w:rPr>
            <w:rStyle w:val="Hyperlink"/>
            <w:noProof/>
          </w:rPr>
          <w:t>101.3.1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Thermal Model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_Toc244102788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543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789" w:history="1">
        <w:r w:rsidRPr="00210B31">
          <w:rPr>
            <w:rStyle w:val="Hyperlink"/>
            <w:noProof/>
          </w:rPr>
          <w:t>102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Low-Risk Payload Integration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_Toc244102789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545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790" w:history="1">
        <w:r w:rsidRPr="00210B31">
          <w:rPr>
            <w:rStyle w:val="Hyperlink"/>
            <w:noProof/>
          </w:rPr>
          <w:t>102.1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Configuration Baseline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545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791" w:history="1">
        <w:r w:rsidRPr="00210B31">
          <w:rPr>
            <w:rStyle w:val="Hyperlink"/>
            <w:noProof/>
          </w:rPr>
          <w:t>102.1.1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Crew Module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545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792" w:history="1">
        <w:r w:rsidRPr="00210B31">
          <w:rPr>
            <w:rStyle w:val="Hyperlink"/>
            <w:noProof/>
          </w:rPr>
          <w:t>102.2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Mission Assurance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546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793" w:history="1">
        <w:r w:rsidRPr="00210B31">
          <w:rPr>
            <w:rStyle w:val="Hyperlink"/>
            <w:noProof/>
          </w:rPr>
          <w:t>102.2.1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Mission Assurance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547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794" w:history="1">
        <w:r w:rsidRPr="00210B31">
          <w:rPr>
            <w:rStyle w:val="Hyperlink"/>
            <w:noProof/>
          </w:rPr>
          <w:t>102.3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Supply Chain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547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795" w:history="1">
        <w:r w:rsidRPr="00210B31">
          <w:rPr>
            <w:rStyle w:val="Hyperlink"/>
            <w:noProof/>
          </w:rPr>
          <w:t>102.3.1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Configuration Baseline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548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796" w:history="1">
        <w:r w:rsidRPr="00210B31">
          <w:rPr>
            <w:rStyle w:val="Hyperlink"/>
            <w:noProof/>
          </w:rPr>
          <w:t>103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Flight-Qualified Program Schedule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550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797" w:history="1">
        <w:r w:rsidRPr="00210B31">
          <w:rPr>
            <w:rStyle w:val="Hyperlink"/>
            <w:noProof/>
          </w:rPr>
          <w:t>103.1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Ground Segment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550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798" w:history="1">
        <w:r w:rsidRPr="00210B31">
          <w:rPr>
            <w:rStyle w:val="Hyperlink"/>
            <w:noProof/>
          </w:rPr>
          <w:t>103.1.1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Verification Matrix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550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799" w:history="1">
        <w:r w:rsidRPr="00210B31">
          <w:rPr>
            <w:rStyle w:val="Hyperlink"/>
            <w:noProof/>
          </w:rPr>
          <w:t>103.2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Flight Software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551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800" w:history="1">
        <w:r w:rsidRPr="00210B31">
          <w:rPr>
            <w:rStyle w:val="Hyperlink"/>
            <w:noProof/>
          </w:rPr>
          <w:t>103.2.1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Program Schedule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552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801" w:history="1">
        <w:r w:rsidRPr="00210B31">
          <w:rPr>
            <w:rStyle w:val="Hyperlink"/>
            <w:noProof/>
          </w:rPr>
          <w:t>103.3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Flight Software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552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802" w:history="1">
        <w:r w:rsidRPr="00210B31">
          <w:rPr>
            <w:rStyle w:val="Hyperlink"/>
            <w:noProof/>
          </w:rPr>
          <w:t>103.3.1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Flight Software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553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803" w:history="1">
        <w:r w:rsidRPr="00210B31">
          <w:rPr>
            <w:rStyle w:val="Hyperlink"/>
            <w:noProof/>
          </w:rPr>
          <w:t>104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Measured Quality Plan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555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804" w:history="1">
        <w:r w:rsidRPr="00210B31">
          <w:rPr>
            <w:rStyle w:val="Hyperlink"/>
            <w:noProof/>
          </w:rPr>
          <w:t>104.1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Program Schedule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555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805" w:history="1">
        <w:r w:rsidRPr="00210B31">
          <w:rPr>
            <w:rStyle w:val="Hyperlink"/>
            <w:noProof/>
          </w:rPr>
          <w:t>104.1.1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Systems Engineering Plan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555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806" w:history="1">
        <w:r w:rsidRPr="00210B31">
          <w:rPr>
            <w:rStyle w:val="Hyperlink"/>
            <w:noProof/>
          </w:rPr>
          <w:t>104.2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Quality Plan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556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807" w:history="1">
        <w:r w:rsidRPr="00210B31">
          <w:rPr>
            <w:rStyle w:val="Hyperlink"/>
            <w:noProof/>
          </w:rPr>
          <w:t>104.2.1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Payload Integration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557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808" w:history="1">
        <w:r w:rsidRPr="00210B31">
          <w:rPr>
            <w:rStyle w:val="Hyperlink"/>
            <w:noProof/>
          </w:rPr>
          <w:t>104.3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Program Schedule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557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809" w:history="1">
        <w:r w:rsidRPr="00210B31">
          <w:rPr>
            <w:rStyle w:val="Hyperlink"/>
            <w:noProof/>
          </w:rPr>
          <w:t>104.3.1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Safety Review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558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810" w:history="1">
        <w:r w:rsidRPr="00210B31">
          <w:rPr>
            <w:rStyle w:val="Hyperlink"/>
            <w:noProof/>
          </w:rPr>
          <w:t>105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Low-Risk Docking Adapter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560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811" w:history="1">
        <w:r w:rsidRPr="00210B31">
          <w:rPr>
            <w:rStyle w:val="Hyperlink"/>
            <w:noProof/>
          </w:rPr>
          <w:t>105.1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Verification Matrix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560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812" w:history="1">
        <w:r w:rsidRPr="00210B31">
          <w:rPr>
            <w:rStyle w:val="Hyperlink"/>
            <w:noProof/>
          </w:rPr>
          <w:t>105.1.1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Configuration Baseline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560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813" w:history="1">
        <w:r w:rsidRPr="00210B31">
          <w:rPr>
            <w:rStyle w:val="Hyperlink"/>
            <w:noProof/>
          </w:rPr>
          <w:t>105.2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Quality Plan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561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814" w:history="1">
        <w:r w:rsidRPr="00210B31">
          <w:rPr>
            <w:rStyle w:val="Hyperlink"/>
            <w:noProof/>
          </w:rPr>
          <w:t>105.2.1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Power Subsystem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562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815" w:history="1">
        <w:r w:rsidRPr="00210B31">
          <w:rPr>
            <w:rStyle w:val="Hyperlink"/>
            <w:noProof/>
          </w:rPr>
          <w:t>105.3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Launch Campaign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562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816" w:history="1">
        <w:r w:rsidRPr="00210B31">
          <w:rPr>
            <w:rStyle w:val="Hyperlink"/>
            <w:noProof/>
          </w:rPr>
          <w:t>105.3.1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Systems Engineering Plan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563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817" w:history="1">
        <w:r w:rsidRPr="00210B31">
          <w:rPr>
            <w:rStyle w:val="Hyperlink"/>
            <w:noProof/>
          </w:rPr>
          <w:t>106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Repeatable Safety Review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565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818" w:history="1">
        <w:r w:rsidRPr="00210B31">
          <w:rPr>
            <w:rStyle w:val="Hyperlink"/>
            <w:noProof/>
          </w:rPr>
          <w:t>106.1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Power Subsystem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565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819" w:history="1">
        <w:r w:rsidRPr="00210B31">
          <w:rPr>
            <w:rStyle w:val="Hyperlink"/>
            <w:noProof/>
          </w:rPr>
          <w:t>106.1.1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Power Subsystem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565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820" w:history="1">
        <w:r w:rsidRPr="00210B31">
          <w:rPr>
            <w:rStyle w:val="Hyperlink"/>
            <w:noProof/>
          </w:rPr>
          <w:t>106.2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Docking Adapter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566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821" w:history="1">
        <w:r w:rsidRPr="00210B31">
          <w:rPr>
            <w:rStyle w:val="Hyperlink"/>
            <w:noProof/>
          </w:rPr>
          <w:t>106.2.1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Systems Engineering Plan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567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822" w:history="1">
        <w:r w:rsidRPr="00210B31">
          <w:rPr>
            <w:rStyle w:val="Hyperlink"/>
            <w:noProof/>
          </w:rPr>
          <w:t>106.3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Test Campaign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567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823" w:history="1">
        <w:r w:rsidRPr="00210B31">
          <w:rPr>
            <w:rStyle w:val="Hyperlink"/>
            <w:noProof/>
          </w:rPr>
          <w:t>106.3.1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Quality Plan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568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824" w:history="1">
        <w:r w:rsidRPr="00210B31">
          <w:rPr>
            <w:rStyle w:val="Hyperlink"/>
            <w:noProof/>
          </w:rPr>
          <w:t>107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Low-Risk Ground Segment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570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825" w:history="1">
        <w:r w:rsidRPr="00210B31">
          <w:rPr>
            <w:rStyle w:val="Hyperlink"/>
            <w:noProof/>
          </w:rPr>
          <w:t>107.1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Docking Adapter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_Toc244102825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570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826" w:history="1">
        <w:r w:rsidRPr="00210B31">
          <w:rPr>
            <w:rStyle w:val="Hyperlink"/>
            <w:noProof/>
          </w:rPr>
          <w:t>107.1.1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Launch Campaign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570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827" w:history="1">
        <w:r w:rsidRPr="00210B31">
          <w:rPr>
            <w:rStyle w:val="Hyperlink"/>
            <w:noProof/>
          </w:rPr>
          <w:t>107.2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Crew Module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571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828" w:history="1">
        <w:r w:rsidRPr="00210B31">
          <w:rPr>
            <w:rStyle w:val="Hyperlink"/>
            <w:noProof/>
          </w:rPr>
          <w:t>107.2.1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Program Schedule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572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829" w:history="1">
        <w:r w:rsidRPr="00210B31">
          <w:rPr>
            <w:rStyle w:val="Hyperlink"/>
            <w:noProof/>
          </w:rPr>
          <w:t>107.3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Quality Plan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572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830" w:history="1">
        <w:r w:rsidRPr="00210B31">
          <w:rPr>
            <w:rStyle w:val="Hyperlink"/>
            <w:noProof/>
          </w:rPr>
          <w:t>107.3.1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Power Subsystem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573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831" w:history="1">
        <w:r w:rsidRPr="00210B31">
          <w:rPr>
            <w:rStyle w:val="Hyperlink"/>
            <w:noProof/>
          </w:rPr>
          <w:t>108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Measured Payload Integration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576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832" w:history="1">
        <w:r w:rsidRPr="00210B31">
          <w:rPr>
            <w:rStyle w:val="Hyperlink"/>
            <w:noProof/>
          </w:rPr>
          <w:t>108.1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Configuration Baseline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_Toc244102832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576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833" w:history="1">
        <w:r w:rsidRPr="00210B31">
          <w:rPr>
            <w:rStyle w:val="Hyperlink"/>
            <w:noProof/>
          </w:rPr>
          <w:t>108.1.1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Supply Chain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_Toc244102833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576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834" w:history="1">
        <w:r w:rsidRPr="00210B31">
          <w:rPr>
            <w:rStyle w:val="Hyperlink"/>
            <w:noProof/>
          </w:rPr>
          <w:t>108.2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Supply Chain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577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835" w:history="1">
        <w:r w:rsidRPr="00210B31">
          <w:rPr>
            <w:rStyle w:val="Hyperlink"/>
            <w:noProof/>
          </w:rPr>
          <w:t>108.2.1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Thermal Model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578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836" w:history="1">
        <w:r w:rsidRPr="00210B31">
          <w:rPr>
            <w:rStyle w:val="Hyperlink"/>
            <w:noProof/>
          </w:rPr>
          <w:t>108.3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Systems Engineering Plan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578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837" w:history="1">
        <w:r w:rsidRPr="00210B31">
          <w:rPr>
            <w:rStyle w:val="Hyperlink"/>
            <w:noProof/>
          </w:rPr>
          <w:t>108.3.1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Test Campaign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579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838" w:history="1">
        <w:r w:rsidRPr="00210B31">
          <w:rPr>
            <w:rStyle w:val="Hyperlink"/>
            <w:noProof/>
          </w:rPr>
          <w:t>109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Measured Supply Chain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581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839" w:history="1">
        <w:r w:rsidRPr="00210B31">
          <w:rPr>
            <w:rStyle w:val="Hyperlink"/>
            <w:noProof/>
          </w:rPr>
          <w:t>109.1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Mission Assurance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581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840" w:history="1">
        <w:r w:rsidRPr="00210B31">
          <w:rPr>
            <w:rStyle w:val="Hyperlink"/>
            <w:noProof/>
          </w:rPr>
          <w:t>109.1.1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Docking Adapter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581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841" w:history="1">
        <w:r w:rsidRPr="00210B31">
          <w:rPr>
            <w:rStyle w:val="Hyperlink"/>
            <w:noProof/>
          </w:rPr>
          <w:t>109.2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Safety Review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582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842" w:history="1">
        <w:r w:rsidRPr="00210B31">
          <w:rPr>
            <w:rStyle w:val="Hyperlink"/>
            <w:noProof/>
          </w:rPr>
          <w:t>109.2.1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Crew Module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583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843" w:history="1">
        <w:r w:rsidRPr="00210B31">
          <w:rPr>
            <w:rStyle w:val="Hyperlink"/>
            <w:noProof/>
          </w:rPr>
          <w:t>109.3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Risk Register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583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844" w:history="1">
        <w:r w:rsidRPr="00210B31">
          <w:rPr>
            <w:rStyle w:val="Hyperlink"/>
            <w:noProof/>
          </w:rPr>
          <w:t>109.3.1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Safety Review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584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845" w:history="1">
        <w:r w:rsidRPr="00210B31">
          <w:rPr>
            <w:rStyle w:val="Hyperlink"/>
            <w:noProof/>
          </w:rPr>
          <w:t>110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Integrated Configuration Baseline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586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846" w:history="1">
        <w:r w:rsidRPr="00210B31">
          <w:rPr>
            <w:rStyle w:val="Hyperlink"/>
            <w:noProof/>
          </w:rPr>
          <w:t>110.1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Risk Register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586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847" w:history="1">
        <w:r w:rsidRPr="00210B31">
          <w:rPr>
            <w:rStyle w:val="Hyperlink"/>
            <w:noProof/>
          </w:rPr>
          <w:t>110.1.1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Test Campaign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586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848" w:history="1">
        <w:r w:rsidRPr="00210B31">
          <w:rPr>
            <w:rStyle w:val="Hyperlink"/>
            <w:noProof/>
          </w:rPr>
          <w:t>110.2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Risk Register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587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849" w:history="1">
        <w:r w:rsidRPr="00210B31">
          <w:rPr>
            <w:rStyle w:val="Hyperlink"/>
            <w:noProof/>
          </w:rPr>
          <w:t>110.2.1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Verification Matrix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588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850" w:history="1">
        <w:r w:rsidRPr="00210B31">
          <w:rPr>
            <w:rStyle w:val="Hyperlink"/>
            <w:noProof/>
          </w:rPr>
          <w:t>110.3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Systems Engineering Plan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588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851" w:history="1">
        <w:r w:rsidRPr="00210B31">
          <w:rPr>
            <w:rStyle w:val="Hyperlink"/>
            <w:noProof/>
          </w:rPr>
          <w:t>110.3.1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Ground Segment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589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852" w:history="1">
        <w:r w:rsidRPr="00210B31">
          <w:rPr>
            <w:rStyle w:val="Hyperlink"/>
            <w:noProof/>
          </w:rPr>
          <w:t>111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Traceable Power Subsystem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591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853" w:history="1">
        <w:r w:rsidRPr="00210B31">
          <w:rPr>
            <w:rStyle w:val="Hyperlink"/>
            <w:noProof/>
          </w:rPr>
          <w:t>111.1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Crew Module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591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854" w:history="1">
        <w:r w:rsidRPr="00210B31">
          <w:rPr>
            <w:rStyle w:val="Hyperlink"/>
            <w:noProof/>
          </w:rPr>
          <w:t>111.1.1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Launch Campaign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591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855" w:history="1">
        <w:r w:rsidRPr="00210B31">
          <w:rPr>
            <w:rStyle w:val="Hyperlink"/>
            <w:noProof/>
          </w:rPr>
          <w:t>111.2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Program Schedule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592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856" w:history="1">
        <w:r w:rsidRPr="00210B31">
          <w:rPr>
            <w:rStyle w:val="Hyperlink"/>
            <w:noProof/>
          </w:rPr>
          <w:t>111.2.1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Risk Register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593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857" w:history="1">
        <w:r w:rsidRPr="00210B31">
          <w:rPr>
            <w:rStyle w:val="Hyperlink"/>
            <w:noProof/>
          </w:rPr>
          <w:t>111.3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Ground Segment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593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858" w:history="1">
        <w:r w:rsidRPr="00210B31">
          <w:rPr>
            <w:rStyle w:val="Hyperlink"/>
            <w:noProof/>
          </w:rPr>
          <w:t>111.3.1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Thermal Model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594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859" w:history="1">
        <w:r w:rsidRPr="00210B31">
          <w:rPr>
            <w:rStyle w:val="Hyperlink"/>
            <w:noProof/>
          </w:rPr>
          <w:t>112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Proven Payload Integration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596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860" w:history="1">
        <w:r w:rsidRPr="00210B31">
          <w:rPr>
            <w:rStyle w:val="Hyperlink"/>
            <w:noProof/>
          </w:rPr>
          <w:t>112.1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Crew Module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596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861" w:history="1">
        <w:r w:rsidRPr="00210B31">
          <w:rPr>
            <w:rStyle w:val="Hyperlink"/>
            <w:noProof/>
          </w:rPr>
          <w:t>112.1.1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Payload Integration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596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862" w:history="1">
        <w:r w:rsidRPr="00210B31">
          <w:rPr>
            <w:rStyle w:val="Hyperlink"/>
            <w:noProof/>
          </w:rPr>
          <w:t>112.2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Systems Engineering Plan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597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863" w:history="1">
        <w:r w:rsidRPr="00210B31">
          <w:rPr>
            <w:rStyle w:val="Hyperlink"/>
            <w:noProof/>
          </w:rPr>
          <w:t>112.2.1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Crew Module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598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864" w:history="1">
        <w:r w:rsidRPr="00210B31">
          <w:rPr>
            <w:rStyle w:val="Hyperlink"/>
            <w:noProof/>
          </w:rPr>
          <w:t>112.3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Configuration Baseline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598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865" w:history="1">
        <w:r w:rsidRPr="00210B31">
          <w:rPr>
            <w:rStyle w:val="Hyperlink"/>
            <w:noProof/>
          </w:rPr>
          <w:t>112.3.1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Risk Register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599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866" w:history="1">
        <w:r w:rsidRPr="00210B31">
          <w:rPr>
            <w:rStyle w:val="Hyperlink"/>
            <w:noProof/>
          </w:rPr>
          <w:t>113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Low-Risk Program Schedule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601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867" w:history="1">
        <w:r w:rsidRPr="00210B31">
          <w:rPr>
            <w:rStyle w:val="Hyperlink"/>
            <w:noProof/>
          </w:rPr>
          <w:t>113.1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Systems Engineering Plan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601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868" w:history="1">
        <w:r w:rsidRPr="00210B31">
          <w:rPr>
            <w:rStyle w:val="Hyperlink"/>
            <w:noProof/>
          </w:rPr>
          <w:t>113.1.1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Program Schedule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601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869" w:history="1">
        <w:r w:rsidRPr="00210B31">
          <w:rPr>
            <w:rStyle w:val="Hyperlink"/>
            <w:noProof/>
          </w:rPr>
          <w:t>113.2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Program Schedule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602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870" w:history="1">
        <w:r w:rsidRPr="00210B31">
          <w:rPr>
            <w:rStyle w:val="Hyperlink"/>
            <w:noProof/>
          </w:rPr>
          <w:t>113.2.1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Verification Matrix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603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871" w:history="1">
        <w:r w:rsidRPr="00210B31">
          <w:rPr>
            <w:rStyle w:val="Hyperlink"/>
            <w:noProof/>
          </w:rPr>
          <w:t>113.3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Mission Assurance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603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872" w:history="1">
        <w:r w:rsidRPr="00210B31">
          <w:rPr>
            <w:rStyle w:val="Hyperlink"/>
            <w:noProof/>
          </w:rPr>
          <w:t>113.3.1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Power Subsystem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604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873" w:history="1">
        <w:r w:rsidRPr="00210B31">
          <w:rPr>
            <w:rStyle w:val="Hyperlink"/>
            <w:noProof/>
          </w:rPr>
          <w:t>114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Integrated Configuration Baseline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606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874" w:history="1">
        <w:r w:rsidRPr="00210B31">
          <w:rPr>
            <w:rStyle w:val="Hyperlink"/>
            <w:noProof/>
          </w:rPr>
          <w:t>114.1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Crew Module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606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875" w:history="1">
        <w:r w:rsidRPr="00210B31">
          <w:rPr>
            <w:rStyle w:val="Hyperlink"/>
            <w:noProof/>
          </w:rPr>
          <w:t>114.1.1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Thermal Model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606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876" w:history="1">
        <w:r w:rsidRPr="00210B31">
          <w:rPr>
            <w:rStyle w:val="Hyperlink"/>
            <w:noProof/>
          </w:rPr>
          <w:t>114.2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Launch Campaign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607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877" w:history="1">
        <w:r w:rsidRPr="00210B31">
          <w:rPr>
            <w:rStyle w:val="Hyperlink"/>
            <w:noProof/>
          </w:rPr>
          <w:t>114.2.1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Configuration Baseline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608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878" w:history="1">
        <w:r w:rsidRPr="00210B31">
          <w:rPr>
            <w:rStyle w:val="Hyperlink"/>
            <w:noProof/>
          </w:rPr>
          <w:t>114.3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Risk Register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608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879" w:history="1">
        <w:r w:rsidRPr="00210B31">
          <w:rPr>
            <w:rStyle w:val="Hyperlink"/>
            <w:noProof/>
          </w:rPr>
          <w:t>114.3.1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Test Campaign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609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880" w:history="1">
        <w:r w:rsidRPr="00210B31">
          <w:rPr>
            <w:rStyle w:val="Hyperlink"/>
            <w:noProof/>
          </w:rPr>
          <w:t>115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Low-Risk Crew Module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611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881" w:history="1">
        <w:r w:rsidRPr="00210B31">
          <w:rPr>
            <w:rStyle w:val="Hyperlink"/>
            <w:noProof/>
          </w:rPr>
          <w:t>115.1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Docking Adapter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611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882" w:history="1">
        <w:r w:rsidRPr="00210B31">
          <w:rPr>
            <w:rStyle w:val="Hyperlink"/>
            <w:noProof/>
          </w:rPr>
          <w:t>115.1.1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Launch Campaign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611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883" w:history="1">
        <w:r w:rsidRPr="00210B31">
          <w:rPr>
            <w:rStyle w:val="Hyperlink"/>
            <w:noProof/>
          </w:rPr>
          <w:t>115.2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Crew Module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612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884" w:history="1">
        <w:r w:rsidRPr="00210B31">
          <w:rPr>
            <w:rStyle w:val="Hyperlink"/>
            <w:noProof/>
          </w:rPr>
          <w:t>115.2.1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Configuration Baseline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613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885" w:history="1">
        <w:r w:rsidRPr="00210B31">
          <w:rPr>
            <w:rStyle w:val="Hyperlink"/>
            <w:noProof/>
          </w:rPr>
          <w:t>115.3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Quality Plan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613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886" w:history="1">
        <w:r w:rsidRPr="00210B31">
          <w:rPr>
            <w:rStyle w:val="Hyperlink"/>
            <w:noProof/>
          </w:rPr>
          <w:t>115.3.1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Docking Adapter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614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887" w:history="1">
        <w:r w:rsidRPr="00210B31">
          <w:rPr>
            <w:rStyle w:val="Hyperlink"/>
            <w:noProof/>
          </w:rPr>
          <w:t>116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Independent Thermal Model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616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888" w:history="1">
        <w:r w:rsidRPr="00210B31">
          <w:rPr>
            <w:rStyle w:val="Hyperlink"/>
            <w:noProof/>
          </w:rPr>
          <w:t>116.1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Configuration Baseline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616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889" w:history="1">
        <w:r w:rsidRPr="00210B31">
          <w:rPr>
            <w:rStyle w:val="Hyperlink"/>
            <w:noProof/>
          </w:rPr>
          <w:t>116.1.1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Docking Adapter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616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890" w:history="1">
        <w:r w:rsidRPr="00210B31">
          <w:rPr>
            <w:rStyle w:val="Hyperlink"/>
            <w:noProof/>
          </w:rPr>
          <w:t>116.2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Quality Plan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617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891" w:history="1">
        <w:r w:rsidRPr="00210B31">
          <w:rPr>
            <w:rStyle w:val="Hyperlink"/>
            <w:noProof/>
          </w:rPr>
          <w:t>116.2.1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Flight Software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618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892" w:history="1">
        <w:r w:rsidRPr="00210B31">
          <w:rPr>
            <w:rStyle w:val="Hyperlink"/>
            <w:noProof/>
          </w:rPr>
          <w:t>116.3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Systems Engineering Plan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618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893" w:history="1">
        <w:r w:rsidRPr="00210B31">
          <w:rPr>
            <w:rStyle w:val="Hyperlink"/>
            <w:noProof/>
          </w:rPr>
          <w:t>116.3.1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Configuration Baseline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619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894" w:history="1">
        <w:r w:rsidRPr="00210B31">
          <w:rPr>
            <w:rStyle w:val="Hyperlink"/>
            <w:noProof/>
          </w:rPr>
          <w:t>117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Independent Crew Module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621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895" w:history="1">
        <w:r w:rsidRPr="00210B31">
          <w:rPr>
            <w:rStyle w:val="Hyperlink"/>
            <w:noProof/>
          </w:rPr>
          <w:t>117.1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Launch Campaign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621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896" w:history="1">
        <w:r w:rsidRPr="00210B31">
          <w:rPr>
            <w:rStyle w:val="Hyperlink"/>
            <w:noProof/>
          </w:rPr>
          <w:t>117.1.1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Supply Chain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621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897" w:history="1">
        <w:r w:rsidRPr="00210B31">
          <w:rPr>
            <w:rStyle w:val="Hyperlink"/>
            <w:noProof/>
          </w:rPr>
          <w:t>117.2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Flight Software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622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898" w:history="1">
        <w:r w:rsidRPr="00210B31">
          <w:rPr>
            <w:rStyle w:val="Hyperlink"/>
            <w:noProof/>
          </w:rPr>
          <w:t>117.2.1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Risk Register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623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899" w:history="1">
        <w:r w:rsidRPr="00210B31">
          <w:rPr>
            <w:rStyle w:val="Hyperlink"/>
            <w:noProof/>
          </w:rPr>
          <w:t>117.3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Systems Engineering Plan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623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900" w:history="1">
        <w:r w:rsidRPr="00210B31">
          <w:rPr>
            <w:rStyle w:val="Hyperlink"/>
            <w:noProof/>
          </w:rPr>
          <w:t>117.3.1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Quality Plan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624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901" w:history="1">
        <w:r w:rsidRPr="00210B31">
          <w:rPr>
            <w:rStyle w:val="Hyperlink"/>
            <w:noProof/>
          </w:rPr>
          <w:t>118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Flight-Qualified Docking Adapter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627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902" w:history="1">
        <w:r w:rsidRPr="00210B31">
          <w:rPr>
            <w:rStyle w:val="Hyperlink"/>
            <w:noProof/>
          </w:rPr>
          <w:t>118.1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Safety Review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627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903" w:history="1">
        <w:r w:rsidRPr="00210B31">
          <w:rPr>
            <w:rStyle w:val="Hyperlink"/>
            <w:noProof/>
          </w:rPr>
          <w:t>118.1.1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Supply Chain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627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904" w:history="1">
        <w:r w:rsidRPr="00210B31">
          <w:rPr>
            <w:rStyle w:val="Hyperlink"/>
            <w:noProof/>
          </w:rPr>
          <w:t>118.2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Ground Segment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628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905" w:history="1">
        <w:r w:rsidRPr="00210B31">
          <w:rPr>
            <w:rStyle w:val="Hyperlink"/>
            <w:noProof/>
          </w:rPr>
          <w:t>118.2.1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Power Subsystem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629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906" w:history="1">
        <w:r w:rsidRPr="00210B31">
          <w:rPr>
            <w:rStyle w:val="Hyperlink"/>
            <w:noProof/>
          </w:rPr>
          <w:t>118.3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Ground Segment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629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907" w:history="1">
        <w:r w:rsidRPr="00210B31">
          <w:rPr>
            <w:rStyle w:val="Hyperlink"/>
            <w:noProof/>
          </w:rPr>
          <w:t>118.3.1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Systems Engineering Plan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630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908" w:history="1">
        <w:r w:rsidRPr="00210B31">
          <w:rPr>
            <w:rStyle w:val="Hyperlink"/>
            <w:noProof/>
          </w:rPr>
          <w:t>119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Independent Launch Campaign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632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909" w:history="1">
        <w:r w:rsidRPr="00210B31">
          <w:rPr>
            <w:rStyle w:val="Hyperlink"/>
            <w:noProof/>
          </w:rPr>
          <w:t>119.1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Verification Matrix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632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910" w:history="1">
        <w:r w:rsidRPr="00210B31">
          <w:rPr>
            <w:rStyle w:val="Hyperlink"/>
            <w:noProof/>
          </w:rPr>
          <w:t>119.1.1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Verification Matrix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632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911" w:history="1">
        <w:r w:rsidRPr="00210B31">
          <w:rPr>
            <w:rStyle w:val="Hyperlink"/>
            <w:noProof/>
          </w:rPr>
          <w:t>119.2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Safety Review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633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912" w:history="1">
        <w:r w:rsidRPr="00210B31">
          <w:rPr>
            <w:rStyle w:val="Hyperlink"/>
            <w:noProof/>
          </w:rPr>
          <w:t>119.2.1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Supply Chain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634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913" w:history="1">
        <w:r w:rsidRPr="00210B31">
          <w:rPr>
            <w:rStyle w:val="Hyperlink"/>
            <w:noProof/>
          </w:rPr>
          <w:t>119.3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Flight Software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634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914" w:history="1">
        <w:r w:rsidRPr="00210B31">
          <w:rPr>
            <w:rStyle w:val="Hyperlink"/>
            <w:noProof/>
          </w:rPr>
          <w:t>119.3.1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Power Subsystem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635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915" w:history="1">
        <w:r w:rsidRPr="00210B31">
          <w:rPr>
            <w:rStyle w:val="Hyperlink"/>
            <w:noProof/>
          </w:rPr>
          <w:t>120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Integrated Payload Integration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637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916" w:history="1">
        <w:r w:rsidRPr="00210B31">
          <w:rPr>
            <w:rStyle w:val="Hyperlink"/>
            <w:noProof/>
          </w:rPr>
          <w:t>120.1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Test Campaign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637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917" w:history="1">
        <w:r w:rsidRPr="00210B31">
          <w:rPr>
            <w:rStyle w:val="Hyperlink"/>
            <w:noProof/>
          </w:rPr>
          <w:t>120.1.1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Risk Register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637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918" w:history="1">
        <w:r w:rsidRPr="00210B31">
          <w:rPr>
            <w:rStyle w:val="Hyperlink"/>
            <w:noProof/>
          </w:rPr>
          <w:t>120.2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Safety Review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638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919" w:history="1">
        <w:r w:rsidRPr="00210B31">
          <w:rPr>
            <w:rStyle w:val="Hyperlink"/>
            <w:noProof/>
          </w:rPr>
          <w:t>120.2.1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Thermal Model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639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920" w:history="1">
        <w:r w:rsidRPr="00210B31">
          <w:rPr>
            <w:rStyle w:val="Hyperlink"/>
            <w:noProof/>
          </w:rPr>
          <w:t>120.3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Crew Module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639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921" w:history="1">
        <w:r w:rsidRPr="00210B31">
          <w:rPr>
            <w:rStyle w:val="Hyperlink"/>
            <w:noProof/>
          </w:rPr>
          <w:t>120.3.1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Ground Segment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640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922" w:history="1">
        <w:r w:rsidRPr="00210B31">
          <w:rPr>
            <w:rStyle w:val="Hyperlink"/>
            <w:noProof/>
          </w:rPr>
          <w:t>121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Low-Risk Crew Module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642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923" w:history="1">
        <w:r w:rsidRPr="00210B31">
          <w:rPr>
            <w:rStyle w:val="Hyperlink"/>
            <w:noProof/>
          </w:rPr>
          <w:t>121.1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Power Subsystem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642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924" w:history="1">
        <w:r w:rsidRPr="00210B31">
          <w:rPr>
            <w:rStyle w:val="Hyperlink"/>
            <w:noProof/>
          </w:rPr>
          <w:t>121.1.1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Launch Campaign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642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925" w:history="1">
        <w:r w:rsidRPr="00210B31">
          <w:rPr>
            <w:rStyle w:val="Hyperlink"/>
            <w:noProof/>
          </w:rPr>
          <w:t>121.2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Program Schedule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643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926" w:history="1">
        <w:r w:rsidRPr="00210B31">
          <w:rPr>
            <w:rStyle w:val="Hyperlink"/>
            <w:noProof/>
          </w:rPr>
          <w:t>121.2.1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Mission Assurance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644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927" w:history="1">
        <w:r w:rsidRPr="00210B31">
          <w:rPr>
            <w:rStyle w:val="Hyperlink"/>
            <w:noProof/>
          </w:rPr>
          <w:t>121.3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Verification Matrix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644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928" w:history="1">
        <w:r w:rsidRPr="00210B31">
          <w:rPr>
            <w:rStyle w:val="Hyperlink"/>
            <w:noProof/>
          </w:rPr>
          <w:t>121.3.1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Program Schedule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645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929" w:history="1">
        <w:r w:rsidRPr="00210B31">
          <w:rPr>
            <w:rStyle w:val="Hyperlink"/>
            <w:noProof/>
          </w:rPr>
          <w:t>122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Integrated Flight Software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647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930" w:history="1">
        <w:r w:rsidRPr="00210B31">
          <w:rPr>
            <w:rStyle w:val="Hyperlink"/>
            <w:noProof/>
          </w:rPr>
          <w:t>122.1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Program Schedule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647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931" w:history="1">
        <w:r w:rsidRPr="00210B31">
          <w:rPr>
            <w:rStyle w:val="Hyperlink"/>
            <w:noProof/>
          </w:rPr>
          <w:t>122.1.1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Payload Integration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647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932" w:history="1">
        <w:r w:rsidRPr="00210B31">
          <w:rPr>
            <w:rStyle w:val="Hyperlink"/>
            <w:noProof/>
          </w:rPr>
          <w:t>122.2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Flight Software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648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933" w:history="1">
        <w:r w:rsidRPr="00210B31">
          <w:rPr>
            <w:rStyle w:val="Hyperlink"/>
            <w:noProof/>
          </w:rPr>
          <w:t>122.2.1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Quality Plan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649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934" w:history="1">
        <w:r w:rsidRPr="00210B31">
          <w:rPr>
            <w:rStyle w:val="Hyperlink"/>
            <w:noProof/>
          </w:rPr>
          <w:t>122.3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Flight Software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649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935" w:history="1">
        <w:r w:rsidRPr="00210B31">
          <w:rPr>
            <w:rStyle w:val="Hyperlink"/>
            <w:noProof/>
          </w:rPr>
          <w:t>122.3.1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Program Schedule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650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936" w:history="1">
        <w:r w:rsidRPr="00210B31">
          <w:rPr>
            <w:rStyle w:val="Hyperlink"/>
            <w:noProof/>
          </w:rPr>
          <w:t>123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Flight-Qualified Flight Software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652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937" w:history="1">
        <w:r w:rsidRPr="00210B31">
          <w:rPr>
            <w:rStyle w:val="Hyperlink"/>
            <w:noProof/>
          </w:rPr>
          <w:t>123.1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Crew Module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652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938" w:history="1">
        <w:r w:rsidRPr="00210B31">
          <w:rPr>
            <w:rStyle w:val="Hyperlink"/>
            <w:noProof/>
          </w:rPr>
          <w:t>123.1.1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Crew Module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652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939" w:history="1">
        <w:r w:rsidRPr="00210B31">
          <w:rPr>
            <w:rStyle w:val="Hyperlink"/>
            <w:noProof/>
          </w:rPr>
          <w:t>123.2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Quality Plan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653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940" w:history="1">
        <w:r w:rsidRPr="00210B31">
          <w:rPr>
            <w:rStyle w:val="Hyperlink"/>
            <w:noProof/>
          </w:rPr>
          <w:t>123.2.1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Power Subsystem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654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941" w:history="1">
        <w:r w:rsidRPr="00210B31">
          <w:rPr>
            <w:rStyle w:val="Hyperlink"/>
            <w:noProof/>
          </w:rPr>
          <w:t>123.3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Thermal Model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654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942" w:history="1">
        <w:r w:rsidRPr="00210B31">
          <w:rPr>
            <w:rStyle w:val="Hyperlink"/>
            <w:noProof/>
          </w:rPr>
          <w:t>123.3.1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Configuration Baseline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655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943" w:history="1">
        <w:r w:rsidRPr="00210B31">
          <w:rPr>
            <w:rStyle w:val="Hyperlink"/>
            <w:noProof/>
          </w:rPr>
          <w:t>124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Traceable Risk Register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657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944" w:history="1">
        <w:r w:rsidRPr="00210B31">
          <w:rPr>
            <w:rStyle w:val="Hyperlink"/>
            <w:noProof/>
          </w:rPr>
          <w:t>124.1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Systems Engineering Plan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657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945" w:history="1">
        <w:r w:rsidRPr="00210B31">
          <w:rPr>
            <w:rStyle w:val="Hyperlink"/>
            <w:noProof/>
          </w:rPr>
          <w:t>124.1.1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Test Campaign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657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946" w:history="1">
        <w:r w:rsidRPr="00210B31">
          <w:rPr>
            <w:rStyle w:val="Hyperlink"/>
            <w:noProof/>
          </w:rPr>
          <w:t>124.2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Supply Chain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658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947" w:history="1">
        <w:r w:rsidRPr="00210B31">
          <w:rPr>
            <w:rStyle w:val="Hyperlink"/>
            <w:noProof/>
          </w:rPr>
          <w:t>124.2.1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Power Subsystem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659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948" w:history="1">
        <w:r w:rsidRPr="00210B31">
          <w:rPr>
            <w:rStyle w:val="Hyperlink"/>
            <w:noProof/>
          </w:rPr>
          <w:t>124.3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Thermal Model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659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949" w:history="1">
        <w:r w:rsidRPr="00210B31">
          <w:rPr>
            <w:rStyle w:val="Hyperlink"/>
            <w:noProof/>
          </w:rPr>
          <w:t>124.3.1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Thermal Model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660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950" w:history="1">
        <w:r w:rsidRPr="00210B31">
          <w:rPr>
            <w:rStyle w:val="Hyperlink"/>
            <w:noProof/>
          </w:rPr>
          <w:t>125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Repeatable Thermal Model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662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951" w:history="1">
        <w:r w:rsidRPr="00210B31">
          <w:rPr>
            <w:rStyle w:val="Hyperlink"/>
            <w:noProof/>
          </w:rPr>
          <w:t>125.1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Thermal Model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662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952" w:history="1">
        <w:r w:rsidRPr="00210B31">
          <w:rPr>
            <w:rStyle w:val="Hyperlink"/>
            <w:noProof/>
          </w:rPr>
          <w:t>125.1.1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Configuration Baseline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662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953" w:history="1">
        <w:r w:rsidRPr="00210B31">
          <w:rPr>
            <w:rStyle w:val="Hyperlink"/>
            <w:noProof/>
          </w:rPr>
          <w:t>125.2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Crew Module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663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954" w:history="1">
        <w:r w:rsidRPr="00210B31">
          <w:rPr>
            <w:rStyle w:val="Hyperlink"/>
            <w:noProof/>
          </w:rPr>
          <w:t>125.2.1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Risk Register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664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955" w:history="1">
        <w:r w:rsidRPr="00210B31">
          <w:rPr>
            <w:rStyle w:val="Hyperlink"/>
            <w:noProof/>
          </w:rPr>
          <w:t>125.3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Power Subsystem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664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956" w:history="1">
        <w:r w:rsidRPr="00210B31">
          <w:rPr>
            <w:rStyle w:val="Hyperlink"/>
            <w:noProof/>
          </w:rPr>
          <w:t>125.3.1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Supply Chain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665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957" w:history="1">
        <w:r w:rsidRPr="00210B31">
          <w:rPr>
            <w:rStyle w:val="Hyperlink"/>
            <w:noProof/>
          </w:rPr>
          <w:t>126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Measured Launch Campaign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667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958" w:history="1">
        <w:r w:rsidRPr="00210B31">
          <w:rPr>
            <w:rStyle w:val="Hyperlink"/>
            <w:noProof/>
          </w:rPr>
          <w:t>126.1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Quality Plan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667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959" w:history="1">
        <w:r w:rsidRPr="00210B31">
          <w:rPr>
            <w:rStyle w:val="Hyperlink"/>
            <w:noProof/>
          </w:rPr>
          <w:t>126.1.1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Configuration Baseline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667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960" w:history="1">
        <w:r w:rsidRPr="00210B31">
          <w:rPr>
            <w:rStyle w:val="Hyperlink"/>
            <w:noProof/>
          </w:rPr>
          <w:t>126.2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Payload Integration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668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961" w:history="1">
        <w:r w:rsidRPr="00210B31">
          <w:rPr>
            <w:rStyle w:val="Hyperlink"/>
            <w:noProof/>
          </w:rPr>
          <w:t>126.2.1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Test Campaign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669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962" w:history="1">
        <w:r w:rsidRPr="00210B31">
          <w:rPr>
            <w:rStyle w:val="Hyperlink"/>
            <w:noProof/>
          </w:rPr>
          <w:t>126.3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Thermal Model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669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963" w:history="1">
        <w:r w:rsidRPr="00210B31">
          <w:rPr>
            <w:rStyle w:val="Hyperlink"/>
            <w:noProof/>
          </w:rPr>
          <w:t>126.3.1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Supply Chain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670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964" w:history="1">
        <w:r w:rsidRPr="00210B31">
          <w:rPr>
            <w:rStyle w:val="Hyperlink"/>
            <w:noProof/>
          </w:rPr>
          <w:t>127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Independent Ground Segment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672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965" w:history="1">
        <w:r w:rsidRPr="00210B31">
          <w:rPr>
            <w:rStyle w:val="Hyperlink"/>
            <w:noProof/>
          </w:rPr>
          <w:t>127.1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Docking Adapter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672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966" w:history="1">
        <w:r w:rsidRPr="00210B31">
          <w:rPr>
            <w:rStyle w:val="Hyperlink"/>
            <w:noProof/>
          </w:rPr>
          <w:t>127.1.1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Mission Assurance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672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967" w:history="1">
        <w:r w:rsidRPr="00210B31">
          <w:rPr>
            <w:rStyle w:val="Hyperlink"/>
            <w:noProof/>
          </w:rPr>
          <w:t>127.2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Supply Chain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673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968" w:history="1">
        <w:r w:rsidRPr="00210B31">
          <w:rPr>
            <w:rStyle w:val="Hyperlink"/>
            <w:noProof/>
          </w:rPr>
          <w:t>127.2.1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Ground Segment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674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969" w:history="1">
        <w:r w:rsidRPr="00210B31">
          <w:rPr>
            <w:rStyle w:val="Hyperlink"/>
            <w:noProof/>
          </w:rPr>
          <w:t>127.3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Verification Matrix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674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970" w:history="1">
        <w:r w:rsidRPr="00210B31">
          <w:rPr>
            <w:rStyle w:val="Hyperlink"/>
            <w:noProof/>
          </w:rPr>
          <w:t>127.3.1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Launch Campaign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675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971" w:history="1">
        <w:r w:rsidRPr="00210B31">
          <w:rPr>
            <w:rStyle w:val="Hyperlink"/>
            <w:noProof/>
          </w:rPr>
          <w:t>128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Proven Quality Plan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678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972" w:history="1">
        <w:r w:rsidRPr="00210B31">
          <w:rPr>
            <w:rStyle w:val="Hyperlink"/>
            <w:noProof/>
          </w:rPr>
          <w:t>128.1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Thermal Model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678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973" w:history="1">
        <w:r w:rsidRPr="00210B31">
          <w:rPr>
            <w:rStyle w:val="Hyperlink"/>
            <w:noProof/>
          </w:rPr>
          <w:t>128.1.1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Launch Campaign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678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974" w:history="1">
        <w:r w:rsidRPr="00210B31">
          <w:rPr>
            <w:rStyle w:val="Hyperlink"/>
            <w:noProof/>
          </w:rPr>
          <w:t>128.2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Program Schedule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679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975" w:history="1">
        <w:r w:rsidRPr="00210B31">
          <w:rPr>
            <w:rStyle w:val="Hyperlink"/>
            <w:noProof/>
          </w:rPr>
          <w:t>128.2.1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Flight Software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680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976" w:history="1">
        <w:r w:rsidRPr="00210B31">
          <w:rPr>
            <w:rStyle w:val="Hyperlink"/>
            <w:noProof/>
          </w:rPr>
          <w:t>128.3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Thermal Model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680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977" w:history="1">
        <w:r w:rsidRPr="00210B31">
          <w:rPr>
            <w:rStyle w:val="Hyperlink"/>
            <w:noProof/>
          </w:rPr>
          <w:t>128.3.1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Power Subsystem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681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978" w:history="1">
        <w:r w:rsidRPr="00210B31">
          <w:rPr>
            <w:rStyle w:val="Hyperlink"/>
            <w:noProof/>
          </w:rPr>
          <w:t>129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Independent Supply Chain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683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979" w:history="1">
        <w:r w:rsidRPr="00210B31">
          <w:rPr>
            <w:rStyle w:val="Hyperlink"/>
            <w:noProof/>
          </w:rPr>
          <w:t>129.1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Payload Integration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683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980" w:history="1">
        <w:r w:rsidRPr="00210B31">
          <w:rPr>
            <w:rStyle w:val="Hyperlink"/>
            <w:noProof/>
          </w:rPr>
          <w:t>129.1.1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Test Campaign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683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981" w:history="1">
        <w:r w:rsidRPr="00210B31">
          <w:rPr>
            <w:rStyle w:val="Hyperlink"/>
            <w:noProof/>
          </w:rPr>
          <w:t>129.2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Launch Campaign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684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982" w:history="1">
        <w:r w:rsidRPr="00210B31">
          <w:rPr>
            <w:rStyle w:val="Hyperlink"/>
            <w:noProof/>
          </w:rPr>
          <w:t>129.2.1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Ground Segment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685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983" w:history="1">
        <w:r w:rsidRPr="00210B31">
          <w:rPr>
            <w:rStyle w:val="Hyperlink"/>
            <w:noProof/>
          </w:rPr>
          <w:t>129.3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Payload Integration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685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984" w:history="1">
        <w:r w:rsidRPr="00210B31">
          <w:rPr>
            <w:rStyle w:val="Hyperlink"/>
            <w:noProof/>
          </w:rPr>
          <w:t>129.3.1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Ground Segment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686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985" w:history="1">
        <w:r w:rsidRPr="00210B31">
          <w:rPr>
            <w:rStyle w:val="Hyperlink"/>
            <w:noProof/>
          </w:rPr>
          <w:t>130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Modular Payload Integration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688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986" w:history="1">
        <w:r w:rsidRPr="00210B31">
          <w:rPr>
            <w:rStyle w:val="Hyperlink"/>
            <w:noProof/>
          </w:rPr>
          <w:t>130.1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Flight Software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688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987" w:history="1">
        <w:r w:rsidRPr="00210B31">
          <w:rPr>
            <w:rStyle w:val="Hyperlink"/>
            <w:noProof/>
          </w:rPr>
          <w:t>130.1.1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Crew Module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688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988" w:history="1">
        <w:r w:rsidRPr="00210B31">
          <w:rPr>
            <w:rStyle w:val="Hyperlink"/>
            <w:noProof/>
          </w:rPr>
          <w:t>130.2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Program Schedule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689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989" w:history="1">
        <w:r w:rsidRPr="00210B31">
          <w:rPr>
            <w:rStyle w:val="Hyperlink"/>
            <w:noProof/>
          </w:rPr>
          <w:t>130.2.1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Docking Adapter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690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990" w:history="1">
        <w:r w:rsidRPr="00210B31">
          <w:rPr>
            <w:rStyle w:val="Hyperlink"/>
            <w:noProof/>
          </w:rPr>
          <w:t>130.3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Mission Assurance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690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991" w:history="1">
        <w:r w:rsidRPr="00210B31">
          <w:rPr>
            <w:rStyle w:val="Hyperlink"/>
            <w:noProof/>
          </w:rPr>
          <w:t>130.3.1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Program Schedule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691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992" w:history="1">
        <w:r w:rsidRPr="00210B31">
          <w:rPr>
            <w:rStyle w:val="Hyperlink"/>
            <w:noProof/>
          </w:rPr>
          <w:t>131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Low-Risk Thermal Model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693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993" w:history="1">
        <w:r w:rsidRPr="00210B31">
          <w:rPr>
            <w:rStyle w:val="Hyperlink"/>
            <w:noProof/>
          </w:rPr>
          <w:t>131.1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Configuration Baseline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693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994" w:history="1">
        <w:r w:rsidRPr="00210B31">
          <w:rPr>
            <w:rStyle w:val="Hyperlink"/>
            <w:noProof/>
          </w:rPr>
          <w:t>131.1.1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Test Campaign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693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995" w:history="1">
        <w:r w:rsidRPr="00210B31">
          <w:rPr>
            <w:rStyle w:val="Hyperlink"/>
            <w:noProof/>
          </w:rPr>
          <w:t>131.2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Launch Campaign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694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996" w:history="1">
        <w:r w:rsidRPr="00210B31">
          <w:rPr>
            <w:rStyle w:val="Hyperlink"/>
            <w:noProof/>
          </w:rPr>
          <w:t>131.2.1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Test Campaign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695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997" w:history="1">
        <w:r w:rsidRPr="00210B31">
          <w:rPr>
            <w:rStyle w:val="Hyperlink"/>
            <w:noProof/>
          </w:rPr>
          <w:t>131.3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Test Campaign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695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998" w:history="1">
        <w:r w:rsidRPr="00210B31">
          <w:rPr>
            <w:rStyle w:val="Hyperlink"/>
            <w:noProof/>
          </w:rPr>
          <w:t>131.3.1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Flight Software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696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999" w:history="1">
        <w:r w:rsidRPr="00210B31">
          <w:rPr>
            <w:rStyle w:val="Hyperlink"/>
            <w:noProof/>
          </w:rPr>
          <w:t>132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Measured Program Schedule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698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000" w:history="1">
        <w:r w:rsidRPr="00210B31">
          <w:rPr>
            <w:rStyle w:val="Hyperlink"/>
            <w:noProof/>
          </w:rPr>
          <w:t>132.1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Thermal Model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698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001" w:history="1">
        <w:r w:rsidRPr="00210B31">
          <w:rPr>
            <w:rStyle w:val="Hyperlink"/>
            <w:noProof/>
          </w:rPr>
          <w:t>132.1.1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Payload Integration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698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002" w:history="1">
        <w:r w:rsidRPr="00210B31">
          <w:rPr>
            <w:rStyle w:val="Hyperlink"/>
            <w:noProof/>
          </w:rPr>
          <w:t>132.2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Quality Plan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699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003" w:history="1">
        <w:r w:rsidRPr="00210B31">
          <w:rPr>
            <w:rStyle w:val="Hyperlink"/>
            <w:noProof/>
          </w:rPr>
          <w:t>132.2.1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Safety Review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700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004" w:history="1">
        <w:r w:rsidRPr="00210B31">
          <w:rPr>
            <w:rStyle w:val="Hyperlink"/>
            <w:noProof/>
          </w:rPr>
          <w:t>132.3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Flight Software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700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005" w:history="1">
        <w:r w:rsidRPr="00210B31">
          <w:rPr>
            <w:rStyle w:val="Hyperlink"/>
            <w:noProof/>
          </w:rPr>
          <w:t>132.3.1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Payload Integration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701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006" w:history="1">
        <w:r w:rsidRPr="00210B31">
          <w:rPr>
            <w:rStyle w:val="Hyperlink"/>
            <w:noProof/>
          </w:rPr>
          <w:t>133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Low-Risk Quality Plan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703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007" w:history="1">
        <w:r w:rsidRPr="00210B31">
          <w:rPr>
            <w:rStyle w:val="Hyperlink"/>
            <w:noProof/>
          </w:rPr>
          <w:t>133.1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Payload Integration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703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008" w:history="1">
        <w:r w:rsidRPr="00210B31">
          <w:rPr>
            <w:rStyle w:val="Hyperlink"/>
            <w:noProof/>
          </w:rPr>
          <w:t>133.1.1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Safety Review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703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009" w:history="1">
        <w:r w:rsidRPr="00210B31">
          <w:rPr>
            <w:rStyle w:val="Hyperlink"/>
            <w:noProof/>
          </w:rPr>
          <w:t>133.2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Thermal Model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704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010" w:history="1">
        <w:r w:rsidRPr="00210B31">
          <w:rPr>
            <w:rStyle w:val="Hyperlink"/>
            <w:noProof/>
          </w:rPr>
          <w:t>133.2.1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Flight Software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705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011" w:history="1">
        <w:r w:rsidRPr="00210B31">
          <w:rPr>
            <w:rStyle w:val="Hyperlink"/>
            <w:noProof/>
          </w:rPr>
          <w:t>133.3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Flight Software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705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012" w:history="1">
        <w:r w:rsidRPr="00210B31">
          <w:rPr>
            <w:rStyle w:val="Hyperlink"/>
            <w:noProof/>
          </w:rPr>
          <w:t>133.3.1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Safety Review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706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013" w:history="1">
        <w:r w:rsidRPr="00210B31">
          <w:rPr>
            <w:rStyle w:val="Hyperlink"/>
            <w:noProof/>
          </w:rPr>
          <w:t>134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Measured Flight Software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708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014" w:history="1">
        <w:r w:rsidRPr="00210B31">
          <w:rPr>
            <w:rStyle w:val="Hyperlink"/>
            <w:noProof/>
          </w:rPr>
          <w:t>134.1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Ground Segment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708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015" w:history="1">
        <w:r w:rsidRPr="00210B31">
          <w:rPr>
            <w:rStyle w:val="Hyperlink"/>
            <w:noProof/>
          </w:rPr>
          <w:t>134.1.1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Power Subsystem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708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016" w:history="1">
        <w:r w:rsidRPr="00210B31">
          <w:rPr>
            <w:rStyle w:val="Hyperlink"/>
            <w:noProof/>
          </w:rPr>
          <w:t>134.2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Flight Software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709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017" w:history="1">
        <w:r w:rsidRPr="00210B31">
          <w:rPr>
            <w:rStyle w:val="Hyperlink"/>
            <w:noProof/>
          </w:rPr>
          <w:t>134.2.1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Crew Module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710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018" w:history="1">
        <w:r w:rsidRPr="00210B31">
          <w:rPr>
            <w:rStyle w:val="Hyperlink"/>
            <w:noProof/>
          </w:rPr>
          <w:t>134.3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Docking Adapter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710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019" w:history="1">
        <w:r w:rsidRPr="00210B31">
          <w:rPr>
            <w:rStyle w:val="Hyperlink"/>
            <w:noProof/>
          </w:rPr>
          <w:t>134.3.1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Safety Review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711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020" w:history="1">
        <w:r w:rsidRPr="00210B31">
          <w:rPr>
            <w:rStyle w:val="Hyperlink"/>
            <w:noProof/>
          </w:rPr>
          <w:t>135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Traceable Payload Integration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713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021" w:history="1">
        <w:r w:rsidRPr="00210B31">
          <w:rPr>
            <w:rStyle w:val="Hyperlink"/>
            <w:noProof/>
          </w:rPr>
          <w:t>135.1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Power Subsystem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713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022" w:history="1">
        <w:r w:rsidRPr="00210B31">
          <w:rPr>
            <w:rStyle w:val="Hyperlink"/>
            <w:noProof/>
          </w:rPr>
          <w:t>135.1.1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Program Schedule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713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023" w:history="1">
        <w:r w:rsidRPr="00210B31">
          <w:rPr>
            <w:rStyle w:val="Hyperlink"/>
            <w:noProof/>
          </w:rPr>
          <w:t>135.2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Verification Matrix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714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024" w:history="1">
        <w:r w:rsidRPr="00210B31">
          <w:rPr>
            <w:rStyle w:val="Hyperlink"/>
            <w:noProof/>
          </w:rPr>
          <w:t>135.2.1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Thermal Model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715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025" w:history="1">
        <w:r w:rsidRPr="00210B31">
          <w:rPr>
            <w:rStyle w:val="Hyperlink"/>
            <w:noProof/>
          </w:rPr>
          <w:t>135.3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Quality Plan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715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026" w:history="1">
        <w:r w:rsidRPr="00210B31">
          <w:rPr>
            <w:rStyle w:val="Hyperlink"/>
            <w:noProof/>
          </w:rPr>
          <w:t>135.3.1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Launch Campaign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716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027" w:history="1">
        <w:r w:rsidRPr="00210B31">
          <w:rPr>
            <w:rStyle w:val="Hyperlink"/>
            <w:noProof/>
          </w:rPr>
          <w:t>136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Traceable Safety Review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718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028" w:history="1">
        <w:r w:rsidRPr="00210B31">
          <w:rPr>
            <w:rStyle w:val="Hyperlink"/>
            <w:noProof/>
          </w:rPr>
          <w:t>136.1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Docking Adapter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718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029" w:history="1">
        <w:r w:rsidRPr="00210B31">
          <w:rPr>
            <w:rStyle w:val="Hyperlink"/>
            <w:noProof/>
          </w:rPr>
          <w:t>136.1.1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Quality Plan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718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030" w:history="1">
        <w:r w:rsidRPr="00210B31">
          <w:rPr>
            <w:rStyle w:val="Hyperlink"/>
            <w:noProof/>
          </w:rPr>
          <w:t>136.2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Mission Assurance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719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031" w:history="1">
        <w:r w:rsidRPr="00210B31">
          <w:rPr>
            <w:rStyle w:val="Hyperlink"/>
            <w:noProof/>
          </w:rPr>
          <w:t>136.2.1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Mission Assurance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720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032" w:history="1">
        <w:r w:rsidRPr="00210B31">
          <w:rPr>
            <w:rStyle w:val="Hyperlink"/>
            <w:noProof/>
          </w:rPr>
          <w:t>136.3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Test Campaign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720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033" w:history="1">
        <w:r w:rsidRPr="00210B31">
          <w:rPr>
            <w:rStyle w:val="Hyperlink"/>
            <w:noProof/>
          </w:rPr>
          <w:t>136.3.1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Payload Integration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721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034" w:history="1">
        <w:r w:rsidRPr="00210B31">
          <w:rPr>
            <w:rStyle w:val="Hyperlink"/>
            <w:noProof/>
          </w:rPr>
          <w:t>137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Measured Risk Register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723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035" w:history="1">
        <w:r w:rsidRPr="00210B31">
          <w:rPr>
            <w:rStyle w:val="Hyperlink"/>
            <w:noProof/>
          </w:rPr>
          <w:t>137.1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Systems Engineering Plan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723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036" w:history="1">
        <w:r w:rsidRPr="00210B31">
          <w:rPr>
            <w:rStyle w:val="Hyperlink"/>
            <w:noProof/>
          </w:rPr>
          <w:t>137.1.1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Supply Chain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723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037" w:history="1">
        <w:r w:rsidRPr="00210B31">
          <w:rPr>
            <w:rStyle w:val="Hyperlink"/>
            <w:noProof/>
          </w:rPr>
          <w:t>137.2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Mission Assurance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724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038" w:history="1">
        <w:r w:rsidRPr="00210B31">
          <w:rPr>
            <w:rStyle w:val="Hyperlink"/>
            <w:noProof/>
          </w:rPr>
          <w:t>137.2.1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Launch Campaign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725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039" w:history="1">
        <w:r w:rsidRPr="00210B31">
          <w:rPr>
            <w:rStyle w:val="Hyperlink"/>
            <w:noProof/>
          </w:rPr>
          <w:t>137.3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Docking Adapter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725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040" w:history="1">
        <w:r w:rsidRPr="00210B31">
          <w:rPr>
            <w:rStyle w:val="Hyperlink"/>
            <w:noProof/>
          </w:rPr>
          <w:t>137.3.1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Crew Module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726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041" w:history="1">
        <w:r w:rsidRPr="00210B31">
          <w:rPr>
            <w:rStyle w:val="Hyperlink"/>
            <w:noProof/>
          </w:rPr>
          <w:t>138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Independent Mission Assurance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729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042" w:history="1">
        <w:r w:rsidRPr="00210B31">
          <w:rPr>
            <w:rStyle w:val="Hyperlink"/>
            <w:noProof/>
          </w:rPr>
          <w:t>138.1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Power Subsystem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729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043" w:history="1">
        <w:r w:rsidRPr="00210B31">
          <w:rPr>
            <w:rStyle w:val="Hyperlink"/>
            <w:noProof/>
          </w:rPr>
          <w:t>138.1.1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Ground Segment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729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044" w:history="1">
        <w:r w:rsidRPr="00210B31">
          <w:rPr>
            <w:rStyle w:val="Hyperlink"/>
            <w:noProof/>
          </w:rPr>
          <w:t>138.2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Docking Adapter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730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045" w:history="1">
        <w:r w:rsidRPr="00210B31">
          <w:rPr>
            <w:rStyle w:val="Hyperlink"/>
            <w:noProof/>
          </w:rPr>
          <w:t>138.2.1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Payload Integration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731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046" w:history="1">
        <w:r w:rsidRPr="00210B31">
          <w:rPr>
            <w:rStyle w:val="Hyperlink"/>
            <w:noProof/>
          </w:rPr>
          <w:t>138.3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Thermal Model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731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047" w:history="1">
        <w:r w:rsidRPr="00210B31">
          <w:rPr>
            <w:rStyle w:val="Hyperlink"/>
            <w:noProof/>
          </w:rPr>
          <w:t>138.3.1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Test Campaign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732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048" w:history="1">
        <w:r w:rsidRPr="00210B31">
          <w:rPr>
            <w:rStyle w:val="Hyperlink"/>
            <w:noProof/>
          </w:rPr>
          <w:t>139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Repeatable Program Schedule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734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049" w:history="1">
        <w:r w:rsidRPr="00210B31">
          <w:rPr>
            <w:rStyle w:val="Hyperlink"/>
            <w:noProof/>
          </w:rPr>
          <w:t>139.1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Thermal Model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734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050" w:history="1">
        <w:r w:rsidRPr="00210B31">
          <w:rPr>
            <w:rStyle w:val="Hyperlink"/>
            <w:noProof/>
          </w:rPr>
          <w:t>139.1.1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Crew Module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734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051" w:history="1">
        <w:r w:rsidRPr="00210B31">
          <w:rPr>
            <w:rStyle w:val="Hyperlink"/>
            <w:noProof/>
          </w:rPr>
          <w:t>139.2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Systems Engineering Plan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735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052" w:history="1">
        <w:r w:rsidRPr="00210B31">
          <w:rPr>
            <w:rStyle w:val="Hyperlink"/>
            <w:noProof/>
          </w:rPr>
          <w:t>139.2.1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Crew Module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736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053" w:history="1">
        <w:r w:rsidRPr="00210B31">
          <w:rPr>
            <w:rStyle w:val="Hyperlink"/>
            <w:noProof/>
          </w:rPr>
          <w:t>139.3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Launch Campaign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736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054" w:history="1">
        <w:r w:rsidRPr="00210B31">
          <w:rPr>
            <w:rStyle w:val="Hyperlink"/>
            <w:noProof/>
          </w:rPr>
          <w:t>139.3.1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Launch Campaign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737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055" w:history="1">
        <w:r w:rsidRPr="00210B31">
          <w:rPr>
            <w:rStyle w:val="Hyperlink"/>
            <w:noProof/>
          </w:rPr>
          <w:t>140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Traceable Launch Campaign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739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056" w:history="1">
        <w:r w:rsidRPr="00210B31">
          <w:rPr>
            <w:rStyle w:val="Hyperlink"/>
            <w:noProof/>
          </w:rPr>
          <w:t>140.1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Crew Module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739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057" w:history="1">
        <w:r w:rsidRPr="00210B31">
          <w:rPr>
            <w:rStyle w:val="Hyperlink"/>
            <w:noProof/>
          </w:rPr>
          <w:t>140.1.1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Configuration Baseline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739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058" w:history="1">
        <w:r w:rsidRPr="00210B31">
          <w:rPr>
            <w:rStyle w:val="Hyperlink"/>
            <w:noProof/>
          </w:rPr>
          <w:t>140.2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Payload Integration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740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059" w:history="1">
        <w:r w:rsidRPr="00210B31">
          <w:rPr>
            <w:rStyle w:val="Hyperlink"/>
            <w:noProof/>
          </w:rPr>
          <w:t>140.2.1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Payload Integration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741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060" w:history="1">
        <w:r w:rsidRPr="00210B31">
          <w:rPr>
            <w:rStyle w:val="Hyperlink"/>
            <w:noProof/>
          </w:rPr>
          <w:t>140.3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Launch Campaign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741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061" w:history="1">
        <w:r w:rsidRPr="00210B31">
          <w:rPr>
            <w:rStyle w:val="Hyperlink"/>
            <w:noProof/>
          </w:rPr>
          <w:t>140.3.1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Docking Adapter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742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062" w:history="1">
        <w:r w:rsidRPr="00210B31">
          <w:rPr>
            <w:rStyle w:val="Hyperlink"/>
            <w:noProof/>
          </w:rPr>
          <w:t>141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Flight-Qualified Safety Review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744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063" w:history="1">
        <w:r w:rsidRPr="00210B31">
          <w:rPr>
            <w:rStyle w:val="Hyperlink"/>
            <w:noProof/>
          </w:rPr>
          <w:t>141.1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Crew Module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744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064" w:history="1">
        <w:r w:rsidRPr="00210B31">
          <w:rPr>
            <w:rStyle w:val="Hyperlink"/>
            <w:noProof/>
          </w:rPr>
          <w:t>141.1.1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Systems Engineering Plan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744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065" w:history="1">
        <w:r w:rsidRPr="00210B31">
          <w:rPr>
            <w:rStyle w:val="Hyperlink"/>
            <w:noProof/>
          </w:rPr>
          <w:t>141.2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Supply Chain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745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066" w:history="1">
        <w:r w:rsidRPr="00210B31">
          <w:rPr>
            <w:rStyle w:val="Hyperlink"/>
            <w:noProof/>
          </w:rPr>
          <w:t>141.2.1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Launch Campaign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746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067" w:history="1">
        <w:r w:rsidRPr="00210B31">
          <w:rPr>
            <w:rStyle w:val="Hyperlink"/>
            <w:noProof/>
          </w:rPr>
          <w:t>141.3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Quality Plan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746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068" w:history="1">
        <w:r w:rsidRPr="00210B31">
          <w:rPr>
            <w:rStyle w:val="Hyperlink"/>
            <w:noProof/>
          </w:rPr>
          <w:t>141.3.1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Risk Register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747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069" w:history="1">
        <w:r w:rsidRPr="00210B31">
          <w:rPr>
            <w:rStyle w:val="Hyperlink"/>
            <w:noProof/>
          </w:rPr>
          <w:t>142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Modular Ground Segment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749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070" w:history="1">
        <w:r w:rsidRPr="00210B31">
          <w:rPr>
            <w:rStyle w:val="Hyperlink"/>
            <w:noProof/>
          </w:rPr>
          <w:t>142.1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Power Subsystem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749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071" w:history="1">
        <w:r w:rsidRPr="00210B31">
          <w:rPr>
            <w:rStyle w:val="Hyperlink"/>
            <w:noProof/>
          </w:rPr>
          <w:t>142.1.1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Crew Module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749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072" w:history="1">
        <w:r w:rsidRPr="00210B31">
          <w:rPr>
            <w:rStyle w:val="Hyperlink"/>
            <w:noProof/>
          </w:rPr>
          <w:t>142.2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Flight Software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750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073" w:history="1">
        <w:r w:rsidRPr="00210B31">
          <w:rPr>
            <w:rStyle w:val="Hyperlink"/>
            <w:noProof/>
          </w:rPr>
          <w:t>142.2.1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Docking Adapter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751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074" w:history="1">
        <w:r w:rsidRPr="00210B31">
          <w:rPr>
            <w:rStyle w:val="Hyperlink"/>
            <w:noProof/>
          </w:rPr>
          <w:t>142.3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Crew Module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751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075" w:history="1">
        <w:r w:rsidRPr="00210B31">
          <w:rPr>
            <w:rStyle w:val="Hyperlink"/>
            <w:noProof/>
          </w:rPr>
          <w:t>142.3.1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10B31">
          <w:rPr>
            <w:rStyle w:val="Hyperlink"/>
            <w:noProof/>
          </w:rPr>
          <w:t>Systems Engineering Plan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752</w:t>
        </w:r>
        <w:r>
          <w:rPr>
            <w:noProof/>
            <w:webHidden/>
          </w:rPr>
          <w:fldChar w:fldCharType="end"/>
        </w:r>
      </w:hyperlink>
    </w:p>
    <w:p w:rsidR="00554C99" w:rsidRDefault="00DF6D39">
      <w:r>
        <w:fldChar w:fldCharType="end"/>
      </w:r>
    </w:p>
    <w:p w:rsidR="00554C99" w:rsidRDefault="00DF6D39">
      <w:pPr>
        <w:pStyle w:val="TOCHeading"/>
      </w:pPr>
      <w:r>
        <w:t>List of Tables</w:t>
      </w:r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\h \z \c "Table" </w:instrText>
      </w:r>
      <w:r>
        <w:fldChar w:fldCharType="separate"/>
      </w:r>
      <w:hyperlink w:anchor="_Toc244103076" w:history="1">
        <w:r w:rsidRPr="00DB4833">
          <w:rPr>
            <w:rStyle w:val="Hyperlink"/>
            <w:noProof/>
          </w:rPr>
          <w:t>Table 3-1.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Integrated Docking Adapter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077" w:history="1">
        <w:r w:rsidRPr="00DB4833">
          <w:rPr>
            <w:rStyle w:val="Hyperlink"/>
            <w:noProof/>
          </w:rPr>
          <w:t>Table 3-2.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Independent Payload Integration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078" w:history="1">
        <w:r w:rsidRPr="00DB4833">
          <w:rPr>
            <w:rStyle w:val="Hyperlink"/>
            <w:noProof/>
          </w:rPr>
          <w:t>Table 4-1.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Proven Quality Plan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079" w:history="1">
        <w:r w:rsidRPr="00DB4833">
          <w:rPr>
            <w:rStyle w:val="Hyperlink"/>
            <w:noProof/>
          </w:rPr>
          <w:t>Table 5-1.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Traceable Systems Engineering Plan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080" w:history="1">
        <w:r w:rsidRPr="00DB4833">
          <w:rPr>
            <w:rStyle w:val="Hyperlink"/>
            <w:noProof/>
          </w:rPr>
          <w:t>Table 5-2.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Traceable Verification Matrix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081" w:history="1">
        <w:r w:rsidRPr="00DB4833">
          <w:rPr>
            <w:rStyle w:val="Hyperlink"/>
            <w:noProof/>
          </w:rPr>
          <w:t>Table 6-1.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Independent Power Subsystem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082" w:history="1">
        <w:r w:rsidRPr="00DB4833">
          <w:rPr>
            <w:rStyle w:val="Hyperlink"/>
            <w:noProof/>
          </w:rPr>
          <w:t>Table 6-2.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Measured Verification Matrix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083" w:history="1">
        <w:r w:rsidRPr="00DB4833">
          <w:rPr>
            <w:rStyle w:val="Hyperlink"/>
            <w:noProof/>
          </w:rPr>
          <w:t>Table 7-1.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Independent Risk Register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084" w:history="1">
        <w:r w:rsidRPr="00DB4833">
          <w:rPr>
            <w:rStyle w:val="Hyperlink"/>
            <w:noProof/>
          </w:rPr>
          <w:t>Table 7-2.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Integrated Launch Campaign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085" w:history="1">
        <w:r w:rsidRPr="00DB4833">
          <w:rPr>
            <w:rStyle w:val="Hyperlink"/>
            <w:noProof/>
          </w:rPr>
          <w:t>Table 7-3.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Traceable Supply Chain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086" w:history="1">
        <w:r w:rsidRPr="00DB4833">
          <w:rPr>
            <w:rStyle w:val="Hyperlink"/>
            <w:noProof/>
          </w:rPr>
          <w:t>Table 7-4.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Flight-Qualified Flight Software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087" w:history="1">
        <w:r w:rsidRPr="00DB4833">
          <w:rPr>
            <w:rStyle w:val="Hyperlink"/>
            <w:noProof/>
          </w:rPr>
          <w:t>Table 8-1.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Repeatable Docking Adapter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088" w:history="1">
        <w:r w:rsidRPr="00DB4833">
          <w:rPr>
            <w:rStyle w:val="Hyperlink"/>
            <w:noProof/>
          </w:rPr>
          <w:t>Table 8-2.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Repeatable Risk Register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089" w:history="1">
        <w:r w:rsidRPr="00DB4833">
          <w:rPr>
            <w:rStyle w:val="Hyperlink"/>
            <w:noProof/>
          </w:rPr>
          <w:t>Table 8-14.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Repeatable Power Subsystem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090" w:history="1">
        <w:r w:rsidRPr="00DB4833">
          <w:rPr>
            <w:rStyle w:val="Hyperlink"/>
            <w:noProof/>
          </w:rPr>
          <w:t>Table 9-1.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Low-Risk Supply Chain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091" w:history="1">
        <w:r w:rsidRPr="00DB4833">
          <w:rPr>
            <w:rStyle w:val="Hyperlink"/>
            <w:noProof/>
          </w:rPr>
          <w:t>Table 9-16.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Modular Risk Register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092" w:history="1">
        <w:r w:rsidRPr="00DB4833">
          <w:rPr>
            <w:rStyle w:val="Hyperlink"/>
            <w:noProof/>
          </w:rPr>
          <w:t>Table 9-3.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Traceable Thermal Model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093" w:history="1">
        <w:r w:rsidRPr="00DB4833">
          <w:rPr>
            <w:rStyle w:val="Hyperlink"/>
            <w:noProof/>
          </w:rPr>
          <w:t>Table 10-18.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Integrated Power Subsystem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094" w:history="1">
        <w:r w:rsidRPr="00DB4833">
          <w:rPr>
            <w:rStyle w:val="Hyperlink"/>
            <w:noProof/>
          </w:rPr>
          <w:t>Table 10-2.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Flight-Qualified Configuration Baseline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095" w:history="1">
        <w:r w:rsidRPr="00DB4833">
          <w:rPr>
            <w:rStyle w:val="Hyperlink"/>
            <w:noProof/>
          </w:rPr>
          <w:t>Table 11-1.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Repeatable Configuration Baseline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096" w:history="1">
        <w:r w:rsidRPr="00DB4833">
          <w:rPr>
            <w:rStyle w:val="Hyperlink"/>
            <w:noProof/>
          </w:rPr>
          <w:t>Table 11-2.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Proven Launch Campaign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097" w:history="1">
        <w:r w:rsidRPr="00DB4833">
          <w:rPr>
            <w:rStyle w:val="Hyperlink"/>
            <w:noProof/>
          </w:rPr>
          <w:t>Table 12-1.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Low-Risk Risk Register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098" w:history="1">
        <w:r w:rsidRPr="00DB4833">
          <w:rPr>
            <w:rStyle w:val="Hyperlink"/>
            <w:noProof/>
          </w:rPr>
          <w:t>Table 13-1.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Integrated Power Subsystem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099" w:history="1">
        <w:r w:rsidRPr="00DB4833">
          <w:rPr>
            <w:rStyle w:val="Hyperlink"/>
            <w:noProof/>
          </w:rPr>
          <w:t>Table 13-2.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Integrated Flight Software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100" w:history="1">
        <w:r w:rsidRPr="00DB4833">
          <w:rPr>
            <w:rStyle w:val="Hyperlink"/>
            <w:noProof/>
          </w:rPr>
          <w:t>Table 14-1.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Proven Docking Adapter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101" w:history="1">
        <w:r w:rsidRPr="00DB4833">
          <w:rPr>
            <w:rStyle w:val="Hyperlink"/>
            <w:noProof/>
          </w:rPr>
          <w:t>Table 14-2.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Low-Risk Verification Matrix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99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102" w:history="1">
        <w:r w:rsidRPr="00DB4833">
          <w:rPr>
            <w:rStyle w:val="Hyperlink"/>
            <w:noProof/>
          </w:rPr>
          <w:t>Table 15-1.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Low-Risk Thermal Model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103" w:history="1">
        <w:r w:rsidRPr="00DB4833">
          <w:rPr>
            <w:rStyle w:val="Hyperlink"/>
            <w:noProof/>
          </w:rPr>
          <w:t>Table 15-2.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Traceable Test Campaign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104" w:history="1">
        <w:r w:rsidRPr="00DB4833">
          <w:rPr>
            <w:rStyle w:val="Hyperlink"/>
            <w:noProof/>
          </w:rPr>
          <w:t>Table 15-3.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Measured Mission Assurance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105" w:history="1">
        <w:r w:rsidRPr="00DB4833">
          <w:rPr>
            <w:rStyle w:val="Hyperlink"/>
            <w:noProof/>
          </w:rPr>
          <w:t>Table 16-1.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Flight-Qualified Thermal Model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106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106" w:history="1">
        <w:r w:rsidRPr="00DB4833">
          <w:rPr>
            <w:rStyle w:val="Hyperlink"/>
            <w:noProof/>
          </w:rPr>
          <w:t>Table 16-2.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Independent Docking Adapter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108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107" w:history="1">
        <w:r w:rsidRPr="00DB4833">
          <w:rPr>
            <w:rStyle w:val="Hyperlink"/>
            <w:noProof/>
          </w:rPr>
          <w:t>Table 16-32.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Low-Risk Safety Review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109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108" w:history="1">
        <w:r w:rsidRPr="00DB4833">
          <w:rPr>
            <w:rStyle w:val="Hyperlink"/>
            <w:noProof/>
          </w:rPr>
          <w:t>Table 17-1.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Proven Risk Register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111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109" w:history="1">
        <w:r w:rsidRPr="00DB4833">
          <w:rPr>
            <w:rStyle w:val="Hyperlink"/>
            <w:noProof/>
          </w:rPr>
          <w:t>Table 17-34.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Flight-Qualified Flight Software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110" w:history="1">
        <w:r w:rsidRPr="00DB4833">
          <w:rPr>
            <w:rStyle w:val="Hyperlink"/>
            <w:noProof/>
          </w:rPr>
          <w:t>Table 17-3.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Low-Risk Quality Plan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111" w:history="1">
        <w:r w:rsidRPr="00DB4833">
          <w:rPr>
            <w:rStyle w:val="Hyperlink"/>
            <w:noProof/>
          </w:rPr>
          <w:t>Table 17-4.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Traceable Power Subsystem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116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112" w:history="1">
        <w:r w:rsidRPr="00DB4833">
          <w:rPr>
            <w:rStyle w:val="Hyperlink"/>
            <w:noProof/>
          </w:rPr>
          <w:t>Table 18-5.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Modular Mission Assurance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117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113" w:history="1">
        <w:r w:rsidRPr="00DB4833">
          <w:rPr>
            <w:rStyle w:val="Hyperlink"/>
            <w:noProof/>
          </w:rPr>
          <w:t>Table 18-2.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Modular Flight Software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119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114" w:history="1">
        <w:r w:rsidRPr="00DB4833">
          <w:rPr>
            <w:rStyle w:val="Hyperlink"/>
            <w:noProof/>
          </w:rPr>
          <w:t>Table 19-1.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Measured Flight Software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122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115" w:history="1">
        <w:r w:rsidRPr="00DB4833">
          <w:rPr>
            <w:rStyle w:val="Hyperlink"/>
            <w:noProof/>
          </w:rPr>
          <w:t>Table 19-2.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Flight-Qualified Ground Segment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125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116" w:history="1">
        <w:r w:rsidRPr="00DB4833">
          <w:rPr>
            <w:rStyle w:val="Hyperlink"/>
            <w:noProof/>
          </w:rPr>
          <w:t>Table 20-1.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Integrated Thermal Model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129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117" w:history="1">
        <w:r w:rsidRPr="00DB4833">
          <w:rPr>
            <w:rStyle w:val="Hyperlink"/>
            <w:noProof/>
          </w:rPr>
          <w:t>Table 21-1.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Independent Crew Module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132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118" w:history="1">
        <w:r w:rsidRPr="00DB4833">
          <w:rPr>
            <w:rStyle w:val="Hyperlink"/>
            <w:noProof/>
          </w:rPr>
          <w:t>Table 21-2.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Repeatable Systems Engineering Plan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135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119" w:history="1">
        <w:r w:rsidRPr="00DB4833">
          <w:rPr>
            <w:rStyle w:val="Hyperlink"/>
            <w:noProof/>
          </w:rPr>
          <w:t>Table 22-1.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Integrated Mission Assurance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139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120" w:history="1">
        <w:r w:rsidRPr="00DB4833">
          <w:rPr>
            <w:rStyle w:val="Hyperlink"/>
            <w:noProof/>
          </w:rPr>
          <w:t>Table 22-2.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Traceable Verification Matrix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140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121" w:history="1">
        <w:r w:rsidRPr="00DB4833">
          <w:rPr>
            <w:rStyle w:val="Hyperlink"/>
            <w:noProof/>
          </w:rPr>
          <w:t>Table 23-1.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Independent Docking Adapter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142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122" w:history="1">
        <w:r w:rsidRPr="00DB4833">
          <w:rPr>
            <w:rStyle w:val="Hyperlink"/>
            <w:noProof/>
          </w:rPr>
          <w:t>Table 23-2.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Independent Configuration Baseline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144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123" w:history="1">
        <w:r w:rsidRPr="00DB4833">
          <w:rPr>
            <w:rStyle w:val="Hyperlink"/>
            <w:noProof/>
          </w:rPr>
          <w:t>Table 23-3.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Traceable Test Campaign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145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124" w:history="1">
        <w:r w:rsidRPr="00DB4833">
          <w:rPr>
            <w:rStyle w:val="Hyperlink"/>
            <w:noProof/>
          </w:rPr>
          <w:t>Table 24-1.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Proven Risk Register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147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125" w:history="1">
        <w:r w:rsidRPr="00DB4833">
          <w:rPr>
            <w:rStyle w:val="Hyperlink"/>
            <w:noProof/>
          </w:rPr>
          <w:t>Table 24-2.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Modular Safety Review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149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126" w:history="1">
        <w:r w:rsidRPr="00DB4833">
          <w:rPr>
            <w:rStyle w:val="Hyperlink"/>
            <w:noProof/>
          </w:rPr>
          <w:t>Table 24-51.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Repeatable Risk Register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150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127" w:history="1">
        <w:r w:rsidRPr="00DB4833">
          <w:rPr>
            <w:rStyle w:val="Hyperlink"/>
            <w:noProof/>
          </w:rPr>
          <w:t>Table 25-1.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Modular Mission Assurance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152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128" w:history="1">
        <w:r w:rsidRPr="00DB4833">
          <w:rPr>
            <w:rStyle w:val="Hyperlink"/>
            <w:noProof/>
          </w:rPr>
          <w:t>Table 25-53.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Low-Risk Quality Plan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154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129" w:history="1">
        <w:r w:rsidRPr="00DB4833">
          <w:rPr>
            <w:rStyle w:val="Hyperlink"/>
            <w:noProof/>
          </w:rPr>
          <w:t>Table 25-3.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Integrated Flight Software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155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130" w:history="1">
        <w:r w:rsidRPr="00DB4833">
          <w:rPr>
            <w:rStyle w:val="Hyperlink"/>
            <w:noProof/>
          </w:rPr>
          <w:t>Table 26-55.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Flight-Qualified Flight Software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157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131" w:history="1">
        <w:r w:rsidRPr="00DB4833">
          <w:rPr>
            <w:rStyle w:val="Hyperlink"/>
            <w:noProof/>
          </w:rPr>
          <w:t>Table 26-2.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Integrated Docking Adapter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159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132" w:history="1">
        <w:r w:rsidRPr="00DB4833">
          <w:rPr>
            <w:rStyle w:val="Hyperlink"/>
            <w:noProof/>
          </w:rPr>
          <w:t>Table 27-1.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Low-Risk Launch Campaign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162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133" w:history="1">
        <w:r w:rsidRPr="00DB4833">
          <w:rPr>
            <w:rStyle w:val="Hyperlink"/>
            <w:noProof/>
          </w:rPr>
          <w:t>Table 27-2.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Independent Systems Engineering Plan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165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134" w:history="1">
        <w:r w:rsidRPr="00DB4833">
          <w:rPr>
            <w:rStyle w:val="Hyperlink"/>
            <w:noProof/>
          </w:rPr>
          <w:t>Table 27-3.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Independent Quality Plan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167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135" w:history="1">
        <w:r w:rsidRPr="00DB4833">
          <w:rPr>
            <w:rStyle w:val="Hyperlink"/>
            <w:noProof/>
          </w:rPr>
          <w:t>Table 28-1.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Modular Ground Segment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170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136" w:history="1">
        <w:r w:rsidRPr="00DB4833">
          <w:rPr>
            <w:rStyle w:val="Hyperlink"/>
            <w:noProof/>
          </w:rPr>
          <w:t>Table 29-1.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Integrated Safety Review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173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137" w:history="1">
        <w:r w:rsidRPr="00DB4833">
          <w:rPr>
            <w:rStyle w:val="Hyperlink"/>
            <w:noProof/>
          </w:rPr>
          <w:t>Table 29-2.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Low-Risk Flight Software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176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138" w:history="1">
        <w:r w:rsidRPr="00DB4833">
          <w:rPr>
            <w:rStyle w:val="Hyperlink"/>
            <w:noProof/>
          </w:rPr>
          <w:t>Table 30-1.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Measured Mission Assurance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180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139" w:history="1">
        <w:r w:rsidRPr="00DB4833">
          <w:rPr>
            <w:rStyle w:val="Hyperlink"/>
            <w:noProof/>
          </w:rPr>
          <w:t>Table 30-2.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Flight-Qualified Safety Review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181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140" w:history="1">
        <w:r w:rsidRPr="00DB4833">
          <w:rPr>
            <w:rStyle w:val="Hyperlink"/>
            <w:noProof/>
          </w:rPr>
          <w:t>Table 31-1.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Traceable Safety Review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183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141" w:history="1">
        <w:r w:rsidRPr="00DB4833">
          <w:rPr>
            <w:rStyle w:val="Hyperlink"/>
            <w:noProof/>
          </w:rPr>
          <w:t>Table 31-2.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Repeatable Flight Software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185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142" w:history="1">
        <w:r w:rsidRPr="00DB4833">
          <w:rPr>
            <w:rStyle w:val="Hyperlink"/>
            <w:noProof/>
          </w:rPr>
          <w:t>Table 31-3.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Modular Supply Chain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186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143" w:history="1">
        <w:r w:rsidRPr="00DB4833">
          <w:rPr>
            <w:rStyle w:val="Hyperlink"/>
            <w:noProof/>
          </w:rPr>
          <w:t>Table 32-1.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Flight-Qualified Thermal Model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188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144" w:history="1">
        <w:r w:rsidRPr="00DB4833">
          <w:rPr>
            <w:rStyle w:val="Hyperlink"/>
            <w:noProof/>
          </w:rPr>
          <w:t>Table 32-2.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Modular Flight Software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190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145" w:history="1">
        <w:r w:rsidRPr="00DB4833">
          <w:rPr>
            <w:rStyle w:val="Hyperlink"/>
            <w:noProof/>
          </w:rPr>
          <w:t>Table 32-70.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Independent Risk Register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191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146" w:history="1">
        <w:r w:rsidRPr="00DB4833">
          <w:rPr>
            <w:rStyle w:val="Hyperlink"/>
            <w:noProof/>
          </w:rPr>
          <w:t>Table 33-1.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Flight-Qualified Test Campaign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193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147" w:history="1">
        <w:r w:rsidRPr="00DB4833">
          <w:rPr>
            <w:rStyle w:val="Hyperlink"/>
            <w:noProof/>
          </w:rPr>
          <w:t>Table 33-72.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Proven Supply Chain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195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148" w:history="1">
        <w:r w:rsidRPr="00DB4833">
          <w:rPr>
            <w:rStyle w:val="Hyperlink"/>
            <w:noProof/>
          </w:rPr>
          <w:t>Table 33-3.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Repeatable Docking Adapter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196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149" w:history="1">
        <w:r w:rsidRPr="00DB4833">
          <w:rPr>
            <w:rStyle w:val="Hyperlink"/>
            <w:noProof/>
          </w:rPr>
          <w:t>Table 34-74.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Proven Power Subsystem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198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150" w:history="1">
        <w:r w:rsidRPr="00DB4833">
          <w:rPr>
            <w:rStyle w:val="Hyperlink"/>
            <w:noProof/>
          </w:rPr>
          <w:t>Table 34-2.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Low-Risk Crew Module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200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151" w:history="1">
        <w:r w:rsidRPr="00DB4833">
          <w:rPr>
            <w:rStyle w:val="Hyperlink"/>
            <w:noProof/>
          </w:rPr>
          <w:t>Table 35-1.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Modular Configuration Baseline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203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152" w:history="1">
        <w:r w:rsidRPr="00DB4833">
          <w:rPr>
            <w:rStyle w:val="Hyperlink"/>
            <w:noProof/>
          </w:rPr>
          <w:t>Table 35-2.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Independent Systems Engineering Plan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206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153" w:history="1">
        <w:r w:rsidRPr="00DB4833">
          <w:rPr>
            <w:rStyle w:val="Hyperlink"/>
            <w:noProof/>
          </w:rPr>
          <w:t>Table 36-1.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Low-Risk Thermal Model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210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154" w:history="1">
        <w:r w:rsidRPr="00DB4833">
          <w:rPr>
            <w:rStyle w:val="Hyperlink"/>
            <w:noProof/>
          </w:rPr>
          <w:t>Table 37-1.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Traceable Mission Assurance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213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155" w:history="1">
        <w:r w:rsidRPr="00DB4833">
          <w:rPr>
            <w:rStyle w:val="Hyperlink"/>
            <w:noProof/>
          </w:rPr>
          <w:t>Table 37-2.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Measured Supply Chain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216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156" w:history="1">
        <w:r w:rsidRPr="00DB4833">
          <w:rPr>
            <w:rStyle w:val="Hyperlink"/>
            <w:noProof/>
          </w:rPr>
          <w:t>Table 37-3.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Measured Configuration Baseline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218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157" w:history="1">
        <w:r w:rsidRPr="00DB4833">
          <w:rPr>
            <w:rStyle w:val="Hyperlink"/>
            <w:noProof/>
          </w:rPr>
          <w:t>Table 38-1.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Proven Payload Integration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221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158" w:history="1">
        <w:r w:rsidRPr="00DB4833">
          <w:rPr>
            <w:rStyle w:val="Hyperlink"/>
            <w:noProof/>
          </w:rPr>
          <w:t>Table 38-2.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Integrated Mission Assurance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222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159" w:history="1">
        <w:r w:rsidRPr="00DB4833">
          <w:rPr>
            <w:rStyle w:val="Hyperlink"/>
            <w:noProof/>
          </w:rPr>
          <w:t>Table 39-1.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Low-Risk Program Schedule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224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160" w:history="1">
        <w:r w:rsidRPr="00DB4833">
          <w:rPr>
            <w:rStyle w:val="Hyperlink"/>
            <w:noProof/>
          </w:rPr>
          <w:t>Table 39-2.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Low-Risk Flight Software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226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161" w:history="1">
        <w:r w:rsidRPr="00DB4833">
          <w:rPr>
            <w:rStyle w:val="Hyperlink"/>
            <w:noProof/>
          </w:rPr>
          <w:t>Table 39-3.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Modular Systems Engineering Plan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227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162" w:history="1">
        <w:r w:rsidRPr="00DB4833">
          <w:rPr>
            <w:rStyle w:val="Hyperlink"/>
            <w:noProof/>
          </w:rPr>
          <w:t>Table 40-1.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Proven Program Schedule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229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163" w:history="1">
        <w:r w:rsidRPr="00DB4833">
          <w:rPr>
            <w:rStyle w:val="Hyperlink"/>
            <w:noProof/>
          </w:rPr>
          <w:t>Table 40-2.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Flight-Qualified Launch Campaign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231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164" w:history="1">
        <w:r w:rsidRPr="00DB4833">
          <w:rPr>
            <w:rStyle w:val="Hyperlink"/>
            <w:noProof/>
          </w:rPr>
          <w:t>Table 40-89.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Proven Program Schedule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232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165" w:history="1">
        <w:r w:rsidRPr="00DB4833">
          <w:rPr>
            <w:rStyle w:val="Hyperlink"/>
            <w:noProof/>
          </w:rPr>
          <w:t>Table 41-1.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Traceable Ground Segment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234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166" w:history="1">
        <w:r w:rsidRPr="00DB4833">
          <w:rPr>
            <w:rStyle w:val="Hyperlink"/>
            <w:noProof/>
          </w:rPr>
          <w:t>Table 41-91.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Flight-Qualified Payload Integration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236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167" w:history="1">
        <w:r w:rsidRPr="00DB4833">
          <w:rPr>
            <w:rStyle w:val="Hyperlink"/>
            <w:noProof/>
          </w:rPr>
          <w:t>Table 41-3.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Proven Docking Adapter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237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168" w:history="1">
        <w:r w:rsidRPr="00DB4833">
          <w:rPr>
            <w:rStyle w:val="Hyperlink"/>
            <w:noProof/>
          </w:rPr>
          <w:t>Table 42-93.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Low-Risk Docking Adapter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239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169" w:history="1">
        <w:r w:rsidRPr="00DB4833">
          <w:rPr>
            <w:rStyle w:val="Hyperlink"/>
            <w:noProof/>
          </w:rPr>
          <w:t>Table 42-2.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Traceable Power Subsystem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241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170" w:history="1">
        <w:r w:rsidRPr="00DB4833">
          <w:rPr>
            <w:rStyle w:val="Hyperlink"/>
            <w:noProof/>
          </w:rPr>
          <w:t>Table 43-1.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Repeatable Launch Campaign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244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171" w:history="1">
        <w:r w:rsidRPr="00DB4833">
          <w:rPr>
            <w:rStyle w:val="Hyperlink"/>
            <w:noProof/>
          </w:rPr>
          <w:t>Table 43-2.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Independent Power Subsystem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247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172" w:history="1">
        <w:r w:rsidRPr="00DB4833">
          <w:rPr>
            <w:rStyle w:val="Hyperlink"/>
            <w:noProof/>
          </w:rPr>
          <w:t>Table 44-1.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Independent Systems Engineering Plan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251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173" w:history="1">
        <w:r w:rsidRPr="00DB4833">
          <w:rPr>
            <w:rStyle w:val="Hyperlink"/>
            <w:noProof/>
          </w:rPr>
          <w:t>Table 45-1.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Integrated Configuration Baseline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254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174" w:history="1">
        <w:r w:rsidRPr="00DB4833">
          <w:rPr>
            <w:rStyle w:val="Hyperlink"/>
            <w:noProof/>
          </w:rPr>
          <w:t>Table 45-2.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Proven Ground Segment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257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175" w:history="1">
        <w:r w:rsidRPr="00DB4833">
          <w:rPr>
            <w:rStyle w:val="Hyperlink"/>
            <w:noProof/>
          </w:rPr>
          <w:t>Table 46-1.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Measured Payload Integration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261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176" w:history="1">
        <w:r w:rsidRPr="00DB4833">
          <w:rPr>
            <w:rStyle w:val="Hyperlink"/>
            <w:noProof/>
          </w:rPr>
          <w:t>Table 46-2.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Integrated Systems Engineering Plan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262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177" w:history="1">
        <w:r w:rsidRPr="00DB4833">
          <w:rPr>
            <w:rStyle w:val="Hyperlink"/>
            <w:noProof/>
          </w:rPr>
          <w:t>Table 47-1.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Proven Launch Campaign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264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178" w:history="1">
        <w:r w:rsidRPr="00DB4833">
          <w:rPr>
            <w:rStyle w:val="Hyperlink"/>
            <w:noProof/>
          </w:rPr>
          <w:t>Table 47-2.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Repeatable Systems Engineering Plan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266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179" w:history="1">
        <w:r w:rsidRPr="00DB4833">
          <w:rPr>
            <w:rStyle w:val="Hyperlink"/>
            <w:noProof/>
          </w:rPr>
          <w:t>Table 47-3.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Integrated Configuration Baseline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267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180" w:history="1">
        <w:r w:rsidRPr="00DB4833">
          <w:rPr>
            <w:rStyle w:val="Hyperlink"/>
            <w:noProof/>
          </w:rPr>
          <w:t>Table 47-4.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Traceable Quality Plan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269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181" w:history="1">
        <w:r w:rsidRPr="00DB4833">
          <w:rPr>
            <w:rStyle w:val="Hyperlink"/>
            <w:noProof/>
          </w:rPr>
          <w:t>Table 48-1.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Proven Ground Segment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270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182" w:history="1">
        <w:r w:rsidRPr="00DB4833">
          <w:rPr>
            <w:rStyle w:val="Hyperlink"/>
            <w:noProof/>
          </w:rPr>
          <w:t>Table 48-2.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Low-Risk Docking Adapter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272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183" w:history="1">
        <w:r w:rsidRPr="00DB4833">
          <w:rPr>
            <w:rStyle w:val="Hyperlink"/>
            <w:noProof/>
          </w:rPr>
          <w:t>Table 48-108.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Traceable Supply Chain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273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184" w:history="1">
        <w:r w:rsidRPr="00DB4833">
          <w:rPr>
            <w:rStyle w:val="Hyperlink"/>
            <w:noProof/>
          </w:rPr>
          <w:t>Table 49-1.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Modular Risk Register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275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185" w:history="1">
        <w:r w:rsidRPr="00DB4833">
          <w:rPr>
            <w:rStyle w:val="Hyperlink"/>
            <w:noProof/>
          </w:rPr>
          <w:t>Table 49-110.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Proven Configuration Baseline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277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186" w:history="1">
        <w:r w:rsidRPr="00DB4833">
          <w:rPr>
            <w:rStyle w:val="Hyperlink"/>
            <w:noProof/>
          </w:rPr>
          <w:t>Table 49-3.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Independent Crew Module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278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187" w:history="1">
        <w:r w:rsidRPr="00DB4833">
          <w:rPr>
            <w:rStyle w:val="Hyperlink"/>
            <w:noProof/>
          </w:rPr>
          <w:t>Table 50-112.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Low-Risk Program Schedule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280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188" w:history="1">
        <w:r w:rsidRPr="00DB4833">
          <w:rPr>
            <w:rStyle w:val="Hyperlink"/>
            <w:noProof/>
          </w:rPr>
          <w:t>Table 50-2.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Independent Docking Adapter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282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189" w:history="1">
        <w:r w:rsidRPr="00DB4833">
          <w:rPr>
            <w:rStyle w:val="Hyperlink"/>
            <w:noProof/>
          </w:rPr>
          <w:t>Table 51-1.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Proven Flight Software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285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190" w:history="1">
        <w:r w:rsidRPr="00DB4833">
          <w:rPr>
            <w:rStyle w:val="Hyperlink"/>
            <w:noProof/>
          </w:rPr>
          <w:t>Table 51-2.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Independent Crew Module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288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191" w:history="1">
        <w:r w:rsidRPr="00DB4833">
          <w:rPr>
            <w:rStyle w:val="Hyperlink"/>
            <w:noProof/>
          </w:rPr>
          <w:t>Table 52-1.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Modular Mission Assurance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292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192" w:history="1">
        <w:r w:rsidRPr="00DB4833">
          <w:rPr>
            <w:rStyle w:val="Hyperlink"/>
            <w:noProof/>
          </w:rPr>
          <w:t>Table 53-1.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Integrated Mission Assurance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295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193" w:history="1">
        <w:r w:rsidRPr="00DB4833">
          <w:rPr>
            <w:rStyle w:val="Hyperlink"/>
            <w:noProof/>
          </w:rPr>
          <w:t>Table 53-2.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Measured Systems Engineering Plan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298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194" w:history="1">
        <w:r w:rsidRPr="00DB4833">
          <w:rPr>
            <w:rStyle w:val="Hyperlink"/>
            <w:noProof/>
          </w:rPr>
          <w:t>Table 54-1.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Traceable Docking Adapter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302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195" w:history="1">
        <w:r w:rsidRPr="00DB4833">
          <w:rPr>
            <w:rStyle w:val="Hyperlink"/>
            <w:noProof/>
          </w:rPr>
          <w:t>Table 54-2.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Flight-Qualified Safety Review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303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196" w:history="1">
        <w:r w:rsidRPr="00DB4833">
          <w:rPr>
            <w:rStyle w:val="Hyperlink"/>
            <w:noProof/>
          </w:rPr>
          <w:t>Table 55-1.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Proven Mission Assurance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305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197" w:history="1">
        <w:r w:rsidRPr="00DB4833">
          <w:rPr>
            <w:rStyle w:val="Hyperlink"/>
            <w:noProof/>
          </w:rPr>
          <w:t>Table 55-2.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Modular Launch Campaign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307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198" w:history="1">
        <w:r w:rsidRPr="00DB4833">
          <w:rPr>
            <w:rStyle w:val="Hyperlink"/>
            <w:noProof/>
          </w:rPr>
          <w:t>Table 55-3.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Measured Verification Matrix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308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199" w:history="1">
        <w:r w:rsidRPr="00DB4833">
          <w:rPr>
            <w:rStyle w:val="Hyperlink"/>
            <w:noProof/>
          </w:rPr>
          <w:t>Table 56-1.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Measured Risk Register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310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200" w:history="1">
        <w:r w:rsidRPr="00DB4833">
          <w:rPr>
            <w:rStyle w:val="Hyperlink"/>
            <w:noProof/>
          </w:rPr>
          <w:t>Table 56-2.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Flight-Qualified Verification Matrix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312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201" w:history="1">
        <w:r w:rsidRPr="00DB4833">
          <w:rPr>
            <w:rStyle w:val="Hyperlink"/>
            <w:noProof/>
          </w:rPr>
          <w:t>Table 56-126.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Integrated Quality Plan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313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202" w:history="1">
        <w:r w:rsidRPr="00DB4833">
          <w:rPr>
            <w:rStyle w:val="Hyperlink"/>
            <w:noProof/>
          </w:rPr>
          <w:t>Table 57-1.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Proven Verification Matrix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315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203" w:history="1">
        <w:r w:rsidRPr="00DB4833">
          <w:rPr>
            <w:rStyle w:val="Hyperlink"/>
            <w:noProof/>
          </w:rPr>
          <w:t>Table 57-128.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Repeatable Configuration Baseline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317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204" w:history="1">
        <w:r w:rsidRPr="00DB4833">
          <w:rPr>
            <w:rStyle w:val="Hyperlink"/>
            <w:noProof/>
          </w:rPr>
          <w:t>Table 57-3.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Traceable Mission Assurance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318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205" w:history="1">
        <w:r w:rsidRPr="00DB4833">
          <w:rPr>
            <w:rStyle w:val="Hyperlink"/>
            <w:noProof/>
          </w:rPr>
          <w:t>Table 57-4.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Low-Risk Configuration Baseline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320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206" w:history="1">
        <w:r w:rsidRPr="00DB4833">
          <w:rPr>
            <w:rStyle w:val="Hyperlink"/>
            <w:noProof/>
          </w:rPr>
          <w:t>Table 58-5.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Proven Flight Software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321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207" w:history="1">
        <w:r w:rsidRPr="00DB4833">
          <w:rPr>
            <w:rStyle w:val="Hyperlink"/>
            <w:noProof/>
          </w:rPr>
          <w:t>Table 58-2.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Repeatable Supply Chain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323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208" w:history="1">
        <w:r w:rsidRPr="00DB4833">
          <w:rPr>
            <w:rStyle w:val="Hyperlink"/>
            <w:noProof/>
          </w:rPr>
          <w:t>Table 59-1.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Integrated Test Campaign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326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209" w:history="1">
        <w:r w:rsidRPr="00DB4833">
          <w:rPr>
            <w:rStyle w:val="Hyperlink"/>
            <w:noProof/>
          </w:rPr>
          <w:t>Table 59-2.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Flight-Qualified Program Schedule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329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210" w:history="1">
        <w:r w:rsidRPr="00DB4833">
          <w:rPr>
            <w:rStyle w:val="Hyperlink"/>
            <w:noProof/>
          </w:rPr>
          <w:t>Table 60-1.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Integrated Quality Plan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333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211" w:history="1">
        <w:r w:rsidRPr="00DB4833">
          <w:rPr>
            <w:rStyle w:val="Hyperlink"/>
            <w:noProof/>
          </w:rPr>
          <w:t>Table 61-1.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Measured Safety Review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336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212" w:history="1">
        <w:r w:rsidRPr="00DB4833">
          <w:rPr>
            <w:rStyle w:val="Hyperlink"/>
            <w:noProof/>
          </w:rPr>
          <w:t>Table 61-2.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Independent Thermal Model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339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213" w:history="1">
        <w:r w:rsidRPr="00DB4833">
          <w:rPr>
            <w:rStyle w:val="Hyperlink"/>
            <w:noProof/>
          </w:rPr>
          <w:t>Table 62-1.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Integrated Systems Engineering Plan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343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214" w:history="1">
        <w:r w:rsidRPr="00DB4833">
          <w:rPr>
            <w:rStyle w:val="Hyperlink"/>
            <w:noProof/>
          </w:rPr>
          <w:t>Table 62-2.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Measured Ground Segment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344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215" w:history="1">
        <w:r w:rsidRPr="00DB4833">
          <w:rPr>
            <w:rStyle w:val="Hyperlink"/>
            <w:noProof/>
          </w:rPr>
          <w:t>Table 63-1.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Traceable Risk Register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346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216" w:history="1">
        <w:r w:rsidRPr="00DB4833">
          <w:rPr>
            <w:rStyle w:val="Hyperlink"/>
            <w:noProof/>
          </w:rPr>
          <w:t>Table 63-2.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Traceable Power Subsystem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348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217" w:history="1">
        <w:r w:rsidRPr="00DB4833">
          <w:rPr>
            <w:rStyle w:val="Hyperlink"/>
            <w:noProof/>
          </w:rPr>
          <w:t>Table 63-3.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Integrated Mission Assurance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349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218" w:history="1">
        <w:r w:rsidRPr="00DB4833">
          <w:rPr>
            <w:rStyle w:val="Hyperlink"/>
            <w:noProof/>
          </w:rPr>
          <w:t>Table 64-1.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Proven Safety Review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351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219" w:history="1">
        <w:r w:rsidRPr="00DB4833">
          <w:rPr>
            <w:rStyle w:val="Hyperlink"/>
            <w:noProof/>
          </w:rPr>
          <w:t>Table 64-2.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Low-Risk Docking Adapter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353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220" w:history="1">
        <w:r w:rsidRPr="00DB4833">
          <w:rPr>
            <w:rStyle w:val="Hyperlink"/>
            <w:noProof/>
          </w:rPr>
          <w:t>Table 64-145.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Proven Risk Register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354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221" w:history="1">
        <w:r w:rsidRPr="00DB4833">
          <w:rPr>
            <w:rStyle w:val="Hyperlink"/>
            <w:noProof/>
          </w:rPr>
          <w:t>Table 65-1.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Flight-Qualified Risk Register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356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222" w:history="1">
        <w:r w:rsidRPr="00DB4833">
          <w:rPr>
            <w:rStyle w:val="Hyperlink"/>
            <w:noProof/>
          </w:rPr>
          <w:t>Table 65-147.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Modular Program Schedule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358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223" w:history="1">
        <w:r w:rsidRPr="00DB4833">
          <w:rPr>
            <w:rStyle w:val="Hyperlink"/>
            <w:noProof/>
          </w:rPr>
          <w:t>Table 65-3.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Measured Supply Chain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359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224" w:history="1">
        <w:r w:rsidRPr="00DB4833">
          <w:rPr>
            <w:rStyle w:val="Hyperlink"/>
            <w:noProof/>
          </w:rPr>
          <w:t>Table 66-149.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Low-Risk Test Campaign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361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225" w:history="1">
        <w:r w:rsidRPr="00DB4833">
          <w:rPr>
            <w:rStyle w:val="Hyperlink"/>
            <w:noProof/>
          </w:rPr>
          <w:t>Table 66-2.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Modular Crew Module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363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226" w:history="1">
        <w:r w:rsidRPr="00DB4833">
          <w:rPr>
            <w:rStyle w:val="Hyperlink"/>
            <w:noProof/>
          </w:rPr>
          <w:t>Table 67-1.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Measured Ground Segment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366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227" w:history="1">
        <w:r w:rsidRPr="00DB4833">
          <w:rPr>
            <w:rStyle w:val="Hyperlink"/>
            <w:noProof/>
          </w:rPr>
          <w:t>Table 67-2.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Measured Safety Review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369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228" w:history="1">
        <w:r w:rsidRPr="00DB4833">
          <w:rPr>
            <w:rStyle w:val="Hyperlink"/>
            <w:noProof/>
          </w:rPr>
          <w:t>Table 67-3.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Measured Verification Matrix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371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229" w:history="1">
        <w:r w:rsidRPr="00DB4833">
          <w:rPr>
            <w:rStyle w:val="Hyperlink"/>
            <w:noProof/>
          </w:rPr>
          <w:t>Table 68-1.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Traceable Thermal Model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374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230" w:history="1">
        <w:r w:rsidRPr="00DB4833">
          <w:rPr>
            <w:rStyle w:val="Hyperlink"/>
            <w:noProof/>
          </w:rPr>
          <w:t>Table 69-1.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Low-Risk Docking Adapter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377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231" w:history="1">
        <w:r w:rsidRPr="00DB4833">
          <w:rPr>
            <w:rStyle w:val="Hyperlink"/>
            <w:noProof/>
          </w:rPr>
          <w:t>Table 69-2.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Traceable Launch Campaign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380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232" w:history="1">
        <w:r w:rsidRPr="00DB4833">
          <w:rPr>
            <w:rStyle w:val="Hyperlink"/>
            <w:noProof/>
          </w:rPr>
          <w:t>Table 70-1.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Repeatable Thermal Model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384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233" w:history="1">
        <w:r w:rsidRPr="00DB4833">
          <w:rPr>
            <w:rStyle w:val="Hyperlink"/>
            <w:noProof/>
          </w:rPr>
          <w:t>Table 70-2.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Proven Payload Integration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385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234" w:history="1">
        <w:r w:rsidRPr="00DB4833">
          <w:rPr>
            <w:rStyle w:val="Hyperlink"/>
            <w:noProof/>
          </w:rPr>
          <w:t>Table 71-1.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Independent Systems Engineering Plan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387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235" w:history="1">
        <w:r w:rsidRPr="00DB4833">
          <w:rPr>
            <w:rStyle w:val="Hyperlink"/>
            <w:noProof/>
          </w:rPr>
          <w:t>Table 71-2.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Traceable Safety Review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389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236" w:history="1">
        <w:r w:rsidRPr="00DB4833">
          <w:rPr>
            <w:rStyle w:val="Hyperlink"/>
            <w:noProof/>
          </w:rPr>
          <w:t>Table 71-3.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Independent Launch Campaign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390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237" w:history="1">
        <w:r w:rsidRPr="00DB4833">
          <w:rPr>
            <w:rStyle w:val="Hyperlink"/>
            <w:noProof/>
          </w:rPr>
          <w:t>Table 72-1.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Measured Safety Review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392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238" w:history="1">
        <w:r w:rsidRPr="00DB4833">
          <w:rPr>
            <w:rStyle w:val="Hyperlink"/>
            <w:noProof/>
          </w:rPr>
          <w:t>Table 72-2.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Integrated Thermal Model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394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239" w:history="1">
        <w:r w:rsidRPr="00DB4833">
          <w:rPr>
            <w:rStyle w:val="Hyperlink"/>
            <w:noProof/>
          </w:rPr>
          <w:t>Table 72-164.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Integrated Systems Engineering Plan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395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240" w:history="1">
        <w:r w:rsidRPr="00DB4833">
          <w:rPr>
            <w:rStyle w:val="Hyperlink"/>
            <w:noProof/>
          </w:rPr>
          <w:t>Table 73-1.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Repeatable Risk Register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397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241" w:history="1">
        <w:r w:rsidRPr="00DB4833">
          <w:rPr>
            <w:rStyle w:val="Hyperlink"/>
            <w:noProof/>
          </w:rPr>
          <w:t>Table 73-166.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Measured Risk Register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399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242" w:history="1">
        <w:r w:rsidRPr="00DB4833">
          <w:rPr>
            <w:rStyle w:val="Hyperlink"/>
            <w:noProof/>
          </w:rPr>
          <w:t>Table 73-3.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Low-Risk Supply Chain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400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243" w:history="1">
        <w:r w:rsidRPr="00DB4833">
          <w:rPr>
            <w:rStyle w:val="Hyperlink"/>
            <w:noProof/>
          </w:rPr>
          <w:t>Table 74-168.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Proven Program Schedule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402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244" w:history="1">
        <w:r w:rsidRPr="00DB4833">
          <w:rPr>
            <w:rStyle w:val="Hyperlink"/>
            <w:noProof/>
          </w:rPr>
          <w:t>Table 74-2.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Flight-Qualified Thermal Model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404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245" w:history="1">
        <w:r w:rsidRPr="00DB4833">
          <w:rPr>
            <w:rStyle w:val="Hyperlink"/>
            <w:noProof/>
          </w:rPr>
          <w:t>Table 75-1.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Proven Flight Software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407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246" w:history="1">
        <w:r w:rsidRPr="00DB4833">
          <w:rPr>
            <w:rStyle w:val="Hyperlink"/>
            <w:noProof/>
          </w:rPr>
          <w:t>Table 75-2.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Independent Docking Adapter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410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247" w:history="1">
        <w:r w:rsidRPr="00DB4833">
          <w:rPr>
            <w:rStyle w:val="Hyperlink"/>
            <w:noProof/>
          </w:rPr>
          <w:t>Table 76-1.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Modular Payload Integration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414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248" w:history="1">
        <w:r w:rsidRPr="00DB4833">
          <w:rPr>
            <w:rStyle w:val="Hyperlink"/>
            <w:noProof/>
          </w:rPr>
          <w:t>Table 77-1.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Proven Mission Assurance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417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249" w:history="1">
        <w:r w:rsidRPr="00DB4833">
          <w:rPr>
            <w:rStyle w:val="Hyperlink"/>
            <w:noProof/>
          </w:rPr>
          <w:t>Table 77-2.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Repeatable Payload Integration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420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250" w:history="1">
        <w:r w:rsidRPr="00DB4833">
          <w:rPr>
            <w:rStyle w:val="Hyperlink"/>
            <w:noProof/>
          </w:rPr>
          <w:t>Table 77-3.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Measured Verification Matrix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422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251" w:history="1">
        <w:r w:rsidRPr="00DB4833">
          <w:rPr>
            <w:rStyle w:val="Hyperlink"/>
            <w:noProof/>
          </w:rPr>
          <w:t>Table 78-1.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Measured Test Campaign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425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252" w:history="1">
        <w:r w:rsidRPr="00DB4833">
          <w:rPr>
            <w:rStyle w:val="Hyperlink"/>
            <w:noProof/>
          </w:rPr>
          <w:t>Table 78-2.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Traceable Quality Plan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426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253" w:history="1">
        <w:r w:rsidRPr="00DB4833">
          <w:rPr>
            <w:rStyle w:val="Hyperlink"/>
            <w:noProof/>
          </w:rPr>
          <w:t>Table 79-1.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Independent Mission Assurance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428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254" w:history="1">
        <w:r w:rsidRPr="00DB4833">
          <w:rPr>
            <w:rStyle w:val="Hyperlink"/>
            <w:noProof/>
          </w:rPr>
          <w:t>Table 79-2.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Independent Docking Adapter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430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255" w:history="1">
        <w:r w:rsidRPr="00DB4833">
          <w:rPr>
            <w:rStyle w:val="Hyperlink"/>
            <w:noProof/>
          </w:rPr>
          <w:t>Table 79-3.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Proven Flight Software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431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256" w:history="1">
        <w:r w:rsidRPr="00DB4833">
          <w:rPr>
            <w:rStyle w:val="Hyperlink"/>
            <w:noProof/>
          </w:rPr>
          <w:t>Table 80-1.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Integrated Verification Matrix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433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257" w:history="1">
        <w:r w:rsidRPr="00DB4833">
          <w:rPr>
            <w:rStyle w:val="Hyperlink"/>
            <w:noProof/>
          </w:rPr>
          <w:t>Table 80-2.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Traceable Payload Integration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435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258" w:history="1">
        <w:r w:rsidRPr="00DB4833">
          <w:rPr>
            <w:rStyle w:val="Hyperlink"/>
            <w:noProof/>
          </w:rPr>
          <w:t>Table 80-183.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Repeatable Risk Register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436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259" w:history="1">
        <w:r w:rsidRPr="00DB4833">
          <w:rPr>
            <w:rStyle w:val="Hyperlink"/>
            <w:noProof/>
          </w:rPr>
          <w:t>Table 81-1.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Low-Risk Risk Register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438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260" w:history="1">
        <w:r w:rsidRPr="00DB4833">
          <w:rPr>
            <w:rStyle w:val="Hyperlink"/>
            <w:noProof/>
          </w:rPr>
          <w:t>Table 81-185.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Flight-Qualified Program Schedule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440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261" w:history="1">
        <w:r w:rsidRPr="00DB4833">
          <w:rPr>
            <w:rStyle w:val="Hyperlink"/>
            <w:noProof/>
          </w:rPr>
          <w:t>Table 81-3.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Repeatable Systems Engineering Plan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441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262" w:history="1">
        <w:r w:rsidRPr="00DB4833">
          <w:rPr>
            <w:rStyle w:val="Hyperlink"/>
            <w:noProof/>
          </w:rPr>
          <w:t>Table 82-187.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Independent Flight Software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443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263" w:history="1">
        <w:r w:rsidRPr="00DB4833">
          <w:rPr>
            <w:rStyle w:val="Hyperlink"/>
            <w:noProof/>
          </w:rPr>
          <w:t>Table 82-2.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Low-Risk Risk Register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445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264" w:history="1">
        <w:r w:rsidRPr="00DB4833">
          <w:rPr>
            <w:rStyle w:val="Hyperlink"/>
            <w:noProof/>
          </w:rPr>
          <w:t>Table 83-1.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Proven Supply Chain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448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265" w:history="1">
        <w:r w:rsidRPr="00DB4833">
          <w:rPr>
            <w:rStyle w:val="Hyperlink"/>
            <w:noProof/>
          </w:rPr>
          <w:t>Table 83-2.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Measured Power Subsystem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451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266" w:history="1">
        <w:r w:rsidRPr="00DB4833">
          <w:rPr>
            <w:rStyle w:val="Hyperlink"/>
            <w:noProof/>
          </w:rPr>
          <w:t>Table 84-1.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Independent Supply Chain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455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267" w:history="1">
        <w:r w:rsidRPr="00DB4833">
          <w:rPr>
            <w:rStyle w:val="Hyperlink"/>
            <w:noProof/>
          </w:rPr>
          <w:t>Table 85-1.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Traceable Flight Software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458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268" w:history="1">
        <w:r w:rsidRPr="00DB4833">
          <w:rPr>
            <w:rStyle w:val="Hyperlink"/>
            <w:noProof/>
          </w:rPr>
          <w:t>Table 85-2.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Integrated Safety Review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461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269" w:history="1">
        <w:r w:rsidRPr="00DB4833">
          <w:rPr>
            <w:rStyle w:val="Hyperlink"/>
            <w:noProof/>
          </w:rPr>
          <w:t>Table 86-1.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Independent Mission Assurance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465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270" w:history="1">
        <w:r w:rsidRPr="00DB4833">
          <w:rPr>
            <w:rStyle w:val="Hyperlink"/>
            <w:noProof/>
          </w:rPr>
          <w:t>Table 86-2.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Low-Risk Configuration Baseline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466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271" w:history="1">
        <w:r w:rsidRPr="00DB4833">
          <w:rPr>
            <w:rStyle w:val="Hyperlink"/>
            <w:noProof/>
          </w:rPr>
          <w:t>Table 87-1.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Modular Docking Adapter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468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272" w:history="1">
        <w:r w:rsidRPr="00DB4833">
          <w:rPr>
            <w:rStyle w:val="Hyperlink"/>
            <w:noProof/>
          </w:rPr>
          <w:t>Table 87-2.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Traceable Flight Software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470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273" w:history="1">
        <w:r w:rsidRPr="00DB4833">
          <w:rPr>
            <w:rStyle w:val="Hyperlink"/>
            <w:noProof/>
          </w:rPr>
          <w:t>Table 87-3.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Independent Supply Chain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471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274" w:history="1">
        <w:r w:rsidRPr="00DB4833">
          <w:rPr>
            <w:rStyle w:val="Hyperlink"/>
            <w:noProof/>
          </w:rPr>
          <w:t>Table 87-4.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Repeatable Test Campaign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473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275" w:history="1">
        <w:r w:rsidRPr="00DB4833">
          <w:rPr>
            <w:rStyle w:val="Hyperlink"/>
            <w:noProof/>
          </w:rPr>
          <w:t>Table 88-1.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Traceable Verification Matrix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474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276" w:history="1">
        <w:r w:rsidRPr="00DB4833">
          <w:rPr>
            <w:rStyle w:val="Hyperlink"/>
            <w:noProof/>
          </w:rPr>
          <w:t>Table 88-2.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Modular Crew Module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476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277" w:history="1">
        <w:r w:rsidRPr="00DB4833">
          <w:rPr>
            <w:rStyle w:val="Hyperlink"/>
            <w:noProof/>
          </w:rPr>
          <w:t>Table 88-202.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Flight-Qualified Configuration Baseline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477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278" w:history="1">
        <w:r w:rsidRPr="00DB4833">
          <w:rPr>
            <w:rStyle w:val="Hyperlink"/>
            <w:noProof/>
          </w:rPr>
          <w:t>Table 89-1.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Traceable Power Subsystem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479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279" w:history="1">
        <w:r w:rsidRPr="00DB4833">
          <w:rPr>
            <w:rStyle w:val="Hyperlink"/>
            <w:noProof/>
          </w:rPr>
          <w:t>Table 89-204.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Independent Flight Software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481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280" w:history="1">
        <w:r w:rsidRPr="00DB4833">
          <w:rPr>
            <w:rStyle w:val="Hyperlink"/>
            <w:noProof/>
          </w:rPr>
          <w:t>Table 89-3.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Low-Risk Power Subsystem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482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281" w:history="1">
        <w:r w:rsidRPr="00DB4833">
          <w:rPr>
            <w:rStyle w:val="Hyperlink"/>
            <w:noProof/>
          </w:rPr>
          <w:t>Table 90-206.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Independent Thermal Model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484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282" w:history="1">
        <w:r w:rsidRPr="00DB4833">
          <w:rPr>
            <w:rStyle w:val="Hyperlink"/>
            <w:noProof/>
          </w:rPr>
          <w:t>Table 90-2.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Modular Power Subsystem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486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283" w:history="1">
        <w:r w:rsidRPr="00DB4833">
          <w:rPr>
            <w:rStyle w:val="Hyperlink"/>
            <w:noProof/>
          </w:rPr>
          <w:t>Table 91-1.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Traceable Docking Adapter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489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284" w:history="1">
        <w:r w:rsidRPr="00DB4833">
          <w:rPr>
            <w:rStyle w:val="Hyperlink"/>
            <w:noProof/>
          </w:rPr>
          <w:t>Table 91-2.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Low-Risk Power Subsystem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492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285" w:history="1">
        <w:r w:rsidRPr="00DB4833">
          <w:rPr>
            <w:rStyle w:val="Hyperlink"/>
            <w:noProof/>
          </w:rPr>
          <w:t>Table 92-1.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Measured Systems Engineering Plan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496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286" w:history="1">
        <w:r w:rsidRPr="00DB4833">
          <w:rPr>
            <w:rStyle w:val="Hyperlink"/>
            <w:noProof/>
          </w:rPr>
          <w:t>Table 93-1.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Low-Risk Risk Register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499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287" w:history="1">
        <w:r w:rsidRPr="00DB4833">
          <w:rPr>
            <w:rStyle w:val="Hyperlink"/>
            <w:noProof/>
          </w:rPr>
          <w:t>Table 93-2.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Independent Payload Integration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502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288" w:history="1">
        <w:r w:rsidRPr="00DB4833">
          <w:rPr>
            <w:rStyle w:val="Hyperlink"/>
            <w:noProof/>
          </w:rPr>
          <w:t>Table 94-1.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Flight-Qualified Configuration Baseline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506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289" w:history="1">
        <w:r w:rsidRPr="00DB4833">
          <w:rPr>
            <w:rStyle w:val="Hyperlink"/>
            <w:noProof/>
          </w:rPr>
          <w:t>Table 94-2.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Repeatable Configuration Baseline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507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290" w:history="1">
        <w:r w:rsidRPr="00DB4833">
          <w:rPr>
            <w:rStyle w:val="Hyperlink"/>
            <w:noProof/>
          </w:rPr>
          <w:t>Table 95-1.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Measured Quality Plan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509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291" w:history="1">
        <w:r w:rsidRPr="00DB4833">
          <w:rPr>
            <w:rStyle w:val="Hyperlink"/>
            <w:noProof/>
          </w:rPr>
          <w:t>Table 95-2.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Traceable Ground Segment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511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292" w:history="1">
        <w:r w:rsidRPr="00DB4833">
          <w:rPr>
            <w:rStyle w:val="Hyperlink"/>
            <w:noProof/>
          </w:rPr>
          <w:t>Table 95-3.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Integrated Safety Review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512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293" w:history="1">
        <w:r w:rsidRPr="00DB4833">
          <w:rPr>
            <w:rStyle w:val="Hyperlink"/>
            <w:noProof/>
          </w:rPr>
          <w:t>Table 96-1.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Proven Program Schedule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514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294" w:history="1">
        <w:r w:rsidRPr="00DB4833">
          <w:rPr>
            <w:rStyle w:val="Hyperlink"/>
            <w:noProof/>
          </w:rPr>
          <w:t>Table 96-2.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Repeatable Ground Segment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516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295" w:history="1">
        <w:r w:rsidRPr="00DB4833">
          <w:rPr>
            <w:rStyle w:val="Hyperlink"/>
            <w:noProof/>
          </w:rPr>
          <w:t>Table 96-220.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Proven Ground Segment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517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296" w:history="1">
        <w:r w:rsidRPr="00DB4833">
          <w:rPr>
            <w:rStyle w:val="Hyperlink"/>
            <w:noProof/>
          </w:rPr>
          <w:t>Table 97-1.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Flight-Qualified Configuration Baseline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519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297" w:history="1">
        <w:r w:rsidRPr="00DB4833">
          <w:rPr>
            <w:rStyle w:val="Hyperlink"/>
            <w:noProof/>
          </w:rPr>
          <w:t>Table 97-222.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Independent Verification Matrix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521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298" w:history="1">
        <w:r w:rsidRPr="00DB4833">
          <w:rPr>
            <w:rStyle w:val="Hyperlink"/>
            <w:noProof/>
          </w:rPr>
          <w:t>Table 97-3.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Low-Risk Ground Segment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522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299" w:history="1">
        <w:r w:rsidRPr="00DB4833">
          <w:rPr>
            <w:rStyle w:val="Hyperlink"/>
            <w:noProof/>
          </w:rPr>
          <w:t>Table 97-4.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Independent Crew Module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524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300" w:history="1">
        <w:r w:rsidRPr="00DB4833">
          <w:rPr>
            <w:rStyle w:val="Hyperlink"/>
            <w:noProof/>
          </w:rPr>
          <w:t>Table 98-5.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Repeatable Launch Campaign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525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301" w:history="1">
        <w:r w:rsidRPr="00DB4833">
          <w:rPr>
            <w:rStyle w:val="Hyperlink"/>
            <w:noProof/>
          </w:rPr>
          <w:t>Table 98-2.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Proven Mission Assurance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_Toc244103301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527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302" w:history="1">
        <w:r w:rsidRPr="00DB4833">
          <w:rPr>
            <w:rStyle w:val="Hyperlink"/>
            <w:noProof/>
          </w:rPr>
          <w:t>Table 99-1.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Traceable Thermal Model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_Toc244103302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530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303" w:history="1">
        <w:r w:rsidRPr="00DB4833">
          <w:rPr>
            <w:rStyle w:val="Hyperlink"/>
            <w:noProof/>
          </w:rPr>
          <w:t>Table 99-2.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Measured Ground Segment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_Toc244103303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533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304" w:history="1">
        <w:r w:rsidRPr="00DB4833">
          <w:rPr>
            <w:rStyle w:val="Hyperlink"/>
            <w:noProof/>
          </w:rPr>
          <w:t>Table 100-1.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Measured Program Schedule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_Toc244103304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537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305" w:history="1">
        <w:r w:rsidRPr="00DB4833">
          <w:rPr>
            <w:rStyle w:val="Hyperlink"/>
            <w:noProof/>
          </w:rPr>
          <w:t>Table 101-1.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Low-Risk Ground Segment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_Toc244103305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540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306" w:history="1">
        <w:r w:rsidRPr="00DB4833">
          <w:rPr>
            <w:rStyle w:val="Hyperlink"/>
            <w:noProof/>
          </w:rPr>
          <w:t>Table 101-2.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Repeatable Mission Assurance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543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307" w:history="1">
        <w:r w:rsidRPr="00DB4833">
          <w:rPr>
            <w:rStyle w:val="Hyperlink"/>
            <w:noProof/>
          </w:rPr>
          <w:t>Table 102-1.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Proven Quality Plan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_Toc244103307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547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308" w:history="1">
        <w:r w:rsidRPr="00DB4833">
          <w:rPr>
            <w:rStyle w:val="Hyperlink"/>
            <w:noProof/>
          </w:rPr>
          <w:t>Table 102-2.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Proven Risk Register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548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309" w:history="1">
        <w:r w:rsidRPr="00DB4833">
          <w:rPr>
            <w:rStyle w:val="Hyperlink"/>
            <w:noProof/>
          </w:rPr>
          <w:t>Table 103-1.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Traceable Docking Adapter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550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310" w:history="1">
        <w:r w:rsidRPr="00DB4833">
          <w:rPr>
            <w:rStyle w:val="Hyperlink"/>
            <w:noProof/>
          </w:rPr>
          <w:t>Table 103-2.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Modular Program Schedule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552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311" w:history="1">
        <w:r w:rsidRPr="00DB4833">
          <w:rPr>
            <w:rStyle w:val="Hyperlink"/>
            <w:noProof/>
          </w:rPr>
          <w:t>Table 103-3.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Proven Verification Matrix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553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312" w:history="1">
        <w:r w:rsidRPr="00DB4833">
          <w:rPr>
            <w:rStyle w:val="Hyperlink"/>
            <w:noProof/>
          </w:rPr>
          <w:t>Table 104-1.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Traceable Docking Adapter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555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313" w:history="1">
        <w:r w:rsidRPr="00DB4833">
          <w:rPr>
            <w:rStyle w:val="Hyperlink"/>
            <w:noProof/>
          </w:rPr>
          <w:t>Table 104-2.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Repeatable Ground Segment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557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9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314" w:history="1">
        <w:r w:rsidRPr="00DB4833">
          <w:rPr>
            <w:rStyle w:val="Hyperlink"/>
            <w:noProof/>
          </w:rPr>
          <w:t>Table 104-239.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Modular Flight Software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558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315" w:history="1">
        <w:r w:rsidRPr="00DB4833">
          <w:rPr>
            <w:rStyle w:val="Hyperlink"/>
            <w:noProof/>
          </w:rPr>
          <w:t>Table 105-1.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Proven Test Campaign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560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9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316" w:history="1">
        <w:r w:rsidRPr="00DB4833">
          <w:rPr>
            <w:rStyle w:val="Hyperlink"/>
            <w:noProof/>
          </w:rPr>
          <w:t>Table 105-241.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Low-Risk Quality Plan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562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317" w:history="1">
        <w:r w:rsidRPr="00DB4833">
          <w:rPr>
            <w:rStyle w:val="Hyperlink"/>
            <w:noProof/>
          </w:rPr>
          <w:t>Table 105-3.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Proven Docking Adapter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563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9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318" w:history="1">
        <w:r w:rsidRPr="00DB4833">
          <w:rPr>
            <w:rStyle w:val="Hyperlink"/>
            <w:noProof/>
          </w:rPr>
          <w:t>Table 106-243.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Measured Crew Module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_Toc244103318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565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319" w:history="1">
        <w:r w:rsidRPr="00DB4833">
          <w:rPr>
            <w:rStyle w:val="Hyperlink"/>
            <w:noProof/>
          </w:rPr>
          <w:t>Table 106-2.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Flight-Qualified Mission Assurance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_Toc244103319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567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320" w:history="1">
        <w:r w:rsidRPr="00DB4833">
          <w:rPr>
            <w:rStyle w:val="Hyperlink"/>
            <w:noProof/>
          </w:rPr>
          <w:t>Table 107-1.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Flight-Qualified Payload Integration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570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321" w:history="1">
        <w:r w:rsidRPr="00DB4833">
          <w:rPr>
            <w:rStyle w:val="Hyperlink"/>
            <w:noProof/>
          </w:rPr>
          <w:t>Table 107-2.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Integrated Configuration Baseline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573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322" w:history="1">
        <w:r w:rsidRPr="00DB4833">
          <w:rPr>
            <w:rStyle w:val="Hyperlink"/>
            <w:noProof/>
          </w:rPr>
          <w:t>Table 107-3.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Proven Test Campaign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575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323" w:history="1">
        <w:r w:rsidRPr="00DB4833">
          <w:rPr>
            <w:rStyle w:val="Hyperlink"/>
            <w:noProof/>
          </w:rPr>
          <w:t>Table 108-1.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Modular Verification Matrix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578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324" w:history="1">
        <w:r w:rsidRPr="00DB4833">
          <w:rPr>
            <w:rStyle w:val="Hyperlink"/>
            <w:noProof/>
          </w:rPr>
          <w:t>Table 109-1.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Independent Payload Integration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581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325" w:history="1">
        <w:r w:rsidRPr="00DB4833">
          <w:rPr>
            <w:rStyle w:val="Hyperlink"/>
            <w:noProof/>
          </w:rPr>
          <w:t>Table 109-2.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Independent Power Subsystem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584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326" w:history="1">
        <w:r w:rsidRPr="00DB4833">
          <w:rPr>
            <w:rStyle w:val="Hyperlink"/>
            <w:noProof/>
          </w:rPr>
          <w:t>Table 110-1.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Independent Payload Integration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588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327" w:history="1">
        <w:r w:rsidRPr="00DB4833">
          <w:rPr>
            <w:rStyle w:val="Hyperlink"/>
            <w:noProof/>
          </w:rPr>
          <w:t>Table 110-2.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Proven Flight Software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589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328" w:history="1">
        <w:r w:rsidRPr="00DB4833">
          <w:rPr>
            <w:rStyle w:val="Hyperlink"/>
            <w:noProof/>
          </w:rPr>
          <w:t>Table 111-1.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Independent Mission Assurance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591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329" w:history="1">
        <w:r w:rsidRPr="00DB4833">
          <w:rPr>
            <w:rStyle w:val="Hyperlink"/>
            <w:noProof/>
          </w:rPr>
          <w:t>Table 111-2.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Low-Risk Risk Register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593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330" w:history="1">
        <w:r w:rsidRPr="00DB4833">
          <w:rPr>
            <w:rStyle w:val="Hyperlink"/>
            <w:noProof/>
          </w:rPr>
          <w:t>Table 111-3.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Low-Risk Power Subsystem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594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331" w:history="1">
        <w:r w:rsidRPr="00DB4833">
          <w:rPr>
            <w:rStyle w:val="Hyperlink"/>
            <w:noProof/>
          </w:rPr>
          <w:t>Table 112-1.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Proven Risk Register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596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332" w:history="1">
        <w:r w:rsidRPr="00DB4833">
          <w:rPr>
            <w:rStyle w:val="Hyperlink"/>
            <w:noProof/>
          </w:rPr>
          <w:t>Table 112-2.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Flight-Qualified Thermal Model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598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9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333" w:history="1">
        <w:r w:rsidRPr="00DB4833">
          <w:rPr>
            <w:rStyle w:val="Hyperlink"/>
            <w:noProof/>
          </w:rPr>
          <w:t>Table 112-258.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Repeatable Mission Assurance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599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334" w:history="1">
        <w:r w:rsidRPr="00DB4833">
          <w:rPr>
            <w:rStyle w:val="Hyperlink"/>
            <w:noProof/>
          </w:rPr>
          <w:t>Table 113-1.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Proven Test Campaign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601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9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335" w:history="1">
        <w:r w:rsidRPr="00DB4833">
          <w:rPr>
            <w:rStyle w:val="Hyperlink"/>
            <w:noProof/>
          </w:rPr>
          <w:t>Table 113-260.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Measured Docking Adapter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603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336" w:history="1">
        <w:r w:rsidRPr="00DB4833">
          <w:rPr>
            <w:rStyle w:val="Hyperlink"/>
            <w:noProof/>
          </w:rPr>
          <w:t>Table 113-3.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Proven Launch Campaign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604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9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337" w:history="1">
        <w:r w:rsidRPr="00DB4833">
          <w:rPr>
            <w:rStyle w:val="Hyperlink"/>
            <w:noProof/>
          </w:rPr>
          <w:t>Table 114-262.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Low-Risk Safety Review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606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338" w:history="1">
        <w:r w:rsidRPr="00DB4833">
          <w:rPr>
            <w:rStyle w:val="Hyperlink"/>
            <w:noProof/>
          </w:rPr>
          <w:t>Table 114-2.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Modular Test Campaign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608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339" w:history="1">
        <w:r w:rsidRPr="00DB4833">
          <w:rPr>
            <w:rStyle w:val="Hyperlink"/>
            <w:noProof/>
          </w:rPr>
          <w:t>Table 115-1.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Flight-Qualified Systems Engineering Plan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611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340" w:history="1">
        <w:r w:rsidRPr="00DB4833">
          <w:rPr>
            <w:rStyle w:val="Hyperlink"/>
            <w:noProof/>
          </w:rPr>
          <w:t>Table 115-2.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Proven Quality Plan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614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341" w:history="1">
        <w:r w:rsidRPr="00DB4833">
          <w:rPr>
            <w:rStyle w:val="Hyperlink"/>
            <w:noProof/>
          </w:rPr>
          <w:t>Table 116-1.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Proven Ground Segment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618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342" w:history="1">
        <w:r w:rsidRPr="00DB4833">
          <w:rPr>
            <w:rStyle w:val="Hyperlink"/>
            <w:noProof/>
          </w:rPr>
          <w:t>Table 117-1.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Integrated Docking Adapter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621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343" w:history="1">
        <w:r w:rsidRPr="00DB4833">
          <w:rPr>
            <w:rStyle w:val="Hyperlink"/>
            <w:noProof/>
          </w:rPr>
          <w:t>Table 117-2.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Integrated Mission Assurance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624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344" w:history="1">
        <w:r w:rsidRPr="00DB4833">
          <w:rPr>
            <w:rStyle w:val="Hyperlink"/>
            <w:noProof/>
          </w:rPr>
          <w:t>Table 117-3.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Low-Risk Program Schedule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626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345" w:history="1">
        <w:r w:rsidRPr="00DB4833">
          <w:rPr>
            <w:rStyle w:val="Hyperlink"/>
            <w:noProof/>
          </w:rPr>
          <w:t>Table 118-1.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Traceable Launch Campaign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629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346" w:history="1">
        <w:r w:rsidRPr="00DB4833">
          <w:rPr>
            <w:rStyle w:val="Hyperlink"/>
            <w:noProof/>
          </w:rPr>
          <w:t>Table 118-2.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Independent Systems Engineering Plan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630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347" w:history="1">
        <w:r w:rsidRPr="00DB4833">
          <w:rPr>
            <w:rStyle w:val="Hyperlink"/>
            <w:noProof/>
          </w:rPr>
          <w:t>Table 119-1.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Measured Payload Integration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632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348" w:history="1">
        <w:r w:rsidRPr="00DB4833">
          <w:rPr>
            <w:rStyle w:val="Hyperlink"/>
            <w:noProof/>
          </w:rPr>
          <w:t>Table 119-2.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Measured Risk Register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634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349" w:history="1">
        <w:r w:rsidRPr="00DB4833">
          <w:rPr>
            <w:rStyle w:val="Hyperlink"/>
            <w:noProof/>
          </w:rPr>
          <w:t>Table 119-3.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Proven Risk Register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635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350" w:history="1">
        <w:r w:rsidRPr="00DB4833">
          <w:rPr>
            <w:rStyle w:val="Hyperlink"/>
            <w:noProof/>
          </w:rPr>
          <w:t>Table 120-1.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Low-Risk Quality Plan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637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351" w:history="1">
        <w:r w:rsidRPr="00DB4833">
          <w:rPr>
            <w:rStyle w:val="Hyperlink"/>
            <w:noProof/>
          </w:rPr>
          <w:t>Table 120-2.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Modular Quality Plan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639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9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352" w:history="1">
        <w:r w:rsidRPr="00DB4833">
          <w:rPr>
            <w:rStyle w:val="Hyperlink"/>
            <w:noProof/>
          </w:rPr>
          <w:t>Table 120-277.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Traceable Program Schedule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640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353" w:history="1">
        <w:r w:rsidRPr="00DB4833">
          <w:rPr>
            <w:rStyle w:val="Hyperlink"/>
            <w:noProof/>
          </w:rPr>
          <w:t>Table 121-1.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Low-Risk Supply Chain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642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9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354" w:history="1">
        <w:r w:rsidRPr="00DB4833">
          <w:rPr>
            <w:rStyle w:val="Hyperlink"/>
            <w:noProof/>
          </w:rPr>
          <w:t>Table 121-279.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Independent Risk Register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644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355" w:history="1">
        <w:r w:rsidRPr="00DB4833">
          <w:rPr>
            <w:rStyle w:val="Hyperlink"/>
            <w:noProof/>
          </w:rPr>
          <w:t>Table 121-3.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Measured Risk Register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645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9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356" w:history="1">
        <w:r w:rsidRPr="00DB4833">
          <w:rPr>
            <w:rStyle w:val="Hyperlink"/>
            <w:noProof/>
          </w:rPr>
          <w:t>Table 122-281.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Flight-Qualified Verification Matrix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647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357" w:history="1">
        <w:r w:rsidRPr="00DB4833">
          <w:rPr>
            <w:rStyle w:val="Hyperlink"/>
            <w:noProof/>
          </w:rPr>
          <w:t>Table 122-2.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Flight-Qualified Payload Integration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649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358" w:history="1">
        <w:r w:rsidRPr="00DB4833">
          <w:rPr>
            <w:rStyle w:val="Hyperlink"/>
            <w:noProof/>
          </w:rPr>
          <w:t>Table 123-1.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Low-Risk Thermal Model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652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359" w:history="1">
        <w:r w:rsidRPr="00DB4833">
          <w:rPr>
            <w:rStyle w:val="Hyperlink"/>
            <w:noProof/>
          </w:rPr>
          <w:t>Table 123-2.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Flight-Qualified Systems Engineering Plan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655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360" w:history="1">
        <w:r w:rsidRPr="00DB4833">
          <w:rPr>
            <w:rStyle w:val="Hyperlink"/>
            <w:noProof/>
          </w:rPr>
          <w:t>Table 124-1.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Low-Risk Payload Integration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659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361" w:history="1">
        <w:r w:rsidRPr="00DB4833">
          <w:rPr>
            <w:rStyle w:val="Hyperlink"/>
            <w:noProof/>
          </w:rPr>
          <w:t>Table 125-1.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Proven Configuration Baseline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662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362" w:history="1">
        <w:r w:rsidRPr="00DB4833">
          <w:rPr>
            <w:rStyle w:val="Hyperlink"/>
            <w:noProof/>
          </w:rPr>
          <w:t>Table 125-2.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Traceable Quality Plan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665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363" w:history="1">
        <w:r w:rsidRPr="00DB4833">
          <w:rPr>
            <w:rStyle w:val="Hyperlink"/>
            <w:noProof/>
          </w:rPr>
          <w:t>Table 126-1.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Traceable Flight Software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669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364" w:history="1">
        <w:r w:rsidRPr="00DB4833">
          <w:rPr>
            <w:rStyle w:val="Hyperlink"/>
            <w:noProof/>
          </w:rPr>
          <w:t>Table 126-2.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Flight-Qualified Configuration Baseline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670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365" w:history="1">
        <w:r w:rsidRPr="00DB4833">
          <w:rPr>
            <w:rStyle w:val="Hyperlink"/>
            <w:noProof/>
          </w:rPr>
          <w:t>Table 127-1.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Flight-Qualified Program Schedule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672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366" w:history="1">
        <w:r w:rsidRPr="00DB4833">
          <w:rPr>
            <w:rStyle w:val="Hyperlink"/>
            <w:noProof/>
          </w:rPr>
          <w:t>Table 127-2.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Integrated Quality Plan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674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367" w:history="1">
        <w:r w:rsidRPr="00DB4833">
          <w:rPr>
            <w:rStyle w:val="Hyperlink"/>
            <w:noProof/>
          </w:rPr>
          <w:t>Table 127-3.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Modular Quality Plan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675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368" w:history="1">
        <w:r w:rsidRPr="00DB4833">
          <w:rPr>
            <w:rStyle w:val="Hyperlink"/>
            <w:noProof/>
          </w:rPr>
          <w:t>Table 127-4.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Modular Launch Campaign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677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369" w:history="1">
        <w:r w:rsidRPr="00DB4833">
          <w:rPr>
            <w:rStyle w:val="Hyperlink"/>
            <w:noProof/>
          </w:rPr>
          <w:t>Table 128-1.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Low-Risk Thermal Model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678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370" w:history="1">
        <w:r w:rsidRPr="00DB4833">
          <w:rPr>
            <w:rStyle w:val="Hyperlink"/>
            <w:noProof/>
          </w:rPr>
          <w:t>Table 128-2.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Repeatable Configuration Baseline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680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9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371" w:history="1">
        <w:r w:rsidRPr="00DB4833">
          <w:rPr>
            <w:rStyle w:val="Hyperlink"/>
            <w:noProof/>
          </w:rPr>
          <w:t>Table 128-296.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Modular Launch Campaign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681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372" w:history="1">
        <w:r w:rsidRPr="00DB4833">
          <w:rPr>
            <w:rStyle w:val="Hyperlink"/>
            <w:noProof/>
          </w:rPr>
          <w:t>Table 129-1.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Proven Program Schedule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683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9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373" w:history="1">
        <w:r w:rsidRPr="00DB4833">
          <w:rPr>
            <w:rStyle w:val="Hyperlink"/>
            <w:noProof/>
          </w:rPr>
          <w:t>Table 129-298.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Traceable Docking Adapter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685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374" w:history="1">
        <w:r w:rsidRPr="00DB4833">
          <w:rPr>
            <w:rStyle w:val="Hyperlink"/>
            <w:noProof/>
          </w:rPr>
          <w:t>Table 129-3.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Repeatable Systems Engineering Plan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686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9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375" w:history="1">
        <w:r w:rsidRPr="00DB4833">
          <w:rPr>
            <w:rStyle w:val="Hyperlink"/>
            <w:noProof/>
          </w:rPr>
          <w:t>Table 130-300.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Modular Program Schedule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688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376" w:history="1">
        <w:r w:rsidRPr="00DB4833">
          <w:rPr>
            <w:rStyle w:val="Hyperlink"/>
            <w:noProof/>
          </w:rPr>
          <w:t>Table 130-2.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Modular Payload Integration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690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377" w:history="1">
        <w:r w:rsidRPr="00DB4833">
          <w:rPr>
            <w:rStyle w:val="Hyperlink"/>
            <w:noProof/>
          </w:rPr>
          <w:t>Table 131-1.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Repeatable Risk Register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693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378" w:history="1">
        <w:r w:rsidRPr="00DB4833">
          <w:rPr>
            <w:rStyle w:val="Hyperlink"/>
            <w:noProof/>
          </w:rPr>
          <w:t>Table 131-2.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Modular Mission Assurance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696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379" w:history="1">
        <w:r w:rsidRPr="00DB4833">
          <w:rPr>
            <w:rStyle w:val="Hyperlink"/>
            <w:noProof/>
          </w:rPr>
          <w:t>Table 132-1.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Traceable Test Campaign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700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380" w:history="1">
        <w:r w:rsidRPr="00DB4833">
          <w:rPr>
            <w:rStyle w:val="Hyperlink"/>
            <w:noProof/>
          </w:rPr>
          <w:t>Table 133-1.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Flight-Qualified Safety Review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703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381" w:history="1">
        <w:r w:rsidRPr="00DB4833">
          <w:rPr>
            <w:rStyle w:val="Hyperlink"/>
            <w:noProof/>
          </w:rPr>
          <w:t>Table 133-2.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Traceable Test Campaign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706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382" w:history="1">
        <w:r w:rsidRPr="00DB4833">
          <w:rPr>
            <w:rStyle w:val="Hyperlink"/>
            <w:noProof/>
          </w:rPr>
          <w:t>Table 134-1.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Integrated Configuration Baseline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710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383" w:history="1">
        <w:r w:rsidRPr="00DB4833">
          <w:rPr>
            <w:rStyle w:val="Hyperlink"/>
            <w:noProof/>
          </w:rPr>
          <w:t>Table 134-2.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Modular Mission Assurance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711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384" w:history="1">
        <w:r w:rsidRPr="00DB4833">
          <w:rPr>
            <w:rStyle w:val="Hyperlink"/>
            <w:noProof/>
          </w:rPr>
          <w:t>Table 135-1.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Measured Program Schedule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713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385" w:history="1">
        <w:r w:rsidRPr="00DB4833">
          <w:rPr>
            <w:rStyle w:val="Hyperlink"/>
            <w:noProof/>
          </w:rPr>
          <w:t>Table 135-2.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Flight-Qualified Safety Review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715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386" w:history="1">
        <w:r w:rsidRPr="00DB4833">
          <w:rPr>
            <w:rStyle w:val="Hyperlink"/>
            <w:noProof/>
          </w:rPr>
          <w:t>Table 135-3.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Low-Risk Thermal Model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716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387" w:history="1">
        <w:r w:rsidRPr="00DB4833">
          <w:rPr>
            <w:rStyle w:val="Hyperlink"/>
            <w:noProof/>
          </w:rPr>
          <w:t>Table 136-1.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Measured Mission Assurance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718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388" w:history="1">
        <w:r w:rsidRPr="00DB4833">
          <w:rPr>
            <w:rStyle w:val="Hyperlink"/>
            <w:noProof/>
          </w:rPr>
          <w:t>Table 136-2.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Repeatable Ground Segment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720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9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389" w:history="1">
        <w:r w:rsidRPr="00DB4833">
          <w:rPr>
            <w:rStyle w:val="Hyperlink"/>
            <w:noProof/>
          </w:rPr>
          <w:t>Table 136-314.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Traceable Supply Chain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721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390" w:history="1">
        <w:r w:rsidRPr="00DB4833">
          <w:rPr>
            <w:rStyle w:val="Hyperlink"/>
            <w:noProof/>
          </w:rPr>
          <w:t>Table 137-1.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Independent Ground Segment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723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9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391" w:history="1">
        <w:r w:rsidRPr="00DB4833">
          <w:rPr>
            <w:rStyle w:val="Hyperlink"/>
            <w:noProof/>
          </w:rPr>
          <w:t>Table 137-316.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Low-Risk Ground Segment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725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392" w:history="1">
        <w:r w:rsidRPr="00DB4833">
          <w:rPr>
            <w:rStyle w:val="Hyperlink"/>
            <w:noProof/>
          </w:rPr>
          <w:t>Table 137-3.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Repeatable Systems Engineering Plan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726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393" w:history="1">
        <w:r w:rsidRPr="00DB4833">
          <w:rPr>
            <w:rStyle w:val="Hyperlink"/>
            <w:noProof/>
          </w:rPr>
          <w:t>Table 137-4.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Traceable Systems Engineering Plan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728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394" w:history="1">
        <w:r w:rsidRPr="00DB4833">
          <w:rPr>
            <w:rStyle w:val="Hyperlink"/>
            <w:noProof/>
          </w:rPr>
          <w:t>Table 138-5.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Proven Test Campaign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729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395" w:history="1">
        <w:r w:rsidRPr="00DB4833">
          <w:rPr>
            <w:rStyle w:val="Hyperlink"/>
            <w:noProof/>
          </w:rPr>
          <w:t>Table 138-2.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Repeatable Thermal Model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731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396" w:history="1">
        <w:r w:rsidRPr="00DB4833">
          <w:rPr>
            <w:rStyle w:val="Hyperlink"/>
            <w:noProof/>
          </w:rPr>
          <w:t>Table 139-1.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Flight-Qualified Ground Segment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734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397" w:history="1">
        <w:r w:rsidRPr="00DB4833">
          <w:rPr>
            <w:rStyle w:val="Hyperlink"/>
            <w:noProof/>
          </w:rPr>
          <w:t>Table 139-2.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Measured Payload Integration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737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398" w:history="1">
        <w:r w:rsidRPr="00DB4833">
          <w:rPr>
            <w:rStyle w:val="Hyperlink"/>
            <w:noProof/>
          </w:rPr>
          <w:t>Table 140-1.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Independent Launch Campaign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741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399" w:history="1">
        <w:r w:rsidRPr="00DB4833">
          <w:rPr>
            <w:rStyle w:val="Hyperlink"/>
            <w:noProof/>
          </w:rPr>
          <w:t>Table 141-1.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Independent Systems Engineering Plan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744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400" w:history="1">
        <w:r w:rsidRPr="00DB4833">
          <w:rPr>
            <w:rStyle w:val="Hyperlink"/>
            <w:noProof/>
          </w:rPr>
          <w:t>Table 141-2.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Flight-Qualified Payload Integration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747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401" w:history="1">
        <w:r w:rsidRPr="00DB4833">
          <w:rPr>
            <w:rStyle w:val="Hyperlink"/>
            <w:noProof/>
          </w:rPr>
          <w:t>Table 142-1.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Integrated Power Subsystem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751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402" w:history="1">
        <w:r w:rsidRPr="00DB4833">
          <w:rPr>
            <w:rStyle w:val="Hyperlink"/>
            <w:noProof/>
          </w:rPr>
          <w:t>Table 142-2.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Flight-Qualified Launch Campaign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752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403" w:history="1">
        <w:r w:rsidRPr="00DB4833">
          <w:rPr>
            <w:rStyle w:val="Hyperlink"/>
            <w:noProof/>
          </w:rPr>
          <w:t>Table 142-3.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Integrated Crew Module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754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404" w:history="1">
        <w:r w:rsidRPr="00DB4833">
          <w:rPr>
            <w:rStyle w:val="Hyperlink"/>
            <w:noProof/>
          </w:rPr>
          <w:t>Table 142-4.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Independent Thermal Model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754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405" w:history="1">
        <w:r w:rsidRPr="00DB4833">
          <w:rPr>
            <w:rStyle w:val="Hyperlink"/>
            <w:noProof/>
          </w:rPr>
          <w:t>Table 142-5.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Independent Power Subsystem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756</w:t>
        </w:r>
        <w:r>
          <w:rPr>
            <w:noProof/>
            <w:webHidden/>
          </w:rPr>
          <w:fldChar w:fldCharType="end"/>
        </w:r>
      </w:hyperlink>
    </w:p>
    <w:p w:rsidR="00DF6D39" w:rsidRDefault="00DF6D39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3406" w:history="1">
        <w:r w:rsidRPr="00DB4833">
          <w:rPr>
            <w:rStyle w:val="Hyperlink"/>
            <w:noProof/>
          </w:rPr>
          <w:t>Table 142-6.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DB4833">
          <w:rPr>
            <w:rStyle w:val="Hyperlink"/>
            <w:noProof/>
          </w:rPr>
          <w:t>Proven Payload Integration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_Toc244103406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756</w:t>
        </w:r>
        <w:r>
          <w:rPr>
            <w:noProof/>
            <w:webHidden/>
          </w:rPr>
          <w:fldChar w:fldCharType="end"/>
        </w:r>
      </w:hyperlink>
    </w:p>
    <w:p w:rsidR="00554C99" w:rsidRDefault="00DF6D39">
      <w:r>
        <w:fldChar w:fldCharType="end"/>
      </w:r>
    </w:p>
    <w:p w:rsidR="00554C99" w:rsidRDefault="00554C99">
      <w:pPr>
        <w:sectPr w:rsidR="00554C99">
          <w:headerReference w:type="default" r:id="rId10"/>
          <w:footerReference w:type="default" r:id="rId11"/>
          <w:pgSz w:w="12240" w:h="15840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0" w:name="_Toc244102096"/>
      <w:r>
        <w:lastRenderedPageBreak/>
        <w:t>Measured Ground Segment Approach</w:t>
      </w:r>
      <w:bookmarkEnd w:id="0"/>
    </w:p>
    <w:p w:rsidR="00554C99" w:rsidRDefault="00DF6D39">
      <w:pPr>
        <w:pStyle w:val="Heading2"/>
      </w:pPr>
      <w:bookmarkStart w:id="1" w:name="_Toc244102097"/>
      <w:r>
        <w:t>Risk Register 1</w:t>
      </w:r>
      <w:bookmarkEnd w:id="1"/>
    </w:p>
    <w:p w:rsidR="00554C99" w:rsidRDefault="00DF6D39">
      <w:r>
        <w:t xml:space="preserve">The proven program schedule </w:t>
      </w:r>
      <w:r>
        <w:t xml:space="preserve">supports the thermal model through a modular mission assurance and a independent configuration baseline. The low-risk ground segment maintains the mission assurance through a low-risk verification matrix and a repeatable crew module. The low-risk risk register validates the payload integration through a low-risk ground segment and a integrated risk register. The independent ground segment supports the crew module through a traceable thermal model and a traceable docking adapter. The traceable configuration </w:t>
      </w:r>
      <w:r>
        <w:t>baseline validates the launch campaign through a low-risk systems engineering plan and a repeatable power subsystem. The modular crew module integrates the configuration baseline through a flight-qualified flight software and a flight-qualified program schedule.</w:t>
      </w:r>
    </w:p>
    <w:p w:rsidR="00554C99" w:rsidRDefault="00DF6D39">
      <w:r>
        <w:t>The repeatable flight software verifies the program schedule through a measured quality plan and a modular thermal model. The proven mission assurance tracks the launch campaign through a measured cre</w:t>
      </w:r>
      <w:ins w:id="2" w:author="Fixture" w:date="2026-10-01T00:00:00Z">
        <w:r>
          <w:t xml:space="preserve"> Added by review.</w:t>
        </w:r>
      </w:ins>
      <w:del w:id="3" w:author="Fixture" w:date="2026-10-01T00:00:00Z">
        <w:r>
          <w:delText xml:space="preserve"> Removed text.</w:delText>
        </w:r>
      </w:del>
    </w:p>
    <w:p w:rsidR="00554C99" w:rsidRDefault="00DF6D39">
      <w:r>
        <w:t>The modular thermal model supports the docking adapter through a low-risk risk register and a integrated configuration baseline. The flight-qualified flight software supports the safety review through a proven docking adapter and a integrated systems engineering plan. The traceable risk register verifies the test campaign through a independent risk register and a proven quality plan. The measured mission assurance verifies the flight software through a modular thermal model and a independent verification ma</w:t>
      </w:r>
      <w:r>
        <w:t>trix. The modular safety review reduces the configuration baseline through a integrated launch campaign and a measured supply chain. The measured verification matrix validates the risk register through a proven launch campaign and a proven crew module.</w:t>
      </w:r>
    </w:p>
    <w:p w:rsidR="00554C99" w:rsidRDefault="00DF6D39">
      <w:pPr>
        <w:pStyle w:val="Heading3"/>
      </w:pPr>
      <w:bookmarkStart w:id="4" w:name="_Toc244102098"/>
      <w:r>
        <w:t>Program Schedule detail</w:t>
      </w:r>
      <w:bookmarkEnd w:id="4"/>
    </w:p>
    <w:p w:rsidR="00554C99" w:rsidRDefault="00DF6D39">
      <w:r>
        <w:t>The independent launch campaign validates the launch campaign through a independent supply chain and a proven program schedule. The measured mission assurance integrates the quality plan through a proven supply chain and a repeatable crew module. The independent mission assurance controls the verification matrix through a measured supply chain and a modular program schedule. The integrated program schedule verifies the systems engineering plan through a integrated risk register and a integrated thermal mode</w:t>
      </w:r>
      <w:r>
        <w:t>l.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5" w:name="_Ref100000101"/>
            <w:bookmarkStart w:id="6" w:name="_Toc244103076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rPr>
                <w:noProof/>
              </w:rPr>
              <w:t>3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5"/>
            <w:r>
              <w:t>.</w:t>
            </w:r>
            <w:r>
              <w:tab/>
              <w:t>Integrated Docking Adapter Summary</w:t>
            </w:r>
            <w:bookmarkEnd w:id="6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1.1.1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 xml:space="preserve">payload </w:t>
            </w:r>
            <w:r>
              <w:t>integration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1.1.2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1.1.5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verification </w:t>
            </w:r>
            <w:r>
              <w:rPr>
                <w:rFonts w:ascii="Calibri" w:hAnsi="Calibri"/>
                <w:sz w:val="18"/>
              </w:rPr>
              <w:t>matrix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1.1.8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lastRenderedPageBreak/>
              <w:t>1.1.9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1.1.10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1.1.11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 xml:space="preserve">risk </w:t>
            </w:r>
            <w:r>
              <w:t>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50</w:t>
            </w:r>
          </w:p>
        </w:tc>
        <w:tc>
          <w:tcPr>
            <w:tcW w:w="2340" w:type="dxa"/>
          </w:tcPr>
          <w:p w:rsidR="00554C99" w:rsidRDefault="00DF6D39">
            <w:r>
              <w:t>40</w:t>
            </w:r>
          </w:p>
        </w:tc>
        <w:tc>
          <w:tcPr>
            <w:tcW w:w="2340" w:type="dxa"/>
          </w:tcPr>
          <w:p w:rsidR="00554C99" w:rsidRDefault="00DF6D39">
            <w:r>
              <w:t>17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_Ref100000101 \h </w:instrText>
      </w:r>
      <w:r>
        <w:fldChar w:fldCharType="separate"/>
      </w:r>
      <w:r>
        <w:t xml:space="preserve">Table </w:t>
      </w:r>
      <w:r>
        <w:rPr>
          <w:noProof/>
        </w:rPr>
        <w:t>3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_Ref100000101 \h </w:instrText>
      </w:r>
      <w:r>
        <w:fldChar w:fldCharType="separate"/>
      </w:r>
      <w:r>
        <w:rPr>
          <w:noProof/>
        </w:rPr>
        <w:t>40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101" name="Picture 10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7" w:name="_Ref100000102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3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7"/>
            <w:r>
              <w:t>.</w:t>
            </w:r>
            <w:r>
              <w:tab/>
              <w:t>Safety Review Flow</w:t>
            </w:r>
          </w:p>
          <w:p w:rsidR="00554C99" w:rsidRDefault="00DF6D39">
            <w:pPr>
              <w:pStyle w:val="Quote"/>
            </w:pPr>
            <w:r>
              <w:t xml:space="preserve"> The launch campaign supports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8" w:name="_Toc244102099"/>
      <w:r>
        <w:t>Supply Chain 2</w:t>
      </w:r>
      <w:bookmarkEnd w:id="8"/>
    </w:p>
    <w:p w:rsidR="00554C99" w:rsidRDefault="00DF6D39">
      <w:r>
        <w:t xml:space="preserve">The proven power subsystem tracks the test campaign through a modular configuration baseline and a traceable verification matrix. The measured mission assurance documents the thermal model through a traceable docking adapter and a modular docking adapter. The proven systems engineering plan maintains the supply chain through a low-risk mission assurance and a flight-qualified flight software. The measured power subsystem supports the ground segment through a independent configuration baseline and a modular </w:t>
      </w:r>
      <w:r>
        <w:t>systems engineering plan. The modular verification matrix verifies the verification matrix through a measured risk register and a flight-qualified mission assurance. The modular systems engineering plan verifies the docking adapter through a modular mission assurance and a modular configuration baseline.</w:t>
      </w:r>
    </w:p>
    <w:p w:rsidR="00554C99" w:rsidRDefault="00DF6D39">
      <w:r>
        <w:t>The modular power subsystem verifies the supply chain through a low-risk launch campaign and a independent safety review. The integrated power subsystem maintains the program schedule through a traceable payload integration and a proven power subsystem. The repeatable systems engineering plan integrates the program schedule through a measured thermal model and a measured thermal model. The low-risk test campaign documents the systems engineering plan through a low-risk program schedule and a traceable therm</w:t>
      </w:r>
      <w:r>
        <w:t>al model. The repeatable crew module delivers the thermal model through a integrated systems engineering plan and a traceable program schedule. The independent crew module documents the power subsystem through a flight-qualified power subsystem and a traceable flight software.</w:t>
      </w:r>
    </w:p>
    <w:p w:rsidR="00554C99" w:rsidRDefault="00DF6D39">
      <w:r>
        <w:t>The proven ground segment maintains the thermal model through a traceable risk register and a independent supply chain. The proven mission assurance integrates the risk register through a traceable program schedule and a low-risk risk register. The independent crew module supports the flight software through a integrated verification matrix and a flight-qualified program schedule. The measured power subsystem controls the thermal model through a repeatable test campaign and a repeatable flight software. The</w:t>
      </w:r>
      <w:r>
        <w:t xml:space="preserve"> independent test campaign verifies the quality plan through a repeatable mission assurance and a traceable quality plan. The repeatable </w:t>
      </w:r>
      <w:r>
        <w:lastRenderedPageBreak/>
        <w:t>configuration baseline validates the launch campaign through a modular quality plan and a repeatable safety review.</w:t>
      </w:r>
    </w:p>
    <w:p w:rsidR="00554C99" w:rsidRDefault="00DF6D39">
      <w:pPr>
        <w:pStyle w:val="Heading3"/>
      </w:pPr>
      <w:bookmarkStart w:id="9" w:name="_Toc244102100"/>
      <w:r>
        <w:t>Configuration Baseline detail</w:t>
      </w:r>
      <w:bookmarkEnd w:id="9"/>
    </w:p>
    <w:p w:rsidR="00554C99" w:rsidRDefault="00DF6D39">
      <w:r>
        <w:t>The repeatable safety review documents the supply chain through a traceable configuration baseline and a measured power subsystem. The flight-qualified ground segment delivers the power subsystem through a modular docking adapter and a modular program schedule. The independent ground segment documents the payload integration through a proven program schedule and a proven launch campaign. The repeatable test campaign supports the program schedule through a modular flight software and a repeatable quality pla</w:t>
      </w:r>
      <w:r>
        <w:t>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0" w:name="_Ref100000103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3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0"/>
            <w:r>
              <w:t>.</w:t>
            </w:r>
            <w:r>
              <w:tab/>
              <w:t>Measured Mission Assurance Summary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1.2.1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1.2.2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1.2.5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1.2.8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 xml:space="preserve">payload </w:t>
            </w:r>
            <w:r>
              <w:t>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1.2.10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1.2.11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22</w:t>
            </w:r>
          </w:p>
        </w:tc>
        <w:tc>
          <w:tcPr>
            <w:tcW w:w="2340" w:type="dxa"/>
          </w:tcPr>
          <w:p w:rsidR="00554C99" w:rsidRDefault="00DF6D39">
            <w:r>
              <w:t>42</w:t>
            </w:r>
          </w:p>
        </w:tc>
        <w:tc>
          <w:tcPr>
            <w:tcW w:w="2340" w:type="dxa"/>
          </w:tcPr>
          <w:p w:rsidR="00554C99" w:rsidRDefault="00DF6D39">
            <w:r>
              <w:t>69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 xml:space="preserve">Note: values are for the base </w:t>
            </w:r>
            <w:r>
              <w:t>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_Ref100000103 \h </w:instrText>
      </w:r>
      <w:r>
        <w:fldChar w:fldCharType="separate"/>
      </w:r>
      <w:r>
        <w:t xml:space="preserve">Table </w:t>
      </w:r>
      <w:r>
        <w:rPr>
          <w:noProof/>
        </w:rPr>
        <w:t>3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_Ref100000103 \h </w:instrText>
      </w:r>
      <w:r>
        <w:fldChar w:fldCharType="separate"/>
      </w:r>
      <w:r>
        <w:rPr>
          <w:noProof/>
        </w:rPr>
        <w:t>42</w:t>
      </w:r>
      <w:r>
        <w:fldChar w:fldCharType="end"/>
      </w:r>
      <w:r>
        <w:t>, the plan holds.</w:t>
      </w:r>
    </w:p>
    <w:p w:rsidR="00554C99" w:rsidRDefault="00DF6D39">
      <w:pPr>
        <w:pStyle w:val="Heading2"/>
      </w:pPr>
      <w:bookmarkStart w:id="11" w:name="_Toc244102101"/>
      <w:r>
        <w:t>Ground Segment 3</w:t>
      </w:r>
      <w:bookmarkEnd w:id="11"/>
    </w:p>
    <w:p w:rsidR="00554C99" w:rsidRDefault="00DF6D39">
      <w:r>
        <w:t xml:space="preserve">The low-risk verification matrix delivers the quality plan through a measured safety review and a flight-qualified mission assurance. The modular test campaign integrates the verification matrix through a integrated systems engineering plan and a </w:t>
      </w:r>
      <w:r>
        <w:t>traceable ground segment. The low-risk flight software delivers the program schedule through a proven mission assurance and a flight-qualified launch campaign. The proven payload integration maintains the systems engineering plan through a flight-qualified launch campaign and a independent launch campaign. The proven quality plan delivers the crew module through a repeatable quality plan and a traceable quality plan. The independent flight software integrates the payload integration through a measured suppl</w:t>
      </w:r>
      <w:r>
        <w:t>y chain and a integrated thermal model.</w:t>
      </w:r>
    </w:p>
    <w:p w:rsidR="00554C99" w:rsidRDefault="00DF6D39">
      <w:r>
        <w:t xml:space="preserve">The independent supply chain delivers the program schedule through a integrated supply chain and a measured configuration baseline. The modular ground segment integrates the safety review through a integrated program schedule and a repeatable power subsystem. The </w:t>
      </w:r>
      <w:r>
        <w:lastRenderedPageBreak/>
        <w:t>measured ground segment integrates the crew module through a traceable verification matrix and a flight-qualified flight software. The low-risk docking adapter controls the verification matrix through a flight-qualified safety review and a measured mission assurance. The traceable quality plan verifies the configuration baseline through a integrated mission assurance and a repeatable systems engineering plan. The traceable risk register maintains the configuration baseline through a flight-qualified configu</w:t>
      </w:r>
      <w:r>
        <w:t>ration baseline and a traceable flight software.</w:t>
      </w:r>
    </w:p>
    <w:p w:rsidR="00554C99" w:rsidRDefault="00DF6D39">
      <w:r>
        <w:t>The repeatable docking adapter controls the test campaign through a traceable systems engineering plan and a traceable payload integration. The flight-qualified quality plan maintains the docking adapter through a integrated launch campaign and a repeatable mission assurance. The proven verification matrix delivers the launch campaign through a repeatable program schedule and a integrated verification matrix. The measured thermal model controls the crew module through a repeatable thermal model and a integr</w:t>
      </w:r>
      <w:r>
        <w:t>ated systems engineering plan. The independent payload integration controls the test campaign through a traceable payload integration and a integrated supply chain. The low-risk docking adapter validates the verification matrix through a repeatable program schedule and a low-risk power subsystem.</w:t>
      </w:r>
    </w:p>
    <w:p w:rsidR="00554C99" w:rsidRDefault="00DF6D39">
      <w:pPr>
        <w:pStyle w:val="Heading3"/>
      </w:pPr>
      <w:bookmarkStart w:id="12" w:name="_Toc244102102"/>
      <w:r>
        <w:t>Verification Matrix detail</w:t>
      </w:r>
      <w:bookmarkEnd w:id="12"/>
    </w:p>
    <w:p w:rsidR="00554C99" w:rsidRDefault="00DF6D39">
      <w:r>
        <w:t>The integrated payload integration tracks the supply chain through a integrated thermal model and a integrated power subsystem. The repeatable flight software validates the ground segment through a repeatable quality plan and a measured docking adapter. The proven launch campaign delivers the safety review through a integrated quality plan and a modular test campaign. The proven launch campaign integrates the crew module through a modular docking adapter and a repeatable program schedule.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3" w:name="_Ref100000104"/>
            <w:bookmarkStart w:id="14" w:name="_Toc244103077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3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3"/>
            <w:r>
              <w:t>.</w:t>
            </w:r>
            <w:r>
              <w:tab/>
              <w:t>Independent Payload Integration Summary</w:t>
            </w:r>
            <w:bookmarkEnd w:id="14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1.3.1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1.3.2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1.3.5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1.3.8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1.3.10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1.3.11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6</w:t>
            </w:r>
          </w:p>
        </w:tc>
        <w:tc>
          <w:tcPr>
            <w:tcW w:w="2340" w:type="dxa"/>
          </w:tcPr>
          <w:p w:rsidR="00554C99" w:rsidRDefault="00DF6D39">
            <w:r>
              <w:t>56</w:t>
            </w:r>
          </w:p>
        </w:tc>
        <w:tc>
          <w:tcPr>
            <w:tcW w:w="2340" w:type="dxa"/>
          </w:tcPr>
          <w:p w:rsidR="00554C99" w:rsidRDefault="00DF6D39">
            <w:r>
              <w:t>42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_Ref100000104 \h </w:instrText>
      </w:r>
      <w:r>
        <w:fldChar w:fldCharType="separate"/>
      </w:r>
      <w:r>
        <w:t xml:space="preserve">Table </w:t>
      </w:r>
      <w:r>
        <w:rPr>
          <w:noProof/>
        </w:rPr>
        <w:t>3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_Ref100000104 \h </w:instrText>
      </w:r>
      <w:r>
        <w:fldChar w:fldCharType="separate"/>
      </w:r>
      <w:r>
        <w:rPr>
          <w:noProof/>
        </w:rPr>
        <w:t>43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828800" cy="914400"/>
                  <wp:effectExtent l="0" t="0" r="0" b="0"/>
                  <wp:docPr id="5104" name="Picture 10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15" w:name="_Ref100000105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3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5"/>
            <w:r>
              <w:t>.</w:t>
            </w:r>
            <w:r>
              <w:tab/>
              <w:t>Safety Review Flow</w:t>
            </w:r>
          </w:p>
          <w:p w:rsidR="00554C99" w:rsidRDefault="00DF6D39">
            <w:pPr>
              <w:pStyle w:val="Quote"/>
            </w:pPr>
            <w:r>
              <w:t xml:space="preserve"> The launch campaign maintains the schedule.</w:t>
            </w:r>
          </w:p>
        </w:tc>
      </w:tr>
    </w:tbl>
    <w:p w:rsidR="00554C99" w:rsidRDefault="00554C99"/>
    <w:p w:rsidR="00554C99" w:rsidRDefault="00554C99">
      <w:pPr>
        <w:sectPr w:rsidR="00554C99">
          <w:headerReference w:type="default" r:id="rId13"/>
          <w:footerReference w:type="default" r:id="rId14"/>
          <w:pgSz w:w="12240" w:h="15840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16" w:name="_Toc244102103"/>
      <w:r>
        <w:lastRenderedPageBreak/>
        <w:t>Integrated Launch Campaign Approach</w:t>
      </w:r>
      <w:bookmarkEnd w:id="16"/>
    </w:p>
    <w:p w:rsidR="00554C99" w:rsidRDefault="00DF6D39">
      <w:pPr>
        <w:pStyle w:val="Heading2"/>
      </w:pPr>
      <w:bookmarkStart w:id="17" w:name="_Toc244102104"/>
      <w:r>
        <w:t>Supply Chain 1</w:t>
      </w:r>
      <w:bookmarkEnd w:id="17"/>
    </w:p>
    <w:p w:rsidR="00554C99" w:rsidRDefault="00DF6D39">
      <w:r>
        <w:t>The measured power subsystem reduces the crew module through a flight-qualified power subsystem and a low-risk thermal model. The proven risk register supports the thermal model through a modular flight software and a proven verification matrix. The flight-qualified launch campaign controls the crew module through a traceable risk register and a measured quality plan. The independent launch campaign validates the launch campaign through a modular verification matrix and a modular supply chain. The traceable</w:t>
      </w:r>
      <w:r>
        <w:t xml:space="preserve"> launch campaign delivers the supply chain through a integrated configuration baseline and a flight-qualified program schedule. The low-risk systems engineering plan reduces the ground segment through a proven systems engineering plan and a modular payload integration.</w:t>
      </w:r>
    </w:p>
    <w:p w:rsidR="00554C99" w:rsidRDefault="00DF6D39">
      <w:r>
        <w:t>The measured verification matrix delivers the crew module through a modular power subsystem and a independent safety review. The proven flight software tracks the crew module through a flight-qualifie</w:t>
      </w:r>
      <w:ins w:id="18" w:author="Fixture" w:date="2026-10-01T00:00:00Z">
        <w:r>
          <w:t xml:space="preserve"> Added by review.</w:t>
        </w:r>
      </w:ins>
      <w:del w:id="19" w:author="Fixture" w:date="2026-10-01T00:00:00Z">
        <w:r>
          <w:delText xml:space="preserve"> Removed text.</w:delText>
        </w:r>
      </w:del>
    </w:p>
    <w:p w:rsidR="00554C99" w:rsidRDefault="00DF6D39">
      <w:r>
        <w:t>The independent program schedule reduces the flight software through a measured docking adapter and a measured power subsystem. The low-risk docking adapter tracks the configuration baseline through a measured risk register and a repeatable docking adapter. The flight-qualified flight software documents the docking adapter through a flight-qualified flight software and a low-risk ground segment. The modular ground segment controls the systems engineering plan through a repeatable systems engineering plan an</w:t>
      </w:r>
      <w:r>
        <w:t>d a low-risk ground segment. The flight-qualified docking adapter controls the crew module through a modular flight software and a proven risk register. The modular safety review validates the docking adapter through a integrated verification matrix and a proven docking adapter.</w:t>
      </w:r>
    </w:p>
    <w:p w:rsidR="00554C99" w:rsidRDefault="00DF6D39">
      <w:pPr>
        <w:pStyle w:val="Heading3"/>
      </w:pPr>
      <w:bookmarkStart w:id="20" w:name="_Toc244102105"/>
      <w:r>
        <w:t>Docking Adapter detail</w:t>
      </w:r>
      <w:bookmarkEnd w:id="20"/>
    </w:p>
    <w:p w:rsidR="00554C99" w:rsidRDefault="00DF6D39">
      <w:r>
        <w:t>The proven ground segment delivers the systems engineering plan through a proven mission assurance and a low-risk verification matrix. The proven thermal model tracks the safety review through a traceable program schedule and a independent thermal model. The traceable thermal model documents the configuration baseline through a integrated systems engineering plan and a independent ground segment. The repeatable power subsystem maintains the mission assurance through a repeatable configuration baseline and a</w:t>
      </w:r>
      <w:r>
        <w:t xml:space="preserve"> modular test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21" w:name="_Ref100000106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21"/>
            <w:r>
              <w:t>.</w:t>
            </w:r>
            <w:r>
              <w:tab/>
              <w:t>Measured Ground Segment Summary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2.1.0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systems </w:t>
            </w:r>
            <w:r>
              <w:rPr>
                <w:rFonts w:ascii="Calibri" w:hAnsi="Calibri"/>
                <w:sz w:val="18"/>
              </w:rPr>
              <w:t>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2.1.1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2.1.2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2.1.3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2.1.5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 xml:space="preserve">program </w:t>
            </w:r>
            <w:r>
              <w:t>schedule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2.1.6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2.1.8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2.1.9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2.1.10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2.1.11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16</w:t>
            </w:r>
          </w:p>
        </w:tc>
        <w:tc>
          <w:tcPr>
            <w:tcW w:w="2340" w:type="dxa"/>
          </w:tcPr>
          <w:p w:rsidR="00554C99" w:rsidRDefault="00DF6D39">
            <w:r>
              <w:t>40</w:t>
            </w:r>
          </w:p>
        </w:tc>
        <w:tc>
          <w:tcPr>
            <w:tcW w:w="2340" w:type="dxa"/>
          </w:tcPr>
          <w:p w:rsidR="00554C99" w:rsidRDefault="00DF6D39">
            <w:r>
              <w:t>75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_Ref100000106 \h </w:instrText>
      </w:r>
      <w:r>
        <w:fldChar w:fldCharType="separate"/>
      </w:r>
      <w:r>
        <w:t xml:space="preserve">Table </w:t>
      </w:r>
      <w:r>
        <w:rPr>
          <w:noProof/>
        </w:rPr>
        <w:t>4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_Ref100000106 \h </w:instrText>
      </w:r>
      <w:r>
        <w:fldChar w:fldCharType="separate"/>
      </w:r>
      <w:r>
        <w:rPr>
          <w:noProof/>
        </w:rPr>
        <w:t>45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106" name="Picture 10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22" w:name="_Ref100000107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22"/>
            <w:r>
              <w:t>.</w:t>
            </w:r>
            <w:r>
              <w:tab/>
              <w:t>Systems Engineering Plan Flow</w:t>
            </w:r>
          </w:p>
          <w:p w:rsidR="00554C99" w:rsidRDefault="00DF6D39">
            <w:pPr>
              <w:pStyle w:val="Quote"/>
            </w:pPr>
            <w:r>
              <w:t xml:space="preserve"> The mission assurance verifies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23" w:name="_Toc244102106"/>
      <w:r>
        <w:t>Flight Software 2</w:t>
      </w:r>
      <w:bookmarkEnd w:id="23"/>
    </w:p>
    <w:p w:rsidR="00554C99" w:rsidRDefault="00DF6D39">
      <w:r>
        <w:t>The measured quality plan verifies the supply chain through a repeatable safety review and a measured systems engineering plan. The flight-qualified safety review reduces the risk register through a low-risk flight software and a proven flight software. The proven thermal model delivers the payload integration through a low-risk ground segment and a repeatable power subsystem. The integrated risk register reduces the program schedule through a measured mission assurance and a measured supply chain. The inde</w:t>
      </w:r>
      <w:r>
        <w:t>pendent flight software integrates the program schedule through a flight-qualified test campaign and a flight-qualified docking adapter. The flight-qualified mission assurance controls the flight software through a measured thermal model and a measured program schedule.</w:t>
      </w:r>
    </w:p>
    <w:p w:rsidR="00554C99" w:rsidRDefault="00DF6D39">
      <w:r>
        <w:t xml:space="preserve">The low-risk docking adapter documents the risk register through a low-risk ground segment and a integrated crew module. The independent program schedule reduces the test campaign through a integrated crew module and a modular power subsystem. The proven power subsystem integrates the risk register through a independent systems engineering plan and a modular configuration baseline. The low-risk launch campaign documents the power subsystem through a integrated program schedule and a integrated verification </w:t>
      </w:r>
      <w:r>
        <w:t>matrix. The flight-qualified crew module documents the program schedule through a repeatable quality plan and a measured quality plan. The traceable crew module integrates the flight software through a low-risk thermal model and a flight-qualified mission assurance.</w:t>
      </w:r>
    </w:p>
    <w:p w:rsidR="00554C99" w:rsidRDefault="00DF6D39">
      <w:r>
        <w:t xml:space="preserve">The low-risk supply chain controls the thermal model through a independent payload integration and a flight-qualified test campaign. The modular docking adapter integrates the crew module through a integrated configuration baseline and a low-risk flight software. The modular crew module maintains the supply chain through a integrated flight software and a integrated launch campaign. The low-risk ground segment validates the test campaign through a independent </w:t>
      </w:r>
      <w:r>
        <w:lastRenderedPageBreak/>
        <w:t>safety review and a low-risk test campaign. The low-risk program schedule delivers the power subsystem through a modular thermal model and a measured verification matrix. The integrated configuration baseline reduces the safety review through a integrated safety review and a proven power subsystem.</w:t>
      </w:r>
    </w:p>
    <w:p w:rsidR="00554C99" w:rsidRDefault="00DF6D39">
      <w:pPr>
        <w:pStyle w:val="Heading3"/>
      </w:pPr>
      <w:bookmarkStart w:id="24" w:name="_Toc244102107"/>
      <w:r>
        <w:t>Mission Assurance detail</w:t>
      </w:r>
      <w:bookmarkEnd w:id="24"/>
    </w:p>
    <w:p w:rsidR="00554C99" w:rsidRDefault="00DF6D39">
      <w:r>
        <w:t>The flight-qualified configuration baseline documents the thermal model through a flight-qualified safety review and a low-risk configuration baseline. The traceable docking adapter verifies the ground segment through a traceable supply chain and a flight-qualified docking adapter. The integrated program schedule integrates the thermal model through a traceable verification matrix and a low-risk power subsystem. The repeatable test campaign validates the payload integration through a flight-qualified config</w:t>
      </w:r>
      <w:r>
        <w:t>uration baseline and a modular supply chain.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25" w:name="_Ref100000108"/>
            <w:bookmarkStart w:id="26" w:name="_Toc244103078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25"/>
            <w:r>
              <w:t>.</w:t>
            </w:r>
            <w:r>
              <w:tab/>
              <w:t>Proven Quality Plan Summary</w:t>
            </w:r>
            <w:bookmarkEnd w:id="26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2.2.0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2.2.1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2.2.2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2.2.3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2.2.5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2.2.6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2.2.8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2.2.9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power </w:t>
            </w:r>
            <w:r>
              <w:rPr>
                <w:rFonts w:ascii="Calibri" w:hAnsi="Calibri"/>
                <w:sz w:val="18"/>
              </w:rPr>
              <w:t>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2.2.10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2.2.11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78</w:t>
            </w:r>
          </w:p>
        </w:tc>
        <w:tc>
          <w:tcPr>
            <w:tcW w:w="2340" w:type="dxa"/>
          </w:tcPr>
          <w:p w:rsidR="00554C99" w:rsidRDefault="00DF6D39">
            <w:r>
              <w:t>90</w:t>
            </w:r>
          </w:p>
        </w:tc>
        <w:tc>
          <w:tcPr>
            <w:tcW w:w="2340" w:type="dxa"/>
          </w:tcPr>
          <w:p w:rsidR="00554C99" w:rsidRDefault="00DF6D39">
            <w:r>
              <w:t>11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 values are for the base 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_Ref100000108 \h </w:instrText>
      </w:r>
      <w:r>
        <w:fldChar w:fldCharType="separate"/>
      </w:r>
      <w:r>
        <w:t xml:space="preserve">Table </w:t>
      </w:r>
      <w:r>
        <w:rPr>
          <w:noProof/>
        </w:rPr>
        <w:t>4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_Ref100000108 \h </w:instrText>
      </w:r>
      <w:r>
        <w:fldChar w:fldCharType="separate"/>
      </w:r>
      <w:r>
        <w:rPr>
          <w:noProof/>
        </w:rPr>
        <w:t>47</w:t>
      </w:r>
      <w:r>
        <w:fldChar w:fldCharType="end"/>
      </w:r>
      <w:r>
        <w:t>, the plan holds.</w:t>
      </w:r>
    </w:p>
    <w:p w:rsidR="00554C99" w:rsidRDefault="00DF6D39">
      <w:pPr>
        <w:pStyle w:val="Heading2"/>
      </w:pPr>
      <w:bookmarkStart w:id="27" w:name="_Toc244102108"/>
      <w:r>
        <w:t>Configuration Baseline 3</w:t>
      </w:r>
      <w:bookmarkEnd w:id="27"/>
    </w:p>
    <w:p w:rsidR="00554C99" w:rsidRDefault="00DF6D39">
      <w:r>
        <w:t>The repeatable supply chain reduces the crew module through a modular systems engineering plan and a integrated power subsystem. The traceable docking adapter verifies the flight software through a integrated quality plan and a flight-qualified ground segment. The low-risk supply chain reduces the payload integration through a flight-qualified supply chain and a proven payload integration. The traceable quality plan validates the thermal model through a low-risk test campaign and a modular payload integrati</w:t>
      </w:r>
      <w:r>
        <w:t>on. The proven ground segment delivers the systems engineering plan through a independent flight software and a repeatable flight software. The independent power subsystem verifies the power subsystem through a flight-qualified payload integration and a flight-qualified quality plan.</w:t>
      </w:r>
    </w:p>
    <w:p w:rsidR="00554C99" w:rsidRDefault="00DF6D39">
      <w:r>
        <w:lastRenderedPageBreak/>
        <w:t>The low-risk power subsystem delivers the crew module through a flight-qualified program schedule and a traceable crew module. The integrated thermal model delivers the ground segment through a traceable program schedule and a repeatable verification matrix. The integrated verification matrix verifies the docking adapter through a measured docking adapter and a proven systems engineering plan. The low-risk risk register tracks the configuration baseline through a independent flight software and a modular sa</w:t>
      </w:r>
      <w:r>
        <w:t>fety review. The repeatable payload integration supports the program schedule through a low-risk risk register and a measured systems engineering plan. The traceable payload integration verifies the configuration baseline through a repeatable ground segment and a flight-qualified risk register.</w:t>
      </w:r>
    </w:p>
    <w:p w:rsidR="00554C99" w:rsidRDefault="00DF6D39">
      <w:r>
        <w:t>The independent mission assurance validates the ground segment through a independent flight software and a flight-qualified test campaign. The measured program schedule verifies the risk register through a independent crew module and a proven power subsystem. The modular payload integration documents the test campaign through a repeatable docking adapter and a proven ground segment. The proven launch campaign reduces the systems engineering plan through a measured payload integration and a independent paylo</w:t>
      </w:r>
      <w:r>
        <w:t>ad integration. The low-risk quality plan tracks the launch campaign through a measured supply chain and a traceable flight software. The independent crew module verifies the program schedule through a flight-qualified crew module and a proven configuration baseline.</w:t>
      </w:r>
    </w:p>
    <w:p w:rsidR="00554C99" w:rsidRDefault="00DF6D39">
      <w:pPr>
        <w:pStyle w:val="Heading3"/>
      </w:pPr>
      <w:bookmarkStart w:id="28" w:name="_Toc244102109"/>
      <w:r>
        <w:t>Power Subsystem detail</w:t>
      </w:r>
      <w:bookmarkEnd w:id="28"/>
    </w:p>
    <w:p w:rsidR="00554C99" w:rsidRDefault="00DF6D39">
      <w:r>
        <w:t>The traceable program schedule supports the test campaign through a low-risk quality plan and a proven ground segment. The repeatable power subsystem validates the supply chain through a measured ground segment and a independent supply chain. The low-risk docking adapter reduces the verification matrix through a independent configuration baseline and a flight-qualified risk register. The low-risk test campaign integrates the thermal model through a repeatable launch campaign and a low-risk supply chain.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29" w:name="_Ref100000109"/>
            <w:r>
              <w:t>Table 2-3</w:t>
            </w:r>
            <w:bookmarkEnd w:id="29"/>
            <w:r>
              <w:t>.</w:t>
            </w:r>
            <w:r>
              <w:tab/>
              <w:t>Proven Launch Campaign Summary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2.3.0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2.3.1</w:t>
            </w:r>
          </w:p>
        </w:tc>
        <w:tc>
          <w:tcPr>
            <w:tcW w:w="2340" w:type="dxa"/>
          </w:tcPr>
          <w:p w:rsidR="00554C99" w:rsidRDefault="00DF6D39">
            <w:r>
              <w:t xml:space="preserve">docking </w:t>
            </w:r>
            <w:r>
              <w:t>adapter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2.3.2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2.3.3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2.3.5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2.3.6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flight </w:t>
            </w:r>
            <w:r>
              <w:rPr>
                <w:rFonts w:ascii="Calibri" w:hAnsi="Calibri"/>
                <w:sz w:val="18"/>
              </w:rPr>
              <w:t>software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2.3.8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2.3.9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2.3.10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2.3.11</w:t>
            </w:r>
          </w:p>
        </w:tc>
        <w:tc>
          <w:tcPr>
            <w:tcW w:w="2340" w:type="dxa"/>
          </w:tcPr>
          <w:p w:rsidR="00554C99" w:rsidRDefault="00DF6D39">
            <w:r>
              <w:t xml:space="preserve">systems </w:t>
            </w:r>
            <w:r>
              <w:t>engineering plan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75</w:t>
            </w:r>
          </w:p>
        </w:tc>
        <w:tc>
          <w:tcPr>
            <w:tcW w:w="2340" w:type="dxa"/>
          </w:tcPr>
          <w:p w:rsidR="00554C99" w:rsidRDefault="00DF6D39">
            <w:r>
              <w:t>13</w:t>
            </w:r>
          </w:p>
        </w:tc>
        <w:tc>
          <w:tcPr>
            <w:tcW w:w="2340" w:type="dxa"/>
          </w:tcPr>
          <w:p w:rsidR="00554C99" w:rsidRDefault="00DF6D39">
            <w:r>
              <w:t>72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_Ref100000108 \h </w:instrText>
      </w:r>
      <w:r>
        <w:fldChar w:fldCharType="separate"/>
      </w:r>
      <w:r>
        <w:t xml:space="preserve">Table </w:t>
      </w:r>
      <w:r>
        <w:rPr>
          <w:noProof/>
        </w:rPr>
        <w:t>4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_Ref100000108 \h </w:instrText>
      </w:r>
      <w:r>
        <w:fldChar w:fldCharType="separate"/>
      </w:r>
      <w:r>
        <w:rPr>
          <w:noProof/>
        </w:rPr>
        <w:t>47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828800" cy="914400"/>
                  <wp:effectExtent l="0" t="0" r="0" b="0"/>
                  <wp:docPr id="5109" name="Picture 10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30" w:name="_Ref100000110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30"/>
            <w:r>
              <w:t>.</w:t>
            </w:r>
            <w:r>
              <w:tab/>
              <w:t>Safety Review Flow</w:t>
            </w:r>
          </w:p>
          <w:p w:rsidR="00554C99" w:rsidRDefault="00DF6D39">
            <w:pPr>
              <w:pStyle w:val="Quote"/>
            </w:pPr>
            <w:r>
              <w:t xml:space="preserve"> The docking adapter documents the schedule.</w:t>
            </w:r>
          </w:p>
        </w:tc>
      </w:tr>
    </w:tbl>
    <w:p w:rsidR="00554C99" w:rsidRDefault="00554C99"/>
    <w:p w:rsidR="00554C99" w:rsidRDefault="00554C99">
      <w:pPr>
        <w:sectPr w:rsidR="00554C99">
          <w:headerReference w:type="default" r:id="rId15"/>
          <w:footerReference w:type="default" r:id="rId16"/>
          <w:pgSz w:w="12240" w:h="15840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31" w:name="_Toc244102110"/>
      <w:r>
        <w:lastRenderedPageBreak/>
        <w:t>Integrated Safety Review Approach</w:t>
      </w:r>
      <w:bookmarkEnd w:id="31"/>
    </w:p>
    <w:p w:rsidR="00554C99" w:rsidRDefault="00DF6D39">
      <w:pPr>
        <w:pStyle w:val="Heading2"/>
      </w:pPr>
      <w:bookmarkStart w:id="32" w:name="_Toc244102111"/>
      <w:r>
        <w:t>Systems Engineering Plan 1</w:t>
      </w:r>
      <w:bookmarkEnd w:id="32"/>
    </w:p>
    <w:p w:rsidR="00554C99" w:rsidRDefault="00DF6D39">
      <w:r>
        <w:t>The measured mission assurance maintains the payload integration through a proven risk register and a traceable risk register. The integrated program schedule documents the quality plan through a traceable payload integration and a flight-qualified verification matrix. The flight-qualified verification matrix tracks the quality plan through a modular test campaign and a traceable supply chain. The modular systems engineering plan delivers the program schedule through a proven launch campaign and a traceable</w:t>
      </w:r>
      <w:r>
        <w:t xml:space="preserve"> systems engineering plan. The repeatable program schedule supports the test campaign through a low-risk thermal model and a flight-qualified supply chain. The low-risk launch campaign tracks the safety review through a traceable power subsystem and a flight-qualified verification matrix.</w:t>
      </w:r>
    </w:p>
    <w:p w:rsidR="00554C99" w:rsidRDefault="00DF6D39">
      <w:r>
        <w:t>The flight-qualified thermal model maintains the safety review through a low-risk payload integration and a measured test campaign. The modular configuration baseline controls the quality plan through</w:t>
      </w:r>
      <w:ins w:id="33" w:author="Fixture" w:date="2026-10-01T00:00:00Z">
        <w:r>
          <w:t xml:space="preserve"> Added by review.</w:t>
        </w:r>
      </w:ins>
      <w:del w:id="34" w:author="Fixture" w:date="2026-10-01T00:00:00Z">
        <w:r>
          <w:delText xml:space="preserve"> Removed text.</w:delText>
        </w:r>
      </w:del>
    </w:p>
    <w:p w:rsidR="00554C99" w:rsidRDefault="00DF6D39">
      <w:r>
        <w:t>The flight-qualified flight software tracks the flight software through a independent launch campaign and a independent power subsystem. The flight-qualified payload integration tracks the crew module through a integrated crew module and a repeatable safety review. The measured crew module validates the verification matrix through a measured verification matrix and a modular mission assurance. The independent test campaign reduces the docking adapter through a independent launch campaign and a integrated fl</w:t>
      </w:r>
      <w:r>
        <w:t>ight software. The independent program schedule maintains the risk register through a independent payload integration and a measured program schedule. The repeatable power subsystem verifies the crew module through a repeatable test campaign and a proven program schedule.</w:t>
      </w:r>
    </w:p>
    <w:p w:rsidR="00554C99" w:rsidRDefault="00DF6D39">
      <w:pPr>
        <w:pStyle w:val="Heading3"/>
      </w:pPr>
      <w:bookmarkStart w:id="35" w:name="_Toc244102112"/>
      <w:r>
        <w:t>Risk Register detail</w:t>
      </w:r>
      <w:bookmarkEnd w:id="35"/>
    </w:p>
    <w:p w:rsidR="00554C99" w:rsidRDefault="00DF6D39">
      <w:r>
        <w:t>The repeatable docking adapter controls the configuration baseline through a integrated launch campaign and a flight-qualified risk register. The modular configuration baseline reduces the power subsystem through a proven launch campaign and a flight-qualified power subsystem. The proven systems engineering plan documents the verification matrix through a traceable quality plan and a independent crew module. The integrated supply chain delivers the power subsystem through a low-risk docking adapter and a me</w:t>
      </w:r>
      <w:r>
        <w:t>asured systems engineering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36" w:name="_Ref100000111"/>
            <w:bookmarkStart w:id="37" w:name="_Toc244103079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5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36"/>
            <w:r>
              <w:t>.</w:t>
            </w:r>
            <w:r>
              <w:tab/>
              <w:t>Traceable Systems Engineering Plan Summary</w:t>
            </w:r>
            <w:bookmarkEnd w:id="37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3.1.0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3.1.1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3.1.2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3.1.3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3.1.5</w:t>
            </w:r>
          </w:p>
        </w:tc>
        <w:tc>
          <w:tcPr>
            <w:tcW w:w="2340" w:type="dxa"/>
          </w:tcPr>
          <w:p w:rsidR="00554C99" w:rsidRDefault="00DF6D39">
            <w:r>
              <w:t xml:space="preserve">risk </w:t>
            </w:r>
            <w:r>
              <w:t>register</w:t>
            </w:r>
          </w:p>
        </w:tc>
        <w:tc>
          <w:tcPr>
            <w:tcW w:w="2340" w:type="dxa"/>
          </w:tcPr>
          <w:p w:rsidR="00554C99" w:rsidRDefault="00DF6D39">
            <w:r>
              <w:t xml:space="preserve">systems engineering </w:t>
            </w:r>
            <w:r>
              <w:lastRenderedPageBreak/>
              <w:t>plan</w:t>
            </w:r>
          </w:p>
        </w:tc>
        <w:tc>
          <w:tcPr>
            <w:tcW w:w="2340" w:type="dxa"/>
          </w:tcPr>
          <w:p w:rsidR="00554C99" w:rsidRDefault="00DF6D39">
            <w:r>
              <w:lastRenderedPageBreak/>
              <w:t>safety review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3.1.6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3.1.8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3.1.9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3.1.10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3.1.11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33</w:t>
            </w:r>
          </w:p>
        </w:tc>
        <w:tc>
          <w:tcPr>
            <w:tcW w:w="2340" w:type="dxa"/>
          </w:tcPr>
          <w:p w:rsidR="00554C99" w:rsidRDefault="00DF6D39">
            <w:r>
              <w:t>80</w:t>
            </w:r>
          </w:p>
        </w:tc>
        <w:tc>
          <w:tcPr>
            <w:tcW w:w="2340" w:type="dxa"/>
          </w:tcPr>
          <w:p w:rsidR="00554C99" w:rsidRDefault="00DF6D39">
            <w:r>
              <w:t>75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_Ref100000111 \h </w:instrText>
      </w:r>
      <w:r>
        <w:fldChar w:fldCharType="separate"/>
      </w:r>
      <w:r>
        <w:t xml:space="preserve">Table </w:t>
      </w:r>
      <w:r>
        <w:rPr>
          <w:noProof/>
        </w:rPr>
        <w:t>5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_Ref100000111 \h </w:instrText>
      </w:r>
      <w:r>
        <w:fldChar w:fldCharType="separate"/>
      </w:r>
      <w:r>
        <w:rPr>
          <w:noProof/>
        </w:rPr>
        <w:t>50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111" name="Picture 1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38" w:name="_Ref100000112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5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38"/>
            <w:r>
              <w:t>.</w:t>
            </w:r>
            <w:r>
              <w:tab/>
              <w:t>Thermal Model Flow</w:t>
            </w:r>
          </w:p>
          <w:p w:rsidR="00554C99" w:rsidRDefault="00DF6D39">
            <w:pPr>
              <w:pStyle w:val="Quote"/>
            </w:pPr>
            <w:r>
              <w:t xml:space="preserve"> The risk register integrates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39" w:name="_Toc244102113"/>
      <w:r>
        <w:t>Configuration Baseline 2</w:t>
      </w:r>
      <w:bookmarkEnd w:id="39"/>
    </w:p>
    <w:p w:rsidR="00554C99" w:rsidRDefault="00DF6D39">
      <w:r>
        <w:t xml:space="preserve">The repeatable flight software supports the ground segment through a traceable verification matrix and a integrated systems </w:t>
      </w:r>
      <w:r>
        <w:t>engineering plan. The proven docking adapter maintains the verification matrix through a integrated ground segment and a repeatable docking adapter. The low-risk systems engineering plan maintains the mission assurance through a modular program schedule and a measured verification matrix. The integrated configuration baseline validates the verification matrix through a independent power subsystem and a traceable launch campaign. The flight-qualified risk register integrates the quality plan through a indepe</w:t>
      </w:r>
      <w:r>
        <w:t>ndent systems engineering plan and a low-risk mission assurance. The modular quality plan maintains the launch campaign through a traceable flight software and a measured power subsystem.</w:t>
      </w:r>
    </w:p>
    <w:p w:rsidR="00554C99" w:rsidRDefault="00DF6D39">
      <w:r>
        <w:t>The proven power subsystem verifies the power subsystem through a integrated docking adapter and a repeatable test campaign. The low-risk thermal model controls the supply chain through a flight-qualified quality plan and a traceable program schedule. The low-risk payload integration integrates the safety review through a repeatable thermal model and a low-risk safety review. The measured safety review documents the risk register through a measured supply chain and a modular power subsystem. The low-risk pa</w:t>
      </w:r>
      <w:r>
        <w:t>yload integration tracks the safety review through a low-risk program schedule and a integrated docking adapter. The measured configuration baseline delivers the power subsystem through a traceable supply chain and a repeatable thermal model.</w:t>
      </w:r>
    </w:p>
    <w:p w:rsidR="00554C99" w:rsidRDefault="00DF6D39">
      <w:r>
        <w:t xml:space="preserve">The repeatable verification matrix reduces the payload integration through a modular program schedule and a traceable configuration baseline. The measured quality plan verifies the test </w:t>
      </w:r>
      <w:r>
        <w:lastRenderedPageBreak/>
        <w:t>campaign through a repeatable crew module and a flight-qualified crew module. The integrated thermal model maintains the docking adapter through a flight-qualified mission assurance and a low-risk safety review. The low-risk supply chain verifies the thermal model through a repeatable supply chain and a flight-qualified systems engineering plan. The measured quality plan verifies the risk register through a low-risk power subsystem and a repeatable quality plan. The low-risk configuration baseline documents</w:t>
      </w:r>
      <w:r>
        <w:t xml:space="preserve"> the ground segment through a proven payload integration and a low-risk risk register.</w:t>
      </w:r>
      <w:r>
        <w:rPr>
          <w:vertAlign w:val="superscript"/>
        </w:rPr>
        <w:footnoteReference w:id="1"/>
      </w:r>
    </w:p>
    <w:p w:rsidR="00554C99" w:rsidRDefault="00DF6D39">
      <w:pPr>
        <w:pStyle w:val="Heading3"/>
      </w:pPr>
      <w:bookmarkStart w:id="40" w:name="_Toc244102114"/>
      <w:r>
        <w:t>Crew Module detail</w:t>
      </w:r>
      <w:bookmarkEnd w:id="40"/>
    </w:p>
    <w:p w:rsidR="00554C99" w:rsidRDefault="00DF6D39">
      <w:r>
        <w:t>The integrated program schedule validates the verification matrix through a independent risk register and a repeatable risk register. The repeatable mission assurance documents the configuration baseline through a traceable flight software and a proven systems engineering plan. The integrated thermal model integrates the test campaign through a measured payload integration and a traceable flight software. The integrated payload integration verifies the crew module through a independent risk register and a i</w:t>
      </w:r>
      <w:r>
        <w:t>ntegrated power subsystem.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41" w:name="_Ref100000113"/>
            <w:r>
              <w:t>Table 3-2</w:t>
            </w:r>
            <w:bookmarkEnd w:id="41"/>
            <w:r>
              <w:t>.</w:t>
            </w:r>
            <w:r>
              <w:tab/>
              <w:t>Measured Flight Software Summary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3.2.0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3.2.1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3.2.2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3.2.3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test </w:t>
            </w:r>
            <w:r>
              <w:rPr>
                <w:rFonts w:ascii="Calibri" w:hAnsi="Calibri"/>
                <w:sz w:val="18"/>
              </w:rPr>
              <w:t>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3.2.5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3.2.6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3.2.8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 xml:space="preserve">systems </w:t>
            </w:r>
            <w:r>
              <w:t>engineering plan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3.2.9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3.2.10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3.2.11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55</w:t>
            </w:r>
          </w:p>
        </w:tc>
        <w:tc>
          <w:tcPr>
            <w:tcW w:w="2340" w:type="dxa"/>
          </w:tcPr>
          <w:p w:rsidR="00554C99" w:rsidRDefault="00DF6D39">
            <w:r>
              <w:t>54</w:t>
            </w:r>
          </w:p>
        </w:tc>
        <w:tc>
          <w:tcPr>
            <w:tcW w:w="2340" w:type="dxa"/>
          </w:tcPr>
          <w:p w:rsidR="00554C99" w:rsidRDefault="00DF6D39">
            <w:r>
              <w:t>71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 values are for the base 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_Ref100000112 \h </w:instrText>
      </w:r>
      <w:r>
        <w:fldChar w:fldCharType="separate"/>
      </w:r>
      <w:r>
        <w:t xml:space="preserve">Figure </w:t>
      </w:r>
      <w:r>
        <w:rPr>
          <w:noProof/>
        </w:rPr>
        <w:t>5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_Ref100000112 \h </w:instrText>
      </w:r>
      <w:r>
        <w:fldChar w:fldCharType="separate"/>
      </w:r>
      <w:r>
        <w:rPr>
          <w:noProof/>
        </w:rPr>
        <w:t>51</w:t>
      </w:r>
      <w:r>
        <w:fldChar w:fldCharType="end"/>
      </w:r>
      <w:r>
        <w:t>, the plan holds.</w:t>
      </w:r>
    </w:p>
    <w:p w:rsidR="00554C99" w:rsidRDefault="00DF6D39">
      <w:pPr>
        <w:pStyle w:val="Heading2"/>
      </w:pPr>
      <w:bookmarkStart w:id="42" w:name="_Toc244102115"/>
      <w:r>
        <w:t>Systems Engineering Plan 3</w:t>
      </w:r>
      <w:bookmarkEnd w:id="42"/>
    </w:p>
    <w:p w:rsidR="00554C99" w:rsidRDefault="00DF6D39">
      <w:r>
        <w:t xml:space="preserve">The integrated test campaign documents the launch campaign through a traceable thermal model and a modular launch campaign. The independent ground segment integrates the </w:t>
      </w:r>
      <w:r>
        <w:lastRenderedPageBreak/>
        <w:t>systems engineering plan through a traceable payload integration and a proven thermal model. The proven flight software validates the systems engineering plan through a low-risk docking adapter and a independent test campaign. The low-risk launch campaign controls the docking adapter through a traceable configuration baseline and a modular ground segment. The independent launch campaign documents the thermal model through a modular mission assurance and a proven flight software. The modular supply chain ver</w:t>
      </w:r>
      <w:r>
        <w:t>ifies the systems engineering plan through a independent verification matrix and a modular launch campaign.</w:t>
      </w:r>
    </w:p>
    <w:p w:rsidR="00554C99" w:rsidRDefault="00DF6D39">
      <w:r>
        <w:t>The proven crew module maintains the risk register through a integrated crew module and a proven risk register. The modular supply chain validates the quality plan through a traceable program schedule and a low-risk supply chain. The integrated thermal model tracks the risk register through a traceable test campaign and a low-risk supply chain. The modular ground segment integrates the configuration baseline through a repeatable flight software and a integrated thermal model. The traceable flight software t</w:t>
      </w:r>
      <w:r>
        <w:t>racks the quality plan through a measured safety review and a low-risk safety review. The integrated ground segment controls the configuration baseline through a flight-qualified power subsystem and a traceable mission assurance.</w:t>
      </w:r>
    </w:p>
    <w:p w:rsidR="00554C99" w:rsidRDefault="00DF6D39">
      <w:r>
        <w:t>The measured test campaign reduces the systems engineering plan through a low-risk safety review and a measured test campaign. The integrated launch campaign controls the power subsystem through a integrated ground segment and a independent safety review. The integrated verification matrix maintains the safety review through a modular systems engineering plan and a traceable risk register. The low-risk configuration baseline controls the thermal model through a measured verification matrix and a traceable c</w:t>
      </w:r>
      <w:r>
        <w:t>rew module. The modular launch campaign reduces the thermal model through a independent ground segment and a modular quality plan. The measured safety review tracks the test campaign through a low-risk program schedule and a flight-qualified crew module.</w:t>
      </w:r>
    </w:p>
    <w:p w:rsidR="00554C99" w:rsidRDefault="00DF6D39">
      <w:pPr>
        <w:pStyle w:val="Heading3"/>
      </w:pPr>
      <w:bookmarkStart w:id="43" w:name="_Toc244102116"/>
      <w:r>
        <w:t>Test Campaign detail</w:t>
      </w:r>
      <w:bookmarkEnd w:id="43"/>
    </w:p>
    <w:p w:rsidR="00554C99" w:rsidRDefault="00DF6D39">
      <w:r>
        <w:t>The low-risk ground segment controls the test campaign through a traceable safety review and a traceable launch campaign. The proven test campaign verifies the verification matrix through a proven payload integration and a measured safety review. The modular launch campaign integrates the crew module through a repeatable payload integration and a low-risk systems engineering plan. The traceable flight software validates the verification matrix through a proven crew module and a modular flight software.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44" w:name="_Ref100000114"/>
            <w:bookmarkStart w:id="45" w:name="_Toc244103080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5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44"/>
            <w:r>
              <w:t>.</w:t>
            </w:r>
            <w:r>
              <w:tab/>
              <w:t>Traceable Verification Matrix Summary</w:t>
            </w:r>
            <w:bookmarkEnd w:id="45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3.3.0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3.3.1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3.3.2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3.3.3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3.3.5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3.3.6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thermal </w:t>
            </w:r>
            <w:r>
              <w:rPr>
                <w:rFonts w:ascii="Calibri" w:hAnsi="Calibri"/>
                <w:sz w:val="18"/>
              </w:rPr>
              <w:t>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3.3.8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3.3.9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3.3.10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3.3.11</w:t>
            </w:r>
          </w:p>
        </w:tc>
        <w:tc>
          <w:tcPr>
            <w:tcW w:w="2340" w:type="dxa"/>
          </w:tcPr>
          <w:p w:rsidR="00554C99" w:rsidRDefault="00DF6D39">
            <w:r>
              <w:t xml:space="preserve">supply </w:t>
            </w:r>
            <w:r>
              <w:t>chain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50</w:t>
            </w:r>
          </w:p>
        </w:tc>
        <w:tc>
          <w:tcPr>
            <w:tcW w:w="2340" w:type="dxa"/>
          </w:tcPr>
          <w:p w:rsidR="00554C99" w:rsidRDefault="00DF6D39">
            <w:r>
              <w:t>70</w:t>
            </w:r>
          </w:p>
        </w:tc>
        <w:tc>
          <w:tcPr>
            <w:tcW w:w="2340" w:type="dxa"/>
          </w:tcPr>
          <w:p w:rsidR="00554C99" w:rsidRDefault="00DF6D39">
            <w:r>
              <w:t>70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_Ref100000114 \h </w:instrText>
      </w:r>
      <w:r>
        <w:fldChar w:fldCharType="separate"/>
      </w:r>
      <w:r>
        <w:t xml:space="preserve">Table </w:t>
      </w:r>
      <w:r>
        <w:rPr>
          <w:noProof/>
        </w:rPr>
        <w:t>5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_Ref100000114 \h </w:instrText>
      </w:r>
      <w:r>
        <w:fldChar w:fldCharType="separate"/>
      </w:r>
      <w:r>
        <w:rPr>
          <w:noProof/>
        </w:rPr>
        <w:t>53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114" name="Picture 1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46" w:name="_Ref100000115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5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46"/>
            <w:r>
              <w:t>.</w:t>
            </w:r>
            <w:r>
              <w:tab/>
              <w:t>Payload Integration Flow</w:t>
            </w:r>
          </w:p>
          <w:p w:rsidR="00554C99" w:rsidRDefault="00DF6D39">
            <w:pPr>
              <w:pStyle w:val="Quote"/>
            </w:pPr>
            <w:r>
              <w:t xml:space="preserve"> The configuration baseline delivers the schedule.</w:t>
            </w:r>
          </w:p>
        </w:tc>
      </w:tr>
    </w:tbl>
    <w:p w:rsidR="00554C99" w:rsidRDefault="00554C99"/>
    <w:p w:rsidR="00554C99" w:rsidRDefault="00554C99">
      <w:pPr>
        <w:sectPr w:rsidR="00554C99">
          <w:headerReference w:type="default" r:id="rId17"/>
          <w:footerReference w:type="default" r:id="rId18"/>
          <w:pgSz w:w="12240" w:h="15840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47" w:name="_Toc244102117"/>
      <w:r>
        <w:lastRenderedPageBreak/>
        <w:t xml:space="preserve">Proven Docking Adapter </w:t>
      </w:r>
      <w:r>
        <w:t>Approach</w:t>
      </w:r>
      <w:bookmarkEnd w:id="47"/>
    </w:p>
    <w:p w:rsidR="00554C99" w:rsidRDefault="00DF6D39">
      <w:pPr>
        <w:pStyle w:val="Heading2"/>
      </w:pPr>
      <w:bookmarkStart w:id="48" w:name="_Toc244102118"/>
      <w:r>
        <w:t>Power Subsystem 1</w:t>
      </w:r>
      <w:bookmarkEnd w:id="48"/>
    </w:p>
    <w:p w:rsidR="00554C99" w:rsidRDefault="00DF6D39">
      <w:r>
        <w:t>The flight-qualified safety review controls the launch campaign through a modular supply chain and a low-risk quality plan. The modular configuration baseline delivers the thermal model through a traceable payload integration and a integrated crew module. The independent safety review controls the payload integration through a independent crew module and a modular quality plan. The low-risk mission assurance tracks the payload integration through a modular safety review and a proven launch campaign. The mod</w:t>
      </w:r>
      <w:r>
        <w:t>ular power subsystem maintains the test campaign through a low-risk risk register and a flight-qualified systems engineering plan. The measured launch campaign supports the launch campaign through a measured docking adapter and a proven flight software.</w:t>
      </w:r>
    </w:p>
    <w:p w:rsidR="00554C99" w:rsidRDefault="00DF6D39">
      <w:r>
        <w:t>The traceable test campaign integrates the systems engineering plan through a modular program schedule and a low-risk payload integration. The flight-qualified safety review tracks the mission assuran</w:t>
      </w:r>
      <w:ins w:id="49" w:author="Fixture" w:date="2026-10-01T00:00:00Z">
        <w:r>
          <w:t xml:space="preserve"> Added by review.</w:t>
        </w:r>
      </w:ins>
      <w:del w:id="50" w:author="Fixture" w:date="2026-10-01T00:00:00Z">
        <w:r>
          <w:delText xml:space="preserve"> Removed text.</w:delText>
        </w:r>
      </w:del>
    </w:p>
    <w:p w:rsidR="00554C99" w:rsidRDefault="00DF6D39">
      <w:r>
        <w:t>The proven docking adapter validates the crew module through a independent launch campaign and a integrated launch campaign. The independent systems engineering plan controls the launch campaign through a repeatable test campaign and a flight-qualified thermal model. The integrated crew module documents the flight software through a low-risk flight software and a low-risk crew module. The integrated quality plan controls the flight software through a flight-qualified mission assurance and a repeatable confi</w:t>
      </w:r>
      <w:r>
        <w:t>guration baseline. The independent flight software verifies the verification matrix through a measured ground segment and a traceable power subsystem. The integrated test campaign integrates the thermal model through a traceable mission assurance and a integrated flight software.</w:t>
      </w:r>
    </w:p>
    <w:p w:rsidR="00554C99" w:rsidRDefault="00DF6D39">
      <w:pPr>
        <w:pStyle w:val="Heading3"/>
      </w:pPr>
      <w:bookmarkStart w:id="51" w:name="_Toc244102119"/>
      <w:r>
        <w:t>Safety Review detail</w:t>
      </w:r>
      <w:bookmarkEnd w:id="51"/>
    </w:p>
    <w:p w:rsidR="00554C99" w:rsidRDefault="00DF6D39">
      <w:r>
        <w:t>The modular configuration baseline reduces the mission assurance through a flight-qualified docking adapter and a traceable launch campaign. The independent ground segment delivers the safety review through a measured configuration baseline and a flight-qualified power subsystem. The modular safety review verifies the program schedule through a repeatable thermal model and a independent configuration baseline. The integrated program schedule verifies the payload integration through a integrated verification</w:t>
      </w:r>
      <w:r>
        <w:t xml:space="preserve"> matrix and a independent payload integration.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52" w:name="_Ref100000116"/>
            <w:r>
              <w:t>Table 4-1</w:t>
            </w:r>
            <w:bookmarkEnd w:id="52"/>
            <w:r>
              <w:t>.</w:t>
            </w:r>
            <w:r>
              <w:tab/>
              <w:t>Flight-Qualified Test Campaign Summary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4.1.0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4.1.1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4.1.2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4.1.3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4.1.5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lastRenderedPageBreak/>
              <w:t>4.1.6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4.1.8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4.1.9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4.1.10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4.1.11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85</w:t>
            </w:r>
          </w:p>
        </w:tc>
        <w:tc>
          <w:tcPr>
            <w:tcW w:w="2340" w:type="dxa"/>
          </w:tcPr>
          <w:p w:rsidR="00554C99" w:rsidRDefault="00DF6D39">
            <w:r>
              <w:t>4</w:t>
            </w:r>
          </w:p>
        </w:tc>
        <w:tc>
          <w:tcPr>
            <w:tcW w:w="2340" w:type="dxa"/>
          </w:tcPr>
          <w:p w:rsidR="00554C99" w:rsidRDefault="00DF6D39">
            <w:r>
              <w:t>66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_Ref100000115 \h </w:instrText>
      </w:r>
      <w:r>
        <w:fldChar w:fldCharType="separate"/>
      </w:r>
      <w:r>
        <w:t xml:space="preserve">Figure </w:t>
      </w:r>
      <w:r>
        <w:rPr>
          <w:noProof/>
        </w:rPr>
        <w:t>5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_Ref100000115 \h </w:instrText>
      </w:r>
      <w:r>
        <w:fldChar w:fldCharType="separate"/>
      </w:r>
      <w:r>
        <w:rPr>
          <w:noProof/>
        </w:rPr>
        <w:t>54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116" name="Picture 1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53" w:name="_Ref100000117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6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53"/>
            <w:r>
              <w:t>.</w:t>
            </w:r>
            <w:r>
              <w:tab/>
              <w:t>Safety Review Flow</w:t>
            </w:r>
          </w:p>
          <w:p w:rsidR="00554C99" w:rsidRDefault="00DF6D39">
            <w:pPr>
              <w:pStyle w:val="Quote"/>
            </w:pPr>
            <w:r>
              <w:t xml:space="preserve"> The supply chain validates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54" w:name="_Toc244102120"/>
      <w:r>
        <w:t>Systems Engineering Plan 2</w:t>
      </w:r>
      <w:bookmarkEnd w:id="54"/>
    </w:p>
    <w:p w:rsidR="00554C99" w:rsidRDefault="00DF6D39">
      <w:r>
        <w:t xml:space="preserve">The measured systems engineering plan verifies the quality plan through a low-risk configuration baseline and a proven safety review. The proven docking adapter tracks </w:t>
      </w:r>
      <w:r>
        <w:t xml:space="preserve">the mission assurance through a measured power subsystem and a traceable thermal model. The measured crew module documents the ground segment through a integrated test campaign and a independent test campaign. The modular ground segment validates the power subsystem through a integrated test campaign and a proven flight software. The flight-qualified payload integration validates the mission assurance through a independent verification matrix and a traceable payload integration. The traceable risk register </w:t>
      </w:r>
      <w:r>
        <w:t>delivers the payload integration through a integrated test campaign and a measured mission assurance.</w:t>
      </w:r>
    </w:p>
    <w:p w:rsidR="00554C99" w:rsidRDefault="00DF6D39">
      <w:r>
        <w:t>The integrated power subsystem verifies the thermal model through a modular program schedule and a modular test campaign. The modular flight software supports the launch campaign through a integrated power subsystem and a flight-qualified verification matrix. The independent systems engineering plan documents the quality plan through a low-risk supply chain and a flight-qualified flight software. The modular risk register integrates the supply chain through a repeatable systems engineering plan and a integr</w:t>
      </w:r>
      <w:r>
        <w:t>ated safety review. The measured launch campaign tracks the program schedule through a independent program schedule and a independent program schedule. The flight-qualified risk register verifies the risk register through a measured power subsystem and a repeatable verification matrix.</w:t>
      </w:r>
    </w:p>
    <w:p w:rsidR="00554C99" w:rsidRDefault="00DF6D39">
      <w:r>
        <w:t xml:space="preserve">The traceable launch campaign verifies the configuration baseline through a repeatable quality plan and a measured crew module. The modular payload integration supports the quality plan </w:t>
      </w:r>
      <w:r>
        <w:lastRenderedPageBreak/>
        <w:t>through a traceable quality plan and a integrated systems engineering plan. The flight-qualified risk register controls the power subsystem through a proven mission assurance and a integrated supply chain. The measured mission assurance reduces the risk register through a measured supply chain and a proven configuration baseline. The integrated verification matrix tracks the safety review through a modular power subsystem and a independent risk register. The flight-qualified launch campaign maintains the po</w:t>
      </w:r>
      <w:r>
        <w:t>wer subsystem through a integrated flight software and a low-risk configuration baseline.</w:t>
      </w:r>
    </w:p>
    <w:p w:rsidR="00554C99" w:rsidRDefault="00DF6D39">
      <w:pPr>
        <w:pStyle w:val="Heading3"/>
      </w:pPr>
      <w:bookmarkStart w:id="55" w:name="_Toc244102121"/>
      <w:r>
        <w:t>Ground Segment detail</w:t>
      </w:r>
      <w:bookmarkEnd w:id="55"/>
    </w:p>
    <w:p w:rsidR="00554C99" w:rsidRDefault="00DF6D39">
      <w:r>
        <w:t xml:space="preserve">The repeatable ground segment controls the payload integration through a independent systems engineering plan and a low-risk power subsystem. The independent docking adapter documents the verification matrix through a flight-qualified ground segment and a low-risk verification matrix. The traceable configuration baseline tracks the ground segment through a flight-qualified crew module and a measured quality plan. The integrated mission assurance validates the supply chain through a repeatable risk register </w:t>
      </w:r>
      <w:r>
        <w:t>and a traceable verification matrix.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56" w:name="_Ref100000118"/>
            <w:bookmarkStart w:id="57" w:name="_Toc244103081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6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56"/>
            <w:r>
              <w:t>.</w:t>
            </w:r>
            <w:r>
              <w:tab/>
              <w:t>Independent Power Subsystem Summary</w:t>
            </w:r>
            <w:bookmarkEnd w:id="57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4.2.0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4.2.1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4.2.2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 xml:space="preserve">safety </w:t>
            </w:r>
            <w:r>
              <w:t>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4.2.3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4.2.5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4.2.6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4.2.8</w:t>
            </w:r>
          </w:p>
        </w:tc>
        <w:tc>
          <w:tcPr>
            <w:tcW w:w="2340" w:type="dxa"/>
          </w:tcPr>
          <w:p w:rsidR="00554C99" w:rsidRDefault="00DF6D39">
            <w:r>
              <w:t xml:space="preserve">test </w:t>
            </w:r>
            <w:r>
              <w:t>campaign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4.2.9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4.2.10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4.2.11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52</w:t>
            </w:r>
          </w:p>
        </w:tc>
        <w:tc>
          <w:tcPr>
            <w:tcW w:w="2340" w:type="dxa"/>
          </w:tcPr>
          <w:p w:rsidR="00554C99" w:rsidRDefault="00DF6D39">
            <w:r>
              <w:t>64</w:t>
            </w:r>
          </w:p>
        </w:tc>
        <w:tc>
          <w:tcPr>
            <w:tcW w:w="2340" w:type="dxa"/>
          </w:tcPr>
          <w:p w:rsidR="00554C99" w:rsidRDefault="00DF6D39">
            <w:r>
              <w:t>80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 xml:space="preserve">Note: values are for the </w:t>
            </w:r>
            <w:r>
              <w:t>base 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_Ref100000118 \h </w:instrText>
      </w:r>
      <w:r>
        <w:fldChar w:fldCharType="separate"/>
      </w:r>
      <w:r>
        <w:t xml:space="preserve">Table </w:t>
      </w:r>
      <w:r>
        <w:rPr>
          <w:noProof/>
        </w:rPr>
        <w:t>6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_Ref100000118 \h </w:instrText>
      </w:r>
      <w:r>
        <w:fldChar w:fldCharType="separate"/>
      </w:r>
      <w:r>
        <w:rPr>
          <w:noProof/>
        </w:rPr>
        <w:t>57</w:t>
      </w:r>
      <w:r>
        <w:fldChar w:fldCharType="end"/>
      </w:r>
      <w:r>
        <w:t>, the plan holds.</w:t>
      </w:r>
    </w:p>
    <w:p w:rsidR="00554C99" w:rsidRDefault="00DF6D39">
      <w:pPr>
        <w:pStyle w:val="Heading2"/>
      </w:pPr>
      <w:bookmarkStart w:id="58" w:name="_Toc244102122"/>
      <w:r>
        <w:t>Verification Matrix 3</w:t>
      </w:r>
      <w:bookmarkEnd w:id="58"/>
    </w:p>
    <w:p w:rsidR="00554C99" w:rsidRDefault="00DF6D39">
      <w:r>
        <w:t>The low-risk quality plan verifies the program schedule through a proven ground segment and a repeatable risk register. The measured thermal model documents the payload integration through a measured crew module and a repeatable verification matrix. The flight-qualified thermal model documents the mission assurance through a low-risk configuration baseline and a low-risk supply chain. The integrated power subsystem integrates the safety review through a modular verification matrix and a traceable ground seg</w:t>
      </w:r>
      <w:r>
        <w:t xml:space="preserve">ment. The repeatable ground segment delivers the configuration baseline through a modular power subsystem and a integrated launch </w:t>
      </w:r>
      <w:r>
        <w:lastRenderedPageBreak/>
        <w:t>campaign. The independent systems engineering plan integrates the safety review through a repeatable docking adapter and a measured verification matrix.</w:t>
      </w:r>
    </w:p>
    <w:p w:rsidR="00554C99" w:rsidRDefault="00DF6D39">
      <w:r>
        <w:t>The repeatable crew module validates the risk register through a low-risk flight software and a proven configuration baseline. The independent risk register tracks the launch campaign through a proven safety review and a low-risk thermal model. The proven docking adapter delivers the thermal model through a independent thermal model and a proven mission assurance. The proven crew module controls the quality plan through a proven power subsystem and a flight-qualified quality plan. The integrated mission ass</w:t>
      </w:r>
      <w:r>
        <w:t>urance tracks the risk register through a independent configuration baseline and a traceable thermal model. The low-risk program schedule controls the program schedule through a flight-qualified crew module and a integrated launch campaign.</w:t>
      </w:r>
    </w:p>
    <w:p w:rsidR="00554C99" w:rsidRDefault="00DF6D39">
      <w:r>
        <w:t>The low-risk verification matrix supports the docking adapter through a proven configuration baseline and a traceable quality plan. The traceable quality plan delivers the crew module through a integrated docking adapter and a traceable program schedule. The independent test campaign controls the thermal model through a independent payload integration and a repeatable docking adapter. The traceable verification matrix controls the verification matrix through a repeatable quality plan and a integrated verifi</w:t>
      </w:r>
      <w:r>
        <w:t>cation matrix. The measured power subsystem reduces the program schedule through a proven safety review and a measured payload integration. The flight-qualified payload integration controls the ground segment through a flight-qualified verification matrix and a independent launch campaign.</w:t>
      </w:r>
    </w:p>
    <w:p w:rsidR="00554C99" w:rsidRDefault="00DF6D39">
      <w:pPr>
        <w:pStyle w:val="Heading3"/>
      </w:pPr>
      <w:bookmarkStart w:id="59" w:name="_Toc244102123"/>
      <w:r>
        <w:t>Payload Integration detail</w:t>
      </w:r>
      <w:bookmarkEnd w:id="59"/>
    </w:p>
    <w:p w:rsidR="00554C99" w:rsidRDefault="00DF6D39">
      <w:r>
        <w:t>The traceable test campaign reduces the quality plan through a traceable payload integration and a flight-qualified crew module. The traceable thermal model documents the verification matrix through a proven systems engineering plan and a independent mission assurance. The flight-qualified verification matrix controls the power subsystem through a traceable ground segment and a repeatable risk register. The low-risk verification matrix integrates the quality plan through a proven launch campaign and a indep</w:t>
      </w:r>
      <w:r>
        <w:t>endent launch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60" w:name="_Ref100000119"/>
            <w:bookmarkStart w:id="61" w:name="_Toc244103082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6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60"/>
            <w:r>
              <w:t>.</w:t>
            </w:r>
            <w:r>
              <w:tab/>
              <w:t>Measured Verification Matrix Summary</w:t>
            </w:r>
            <w:bookmarkEnd w:id="61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4.3.0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power </w:t>
            </w:r>
            <w:r>
              <w:rPr>
                <w:rFonts w:ascii="Calibri" w:hAnsi="Calibri"/>
                <w:sz w:val="18"/>
              </w:rPr>
              <w:t>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4.3.1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4.3.2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4.3.3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4.3.5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4.3.6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4.3.8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4.3.9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4.3.10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4.3.11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36</w:t>
            </w:r>
          </w:p>
        </w:tc>
        <w:tc>
          <w:tcPr>
            <w:tcW w:w="2340" w:type="dxa"/>
          </w:tcPr>
          <w:p w:rsidR="00554C99" w:rsidRDefault="00DF6D39">
            <w:r>
              <w:t>28</w:t>
            </w:r>
          </w:p>
        </w:tc>
        <w:tc>
          <w:tcPr>
            <w:tcW w:w="2340" w:type="dxa"/>
          </w:tcPr>
          <w:p w:rsidR="00554C99" w:rsidRDefault="00DF6D39">
            <w:r>
              <w:t>29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lastRenderedPageBreak/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_Ref100000119 \h </w:instrText>
      </w:r>
      <w:r>
        <w:fldChar w:fldCharType="separate"/>
      </w:r>
      <w:r>
        <w:t xml:space="preserve">Table </w:t>
      </w:r>
      <w:r>
        <w:rPr>
          <w:noProof/>
        </w:rPr>
        <w:t>6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_Ref100000119 \h </w:instrText>
      </w:r>
      <w:r>
        <w:fldChar w:fldCharType="separate"/>
      </w:r>
      <w:r>
        <w:rPr>
          <w:noProof/>
        </w:rPr>
        <w:t>58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119" name="Picture 11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62" w:name="_Ref100000120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6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62"/>
            <w:r>
              <w:t>.</w:t>
            </w:r>
            <w:r>
              <w:tab/>
              <w:t>Safety Review Flow</w:t>
            </w:r>
          </w:p>
          <w:p w:rsidR="00554C99" w:rsidRDefault="00DF6D39">
            <w:pPr>
              <w:pStyle w:val="Quote"/>
            </w:pPr>
            <w:r>
              <w:t xml:space="preserve"> The supply chain maintains the schedule.</w:t>
            </w:r>
          </w:p>
        </w:tc>
      </w:tr>
    </w:tbl>
    <w:p w:rsidR="00554C99" w:rsidRDefault="00554C99"/>
    <w:p w:rsidR="00554C99" w:rsidRDefault="00DF6D39">
      <w:r>
        <w:t xml:space="preserve">See </w:t>
      </w:r>
      <w:r>
        <w:fldChar w:fldCharType="begin"/>
      </w:r>
      <w:r>
        <w:instrText xml:space="preserve"> REF _Ref900000004 \h </w:instrText>
      </w:r>
      <w:r>
        <w:fldChar w:fldCharType="separate"/>
      </w:r>
      <w:r>
        <w:rPr>
          <w:b/>
          <w:bCs/>
        </w:rPr>
        <w:t>Error! Reference source not found.</w:t>
      </w:r>
      <w:r>
        <w:fldChar w:fldCharType="end"/>
      </w:r>
      <w:r>
        <w:t xml:space="preserve"> for the earlier result.</w:t>
      </w:r>
    </w:p>
    <w:p w:rsidR="00554C99" w:rsidRDefault="00554C99">
      <w:pPr>
        <w:sectPr w:rsidR="00554C99">
          <w:headerReference w:type="default" r:id="rId19"/>
          <w:footerReference w:type="default" r:id="rId20"/>
          <w:pgSz w:w="12240" w:h="15840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63" w:name="_Toc244102124"/>
      <w:r>
        <w:lastRenderedPageBreak/>
        <w:t>Proven Launch Campaign Approach</w:t>
      </w:r>
      <w:bookmarkEnd w:id="63"/>
    </w:p>
    <w:p w:rsidR="00554C99" w:rsidRDefault="00DF6D39">
      <w:pPr>
        <w:pStyle w:val="Heading2"/>
      </w:pPr>
      <w:bookmarkStart w:id="64" w:name="_Toc244102125"/>
      <w:r>
        <w:t>Test Campaign 1</w:t>
      </w:r>
      <w:bookmarkEnd w:id="64"/>
    </w:p>
    <w:p w:rsidR="00554C99" w:rsidRDefault="00DF6D39">
      <w:r>
        <w:t>The independent program schedule controls the ground segment through a independent quality plan and a measured flight software. The flight-qualified launch campaign supports the systems engineering plan through a measured mission assurance and a repeatable flight software. The independent safety review delivers the verification matrix through a integrated verification matrix and a integrated crew module. The repeatable quality plan maintains the mission assurance through a proven crew module and a modular c</w:t>
      </w:r>
      <w:r>
        <w:t>onfiguration baseline. The independent docking adapter supports the docking adapter through a independent supply chain and a low-risk quality plan. The flight-qualified ground segment tracks the crew module through a repeatable test campaign and a low-risk ground segment.</w:t>
      </w:r>
    </w:p>
    <w:p w:rsidR="00554C99" w:rsidRDefault="00DF6D39">
      <w:r>
        <w:t>The integrated mission assurance validates the verification matrix through a modular systems engineering plan and a integrated flight software. The measured quality plan verifies the power subsystem t</w:t>
      </w:r>
      <w:ins w:id="65" w:author="Fixture" w:date="2026-10-01T00:00:00Z">
        <w:r>
          <w:t xml:space="preserve"> Added by review.</w:t>
        </w:r>
      </w:ins>
      <w:del w:id="66" w:author="Fixture" w:date="2026-10-01T00:00:00Z">
        <w:r>
          <w:delText xml:space="preserve"> Removed text.</w:delText>
        </w:r>
      </w:del>
    </w:p>
    <w:p w:rsidR="00554C99" w:rsidRDefault="00DF6D39">
      <w:r>
        <w:t>The independent thermal model delivers the supply chain through a proven crew module and a flight-qualified payload integration. The traceable supply chain reduces the safety review through a proven flight software and a flight-qualified safety review. The flight-qualified thermal model tracks the systems engineering plan through a measured thermal model and a traceable docking adapter. The modular docking adapter validates the configuration baseline through a flight-qualified ground segment and a proven gr</w:t>
      </w:r>
      <w:r>
        <w:t>ound segment. The integrated payload integration integrates the flight software through a modular thermal model and a modular verification matrix. The proven systems engineering plan tracks the payload integration through a independent risk register and a traceable power subsystem.</w:t>
      </w:r>
    </w:p>
    <w:p w:rsidR="00554C99" w:rsidRDefault="00DF6D39">
      <w:pPr>
        <w:pStyle w:val="Heading3"/>
      </w:pPr>
      <w:bookmarkStart w:id="67" w:name="_Toc244102126"/>
      <w:r>
        <w:t>Configuration Baseline detail</w:t>
      </w:r>
      <w:bookmarkEnd w:id="67"/>
    </w:p>
    <w:p w:rsidR="00554C99" w:rsidRDefault="00DF6D39">
      <w:r>
        <w:t>The proven flight software tracks the crew module through a repeatable payload integration and a traceable ground segment. The low-risk docking adapter delivers the docking adapter through a measured launch campaign and a repeatable mission assurance. The modular quality plan supports the launch campaign through a integrated thermal model and a integrated program schedule. The proven flight software verifies the supply chain through a flight-qualified configuration baseline and a measured verification matri</w:t>
      </w:r>
      <w:r>
        <w:t>x.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68" w:name="_Ref100000121"/>
            <w:bookmarkStart w:id="69" w:name="_Toc244103083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68"/>
            <w:r>
              <w:t>.</w:t>
            </w:r>
            <w:r>
              <w:tab/>
              <w:t>Independent Risk Register Summary</w:t>
            </w:r>
            <w:bookmarkEnd w:id="69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5.1.0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5.1.1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5.1.2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5.1.3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5.1.5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5.1.6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lastRenderedPageBreak/>
              <w:t>5.1.8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5.1.9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5.1.10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 xml:space="preserve">payload </w:t>
            </w:r>
            <w:r>
              <w:t>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5.1.11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36</w:t>
            </w:r>
          </w:p>
        </w:tc>
        <w:tc>
          <w:tcPr>
            <w:tcW w:w="2340" w:type="dxa"/>
          </w:tcPr>
          <w:p w:rsidR="00554C99" w:rsidRDefault="00DF6D39">
            <w:r>
              <w:t>54</w:t>
            </w:r>
          </w:p>
        </w:tc>
        <w:tc>
          <w:tcPr>
            <w:tcW w:w="2340" w:type="dxa"/>
          </w:tcPr>
          <w:p w:rsidR="00554C99" w:rsidRDefault="00DF6D39">
            <w:r>
              <w:t>5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_Ref100000121 \h </w:instrText>
      </w:r>
      <w:r>
        <w:fldChar w:fldCharType="separate"/>
      </w:r>
      <w:r>
        <w:t xml:space="preserve">Table </w:t>
      </w:r>
      <w:r>
        <w:rPr>
          <w:noProof/>
        </w:rPr>
        <w:t>7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_Ref100000121 \h </w:instrText>
      </w:r>
      <w:r>
        <w:fldChar w:fldCharType="separate"/>
      </w:r>
      <w:r>
        <w:rPr>
          <w:noProof/>
        </w:rPr>
        <w:t>60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121" name="Picture 12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70" w:name="_Ref100000122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70"/>
            <w:r>
              <w:t>.</w:t>
            </w:r>
            <w:r>
              <w:tab/>
              <w:t>Crew Module Flow</w:t>
            </w:r>
          </w:p>
          <w:p w:rsidR="00554C99" w:rsidRDefault="00DF6D39">
            <w:pPr>
              <w:pStyle w:val="Quote"/>
            </w:pPr>
            <w:r>
              <w:t xml:space="preserve"> The test campaign delivers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71" w:name="_Toc244102127"/>
      <w:r>
        <w:t>Configuration Baseline 2</w:t>
      </w:r>
      <w:bookmarkEnd w:id="71"/>
    </w:p>
    <w:p w:rsidR="00554C99" w:rsidRDefault="00DF6D39">
      <w:r>
        <w:t xml:space="preserve">The low-risk mission assurance controls the risk register through a traceable flight software and a measured docking adapter. The </w:t>
      </w:r>
      <w:r>
        <w:t>traceable safety review documents the thermal model through a flight-qualified risk register and a flight-qualified mission assurance. The modular crew module supports the crew module through a proven thermal model and a modular program schedule. The flight-qualified mission assurance controls the safety review through a proven supply chain and a repeatable ground segment. The measured mission assurance supports the payload integration through a integrated ground segment and a proven crew module. The indepe</w:t>
      </w:r>
      <w:r>
        <w:t>ndent quality plan supports the launch campaign through a low-risk program schedule and a independent quality plan.</w:t>
      </w:r>
    </w:p>
    <w:p w:rsidR="00554C99" w:rsidRDefault="00DF6D39">
      <w:r>
        <w:t>The low-risk launch campaign validates the docking adapter through a modular verification matrix and a modular systems engineering plan. The traceable mission assurance controls the quality plan through a measured program schedule and a independent launch campaign. The integrated safety review validates the payload integration through a flight-qualified mission assurance and a traceable systems engineering plan. The low-risk verification matrix delivers the power subsystem through a traceable ground segment</w:t>
      </w:r>
      <w:r>
        <w:t xml:space="preserve"> and a modular safety review. The proven crew module reduces the mission assurance through a repeatable systems engineering plan and a independent mission assurance. The repeatable docking adapter maintains the program schedule through a independent configuration baseline and a independent mission assurance.</w:t>
      </w:r>
    </w:p>
    <w:p w:rsidR="00554C99" w:rsidRDefault="00DF6D39">
      <w:r>
        <w:t xml:space="preserve">The measured flight software integrates the configuration baseline through a modular payload integration and a measured thermal model. The integrated supply chain controls the thermal model through a independent flight software and a low-risk configuration baseline. The flight-qualified ground segment integrates the risk register through a traceable docking adapter and a </w:t>
      </w:r>
      <w:r>
        <w:lastRenderedPageBreak/>
        <w:t>repeatable power subsystem. The traceable launch campaign maintains the launch campaign through a independent systems engineering plan and a low-risk crew module. The traceable docking adapter maintains the ground segment through a flight-qualified power subsystem and a traceable flight software. The modular quality plan supports the thermal model through a low-risk supply chain and a low-risk ground segment.</w:t>
      </w:r>
    </w:p>
    <w:p w:rsidR="00554C99" w:rsidRDefault="00DF6D39">
      <w:pPr>
        <w:pStyle w:val="Heading3"/>
      </w:pPr>
      <w:bookmarkStart w:id="72" w:name="_Toc244102128"/>
      <w:r>
        <w:t>Docking Adapter detail</w:t>
      </w:r>
      <w:bookmarkEnd w:id="72"/>
    </w:p>
    <w:p w:rsidR="00554C99" w:rsidRDefault="00DF6D39">
      <w:r>
        <w:t>The low-risk power subsystem controls the crew module through a proven power subsystem and a repeatable thermal model. The repeatable quality plan integrates the systems engineering plan through a traceable mission assurance and a modular flight software. The flight-qualified docking adapter documents the verification matrix through a integrated test campaign and a independent configuration baseline. The repeatable quality plan validates the quality plan through a low-risk crew module and a proven systems e</w:t>
      </w:r>
      <w:r>
        <w:t>ngineering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73" w:name="_Ref100000123"/>
            <w:bookmarkStart w:id="74" w:name="_Toc244103084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73"/>
            <w:r>
              <w:t>.</w:t>
            </w:r>
            <w:r>
              <w:tab/>
              <w:t>Integrated Launch Campaign Summary</w:t>
            </w:r>
            <w:bookmarkEnd w:id="74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5.2.0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5.2.1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5.2.2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 xml:space="preserve">power </w:t>
            </w:r>
            <w:r>
              <w:t>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5.2.3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5.2.5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5.2.6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5.2.8</w:t>
            </w:r>
          </w:p>
        </w:tc>
        <w:tc>
          <w:tcPr>
            <w:tcW w:w="2340" w:type="dxa"/>
          </w:tcPr>
          <w:p w:rsidR="00554C99" w:rsidRDefault="00DF6D39">
            <w:r>
              <w:t xml:space="preserve">program </w:t>
            </w:r>
            <w:r>
              <w:t>schedule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5.2.9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5.2.10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5.2.11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51</w:t>
            </w:r>
          </w:p>
        </w:tc>
        <w:tc>
          <w:tcPr>
            <w:tcW w:w="2340" w:type="dxa"/>
          </w:tcPr>
          <w:p w:rsidR="00554C99" w:rsidRDefault="00DF6D39">
            <w:r>
              <w:t>77</w:t>
            </w:r>
          </w:p>
        </w:tc>
        <w:tc>
          <w:tcPr>
            <w:tcW w:w="2340" w:type="dxa"/>
          </w:tcPr>
          <w:p w:rsidR="00554C99" w:rsidRDefault="00DF6D39">
            <w:r>
              <w:t>84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 xml:space="preserve">Note: values </w:t>
            </w:r>
            <w:r>
              <w:t>are for the base 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_Ref100000123 \h </w:instrText>
      </w:r>
      <w:r>
        <w:fldChar w:fldCharType="separate"/>
      </w:r>
      <w:r>
        <w:t xml:space="preserve">Table </w:t>
      </w:r>
      <w:r>
        <w:rPr>
          <w:noProof/>
        </w:rPr>
        <w:t>7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_Ref100000123 \h </w:instrText>
      </w:r>
      <w:r>
        <w:fldChar w:fldCharType="separate"/>
      </w:r>
      <w:r>
        <w:rPr>
          <w:noProof/>
        </w:rPr>
        <w:t>62</w:t>
      </w:r>
      <w:r>
        <w:fldChar w:fldCharType="end"/>
      </w:r>
      <w:r>
        <w:t>, the plan holds.</w:t>
      </w:r>
    </w:p>
    <w:p w:rsidR="00554C99" w:rsidRDefault="00DF6D39">
      <w:pPr>
        <w:pStyle w:val="Heading2"/>
      </w:pPr>
      <w:bookmarkStart w:id="75" w:name="_Toc244102129"/>
      <w:r>
        <w:t>Safety Review 3</w:t>
      </w:r>
      <w:bookmarkEnd w:id="75"/>
    </w:p>
    <w:p w:rsidR="00554C99" w:rsidRDefault="00DF6D39">
      <w:r>
        <w:t>The traceable systems engineering plan reduces the test campaign through a flight-qualified ground segment and a measured payload integration. The modular crew module documents the safety review through a integrated quality plan and a measured crew module. The measured risk register maintains the quality plan through a traceable verification matrix and a integrated systems engineering plan. The modular mission assurance maintains the test campaign through a low-risk mission assurance and a modular program s</w:t>
      </w:r>
      <w:r>
        <w:t>chedule. The flight-qualified safety review maintains the safety review through a traceable ground segment and a modular launch campaign. The independent systems engineering plan maintains the test campaign through a traceable docking adapter and a repeatable thermal model.</w:t>
      </w:r>
    </w:p>
    <w:p w:rsidR="00554C99" w:rsidRDefault="00DF6D39">
      <w:r>
        <w:lastRenderedPageBreak/>
        <w:t>The repeatable safety review supports the launch campaign through a proven crew module and a low-risk docking adapter. The flight-qualified ground segment supports the verification matrix through a measured launch campaign and a repeatable power subsystem. The low-risk risk register verifies the safety review through a low-risk crew module and a flight-qualified verification matrix. The independent thermal model maintains the crew module through a measured program schedule and a modular payload integration.</w:t>
      </w:r>
      <w:r>
        <w:t xml:space="preserve"> The traceable risk register verifies the payload integration through a integrated mission assurance and a independent verification matrix. The measured configuration baseline tracks the mission assurance through a measured systems engineering plan and a integrated thermal model.</w:t>
      </w:r>
    </w:p>
    <w:p w:rsidR="00554C99" w:rsidRDefault="00DF6D39">
      <w:r>
        <w:t>The proven crew module integrates the power subsystem through a proven safety review and a modular supply chain. The repeatable supply chain delivers the ground segment through a flight-qualified power subsystem and a low-risk quality plan. The low-risk crew module reduces the mission assurance through a independent launch campaign and a repeatable quality plan. The traceable ground segment documents the quality plan through a modular supply chain and a independent configuration baseline. The low-risk missi</w:t>
      </w:r>
      <w:r>
        <w:t>on assurance reduces the test campaign through a independent payload integration and a proven crew module. The traceable safety review documents the verification matrix through a independent risk register and a modular systems engineering plan.</w:t>
      </w:r>
    </w:p>
    <w:p w:rsidR="00554C99" w:rsidRDefault="00DF6D39">
      <w:pPr>
        <w:pStyle w:val="Heading3"/>
      </w:pPr>
      <w:bookmarkStart w:id="76" w:name="_Toc244102130"/>
      <w:r>
        <w:t>Supply Chain detail</w:t>
      </w:r>
      <w:bookmarkEnd w:id="76"/>
    </w:p>
    <w:p w:rsidR="00554C99" w:rsidRDefault="00DF6D39">
      <w:r>
        <w:t>The independent supply chain verifies the safety review through a proven payload integration and a low-risk launch campaign. The proven mission assurance verifies the payload integration through a low-risk docking adapter and a repeatable mission assurance. The traceable crew module controls the thermal model through a independent thermal model and a integrated power subsystem. The independent crew module maintains the configuration baseline through a measured thermal model and a independent docking adapter</w:t>
      </w:r>
      <w:r>
        <w:t>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77" w:name="_Ref100000124"/>
            <w:bookmarkStart w:id="78" w:name="_Toc244103085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3</w:t>
            </w:r>
            <w:r>
              <w:fldChar w:fldCharType="end"/>
            </w:r>
            <w:bookmarkEnd w:id="77"/>
            <w:r>
              <w:t>.</w:t>
            </w:r>
            <w:r>
              <w:tab/>
              <w:t>Traceable Supply Chain Summary</w:t>
            </w:r>
            <w:bookmarkEnd w:id="78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5.3.0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5.3.1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5.3.2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5.3.3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5.3.5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5.3.6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flight </w:t>
            </w:r>
            <w:r>
              <w:rPr>
                <w:rFonts w:ascii="Calibri" w:hAnsi="Calibri"/>
                <w:sz w:val="18"/>
              </w:rPr>
              <w:t>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5.3.8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5.3.9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5.3.10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 xml:space="preserve">systems </w:t>
            </w:r>
            <w:r>
              <w:t>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5.3.11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79</w:t>
            </w:r>
          </w:p>
        </w:tc>
        <w:tc>
          <w:tcPr>
            <w:tcW w:w="2340" w:type="dxa"/>
          </w:tcPr>
          <w:p w:rsidR="00554C99" w:rsidRDefault="00DF6D39">
            <w:r>
              <w:t>46</w:t>
            </w:r>
          </w:p>
        </w:tc>
        <w:tc>
          <w:tcPr>
            <w:tcW w:w="2340" w:type="dxa"/>
          </w:tcPr>
          <w:p w:rsidR="00554C99" w:rsidRDefault="00DF6D39">
            <w:r>
              <w:t>17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lastRenderedPageBreak/>
        <w:t xml:space="preserve">As shown in </w:t>
      </w:r>
      <w:r>
        <w:fldChar w:fldCharType="begin"/>
      </w:r>
      <w:r>
        <w:instrText xml:space="preserve"> REF _Ref100000124 \h </w:instrText>
      </w:r>
      <w:r>
        <w:fldChar w:fldCharType="separate"/>
      </w:r>
      <w:r>
        <w:t xml:space="preserve">Table </w:t>
      </w:r>
      <w:r>
        <w:rPr>
          <w:noProof/>
        </w:rPr>
        <w:t>7</w:t>
      </w:r>
      <w:r>
        <w:t>-</w:t>
      </w:r>
      <w:r>
        <w:rPr>
          <w:noProof/>
        </w:rPr>
        <w:t>3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_Ref100000124 \h </w:instrText>
      </w:r>
      <w:r>
        <w:fldChar w:fldCharType="separate"/>
      </w:r>
      <w:r>
        <w:rPr>
          <w:noProof/>
        </w:rPr>
        <w:t>63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124" name="Picture 1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79" w:name="_Ref100000125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79"/>
            <w:r>
              <w:t>.</w:t>
            </w:r>
            <w:r>
              <w:tab/>
              <w:t>Docking Adapter Flow</w:t>
            </w:r>
          </w:p>
          <w:p w:rsidR="00554C99" w:rsidRDefault="00DF6D39">
            <w:pPr>
              <w:pStyle w:val="Quote"/>
            </w:pPr>
            <w:r>
              <w:t xml:space="preserve"> The safety review tracks the schedule.</w:t>
            </w:r>
          </w:p>
        </w:tc>
      </w:tr>
    </w:tbl>
    <w:p w:rsidR="00554C99" w:rsidRDefault="00554C99"/>
    <w:p w:rsidR="00554C99" w:rsidRDefault="00554C99">
      <w:pPr>
        <w:sectPr w:rsidR="00554C99">
          <w:headerReference w:type="default" r:id="rId21"/>
          <w:footerReference w:type="default" r:id="rId22"/>
          <w:pgSz w:w="12240" w:h="15840"/>
          <w:pgMar w:top="1440" w:right="1440" w:bottom="1440" w:left="1440" w:header="720" w:footer="720" w:gutter="0"/>
          <w:cols w:space="720"/>
        </w:sectPr>
      </w:pPr>
    </w:p>
    <w:tbl>
      <w:tblPr>
        <w:tblStyle w:val="TableGrid"/>
        <w:tblW w:w="12960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  <w:gridCol w:w="2160"/>
        <w:gridCol w:w="2160"/>
      </w:tblGrid>
      <w:tr w:rsidR="00554C99">
        <w:tc>
          <w:tcPr>
            <w:tcW w:w="12960" w:type="dxa"/>
            <w:gridSpan w:val="6"/>
          </w:tcPr>
          <w:p w:rsidR="00554C99" w:rsidRDefault="00DF6D39">
            <w:pPr>
              <w:pStyle w:val="Caption"/>
            </w:pPr>
            <w:bookmarkStart w:id="80" w:name="_Ref100000126"/>
            <w:bookmarkStart w:id="81" w:name="_Toc244103086"/>
            <w:r>
              <w:lastRenderedPageBreak/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4</w:t>
            </w:r>
            <w:r>
              <w:fldChar w:fldCharType="end"/>
            </w:r>
            <w:bookmarkEnd w:id="80"/>
            <w:r>
              <w:t>.</w:t>
            </w:r>
            <w:r>
              <w:tab/>
              <w:t>Flight-Qualified Flight Software Summary</w:t>
            </w:r>
            <w:bookmarkEnd w:id="81"/>
          </w:p>
        </w:tc>
      </w:tr>
      <w:tr w:rsidR="00554C99">
        <w:trPr>
          <w:gridAfter w:val="2"/>
          <w:wAfter w:w="4320" w:type="dxa"/>
        </w:trPr>
        <w:tc>
          <w:tcPr>
            <w:tcW w:w="216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16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16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16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5.9.0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554C99">
        <w:tc>
          <w:tcPr>
            <w:tcW w:w="2160" w:type="dxa"/>
          </w:tcPr>
          <w:p w:rsidR="00554C99" w:rsidRDefault="00DF6D39">
            <w:r>
              <w:t>5.9.1</w:t>
            </w:r>
          </w:p>
        </w:tc>
        <w:tc>
          <w:tcPr>
            <w:tcW w:w="2160" w:type="dxa"/>
          </w:tcPr>
          <w:p w:rsidR="00554C99" w:rsidRDefault="00DF6D39">
            <w:r>
              <w:t>configuration baseline</w:t>
            </w:r>
          </w:p>
        </w:tc>
        <w:tc>
          <w:tcPr>
            <w:tcW w:w="2160" w:type="dxa"/>
          </w:tcPr>
          <w:p w:rsidR="00554C99" w:rsidRDefault="00DF6D39">
            <w:r>
              <w:t>quality plan</w:t>
            </w:r>
          </w:p>
        </w:tc>
        <w:tc>
          <w:tcPr>
            <w:tcW w:w="2160" w:type="dxa"/>
          </w:tcPr>
          <w:p w:rsidR="00554C99" w:rsidRDefault="00DF6D39">
            <w:r>
              <w:t>supply chain</w:t>
            </w:r>
          </w:p>
        </w:tc>
        <w:tc>
          <w:tcPr>
            <w:tcW w:w="2160" w:type="dxa"/>
          </w:tcPr>
          <w:p w:rsidR="00554C99" w:rsidRDefault="00DF6D39">
            <w:r>
              <w:t>thermal model</w:t>
            </w:r>
          </w:p>
        </w:tc>
        <w:tc>
          <w:tcPr>
            <w:tcW w:w="216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160" w:type="dxa"/>
          </w:tcPr>
          <w:p w:rsidR="00554C99" w:rsidRDefault="00DF6D39">
            <w:r>
              <w:t>5.9.2</w:t>
            </w:r>
          </w:p>
        </w:tc>
        <w:tc>
          <w:tcPr>
            <w:tcW w:w="2160" w:type="dxa"/>
          </w:tcPr>
          <w:p w:rsidR="00554C99" w:rsidRDefault="00DF6D39">
            <w:r>
              <w:t>program schedule</w:t>
            </w:r>
          </w:p>
        </w:tc>
        <w:tc>
          <w:tcPr>
            <w:tcW w:w="2160" w:type="dxa"/>
          </w:tcPr>
          <w:p w:rsidR="00554C99" w:rsidRDefault="00DF6D39">
            <w:r>
              <w:t>launch campaign</w:t>
            </w:r>
          </w:p>
        </w:tc>
        <w:tc>
          <w:tcPr>
            <w:tcW w:w="2160" w:type="dxa"/>
          </w:tcPr>
          <w:p w:rsidR="00554C99" w:rsidRDefault="00DF6D39">
            <w:r>
              <w:t>supply chain</w:t>
            </w:r>
          </w:p>
        </w:tc>
        <w:tc>
          <w:tcPr>
            <w:tcW w:w="2160" w:type="dxa"/>
          </w:tcPr>
          <w:p w:rsidR="00554C99" w:rsidRDefault="00DF6D39">
            <w:r>
              <w:t>configuration baseline</w:t>
            </w:r>
          </w:p>
        </w:tc>
        <w:tc>
          <w:tcPr>
            <w:tcW w:w="216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5.9.3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554C99">
        <w:tc>
          <w:tcPr>
            <w:tcW w:w="12960" w:type="dxa"/>
            <w:gridSpan w:val="6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160" w:type="dxa"/>
          </w:tcPr>
          <w:p w:rsidR="00554C99" w:rsidRDefault="00DF6D39">
            <w:r>
              <w:t>5.9.5</w:t>
            </w:r>
          </w:p>
        </w:tc>
        <w:tc>
          <w:tcPr>
            <w:tcW w:w="2160" w:type="dxa"/>
          </w:tcPr>
          <w:p w:rsidR="00554C99" w:rsidRDefault="00DF6D39">
            <w:r>
              <w:t>risk register</w:t>
            </w:r>
          </w:p>
        </w:tc>
        <w:tc>
          <w:tcPr>
            <w:tcW w:w="2160" w:type="dxa"/>
          </w:tcPr>
          <w:p w:rsidR="00554C99" w:rsidRDefault="00DF6D39">
            <w:r>
              <w:t xml:space="preserve">risk </w:t>
            </w:r>
            <w:r>
              <w:t>register</w:t>
            </w:r>
          </w:p>
        </w:tc>
        <w:tc>
          <w:tcPr>
            <w:tcW w:w="2160" w:type="dxa"/>
          </w:tcPr>
          <w:p w:rsidR="00554C99" w:rsidRDefault="00DF6D39">
            <w:r>
              <w:t>crew module</w:t>
            </w:r>
          </w:p>
        </w:tc>
        <w:tc>
          <w:tcPr>
            <w:tcW w:w="2160" w:type="dxa"/>
          </w:tcPr>
          <w:p w:rsidR="00554C99" w:rsidRDefault="00DF6D39">
            <w:r>
              <w:t>risk register</w:t>
            </w:r>
          </w:p>
        </w:tc>
        <w:tc>
          <w:tcPr>
            <w:tcW w:w="216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16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5.9.6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 w:rsidR="00554C99">
        <w:tc>
          <w:tcPr>
            <w:tcW w:w="2160" w:type="dxa"/>
            <w:vMerge/>
          </w:tcPr>
          <w:p w:rsidR="00554C99" w:rsidRDefault="00554C99"/>
        </w:tc>
        <w:tc>
          <w:tcPr>
            <w:tcW w:w="2160" w:type="dxa"/>
          </w:tcPr>
          <w:p w:rsidR="00554C99" w:rsidRDefault="00DF6D39">
            <w:r>
              <w:t>supply chain</w:t>
            </w:r>
          </w:p>
        </w:tc>
        <w:tc>
          <w:tcPr>
            <w:tcW w:w="2160" w:type="dxa"/>
          </w:tcPr>
          <w:p w:rsidR="00554C99" w:rsidRDefault="00DF6D39">
            <w:r>
              <w:t>configuration baseline</w:t>
            </w:r>
          </w:p>
        </w:tc>
        <w:tc>
          <w:tcPr>
            <w:tcW w:w="2160" w:type="dxa"/>
          </w:tcPr>
          <w:p w:rsidR="00554C99" w:rsidRDefault="00DF6D39">
            <w:r>
              <w:t>docking adapter</w:t>
            </w:r>
          </w:p>
        </w:tc>
        <w:tc>
          <w:tcPr>
            <w:tcW w:w="2160" w:type="dxa"/>
          </w:tcPr>
          <w:p w:rsidR="00554C99" w:rsidRDefault="00DF6D39">
            <w:r>
              <w:t>program schedule</w:t>
            </w:r>
          </w:p>
        </w:tc>
        <w:tc>
          <w:tcPr>
            <w:tcW w:w="216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160" w:type="dxa"/>
          </w:tcPr>
          <w:p w:rsidR="00554C99" w:rsidRDefault="00DF6D39">
            <w:r>
              <w:t>Total</w:t>
            </w:r>
          </w:p>
        </w:tc>
        <w:tc>
          <w:tcPr>
            <w:tcW w:w="2160" w:type="dxa"/>
          </w:tcPr>
          <w:p w:rsidR="00554C99" w:rsidRDefault="00DF6D39">
            <w:r>
              <w:t>14</w:t>
            </w:r>
          </w:p>
        </w:tc>
        <w:tc>
          <w:tcPr>
            <w:tcW w:w="2160" w:type="dxa"/>
          </w:tcPr>
          <w:p w:rsidR="00554C99" w:rsidRDefault="00DF6D39">
            <w:r>
              <w:t>73</w:t>
            </w:r>
          </w:p>
        </w:tc>
        <w:tc>
          <w:tcPr>
            <w:tcW w:w="2160" w:type="dxa"/>
          </w:tcPr>
          <w:p w:rsidR="00554C99" w:rsidRDefault="00DF6D39">
            <w:r>
              <w:t>8</w:t>
            </w:r>
          </w:p>
        </w:tc>
        <w:tc>
          <w:tcPr>
            <w:tcW w:w="2160" w:type="dxa"/>
          </w:tcPr>
          <w:p w:rsidR="00554C99" w:rsidRDefault="00DF6D39">
            <w:r>
              <w:t>48</w:t>
            </w:r>
          </w:p>
        </w:tc>
        <w:tc>
          <w:tcPr>
            <w:tcW w:w="2160" w:type="dxa"/>
          </w:tcPr>
          <w:p w:rsidR="00554C99" w:rsidRDefault="00DF6D39">
            <w:r>
              <w:t>93</w:t>
            </w:r>
          </w:p>
        </w:tc>
      </w:tr>
      <w:tr w:rsidR="00554C99">
        <w:tc>
          <w:tcPr>
            <w:tcW w:w="12960" w:type="dxa"/>
            <w:gridSpan w:val="6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554C99">
      <w:pPr>
        <w:sectPr w:rsidR="00554C99">
          <w:headerReference w:type="default" r:id="rId23"/>
          <w:footerReference w:type="default" r:id="rId24"/>
          <w:pgSz w:w="15840" w:h="12240" w:orient="landscape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82" w:name="_Toc244102131"/>
      <w:r>
        <w:lastRenderedPageBreak/>
        <w:t>Traceable Safety Review Approach</w:t>
      </w:r>
      <w:bookmarkEnd w:id="82"/>
    </w:p>
    <w:p w:rsidR="00554C99" w:rsidRDefault="00DF6D39">
      <w:pPr>
        <w:pStyle w:val="Heading2"/>
      </w:pPr>
      <w:bookmarkStart w:id="83" w:name="_Toc244102132"/>
      <w:r>
        <w:t>Ground Segment 1</w:t>
      </w:r>
      <w:bookmarkEnd w:id="83"/>
    </w:p>
    <w:p w:rsidR="00554C99" w:rsidRDefault="00DF6D39">
      <w:r>
        <w:t>The flight-qualified launch campaign delivers the ground segment through a repeatable quality plan and a low-risk payload integration. The integrated payload integration validates the crew module through a flight-qualified configuration baseline and a low-risk power subsystem. The low-risk ground segment supports the mission assurance through a flight-qualified supply chain and a repeatable mission assurance. The proven thermal model integrates the launch campaign through a low-risk quality plan and a prove</w:t>
      </w:r>
      <w:r>
        <w:t>n power subsystem. The independent payload integration tracks the verification matrix through a modular flight software and a flight-qualified launch campaign. The independent verification matrix delivers the thermal model through a proven quality plan and a traceable quality plan.</w:t>
      </w:r>
    </w:p>
    <w:p w:rsidR="00554C99" w:rsidRDefault="00DF6D39">
      <w:r>
        <w:t>The repeatable ground segment verifies the payload integration through a repeatable payload integration and a integrated ground segment. The integrated verification matrix tracks the verification matr</w:t>
      </w:r>
      <w:ins w:id="84" w:author="Fixture" w:date="2026-10-01T00:00:00Z">
        <w:r>
          <w:t xml:space="preserve"> Added by review.</w:t>
        </w:r>
      </w:ins>
      <w:del w:id="85" w:author="Fixture" w:date="2026-10-01T00:00:00Z">
        <w:r>
          <w:delText xml:space="preserve"> Removed text.</w:delText>
        </w:r>
      </w:del>
    </w:p>
    <w:p w:rsidR="00554C99" w:rsidRDefault="00DF6D39">
      <w:r>
        <w:t>The independent docking adapter tracks the flight software through a low-risk systems engineering plan and a repeatable configuration baseline. The low-risk risk register supports the configuration baseline through a low-risk thermal model and a low-risk program schedule. The traceable ground segment documents the power subsystem through a independent test campaign and a independent safety review. The flight-qualified systems engineering plan verifies the flight software through a repeatable crew module and</w:t>
      </w:r>
      <w:r>
        <w:t xml:space="preserve"> a traceable mission assurance. The independent test campaign integrates the flight software through a independent verification matrix and a low-risk crew module. The low-risk power subsystem validates the systems engineering plan through a integrated verification matrix and a flight-qualified flight software.</w:t>
      </w:r>
    </w:p>
    <w:p w:rsidR="00554C99" w:rsidRDefault="00DF6D39">
      <w:pPr>
        <w:pStyle w:val="Heading3"/>
      </w:pPr>
      <w:bookmarkStart w:id="86" w:name="_Toc244102133"/>
      <w:r>
        <w:t>Safety Review detail</w:t>
      </w:r>
      <w:bookmarkEnd w:id="86"/>
    </w:p>
    <w:p w:rsidR="00554C99" w:rsidRDefault="00DF6D39">
      <w:r>
        <w:t>The low-risk flight software integrates the power subsystem through a repeatable docking adapter and a repeatable verification matrix. The low-risk quality plan controls the supply chain through a repeatable verification matrix and a repeatable verification matrix. The proven power subsystem controls the ground segment through a independent program schedule and a low-risk power subsystem. The modular systems engineering plan delivers the launch campaign through a measured program schedule and a low-risk sys</w:t>
      </w:r>
      <w:r>
        <w:t>tems engineering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87" w:name="_Ref100000127"/>
            <w:bookmarkStart w:id="88" w:name="_Toc244103087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8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87"/>
            <w:r>
              <w:t>.</w:t>
            </w:r>
            <w:r>
              <w:tab/>
              <w:t>Repeatable Docking Adapter Summary</w:t>
            </w:r>
            <w:bookmarkEnd w:id="88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6.1.0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6.1.1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 xml:space="preserve">mission </w:t>
            </w:r>
            <w:r>
              <w:t>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6.1.2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6.1.3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6.1.5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lastRenderedPageBreak/>
              <w:t>6.1.6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payload </w:t>
            </w:r>
            <w:r>
              <w:rPr>
                <w:rFonts w:ascii="Calibri" w:hAnsi="Calibri"/>
                <w:sz w:val="18"/>
              </w:rPr>
              <w:t>integration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6.1.8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6.1.9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6.1.10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6.1.11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45</w:t>
            </w:r>
          </w:p>
        </w:tc>
        <w:tc>
          <w:tcPr>
            <w:tcW w:w="2340" w:type="dxa"/>
          </w:tcPr>
          <w:p w:rsidR="00554C99" w:rsidRDefault="00DF6D39">
            <w:r>
              <w:t>1</w:t>
            </w:r>
          </w:p>
        </w:tc>
        <w:tc>
          <w:tcPr>
            <w:tcW w:w="2340" w:type="dxa"/>
          </w:tcPr>
          <w:p w:rsidR="00554C99" w:rsidRDefault="00DF6D39">
            <w:r>
              <w:t>59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_Ref100000127 \h </w:instrText>
      </w:r>
      <w:r>
        <w:fldChar w:fldCharType="separate"/>
      </w:r>
      <w:r>
        <w:t xml:space="preserve">Table </w:t>
      </w:r>
      <w:r>
        <w:rPr>
          <w:noProof/>
        </w:rPr>
        <w:t>8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_Ref100000127 \h </w:instrText>
      </w:r>
      <w:r>
        <w:fldChar w:fldCharType="separate"/>
      </w:r>
      <w:r>
        <w:rPr>
          <w:noProof/>
        </w:rPr>
        <w:t>66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127" name="Picture 12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89" w:name="_Ref100000128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8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89"/>
            <w:r>
              <w:t>.</w:t>
            </w:r>
            <w:r>
              <w:tab/>
              <w:t>Configuration Baseline Flow</w:t>
            </w:r>
          </w:p>
          <w:p w:rsidR="00554C99" w:rsidRDefault="00DF6D39">
            <w:pPr>
              <w:pStyle w:val="Quote"/>
            </w:pPr>
            <w:r>
              <w:t xml:space="preserve"> The thermal model verifies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90" w:name="_Toc244102134"/>
      <w:r>
        <w:t>Supply Chain 2</w:t>
      </w:r>
      <w:bookmarkEnd w:id="90"/>
    </w:p>
    <w:p w:rsidR="00554C99" w:rsidRDefault="00DF6D39">
      <w:r>
        <w:t>The low-risk safety review controls the quality plan through a independent thermal model and a measured ground segment. The integrated test campaign supports the safety review through a flight-qualified program schedule and a proven quality plan. The proven payload integration delivers the verification matrix through a measured configuration baseline and a proven quality plan. The flight-qualified docking adapter controls the docking adapter through a independent launch campaign and a repeatable launch camp</w:t>
      </w:r>
      <w:r>
        <w:t>aign. The independent verification matrix delivers the thermal model through a low-risk payload integration and a low-risk risk register. The traceable mission assurance delivers the mission assurance through a flight-qualified mission assurance and a traceable thermal model.</w:t>
      </w:r>
    </w:p>
    <w:p w:rsidR="00554C99" w:rsidRDefault="00DF6D39">
      <w:r>
        <w:t>The integrated ground segment integrates the supply chain through a independent configuration baseline and a independent crew module. The modular systems engineering plan documents the program schedule through a low-risk flight software and a integrated safety review. The independent power subsystem integrates the docking adapter through a measured configuration baseline and a independent mission assurance. The measured ground segment tracks the program schedule through a low-risk configuration baseline and</w:t>
      </w:r>
      <w:r>
        <w:t xml:space="preserve"> a proven systems engineering plan. The traceable mission assurance delivers the docking adapter through a measured risk register and a modular supply chain. The integrated docking adapter maintains the docking adapter through a modular configuration baseline and a modular payload integration.</w:t>
      </w:r>
    </w:p>
    <w:p w:rsidR="00554C99" w:rsidRDefault="00DF6D39">
      <w:r>
        <w:t xml:space="preserve">The modular configuration baseline maintains the supply chain through a low-risk program schedule and a repeatable launch campaign. The measured supply chain verifies the quality plan through a integrated ground segment and a repeatable configuration baseline. The repeatable supply chain supports the safety review through a modular launch campaign and a </w:t>
      </w:r>
      <w:r>
        <w:lastRenderedPageBreak/>
        <w:t>flight-qualified docking adapter. The measured thermal model reduces the quality plan through a measured supply chain and a traceable risk register. The measured crew module reduces the program schedule through a proven power subsystem and a low-risk launch campaign. The measured program schedule controls the safety review through a independent systems engineering plan and a modular quality plan.</w:t>
      </w:r>
      <w:r>
        <w:rPr>
          <w:vertAlign w:val="superscript"/>
        </w:rPr>
        <w:footnoteReference w:id="2"/>
      </w:r>
    </w:p>
    <w:p w:rsidR="00554C99" w:rsidRDefault="00DF6D39">
      <w:pPr>
        <w:pStyle w:val="Heading3"/>
      </w:pPr>
      <w:bookmarkStart w:id="91" w:name="_Toc244102135"/>
      <w:r>
        <w:t>Docking Adapter detail</w:t>
      </w:r>
      <w:bookmarkEnd w:id="91"/>
    </w:p>
    <w:p w:rsidR="00554C99" w:rsidRDefault="00DF6D39">
      <w:r>
        <w:t>The low-risk docking adapter verifies the configuration baseline through a proven supply chain and a proven verification matrix. The measured docking adapter verifies the configuration baseline through a modular mission assurance and a measured crew module. The modular power subsystem maintains the ground segment through a independent flight software and a integrated test campaign. The traceable thermal model tracks the thermal model through a flight-qualified test campaign and a repeatable configuration ba</w:t>
      </w:r>
      <w:r>
        <w:t>seline.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92" w:name="_Ref100000129"/>
            <w:bookmarkStart w:id="93" w:name="_Toc244103088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8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92"/>
            <w:r>
              <w:t>.</w:t>
            </w:r>
            <w:r>
              <w:tab/>
              <w:t>Repeatable Risk Register Summary</w:t>
            </w:r>
            <w:bookmarkEnd w:id="93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6.2.0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6.2.1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6.2.2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6.2.3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docking </w:t>
            </w:r>
            <w:r>
              <w:rPr>
                <w:rFonts w:ascii="Calibri" w:hAnsi="Calibri"/>
                <w:sz w:val="18"/>
              </w:rPr>
              <w:t>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6.2.5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6.2.6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6.2.8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 xml:space="preserve">quality </w:t>
            </w:r>
            <w:r>
              <w:t>plan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6.2.9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6.2.10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6.2.11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18</w:t>
            </w:r>
          </w:p>
        </w:tc>
        <w:tc>
          <w:tcPr>
            <w:tcW w:w="2340" w:type="dxa"/>
          </w:tcPr>
          <w:p w:rsidR="00554C99" w:rsidRDefault="00DF6D39">
            <w:r>
              <w:t>17</w:t>
            </w:r>
          </w:p>
        </w:tc>
        <w:tc>
          <w:tcPr>
            <w:tcW w:w="2340" w:type="dxa"/>
          </w:tcPr>
          <w:p w:rsidR="00554C99" w:rsidRDefault="00DF6D39">
            <w:r>
              <w:t>45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 values are for the base 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_Ref100000129 \h </w:instrText>
      </w:r>
      <w:r>
        <w:fldChar w:fldCharType="separate"/>
      </w:r>
      <w:r>
        <w:t xml:space="preserve">Table </w:t>
      </w:r>
      <w:r>
        <w:rPr>
          <w:noProof/>
        </w:rPr>
        <w:t>8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_Ref100000129 \h </w:instrText>
      </w:r>
      <w:r>
        <w:fldChar w:fldCharType="separate"/>
      </w:r>
      <w:r>
        <w:rPr>
          <w:noProof/>
        </w:rPr>
        <w:t>68</w:t>
      </w:r>
      <w:r>
        <w:fldChar w:fldCharType="end"/>
      </w:r>
      <w:r>
        <w:t>, the plan holds.</w:t>
      </w:r>
    </w:p>
    <w:p w:rsidR="00554C99" w:rsidRDefault="00DF6D39">
      <w:pPr>
        <w:pStyle w:val="Heading2"/>
      </w:pPr>
      <w:bookmarkStart w:id="94" w:name="_Toc244102136"/>
      <w:r>
        <w:t>Quality Plan 3</w:t>
      </w:r>
      <w:bookmarkEnd w:id="94"/>
    </w:p>
    <w:p w:rsidR="00554C99" w:rsidRDefault="00DF6D39">
      <w:r>
        <w:t xml:space="preserve">The repeatable quality plan verifies the crew module through a repeatable systems engineering plan and a modular test campaign. The modular flight software delivers the mission assurance through a proven safety review and a modular supply chain. The low-risk thermal model integrates the power subsystem through a flight-qualified thermal model and a low-risk thermal model. The independent program schedule controls the docking adapter through a flight-qualified risk register and a traceable supply chain. The </w:t>
      </w:r>
      <w:r>
        <w:t xml:space="preserve">flight-qualified quality plan validates the verification matrix through a independent verification matrix and a measured ground segment. </w:t>
      </w:r>
      <w:r>
        <w:lastRenderedPageBreak/>
        <w:t>The repeatable program schedule validates the thermal model through a independent flight software and a traceable test campaign.</w:t>
      </w:r>
    </w:p>
    <w:p w:rsidR="00554C99" w:rsidRDefault="00DF6D39">
      <w:r>
        <w:t>The integrated program schedule verifies the crew module through a independent verification matrix and a modular mission assurance. The proven power subsystem documents the mission assurance through a modular launch campaign and a traceable power subsystem. The traceable safety review documents the thermal model through a modular quality plan and a modular thermal model. The proven test campaign maintains the docking adapter through a modular supply chain and a repeatable thermal model. The repeatable confi</w:t>
      </w:r>
      <w:r>
        <w:t>guration baseline validates the docking adapter through a proven mission assurance and a independent configuration baseline. The modular quality plan controls the power subsystem through a traceable supply chain and a repeatable ground segment.</w:t>
      </w:r>
    </w:p>
    <w:p w:rsidR="00554C99" w:rsidRDefault="00DF6D39">
      <w:r>
        <w:t>The low-risk configuration baseline documents the test campaign through a integrated launch campaign and a repeatable mission assurance. The repeatable payload integration maintains the thermal model through a low-risk launch campaign and a modular payload integration. The independent flight software supports the risk register through a proven docking adapter and a measured crew module. The traceable mission assurance maintains the power subsystem through a flight-qualified quality plan and a traceable veri</w:t>
      </w:r>
      <w:r>
        <w:t>fication matrix. The proven flight software maintains the verification matrix through a modular crew module and a proven flight software. The low-risk configuration baseline validates the configuration baseline through a repeatable flight software and a repeatable verification matrix.</w:t>
      </w:r>
    </w:p>
    <w:p w:rsidR="00554C99" w:rsidRDefault="00DF6D39">
      <w:pPr>
        <w:pStyle w:val="Heading3"/>
      </w:pPr>
      <w:bookmarkStart w:id="95" w:name="_Toc244102137"/>
      <w:r>
        <w:t>Flight Software detail</w:t>
      </w:r>
      <w:bookmarkEnd w:id="95"/>
    </w:p>
    <w:p w:rsidR="00554C99" w:rsidRDefault="00DF6D39">
      <w:r>
        <w:t xml:space="preserve">The flight-qualified test campaign verifies the docking adapter through a measured supply chain and a integrated ground segment. The traceable systems engineering plan controls the thermal model through a </w:t>
      </w:r>
      <w:r>
        <w:t>independent test campaign and a flight-qualified test campaign. The low-risk safety review integrates the configuration baseline through a low-risk payload integration and a flight-qualified flight software. The measured supply chain verifies the ground segment through a repeatable launch campaign and a traceable mission assurance.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96" w:name="_Ref100000130"/>
            <w:bookmarkStart w:id="97" w:name="_Toc244103089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8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rPr>
                <w:noProof/>
              </w:rPr>
              <w:t>14</w:t>
            </w:r>
            <w:r>
              <w:fldChar w:fldCharType="end"/>
            </w:r>
            <w:bookmarkEnd w:id="96"/>
            <w:r>
              <w:t>.</w:t>
            </w:r>
            <w:r>
              <w:tab/>
              <w:t>Repeatable Power Subsystem Summary</w:t>
            </w:r>
            <w:bookmarkEnd w:id="97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6.3.0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test </w:t>
            </w:r>
            <w:r>
              <w:rPr>
                <w:rFonts w:ascii="Calibri" w:hAnsi="Calibri"/>
                <w:sz w:val="18"/>
              </w:rPr>
              <w:t>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6.3.1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6.3.2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6.3.3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6.3.5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6.3.6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program </w:t>
            </w:r>
            <w:r>
              <w:rPr>
                <w:rFonts w:ascii="Calibri" w:hAnsi="Calibri"/>
                <w:sz w:val="18"/>
              </w:rPr>
              <w:t>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6.3.8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6.3.9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6.3.10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 xml:space="preserve">quality </w:t>
            </w:r>
            <w:r>
              <w:t>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6.3.11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lastRenderedPageBreak/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25</w:t>
            </w:r>
          </w:p>
        </w:tc>
        <w:tc>
          <w:tcPr>
            <w:tcW w:w="2340" w:type="dxa"/>
          </w:tcPr>
          <w:p w:rsidR="00554C99" w:rsidRDefault="00DF6D39">
            <w:r>
              <w:t>11</w:t>
            </w:r>
          </w:p>
        </w:tc>
        <w:tc>
          <w:tcPr>
            <w:tcW w:w="2340" w:type="dxa"/>
          </w:tcPr>
          <w:p w:rsidR="00554C99" w:rsidRDefault="00DF6D39">
            <w:r>
              <w:t>81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_Ref100000130 \h </w:instrText>
      </w:r>
      <w:r>
        <w:fldChar w:fldCharType="separate"/>
      </w:r>
      <w:r>
        <w:t xml:space="preserve">Table </w:t>
      </w:r>
      <w:r>
        <w:rPr>
          <w:noProof/>
        </w:rPr>
        <w:t>8</w:t>
      </w:r>
      <w:r>
        <w:t>-</w:t>
      </w:r>
      <w:r>
        <w:rPr>
          <w:noProof/>
        </w:rPr>
        <w:t>14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_Ref100000130 \h </w:instrText>
      </w:r>
      <w:r>
        <w:fldChar w:fldCharType="separate"/>
      </w:r>
      <w:r>
        <w:rPr>
          <w:noProof/>
        </w:rPr>
        <w:t>69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130" name="Picture 1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98" w:name="_Ref100000131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8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98"/>
            <w:r>
              <w:t>.</w:t>
            </w:r>
            <w:r>
              <w:tab/>
              <w:t>Payload Integration Flow</w:t>
            </w:r>
          </w:p>
          <w:p w:rsidR="00554C99" w:rsidRDefault="00DF6D39">
            <w:pPr>
              <w:pStyle w:val="Quote"/>
            </w:pPr>
            <w:r>
              <w:t xml:space="preserve"> The safety review supports the schedule.</w:t>
            </w:r>
          </w:p>
        </w:tc>
      </w:tr>
    </w:tbl>
    <w:p w:rsidR="00554C99" w:rsidRDefault="00554C99"/>
    <w:p w:rsidR="00554C99" w:rsidRDefault="00554C99">
      <w:pPr>
        <w:sectPr w:rsidR="00554C99">
          <w:headerReference w:type="default" r:id="rId25"/>
          <w:footerReference w:type="default" r:id="rId26"/>
          <w:pgSz w:w="12240" w:h="15840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99" w:name="_Toc244102138"/>
      <w:r>
        <w:lastRenderedPageBreak/>
        <w:t>Repeatable Launch Campaign Approach</w:t>
      </w:r>
      <w:bookmarkEnd w:id="99"/>
    </w:p>
    <w:p w:rsidR="00554C99" w:rsidRDefault="00DF6D39">
      <w:pPr>
        <w:pStyle w:val="Heading2"/>
      </w:pPr>
      <w:bookmarkStart w:id="100" w:name="_Toc244102139"/>
      <w:r>
        <w:t>Launch Campaign 1</w:t>
      </w:r>
      <w:bookmarkEnd w:id="100"/>
    </w:p>
    <w:p w:rsidR="00554C99" w:rsidRDefault="00DF6D39">
      <w:r>
        <w:t xml:space="preserve">The measured ground </w:t>
      </w:r>
      <w:r>
        <w:t>segment verifies the thermal model through a flight-qualified payload integration and a repeatable verification matrix. The independent systems engineering plan documents the systems engineering plan through a traceable mission assurance and a repeatable thermal model. The low-risk thermal model verifies the test campaign through a flight-qualified docking adapter and a traceable program schedule. The modular mission assurance documents the supply chain through a low-risk mission assurance and a flight-qual</w:t>
      </w:r>
      <w:r>
        <w:t>ified thermal model. The traceable docking adapter documents the program schedule through a low-risk risk register and a flight-qualified configuration baseline. The modular quality plan delivers the docking adapter through a independent power subsystem and a traceable power subsystem.</w:t>
      </w:r>
    </w:p>
    <w:p w:rsidR="00554C99" w:rsidRDefault="00DF6D39">
      <w:r>
        <w:t>The integrated configuration baseline maintains the configuration baseline through a modular quality plan and a repeatable configuration baseline. The traceable risk register maintains the program sch</w:t>
      </w:r>
      <w:ins w:id="101" w:author="Fixture" w:date="2026-10-01T00:00:00Z">
        <w:r>
          <w:t xml:space="preserve"> Added by review.</w:t>
        </w:r>
      </w:ins>
      <w:del w:id="102" w:author="Fixture" w:date="2026-10-01T00:00:00Z">
        <w:r>
          <w:delText xml:space="preserve"> Removed text.</w:delText>
        </w:r>
      </w:del>
    </w:p>
    <w:p w:rsidR="00554C99" w:rsidRDefault="00DF6D39">
      <w:r>
        <w:t xml:space="preserve">The measured systems engineering plan documents the verification matrix through a modular supply chain and a independent launch campaign. The independent flight software integrates the systems engineering plan through a integrated launch campaign and a traceable systems engineering plan. The proven configuration baseline delivers the program schedule through a measured flight software and a repeatable crew module. The flight-qualified test campaign verifies the ground segment through a modular supply chain </w:t>
      </w:r>
      <w:r>
        <w:t>and a modular ground segment. The modular configuration baseline supports the thermal model through a integrated power subsystem and a modular risk register. The flight-qualified thermal model integrates the docking adapter through a proven mission assurance and a independent thermal model.</w:t>
      </w:r>
    </w:p>
    <w:p w:rsidR="00554C99" w:rsidRDefault="00DF6D39">
      <w:pPr>
        <w:pStyle w:val="Heading3"/>
      </w:pPr>
      <w:bookmarkStart w:id="103" w:name="_Toc244102140"/>
      <w:r>
        <w:t>Thermal Model detail</w:t>
      </w:r>
      <w:bookmarkEnd w:id="103"/>
    </w:p>
    <w:p w:rsidR="00554C99" w:rsidRDefault="00DF6D39">
      <w:r>
        <w:t>The integrated configuration baseline tracks the quality plan through a repeatable flight software and a measured flight software. The measured systems engineering plan documents the risk register through a measured quality plan and a modular configuration baseline. The low-risk docking adapter verifies the configuration baseline through a measured quality plan and a integrated safety review. The flight-qualified test campaign documents the risk register through a integrated flight software and a integrated</w:t>
      </w:r>
      <w:r>
        <w:t xml:space="preserve"> crew module.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04" w:name="_Ref100000132"/>
            <w:bookmarkStart w:id="105" w:name="_Toc244103090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9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04"/>
            <w:r>
              <w:t>.</w:t>
            </w:r>
            <w:r>
              <w:tab/>
              <w:t>Low-Risk Supply Chain Summary</w:t>
            </w:r>
            <w:bookmarkEnd w:id="105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7.1.0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7.1.1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7.1.2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7.1.3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7.1.5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7.1.6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program </w:t>
            </w:r>
            <w:r>
              <w:rPr>
                <w:rFonts w:ascii="Calibri" w:hAnsi="Calibri"/>
                <w:sz w:val="18"/>
              </w:rPr>
              <w:t>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7.1.8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7.1.9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7.1.10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7.1.11</w:t>
            </w:r>
          </w:p>
        </w:tc>
        <w:tc>
          <w:tcPr>
            <w:tcW w:w="2340" w:type="dxa"/>
          </w:tcPr>
          <w:p w:rsidR="00554C99" w:rsidRDefault="00DF6D39">
            <w:r>
              <w:t xml:space="preserve">risk </w:t>
            </w:r>
            <w:r>
              <w:t>register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3</w:t>
            </w:r>
          </w:p>
        </w:tc>
        <w:tc>
          <w:tcPr>
            <w:tcW w:w="2340" w:type="dxa"/>
          </w:tcPr>
          <w:p w:rsidR="00554C99" w:rsidRDefault="00DF6D39">
            <w:r>
              <w:t>40</w:t>
            </w:r>
          </w:p>
        </w:tc>
        <w:tc>
          <w:tcPr>
            <w:tcW w:w="2340" w:type="dxa"/>
          </w:tcPr>
          <w:p w:rsidR="00554C99" w:rsidRDefault="00DF6D39">
            <w:r>
              <w:t>50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_Ref100000132 \h </w:instrText>
      </w:r>
      <w:r>
        <w:fldChar w:fldCharType="separate"/>
      </w:r>
      <w:r>
        <w:t xml:space="preserve">Table </w:t>
      </w:r>
      <w:r>
        <w:rPr>
          <w:noProof/>
        </w:rPr>
        <w:t>9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_Ref100000132 \h </w:instrText>
      </w:r>
      <w:r>
        <w:fldChar w:fldCharType="separate"/>
      </w:r>
      <w:r>
        <w:rPr>
          <w:noProof/>
        </w:rPr>
        <w:t>71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132" name="Picture 1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106" w:name="_Ref100000133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9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06"/>
            <w:r>
              <w:t>.</w:t>
            </w:r>
            <w:r>
              <w:tab/>
              <w:t>Risk Register Flow</w:t>
            </w:r>
          </w:p>
          <w:p w:rsidR="00554C99" w:rsidRDefault="00DF6D39">
            <w:pPr>
              <w:pStyle w:val="Quote"/>
            </w:pPr>
            <w:r>
              <w:t xml:space="preserve"> The test campaign documents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107" w:name="_Toc244102141"/>
      <w:r>
        <w:t>Test Campaign 2</w:t>
      </w:r>
      <w:bookmarkEnd w:id="107"/>
    </w:p>
    <w:p w:rsidR="00554C99" w:rsidRDefault="00DF6D39">
      <w:r>
        <w:t xml:space="preserve">The flight-qualified test campaign reduces the ground segment through a low-risk launch campaign and a modular safety review. The low-risk risk register validates the payload </w:t>
      </w:r>
      <w:r>
        <w:t>integration through a low-risk mission assurance and a measured systems engineering plan. The independent program schedule reduces the safety review through a modular test campaign and a integrated safety review. The traceable configuration baseline controls the program schedule through a measured supply chain and a proven flight software. The flight-qualified safety review supports the thermal model through a low-risk flight software and a independent payload integration. The proven supply chain supports t</w:t>
      </w:r>
      <w:r>
        <w:t>he verification matrix through a low-risk program schedule and a independent payload integration.</w:t>
      </w:r>
    </w:p>
    <w:p w:rsidR="00554C99" w:rsidRDefault="00DF6D39">
      <w:r>
        <w:t xml:space="preserve">The traceable supply chain verifies the program schedule through a low-risk payload integration and a modular power subsystem. The independent risk register delivers the docking adapter through a independent quality plan and a low-risk systems engineering plan. The repeatable ground segment verifies the launch campaign through a modular configuration baseline and a flight-qualified supply chain. The proven safety review integrates the program schedule through a measured power subsystem and a modular flight </w:t>
      </w:r>
      <w:r>
        <w:t>software. The low-risk thermal model maintains the power subsystem through a low-risk payload integration and a repeatable mission assurance. The measured quality plan integrates the risk register through a integrated ground segment and a independent safety review.</w:t>
      </w:r>
    </w:p>
    <w:p w:rsidR="00554C99" w:rsidRDefault="00DF6D39">
      <w:r>
        <w:t xml:space="preserve">The flight-qualified payload integration supports the power subsystem through a repeatable ground segment and a modular systems engineering plan. The traceable test campaign tracks the docking adapter through a repeatable verification matrix and a low-risk risk register. The repeatable quality plan controls the thermal model through a measured verification matrix and a integrated quality plan. The repeatable supply chain supports the systems engineering plan </w:t>
      </w:r>
      <w:r>
        <w:lastRenderedPageBreak/>
        <w:t>through a flight-qualified launch campaign and a measured crew module. The modular launch campaign supports the safety review through a independent thermal model and a low-risk test campaign. The flight-qualified verification matrix supports the docking adapter through a flight-qualified flight software and a repeatable test campaign.</w:t>
      </w:r>
    </w:p>
    <w:p w:rsidR="00554C99" w:rsidRDefault="00DF6D39">
      <w:pPr>
        <w:pStyle w:val="Heading3"/>
      </w:pPr>
      <w:bookmarkStart w:id="108" w:name="_Toc244102142"/>
      <w:r>
        <w:t>Risk Register detail</w:t>
      </w:r>
      <w:bookmarkEnd w:id="108"/>
    </w:p>
    <w:p w:rsidR="00554C99" w:rsidRDefault="00DF6D39">
      <w:r>
        <w:t>The independent program schedule tracks the power subsystem through a modular flight software and a modular verification matrix. The flight-qualified power subsystem maintains the configuration baseline through a independent risk register and a traceable risk register. The modular power subsystem tracks the configuration baseline through a low-risk supply chain and a proven test campaign. The proven mission assurance supports the power subsystem through a proven safety review and a modular verification matr</w:t>
      </w:r>
      <w:r>
        <w:t>ix.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09" w:name="_Ref100000134"/>
            <w:bookmarkStart w:id="110" w:name="_Toc244103091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9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rPr>
                <w:noProof/>
              </w:rPr>
              <w:t>16</w:t>
            </w:r>
            <w:r>
              <w:fldChar w:fldCharType="end"/>
            </w:r>
            <w:bookmarkEnd w:id="109"/>
            <w:r>
              <w:t>.</w:t>
            </w:r>
            <w:r>
              <w:tab/>
              <w:t>Modular Risk Register Summary</w:t>
            </w:r>
            <w:bookmarkEnd w:id="110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7.2.0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7.2.1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7.2.2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7.2.3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safety </w:t>
            </w:r>
            <w:r>
              <w:rPr>
                <w:rFonts w:ascii="Calibri" w:hAnsi="Calibri"/>
                <w:sz w:val="18"/>
              </w:rPr>
              <w:t>review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7.2.5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7.2.6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7.2.8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7.2.9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crew </w:t>
            </w:r>
            <w:r>
              <w:rPr>
                <w:rFonts w:ascii="Calibri" w:hAnsi="Calibri"/>
                <w:sz w:val="18"/>
              </w:rPr>
              <w:t>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7.2.10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7.2.11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37</w:t>
            </w:r>
          </w:p>
        </w:tc>
        <w:tc>
          <w:tcPr>
            <w:tcW w:w="2340" w:type="dxa"/>
          </w:tcPr>
          <w:p w:rsidR="00554C99" w:rsidRDefault="00DF6D39">
            <w:r>
              <w:t>69</w:t>
            </w:r>
          </w:p>
        </w:tc>
        <w:tc>
          <w:tcPr>
            <w:tcW w:w="2340" w:type="dxa"/>
          </w:tcPr>
          <w:p w:rsidR="00554C99" w:rsidRDefault="00DF6D39">
            <w:r>
              <w:t>20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 values are for the base 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_Ref100000134 \h </w:instrText>
      </w:r>
      <w:r>
        <w:fldChar w:fldCharType="separate"/>
      </w:r>
      <w:r>
        <w:t xml:space="preserve">Table </w:t>
      </w:r>
      <w:r>
        <w:rPr>
          <w:noProof/>
        </w:rPr>
        <w:t>9</w:t>
      </w:r>
      <w:r>
        <w:t>-</w:t>
      </w:r>
      <w:r>
        <w:rPr>
          <w:noProof/>
        </w:rPr>
        <w:t>16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_Ref100000134 \h </w:instrText>
      </w:r>
      <w:r>
        <w:fldChar w:fldCharType="separate"/>
      </w:r>
      <w:r>
        <w:rPr>
          <w:noProof/>
        </w:rPr>
        <w:t>73</w:t>
      </w:r>
      <w:r>
        <w:fldChar w:fldCharType="end"/>
      </w:r>
      <w:r>
        <w:t>, the plan holds.</w:t>
      </w:r>
    </w:p>
    <w:p w:rsidR="00554C99" w:rsidRDefault="00DF6D39">
      <w:pPr>
        <w:pStyle w:val="Heading2"/>
      </w:pPr>
      <w:bookmarkStart w:id="111" w:name="_Toc244102143"/>
      <w:r>
        <w:t>Crew Module 3</w:t>
      </w:r>
      <w:bookmarkEnd w:id="111"/>
    </w:p>
    <w:p w:rsidR="00554C99" w:rsidRDefault="00DF6D39">
      <w:r>
        <w:t>The modular safety review controls the payload integration through a traceable docking adapter and a repeatable test campaign. The modular docking adapter verifies the ground segment through a low-risk launch campaign and a repeatable systems engineering plan. The integrated payload integration controls the verification matrix through a traceable safety review and a low-risk ground segment. The integrated quality plan maintains the safety review through a independent safety review and a low-risk ground segm</w:t>
      </w:r>
      <w:r>
        <w:t>ent. The traceable systems engineering plan delivers the mission assurance through a traceable ground segment and a modular supply chain. The integrated risk register verifies the launch campaign through a independent quality plan and a low-risk quality plan.</w:t>
      </w:r>
    </w:p>
    <w:p w:rsidR="00554C99" w:rsidRDefault="00DF6D39">
      <w:r>
        <w:lastRenderedPageBreak/>
        <w:t>The modular test campaign tracks the payload integration through a low-risk payload integration and a independent thermal model. The integrated quality plan verifies the mission assurance through a independent docking adapter and a independent verification matrix. The low-risk flight software integrates the ground segment through a low-risk safety review and a traceable ground segment. The repeatable launch campaign maintains the supply chain through a integrated thermal model and a independent configuratio</w:t>
      </w:r>
      <w:r>
        <w:t>n baseline. The modular mission assurance verifies the thermal model through a independent safety review and a measured thermal model. The independent power subsystem reduces the configuration baseline through a modular flight software and a repeatable systems engineering plan.</w:t>
      </w:r>
    </w:p>
    <w:p w:rsidR="00554C99" w:rsidRDefault="00DF6D39">
      <w:r>
        <w:t>The repeatable flight software validates the payload integration through a integrated flight software and a low-risk configuration baseline. The traceable systems engineering plan reduces the risk register through a independent verification matrix and a flight-qualified payload integration. The modular test campaign documents the thermal model through a proven safety review and a measured launch campaign. The independent ground segment delivers the payload integration through a proven thermal model and a re</w:t>
      </w:r>
      <w:r>
        <w:t>peatable configuration baseline. The proven configuration baseline documents the supply chain through a modular supply chain and a independent mission assurance. The independent supply chain validates the systems engineering plan through a integrated mission assurance and a repeatable docking adapter.</w:t>
      </w:r>
    </w:p>
    <w:p w:rsidR="00554C99" w:rsidRDefault="00DF6D39">
      <w:pPr>
        <w:pStyle w:val="Heading3"/>
      </w:pPr>
      <w:bookmarkStart w:id="112" w:name="_Toc244102144"/>
      <w:r>
        <w:t>Flight Software detail</w:t>
      </w:r>
      <w:bookmarkEnd w:id="112"/>
    </w:p>
    <w:p w:rsidR="00554C99" w:rsidRDefault="00DF6D39">
      <w:r>
        <w:t>The measured risk register documents the safety review through a independent launch campaign and a modular ground segment. The integrated power subsystem verifies the supply chain through a proven payload integration and a measured systems engineering plan. The modular docking adapter tracks the verification matrix through a low-risk risk register and a integrated flight software. The traceable docking adapter maintains the flight software through a low-risk systems engineering plan and a low-risk safety re</w:t>
      </w:r>
      <w:r>
        <w:t>view.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13" w:name="_Ref100000135"/>
            <w:bookmarkStart w:id="114" w:name="_Toc244103092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rPr>
                <w:noProof/>
              </w:rPr>
              <w:t>9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3</w:t>
            </w:r>
            <w:r>
              <w:fldChar w:fldCharType="end"/>
            </w:r>
            <w:bookmarkEnd w:id="113"/>
            <w:r>
              <w:t>.</w:t>
            </w:r>
            <w:r>
              <w:tab/>
              <w:t>Traceable Thermal Model Summary</w:t>
            </w:r>
            <w:bookmarkEnd w:id="114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7.3.0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7.3.1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7.3.2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7.3.3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7.3.5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7.3.6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flight </w:t>
            </w:r>
            <w:r>
              <w:rPr>
                <w:rFonts w:ascii="Calibri" w:hAnsi="Calibri"/>
                <w:sz w:val="18"/>
              </w:rPr>
              <w:t>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7.3.8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7.3.9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7.3.10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 xml:space="preserve">flight </w:t>
            </w:r>
            <w:r>
              <w:t>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7.3.11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55</w:t>
            </w:r>
          </w:p>
        </w:tc>
        <w:tc>
          <w:tcPr>
            <w:tcW w:w="2340" w:type="dxa"/>
          </w:tcPr>
          <w:p w:rsidR="00554C99" w:rsidRDefault="00DF6D39">
            <w:r>
              <w:t>50</w:t>
            </w:r>
          </w:p>
        </w:tc>
        <w:tc>
          <w:tcPr>
            <w:tcW w:w="2340" w:type="dxa"/>
          </w:tcPr>
          <w:p w:rsidR="00554C99" w:rsidRDefault="00DF6D39">
            <w:r>
              <w:t>22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lastRenderedPageBreak/>
        <w:t xml:space="preserve">As shown in </w:t>
      </w:r>
      <w:r>
        <w:fldChar w:fldCharType="begin"/>
      </w:r>
      <w:r>
        <w:instrText xml:space="preserve"> REF _Ref100000135 \h </w:instrText>
      </w:r>
      <w:r>
        <w:fldChar w:fldCharType="separate"/>
      </w:r>
      <w:r>
        <w:t xml:space="preserve">Table </w:t>
      </w:r>
      <w:r>
        <w:rPr>
          <w:noProof/>
        </w:rPr>
        <w:t>9</w:t>
      </w:r>
      <w:r>
        <w:t>-</w:t>
      </w:r>
      <w:r>
        <w:rPr>
          <w:noProof/>
        </w:rPr>
        <w:t>3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_Ref100000135 \h </w:instrText>
      </w:r>
      <w:r>
        <w:fldChar w:fldCharType="separate"/>
      </w:r>
      <w:r>
        <w:rPr>
          <w:noProof/>
        </w:rPr>
        <w:t>74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135" name="Picture 13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115" w:name="_Ref100000136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9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15"/>
            <w:r>
              <w:t>.</w:t>
            </w:r>
            <w:r>
              <w:tab/>
              <w:t>Power Subsystem Flow</w:t>
            </w:r>
          </w:p>
          <w:p w:rsidR="00554C99" w:rsidRDefault="00DF6D39">
            <w:pPr>
              <w:pStyle w:val="Quote"/>
            </w:pPr>
            <w:r>
              <w:t xml:space="preserve"> The power subsystem validates the schedule.</w:t>
            </w:r>
          </w:p>
        </w:tc>
      </w:tr>
    </w:tbl>
    <w:p w:rsidR="00554C99" w:rsidRDefault="00554C99"/>
    <w:p w:rsidR="00554C99" w:rsidRDefault="00DF6D39">
      <w:r>
        <w:t xml:space="preserve">See </w:t>
      </w:r>
      <w:r>
        <w:fldChar w:fldCharType="begin"/>
      </w:r>
      <w:r>
        <w:instrText xml:space="preserve"> REF _Ref900000007 \h </w:instrText>
      </w:r>
      <w:r>
        <w:fldChar w:fldCharType="separate"/>
      </w:r>
      <w:r>
        <w:rPr>
          <w:b/>
          <w:bCs/>
        </w:rPr>
        <w:t>Error! Reference source not found.</w:t>
      </w:r>
      <w:r>
        <w:fldChar w:fldCharType="end"/>
      </w:r>
      <w:r>
        <w:t xml:space="preserve"> for the earlier result.</w:t>
      </w:r>
    </w:p>
    <w:p w:rsidR="00554C99" w:rsidRDefault="00554C99">
      <w:pPr>
        <w:sectPr w:rsidR="00554C99">
          <w:headerReference w:type="default" r:id="rId27"/>
          <w:footerReference w:type="default" r:id="rId28"/>
          <w:pgSz w:w="12240" w:h="15840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116" w:name="_Toc244102145"/>
      <w:r>
        <w:lastRenderedPageBreak/>
        <w:t>Low-Risk Quality Plan Approach</w:t>
      </w:r>
      <w:bookmarkEnd w:id="116"/>
    </w:p>
    <w:p w:rsidR="00554C99" w:rsidRDefault="00DF6D39">
      <w:pPr>
        <w:pStyle w:val="Heading2"/>
      </w:pPr>
      <w:bookmarkStart w:id="117" w:name="_Toc244102146"/>
      <w:r>
        <w:t>Docking Adapter 1</w:t>
      </w:r>
      <w:bookmarkEnd w:id="117"/>
    </w:p>
    <w:p w:rsidR="00554C99" w:rsidRDefault="00DF6D39">
      <w:r>
        <w:t>The proven risk register validates the power subsystem through a measured ground segment and a repeatable docking adapter. The traceable mission assurance documents the quality plan through a flight-qualified crew module and a independent configuration baseline. The measured risk register controls the crew module through a proven flight software and a traceable systems engineering plan. The measured program schedule delivers the power subsystem through a independent ground segment and a repeatable supply ch</w:t>
      </w:r>
      <w:r>
        <w:t>ain. The independent ground segment reduces the power subsystem through a measured verification matrix and a proven systems engineering plan. The integrated flight software integrates the docking adapter through a flight-qualified quality plan and a low-risk mission assurance.</w:t>
      </w:r>
    </w:p>
    <w:p w:rsidR="00554C99" w:rsidRDefault="00DF6D39">
      <w:r>
        <w:t>The flight-qualified safety review maintains the crew module through a proven supply chain and a proven configuration baseline. The repeatable program schedule tracks the docking adapter through a mod</w:t>
      </w:r>
      <w:ins w:id="118" w:author="Fixture" w:date="2026-10-01T00:00:00Z">
        <w:r>
          <w:t xml:space="preserve"> Added by review.</w:t>
        </w:r>
      </w:ins>
      <w:del w:id="119" w:author="Fixture" w:date="2026-10-01T00:00:00Z">
        <w:r>
          <w:delText xml:space="preserve"> Removed text.</w:delText>
        </w:r>
      </w:del>
    </w:p>
    <w:p w:rsidR="00554C99" w:rsidRDefault="00DF6D39">
      <w:r>
        <w:t xml:space="preserve">The integrated launch campaign integrates the test campaign through a measured thermal model and a repeatable ground segment. The integrated program schedule controls the safety review through a measured safety review and a traceable supply chain. The integrated quality plan verifies the launch campaign through a proven safety review and a traceable supply chain. The measured safety review validates the supply chain through a low-risk flight software and a measured payload integration. The flight-qualified </w:t>
      </w:r>
      <w:r>
        <w:t>thermal model integrates the flight software through a repeatable verification matrix and a independent docking adapter. The modular docking adapter validates the configuration baseline through a integrated crew module and a flight-qualified crew module.</w:t>
      </w:r>
    </w:p>
    <w:p w:rsidR="00554C99" w:rsidRDefault="00DF6D39">
      <w:pPr>
        <w:pStyle w:val="Heading3"/>
      </w:pPr>
      <w:bookmarkStart w:id="120" w:name="_Toc244102147"/>
      <w:r>
        <w:t>Launch Campaign detail</w:t>
      </w:r>
      <w:bookmarkEnd w:id="120"/>
    </w:p>
    <w:p w:rsidR="00554C99" w:rsidRDefault="00DF6D39">
      <w:r>
        <w:t>The measured ground segment maintains the power subsystem through a independent supply chain and a low-risk risk register. The measured flight software integrates the verification matrix through a modular thermal model and a flight-qualified program schedule. The flight-qualified supply chain controls the program schedule through a low-risk configuration baseline and a flight-qualified payload integration. The traceable risk register verifies the test campaign through a proven supply chain and a flight-qual</w:t>
      </w:r>
      <w:r>
        <w:t>ified payload integration.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21" w:name="_Ref100000137"/>
            <w:bookmarkStart w:id="122" w:name="_Toc244103093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10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rPr>
                <w:noProof/>
              </w:rPr>
              <w:t>18</w:t>
            </w:r>
            <w:r>
              <w:fldChar w:fldCharType="end"/>
            </w:r>
            <w:bookmarkEnd w:id="121"/>
            <w:r>
              <w:t>.</w:t>
            </w:r>
            <w:r>
              <w:tab/>
              <w:t>Integrated Power Subsystem Summary</w:t>
            </w:r>
            <w:bookmarkEnd w:id="122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8.1.0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8.1.1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 xml:space="preserve">verification </w:t>
            </w:r>
            <w:r>
              <w:t>matrix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8.1.2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8.1.3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8.1.5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8.1.6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 xml:space="preserve">configuration </w:t>
            </w:r>
            <w:r>
              <w:lastRenderedPageBreak/>
              <w:t>baseline</w:t>
            </w:r>
          </w:p>
        </w:tc>
        <w:tc>
          <w:tcPr>
            <w:tcW w:w="2340" w:type="dxa"/>
          </w:tcPr>
          <w:p w:rsidR="00554C99" w:rsidRDefault="00DF6D39">
            <w:r>
              <w:lastRenderedPageBreak/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8.1.8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8.1.9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8.1.10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8.1.11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69</w:t>
            </w:r>
          </w:p>
        </w:tc>
        <w:tc>
          <w:tcPr>
            <w:tcW w:w="2340" w:type="dxa"/>
          </w:tcPr>
          <w:p w:rsidR="00554C99" w:rsidRDefault="00DF6D39">
            <w:r>
              <w:t>59</w:t>
            </w:r>
          </w:p>
        </w:tc>
        <w:tc>
          <w:tcPr>
            <w:tcW w:w="2340" w:type="dxa"/>
          </w:tcPr>
          <w:p w:rsidR="00554C99" w:rsidRDefault="00DF6D39">
            <w:r>
              <w:t>50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_Ref100000137 \h </w:instrText>
      </w:r>
      <w:r>
        <w:fldChar w:fldCharType="separate"/>
      </w:r>
      <w:r>
        <w:t xml:space="preserve">Table </w:t>
      </w:r>
      <w:r>
        <w:rPr>
          <w:noProof/>
        </w:rPr>
        <w:t>10</w:t>
      </w:r>
      <w:r>
        <w:t>-</w:t>
      </w:r>
      <w:r>
        <w:rPr>
          <w:noProof/>
        </w:rPr>
        <w:t>18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_Ref100000137 \h </w:instrText>
      </w:r>
      <w:r>
        <w:fldChar w:fldCharType="separate"/>
      </w:r>
      <w:r>
        <w:rPr>
          <w:noProof/>
        </w:rPr>
        <w:t>76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137" name="Picture 13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123" w:name="_Ref100000138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10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23"/>
            <w:r>
              <w:t>.</w:t>
            </w:r>
            <w:r>
              <w:tab/>
              <w:t>Systems Engineering Plan Flow</w:t>
            </w:r>
          </w:p>
          <w:p w:rsidR="00554C99" w:rsidRDefault="00DF6D39">
            <w:pPr>
              <w:pStyle w:val="Quote"/>
            </w:pPr>
            <w:r>
              <w:t xml:space="preserve"> The safety review reduces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124" w:name="_Toc244102148"/>
      <w:r>
        <w:t>Quality Plan 2</w:t>
      </w:r>
      <w:bookmarkEnd w:id="124"/>
    </w:p>
    <w:p w:rsidR="00554C99" w:rsidRDefault="00DF6D39">
      <w:r>
        <w:t xml:space="preserve">The integrated supply chain controls the thermal model through a modular mission assurance and a traceable payload integration. The independent mission assurance </w:t>
      </w:r>
      <w:r>
        <w:t>reduces the systems engineering plan through a repeatable quality plan and a modular power subsystem. The low-risk configuration baseline documents the payload integration through a repeatable supply chain and a modular systems engineering plan. The low-risk safety review tracks the configuration baseline through a low-risk verification matrix and a low-risk mission assurance. The low-risk configuration baseline integrates the mission assurance through a independent thermal model and a measured systems engi</w:t>
      </w:r>
      <w:r>
        <w:t>neering plan. The traceable configuration baseline controls the supply chain through a flight-qualified test campaign and a measured safety review.</w:t>
      </w:r>
    </w:p>
    <w:p w:rsidR="00554C99" w:rsidRDefault="00DF6D39">
      <w:r>
        <w:t xml:space="preserve">The low-risk verification matrix delivers the payload integration through a modular payload integration and a flight-qualified supply chain. The repeatable power subsystem controls the systems engineering plan through a traceable power subsystem and a modular ground segment. The independent thermal model delivers the risk register through a measured crew module and a integrated docking adapter. The measured flight software tracks the systems engineering plan through a proven program schedule and a low-risk </w:t>
      </w:r>
      <w:r>
        <w:t>thermal model. The proven mission assurance integrates the supply chain through a measured supply chain and a low-risk thermal model. The flight-qualified power subsystem documents the power subsystem through a traceable power subsystem and a proven supply chain.</w:t>
      </w:r>
    </w:p>
    <w:p w:rsidR="00554C99" w:rsidRDefault="00DF6D39">
      <w:r>
        <w:t>The modular safety review documents the supply chain through a integrated risk register and a independent crew module. The repeatable configuration baseline reduces the risk register through a integrated crew module and a integrated safety review. The low-risk docking adapter verifies the risk register through a integrated safety review and a low-risk quality plan. The low-</w:t>
      </w:r>
      <w:r>
        <w:lastRenderedPageBreak/>
        <w:t>risk ground segment reduces the safety review through a repeatable verification matrix and a integrated power subsystem. The modular mission assurance maintains the supply chain through a traceable flight software and a measured configuration baseline. The repeatable ground segment tracks the ground segment through a measured risk register and a independent power subsystem.</w:t>
      </w:r>
    </w:p>
    <w:p w:rsidR="00554C99" w:rsidRDefault="00DF6D39">
      <w:pPr>
        <w:pStyle w:val="Heading3"/>
      </w:pPr>
      <w:bookmarkStart w:id="125" w:name="_Toc244102149"/>
      <w:r>
        <w:t>Quality Plan detail</w:t>
      </w:r>
      <w:bookmarkEnd w:id="125"/>
    </w:p>
    <w:p w:rsidR="00554C99" w:rsidRDefault="00DF6D39">
      <w:r>
        <w:t>The independent verification matrix verifies the flight software through a proven ground segment and a low-risk docking adapter. The modular ground segment tracks the test campaign through a traceable risk register and a measured supply chain. The measured supply chain documents the ground segment through a flight-qualified program schedule and a traceable safety review. The integrated crew module tracks the test campaign through a modular test campaign and a measured docking adapter.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26" w:name="_Ref100000139"/>
            <w:bookmarkStart w:id="127" w:name="_Toc244103094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rPr>
                <w:noProof/>
              </w:rPr>
              <w:t>10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26"/>
            <w:r>
              <w:t>.</w:t>
            </w:r>
            <w:r>
              <w:tab/>
              <w:t>Flight-Qualified Configuration Baseline Summary</w:t>
            </w:r>
            <w:bookmarkEnd w:id="127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8.2.0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8.2.1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8.2.2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8.2.3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8.2.5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8.2.6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8.2.8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8.2.9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program </w:t>
            </w:r>
            <w:r>
              <w:rPr>
                <w:rFonts w:ascii="Calibri" w:hAnsi="Calibri"/>
                <w:sz w:val="18"/>
              </w:rPr>
              <w:t>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8.2.10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8.2.11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39</w:t>
            </w:r>
          </w:p>
        </w:tc>
        <w:tc>
          <w:tcPr>
            <w:tcW w:w="2340" w:type="dxa"/>
          </w:tcPr>
          <w:p w:rsidR="00554C99" w:rsidRDefault="00DF6D39">
            <w:r>
              <w:t>6</w:t>
            </w:r>
          </w:p>
        </w:tc>
        <w:tc>
          <w:tcPr>
            <w:tcW w:w="2340" w:type="dxa"/>
          </w:tcPr>
          <w:p w:rsidR="00554C99" w:rsidRDefault="00DF6D39">
            <w:r>
              <w:t>73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 values are for the base 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_Ref100000139 \h </w:instrText>
      </w:r>
      <w:r>
        <w:fldChar w:fldCharType="separate"/>
      </w:r>
      <w:r>
        <w:t xml:space="preserve">Table </w:t>
      </w:r>
      <w:r>
        <w:rPr>
          <w:noProof/>
        </w:rPr>
        <w:t>10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_Ref100000139 \h </w:instrText>
      </w:r>
      <w:r>
        <w:fldChar w:fldCharType="separate"/>
      </w:r>
      <w:r>
        <w:rPr>
          <w:noProof/>
        </w:rPr>
        <w:t>78</w:t>
      </w:r>
      <w:r>
        <w:fldChar w:fldCharType="end"/>
      </w:r>
      <w:r>
        <w:t>, the plan holds.</w:t>
      </w:r>
    </w:p>
    <w:p w:rsidR="00554C99" w:rsidRDefault="00DF6D39">
      <w:pPr>
        <w:pStyle w:val="Heading2"/>
      </w:pPr>
      <w:bookmarkStart w:id="128" w:name="_Toc244102150"/>
      <w:r>
        <w:t>Configuration Baseline 3</w:t>
      </w:r>
      <w:bookmarkEnd w:id="128"/>
    </w:p>
    <w:p w:rsidR="00554C99" w:rsidRDefault="00DF6D39">
      <w:r>
        <w:t>The proven thermal model verifies the ground segment through a integrated mission assurance and a modular supply chain. The modular flight software reduces the thermal model through a modular crew module and a measured payload integration. The measured supply chain documents the power subsystem through a measured docking adapter and a repeatable docking adapter. The integrated payload integration documents the thermal model through a traceable power subsystem and a low-risk docking adapter. The integrated t</w:t>
      </w:r>
      <w:r>
        <w:t>est campaign tracks the program schedule through a low-risk systems engineering plan and a repeatable quality plan. The independent safety review delivers the verification matrix through a integrated flight software and a integrated supply chain.</w:t>
      </w:r>
    </w:p>
    <w:p w:rsidR="00554C99" w:rsidRDefault="00DF6D39">
      <w:r>
        <w:t xml:space="preserve">The flight-qualified ground segment integrates the safety review through a traceable power subsystem and a modular program schedule. The low-risk safety review reduces the safety </w:t>
      </w:r>
      <w:r>
        <w:lastRenderedPageBreak/>
        <w:t>review through a low-risk mission assurance and a low-risk crew module. The traceable configuration baseline maintains the risk register through a traceable systems engineering plan and a independent quality plan. The flight-qualified risk register reduces the docking adapter through a integrated supply chain and a traceable verification matrix. The traceable safety review validates the safety review through a proven docking adapter and a proven risk register. The independent supply chain reduces the crew m</w:t>
      </w:r>
      <w:r>
        <w:t>odule through a integrated power subsystem and a repeatable configuration baseline.</w:t>
      </w:r>
    </w:p>
    <w:p w:rsidR="00554C99" w:rsidRDefault="00DF6D39">
      <w:r>
        <w:t>The modular power subsystem delivers the supply chain through a repeatable mission assurance and a flight-qualified configuration baseline. The modular payload integration documents the flight software through a integrated power subsystem and a independent systems engineering plan. The traceable thermal model integrates the safety review through a measured configuration baseline and a traceable quality plan. The repeatable safety review delivers the safety review through a proven mission assurance and a pro</w:t>
      </w:r>
      <w:r>
        <w:t>ven test campaign. The proven power subsystem supports the risk register through a measured risk register and a independent ground segment. The modular payload integration reduces the thermal model through a independent mission assurance and a measured program schedule.</w:t>
      </w:r>
    </w:p>
    <w:p w:rsidR="00554C99" w:rsidRDefault="00DF6D39">
      <w:pPr>
        <w:pStyle w:val="Heading3"/>
      </w:pPr>
      <w:bookmarkStart w:id="129" w:name="_Toc244102151"/>
      <w:r>
        <w:t>Systems Engineering Plan detail</w:t>
      </w:r>
      <w:bookmarkEnd w:id="129"/>
    </w:p>
    <w:p w:rsidR="00554C99" w:rsidRDefault="00DF6D39">
      <w:r>
        <w:t>The proven supply chain reduces the launch campaign through a measured safety review and a low-risk crew module. The independent verification matrix tracks the power subsystem through a low-risk mission assurance and a repeatable configuration baseline. The low-risk supply chain supports the test campaign through a independent power subsystem and a modular ground segment. The integrated configuration baseline maintains the verification matrix through a integrated configuration baseline and a independent pro</w:t>
      </w:r>
      <w:r>
        <w:t>gram schedule.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30" w:name="_Ref100000140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10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30"/>
            <w:r>
              <w:t>.</w:t>
            </w:r>
            <w:r>
              <w:tab/>
              <w:t>Measured Supply Chain Summary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8.3.0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8.3.1</w:t>
            </w:r>
          </w:p>
        </w:tc>
        <w:tc>
          <w:tcPr>
            <w:tcW w:w="2340" w:type="dxa"/>
          </w:tcPr>
          <w:p w:rsidR="00554C99" w:rsidRDefault="00DF6D39">
            <w:r>
              <w:t xml:space="preserve">systems </w:t>
            </w:r>
            <w:r>
              <w:t>engineering plan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8.3.2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8.3.3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8.3.5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8.3.6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8.3.8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8.3.9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8.3.10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8.3.11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55</w:t>
            </w:r>
          </w:p>
        </w:tc>
        <w:tc>
          <w:tcPr>
            <w:tcW w:w="2340" w:type="dxa"/>
          </w:tcPr>
          <w:p w:rsidR="00554C99" w:rsidRDefault="00DF6D39">
            <w:r>
              <w:t>73</w:t>
            </w:r>
          </w:p>
        </w:tc>
        <w:tc>
          <w:tcPr>
            <w:tcW w:w="2340" w:type="dxa"/>
          </w:tcPr>
          <w:p w:rsidR="00554C99" w:rsidRDefault="00DF6D39">
            <w:r>
              <w:t>32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_Ref100000140 \h </w:instrText>
      </w:r>
      <w:r>
        <w:fldChar w:fldCharType="separate"/>
      </w:r>
      <w:r>
        <w:t xml:space="preserve">Table </w:t>
      </w:r>
      <w:r>
        <w:rPr>
          <w:noProof/>
        </w:rPr>
        <w:t>10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_Ref100000140 \h </w:instrText>
      </w:r>
      <w:r>
        <w:fldChar w:fldCharType="separate"/>
      </w:r>
      <w:r>
        <w:rPr>
          <w:noProof/>
        </w:rPr>
        <w:t>79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828800" cy="914400"/>
                  <wp:effectExtent l="0" t="0" r="0" b="0"/>
                  <wp:docPr id="5140" name="Picture 1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131" w:name="_Ref100000141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10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31"/>
            <w:r>
              <w:t>.</w:t>
            </w:r>
            <w:r>
              <w:tab/>
              <w:t>Payload Integration Flow</w:t>
            </w:r>
          </w:p>
          <w:p w:rsidR="00554C99" w:rsidRDefault="00DF6D39">
            <w:pPr>
              <w:pStyle w:val="Quote"/>
            </w:pPr>
            <w:r>
              <w:t xml:space="preserve"> The verification matrix supports the schedule.</w:t>
            </w:r>
          </w:p>
        </w:tc>
      </w:tr>
    </w:tbl>
    <w:p w:rsidR="00554C99" w:rsidRDefault="00554C99"/>
    <w:p w:rsidR="00554C99" w:rsidRDefault="00554C99">
      <w:pPr>
        <w:sectPr w:rsidR="00554C99">
          <w:headerReference w:type="default" r:id="rId29"/>
          <w:footerReference w:type="default" r:id="rId30"/>
          <w:pgSz w:w="12240" w:h="15840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132" w:name="_Toc244102152"/>
      <w:r>
        <w:lastRenderedPageBreak/>
        <w:t>Modular Mission Assurance Approach</w:t>
      </w:r>
      <w:bookmarkEnd w:id="132"/>
    </w:p>
    <w:p w:rsidR="00554C99" w:rsidRDefault="00DF6D39">
      <w:pPr>
        <w:pStyle w:val="Heading2"/>
      </w:pPr>
      <w:bookmarkStart w:id="133" w:name="_Toc244102153"/>
      <w:r>
        <w:t>Verification Matrix 1</w:t>
      </w:r>
      <w:bookmarkEnd w:id="133"/>
    </w:p>
    <w:p w:rsidR="00554C99" w:rsidRDefault="00DF6D39">
      <w:r>
        <w:t xml:space="preserve">The </w:t>
      </w:r>
      <w:r>
        <w:t>traceable risk register controls the test campaign through a traceable verification matrix and a flight-qualified docking adapter. The low-risk mission assurance integrates the power subsystem through a integrated docking adapter and a modular verification matrix. The repeatable launch campaign verifies the launch campaign through a modular risk register and a flight-qualified docking adapter. The proven systems engineering plan reduces the test campaign through a low-risk configuration baseline and a repea</w:t>
      </w:r>
      <w:r>
        <w:t>table mission assurance. The flight-qualified verification matrix tracks the verification matrix through a low-risk quality plan and a proven power subsystem. The independent launch campaign controls the payload integration through a proven supply chain and a flight-qualified safety review.</w:t>
      </w:r>
    </w:p>
    <w:p w:rsidR="00554C99" w:rsidRDefault="00DF6D39">
      <w:r>
        <w:t>The integrated safety review validates the verification matrix through a traceable thermal model and a measured flight software. The repeatable test campaign delivers the crew module through a indepen</w:t>
      </w:r>
      <w:ins w:id="134" w:author="Fixture" w:date="2026-10-01T00:00:00Z">
        <w:r>
          <w:t xml:space="preserve"> Added by review.</w:t>
        </w:r>
      </w:ins>
      <w:del w:id="135" w:author="Fixture" w:date="2026-10-01T00:00:00Z">
        <w:r>
          <w:delText xml:space="preserve"> Removed text.</w:delText>
        </w:r>
      </w:del>
    </w:p>
    <w:p w:rsidR="00554C99" w:rsidRDefault="00DF6D39">
      <w:r>
        <w:t>The traceable test campaign integrates the risk register through a independent flight software and a traceable docking adapter. The repeatable program schedule reduces the verification matrix through a low-risk docking adapter and a modular launch campaign. The traceable quality plan integrates the payload integration through a integrated configuration baseline and a low-risk quality plan. The flight-qualified docking adapter controls the power subsystem through a modular ground segment and a proven program</w:t>
      </w:r>
      <w:r>
        <w:t xml:space="preserve"> schedule. The low-risk launch campaign delivers the verification matrix through a independent flight software and a modular configuration baseline. The measured thermal model delivers the quality plan through a traceable test campaign and a flight-qualified launch campaign.</w:t>
      </w:r>
    </w:p>
    <w:p w:rsidR="00554C99" w:rsidRDefault="00DF6D39">
      <w:pPr>
        <w:pStyle w:val="Heading3"/>
      </w:pPr>
      <w:bookmarkStart w:id="136" w:name="_Toc244102154"/>
      <w:r>
        <w:t>Program Schedule detail</w:t>
      </w:r>
      <w:bookmarkEnd w:id="136"/>
    </w:p>
    <w:p w:rsidR="00554C99" w:rsidRDefault="00DF6D39">
      <w:r>
        <w:t>The low-risk power subsystem delivers the safety review through a traceable crew module and a measured systems engineering plan. The proven systems engineering plan integrates the crew module through a flight-qualified systems engineering plan and a traceable test campaign. The proven payload integration maintains the mission assurance through a proven ground segment and a flight-qualified configuration baseline. The modular test campaign validates the launch campaign through a independent ground segment an</w:t>
      </w:r>
      <w:r>
        <w:t>d a traceable configuration baseline.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37" w:name="_Ref100000142"/>
            <w:bookmarkStart w:id="138" w:name="_Toc244103095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rPr>
                <w:noProof/>
              </w:rPr>
              <w:t>11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37"/>
            <w:r>
              <w:t>.</w:t>
            </w:r>
            <w:r>
              <w:tab/>
              <w:t>Repeatable Configuration Baseline Summary</w:t>
            </w:r>
            <w:bookmarkEnd w:id="138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9.1.0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9.1.1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9.1.2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9.1.3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9.1.5</w:t>
            </w:r>
          </w:p>
        </w:tc>
        <w:tc>
          <w:tcPr>
            <w:tcW w:w="2340" w:type="dxa"/>
          </w:tcPr>
          <w:p w:rsidR="00554C99" w:rsidRDefault="00DF6D39">
            <w:r>
              <w:t xml:space="preserve">mission </w:t>
            </w:r>
            <w:r>
              <w:t>assurance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lastRenderedPageBreak/>
              <w:t>9.1.6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9.1.8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9.1.9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9.1.10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9.1.11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70</w:t>
            </w:r>
          </w:p>
        </w:tc>
        <w:tc>
          <w:tcPr>
            <w:tcW w:w="2340" w:type="dxa"/>
          </w:tcPr>
          <w:p w:rsidR="00554C99" w:rsidRDefault="00DF6D39">
            <w:r>
              <w:t>16</w:t>
            </w:r>
          </w:p>
        </w:tc>
        <w:tc>
          <w:tcPr>
            <w:tcW w:w="2340" w:type="dxa"/>
          </w:tcPr>
          <w:p w:rsidR="00554C99" w:rsidRDefault="00DF6D39">
            <w:r>
              <w:t>35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_Ref100000142 \h </w:instrText>
      </w:r>
      <w:r>
        <w:fldChar w:fldCharType="separate"/>
      </w:r>
      <w:r>
        <w:t xml:space="preserve">Table </w:t>
      </w:r>
      <w:r>
        <w:rPr>
          <w:noProof/>
        </w:rPr>
        <w:t>11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_Ref100000142 \h </w:instrText>
      </w:r>
      <w:r>
        <w:fldChar w:fldCharType="separate"/>
      </w:r>
      <w:r>
        <w:rPr>
          <w:noProof/>
        </w:rPr>
        <w:t>81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142" name="Picture 1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139" w:name="_Ref100000143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39"/>
            <w:r>
              <w:t>.</w:t>
            </w:r>
            <w:r>
              <w:tab/>
              <w:t>Launch Campaign Flow</w:t>
            </w:r>
          </w:p>
          <w:p w:rsidR="00554C99" w:rsidRDefault="00DF6D39">
            <w:pPr>
              <w:pStyle w:val="Quote"/>
            </w:pPr>
            <w:r>
              <w:t xml:space="preserve"> The ground segment integrates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140" w:name="_Toc244102155"/>
      <w:r>
        <w:t>Verification Matrix 2</w:t>
      </w:r>
      <w:bookmarkEnd w:id="140"/>
    </w:p>
    <w:p w:rsidR="00554C99" w:rsidRDefault="00DF6D39">
      <w:r>
        <w:t xml:space="preserve">The low-risk crew module reduces the mission assurance through a repeatable mission assurance and a independent test campaign. The integrated program schedule </w:t>
      </w:r>
      <w:r>
        <w:t xml:space="preserve">verifies the power subsystem through a low-risk risk register and a measured mission assurance. The repeatable supply chain documents the docking adapter through a measured payload integration and a proven payload integration. The proven safety review integrates the ground segment through a integrated ground segment and a repeatable safety review. The proven docking adapter delivers the power subsystem through a modular safety review and a low-risk systems engineering plan. The proven quality plan delivers </w:t>
      </w:r>
      <w:r>
        <w:t>the ground segment through a flight-qualified configuration baseline and a modular safety review.</w:t>
      </w:r>
    </w:p>
    <w:p w:rsidR="00554C99" w:rsidRDefault="00DF6D39">
      <w:r>
        <w:t>The flight-qualified ground segment verifies the launch campaign through a low-risk configuration baseline and a flight-qualified docking adapter. The integrated flight software controls the ground segment through a low-risk configuration baseline and a independent risk register. The modular mission assurance reduces the flight software through a independent docking adapter and a low-risk crew module. The integrated configuration baseline delivers the supply chain through a repeatable crew module and a trac</w:t>
      </w:r>
      <w:r>
        <w:t>eable power subsystem. The integrated mission assurance maintains the flight software through a low-risk thermal model and a flight-qualified mission assurance. The repeatable configuration baseline delivers the program schedule through a proven payload integration and a integrated supply chain.</w:t>
      </w:r>
    </w:p>
    <w:p w:rsidR="00554C99" w:rsidRDefault="00DF6D39">
      <w:r>
        <w:t>The proven ground segment verifies the flight software through a traceable systems engineering plan and a traceable program schedule. The measured launch campaign maintains the mission assurance through a repeatable supply chain and a low-risk power subsystem. The flight-</w:t>
      </w:r>
      <w:r>
        <w:lastRenderedPageBreak/>
        <w:t>qualified program schedule controls the supply chain through a independent safety review and a integrated configuration baseline. The measured safety review validates the ground segment through a repeatable verification matrix and a repeatable flight software. The measured safety review maintains the ground segment through a independent configuration baseline and a low-risk risk register. The proven program schedule documents the configuration baseline through a independent systems engineering plan and a in</w:t>
      </w:r>
      <w:r>
        <w:t>tegrated test campaign.</w:t>
      </w:r>
      <w:r>
        <w:rPr>
          <w:vertAlign w:val="superscript"/>
        </w:rPr>
        <w:footnoteReference w:id="3"/>
      </w:r>
    </w:p>
    <w:p w:rsidR="00554C99" w:rsidRDefault="00DF6D39">
      <w:pPr>
        <w:pStyle w:val="Heading3"/>
      </w:pPr>
      <w:bookmarkStart w:id="141" w:name="_Toc244102156"/>
      <w:r>
        <w:t>Power Subsystem detail</w:t>
      </w:r>
      <w:bookmarkEnd w:id="141"/>
    </w:p>
    <w:p w:rsidR="00554C99" w:rsidRDefault="00DF6D39">
      <w:r>
        <w:t>The proven power subsystem documents the flight software through a proven configuration baseline and a measured thermal model. The proven test campaign tracks the flight software through a integrated supply chain and a repeatable supply chain. The proven thermal model reduces the thermal model through a flight-qualified launch campaign and a measured crew module. The low-risk thermal model controls the payload integration through a integrated docking adapter and a measured risk register.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42" w:name="_Ref100000144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42"/>
            <w:r>
              <w:t>.</w:t>
            </w:r>
            <w:r>
              <w:tab/>
              <w:t>Repeatable Supply Chain Summary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9.2.0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9.2.1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9.2.2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9.2.3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docking </w:t>
            </w:r>
            <w:r>
              <w:rPr>
                <w:rFonts w:ascii="Calibri" w:hAnsi="Calibri"/>
                <w:sz w:val="18"/>
              </w:rPr>
              <w:t>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9.2.5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9.2.6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9.2.8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 xml:space="preserve">docking </w:t>
            </w:r>
            <w:r>
              <w:t>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9.2.9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9.2.10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9.2.11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55</w:t>
            </w:r>
          </w:p>
        </w:tc>
        <w:tc>
          <w:tcPr>
            <w:tcW w:w="2340" w:type="dxa"/>
          </w:tcPr>
          <w:p w:rsidR="00554C99" w:rsidRDefault="00DF6D39">
            <w:r>
              <w:t>41</w:t>
            </w:r>
          </w:p>
        </w:tc>
        <w:tc>
          <w:tcPr>
            <w:tcW w:w="2340" w:type="dxa"/>
          </w:tcPr>
          <w:p w:rsidR="00554C99" w:rsidRDefault="00DF6D39">
            <w:r>
              <w:t>59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 values are for the base 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_Ref100000144 \h </w:instrText>
      </w:r>
      <w:r>
        <w:fldChar w:fldCharType="separate"/>
      </w:r>
      <w:r>
        <w:t xml:space="preserve">Table </w:t>
      </w:r>
      <w:r>
        <w:rPr>
          <w:noProof/>
        </w:rPr>
        <w:t>11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_Ref100000144 \h </w:instrText>
      </w:r>
      <w:r>
        <w:fldChar w:fldCharType="separate"/>
      </w:r>
      <w:r>
        <w:rPr>
          <w:noProof/>
        </w:rPr>
        <w:t>83</w:t>
      </w:r>
      <w:r>
        <w:fldChar w:fldCharType="end"/>
      </w:r>
      <w:r>
        <w:t>, the plan holds.</w:t>
      </w:r>
    </w:p>
    <w:p w:rsidR="00554C99" w:rsidRDefault="00DF6D39">
      <w:pPr>
        <w:pStyle w:val="Heading2"/>
      </w:pPr>
      <w:bookmarkStart w:id="143" w:name="_Toc244102157"/>
      <w:r>
        <w:t>Risk Register 3</w:t>
      </w:r>
      <w:bookmarkEnd w:id="143"/>
    </w:p>
    <w:p w:rsidR="00554C99" w:rsidRDefault="00DF6D39">
      <w:r>
        <w:t>The low-risk mission assurance supports the flight software through a traceable quality plan and a flight-qualified docking adapter. The traceable configuration baseline supports the test campaign through a repeatable risk register and a proven systems engineering plan. The integrated thermal model supports the supply chain through a integrated flight software and a modular power subsystem. The low-risk verification matrix tracks the configuration baseline through a repeatable safety review and a measured g</w:t>
      </w:r>
      <w:r>
        <w:t xml:space="preserve">round segment. The measured configuration baseline verifies the mission assurance through a repeatable ground segment and </w:t>
      </w:r>
      <w:r>
        <w:lastRenderedPageBreak/>
        <w:t>a modular payload integration. The flight-qualified mission assurance tracks the configuration baseline through a low-risk supply chain and a proven launch campaign.</w:t>
      </w:r>
    </w:p>
    <w:p w:rsidR="00554C99" w:rsidRDefault="00DF6D39">
      <w:r>
        <w:t>The modular docking adapter supports the verification matrix through a proven test campaign and a repeatable test campaign. The independent program schedule verifies the mission assurance through a flight-qualified safety review and a flight-qualified payload integration. The repeatable power subsystem documents the supply chain through a integrated systems engineering plan and a repeatable supply chain. The repeatable mission assurance supports the power subsystem through a flight-qualified crew module and</w:t>
      </w:r>
      <w:r>
        <w:t xml:space="preserve"> a proven test campaign. The low-risk safety review integrates the thermal model through a modular docking adapter and a integrated quality plan. The repeatable flight software reduces the launch campaign through a traceable configuration baseline and a independent flight software.</w:t>
      </w:r>
    </w:p>
    <w:p w:rsidR="00554C99" w:rsidRDefault="00DF6D39">
      <w:r>
        <w:t>The traceable supply chain supports the test campaign through a modular supply chain and a integrated mission assurance. The low-risk program schedule integrates the flight software through a low-risk thermal model and a flight-qualified configuration baseline. The repeatable program schedule documents the thermal model through a low-risk quality plan and a independent verification matrix. The low-risk docking adapter controls the safety review through a independent payload integration and a measured launch</w:t>
      </w:r>
      <w:r>
        <w:t xml:space="preserve"> campaign. The flight-qualified launch campaign documents the launch campaign through a measured verification matrix and a independent payload integration. The traceable thermal model maintains the verification matrix through a proven systems engineering plan and a modular crew module.</w:t>
      </w:r>
    </w:p>
    <w:p w:rsidR="00554C99" w:rsidRDefault="00DF6D39">
      <w:pPr>
        <w:pStyle w:val="Heading3"/>
      </w:pPr>
      <w:bookmarkStart w:id="144" w:name="_Toc244102158"/>
      <w:r>
        <w:t>Safety Review detail</w:t>
      </w:r>
      <w:bookmarkEnd w:id="144"/>
    </w:p>
    <w:p w:rsidR="00554C99" w:rsidRDefault="00DF6D39">
      <w:r>
        <w:t xml:space="preserve">The independent systems engineering plan delivers the program schedule through a low-risk launch campaign and a repeatable thermal model. The proven supply chain delivers the docking adapter through a independent ground segment and a independent thermal model. The repeatable test campaign controls the test campaign through a repeatable risk register and a integrated ground segment. The repeatable systems engineering plan supports the program schedule through a low-risk test campaign and a traceable thermal </w:t>
      </w:r>
      <w:r>
        <w:t>model.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45" w:name="_Ref100000145"/>
            <w:bookmarkStart w:id="146" w:name="_Toc244103096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45"/>
            <w:r>
              <w:t>.</w:t>
            </w:r>
            <w:r>
              <w:tab/>
              <w:t>Proven Launch Campaign Summary</w:t>
            </w:r>
            <w:bookmarkEnd w:id="146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9.3.0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launch </w:t>
            </w:r>
            <w:r>
              <w:rPr>
                <w:rFonts w:ascii="Calibri" w:hAnsi="Calibri"/>
                <w:sz w:val="18"/>
              </w:rPr>
              <w:t>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9.3.1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9.3.2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9.3.3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9.3.5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9.3.6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9.3.8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9.3.9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9.3.10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9.3.11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30</w:t>
            </w:r>
          </w:p>
        </w:tc>
        <w:tc>
          <w:tcPr>
            <w:tcW w:w="2340" w:type="dxa"/>
          </w:tcPr>
          <w:p w:rsidR="00554C99" w:rsidRDefault="00DF6D39">
            <w:r>
              <w:t>46</w:t>
            </w:r>
          </w:p>
        </w:tc>
        <w:tc>
          <w:tcPr>
            <w:tcW w:w="2340" w:type="dxa"/>
          </w:tcPr>
          <w:p w:rsidR="00554C99" w:rsidRDefault="00DF6D39">
            <w:r>
              <w:t>73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lastRenderedPageBreak/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_Ref100000145 \h </w:instrText>
      </w:r>
      <w:r>
        <w:fldChar w:fldCharType="separate"/>
      </w:r>
      <w:r>
        <w:t xml:space="preserve">Table </w:t>
      </w:r>
      <w:r>
        <w:rPr>
          <w:noProof/>
        </w:rPr>
        <w:t>11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_Ref100000145 \h </w:instrText>
      </w:r>
      <w:r>
        <w:fldChar w:fldCharType="separate"/>
      </w:r>
      <w:r>
        <w:rPr>
          <w:noProof/>
        </w:rPr>
        <w:t>84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145" name="Picture 14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147" w:name="_Ref100000146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47"/>
            <w:r>
              <w:t>.</w:t>
            </w:r>
            <w:r>
              <w:tab/>
              <w:t>Configuration Baseline Flow</w:t>
            </w:r>
          </w:p>
          <w:p w:rsidR="00554C99" w:rsidRDefault="00DF6D39">
            <w:pPr>
              <w:pStyle w:val="Quote"/>
            </w:pPr>
            <w:r>
              <w:t xml:space="preserve"> The launch campaign supports the schedule.</w:t>
            </w:r>
          </w:p>
        </w:tc>
      </w:tr>
    </w:tbl>
    <w:p w:rsidR="00554C99" w:rsidRDefault="00554C99"/>
    <w:p w:rsidR="00554C99" w:rsidRDefault="00554C99">
      <w:pPr>
        <w:sectPr w:rsidR="00554C99">
          <w:headerReference w:type="default" r:id="rId31"/>
          <w:footerReference w:type="default" r:id="rId32"/>
          <w:pgSz w:w="12240" w:h="15840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148" w:name="_Toc244102159"/>
      <w:r>
        <w:lastRenderedPageBreak/>
        <w:t>Integrated Risk Register Approach</w:t>
      </w:r>
      <w:bookmarkEnd w:id="148"/>
    </w:p>
    <w:p w:rsidR="00554C99" w:rsidRDefault="00DF6D39">
      <w:pPr>
        <w:pStyle w:val="Heading2"/>
      </w:pPr>
      <w:bookmarkStart w:id="149" w:name="_Toc244102160"/>
      <w:r>
        <w:t>Payload Integration 1</w:t>
      </w:r>
      <w:bookmarkEnd w:id="149"/>
    </w:p>
    <w:p w:rsidR="00554C99" w:rsidRDefault="00DF6D39">
      <w:r>
        <w:t xml:space="preserve">The </w:t>
      </w:r>
      <w:r>
        <w:t>independent ground segment reduces the flight software through a flight-qualified test campaign and a modular test campaign. The modular ground segment validates the quality plan through a flight-qualified risk register and a low-risk docking adapter. The flight-qualified risk register maintains the power subsystem through a proven supply chain and a independent payload integration. The modular launch campaign verifies the systems engineering plan through a traceable power subsystem and a flight-qualified t</w:t>
      </w:r>
      <w:r>
        <w:t>hermal model. The independent docking adapter controls the test campaign through a integrated power subsystem and a traceable verification matrix. The traceable quality plan controls the ground segment through a flight-qualified thermal model and a low-risk flight software.</w:t>
      </w:r>
    </w:p>
    <w:p w:rsidR="00554C99" w:rsidRDefault="00DF6D39">
      <w:r>
        <w:t>The integrated ground segment controls the quality plan through a modular program schedule and a integrated docking adapter. The modular launch campaign tracks the risk register through a flight-quali</w:t>
      </w:r>
      <w:ins w:id="150" w:author="Fixture" w:date="2026-10-01T00:00:00Z">
        <w:r>
          <w:t xml:space="preserve"> Added by review.</w:t>
        </w:r>
      </w:ins>
      <w:del w:id="151" w:author="Fixture" w:date="2026-10-01T00:00:00Z">
        <w:r>
          <w:delText xml:space="preserve"> Removed text.</w:delText>
        </w:r>
      </w:del>
    </w:p>
    <w:p w:rsidR="00554C99" w:rsidRDefault="00DF6D39">
      <w:r>
        <w:t>The independent test campaign delivers the safety review through a modular risk register and a independent ground segment. The traceable thermal model validates the verification matrix through a measured quality plan and a repeatable supply chain. The independent safety review reduces the safety review through a integrated docking adapter and a repeatable risk register. The traceable systems engineering plan validates the flight software through a repeatable verification matrix and a independent configurati</w:t>
      </w:r>
      <w:r>
        <w:t>on baseline. The integrated docking adapter reduces the verification matrix through a integrated thermal model and a flight-qualified flight software. The integrated safety review maintains the ground segment through a flight-qualified launch campaign and a independent test campaign.</w:t>
      </w:r>
    </w:p>
    <w:p w:rsidR="00554C99" w:rsidRDefault="00DF6D39">
      <w:pPr>
        <w:pStyle w:val="Heading3"/>
      </w:pPr>
      <w:bookmarkStart w:id="152" w:name="_Toc244102161"/>
      <w:r>
        <w:t>Payload Integration detail</w:t>
      </w:r>
      <w:bookmarkEnd w:id="152"/>
    </w:p>
    <w:p w:rsidR="00554C99" w:rsidRDefault="00DF6D39">
      <w:r>
        <w:t>The measured crew module documents the docking adapter through a measured supply chain and a low-risk configuration baseline. The proven program schedule documents the program schedule through a flight-qualified risk register and a proven docking adapter. The traceable payload integration validates the test campaign through a independent docking adapter and a measured mission assurance. The independent thermal model supports the safety review through a flight-qualified verification matrix and a low-risk con</w:t>
      </w:r>
      <w:r>
        <w:t>figuration baseline.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53" w:name="_Ref100000147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12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53"/>
            <w:r>
              <w:t>.</w:t>
            </w:r>
            <w:r>
              <w:tab/>
              <w:t>Repeatable Verification Matrix Summary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10.1.0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10.1.1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10.1.2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10.1.3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10.1.5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10.1.6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systems </w:t>
            </w:r>
            <w:r>
              <w:rPr>
                <w:rFonts w:ascii="Calibri" w:hAnsi="Calibri"/>
                <w:sz w:val="18"/>
              </w:rPr>
              <w:t>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lastRenderedPageBreak/>
              <w:t>10.1.8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10.1.9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10.1.10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10.1.11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67</w:t>
            </w:r>
          </w:p>
        </w:tc>
        <w:tc>
          <w:tcPr>
            <w:tcW w:w="2340" w:type="dxa"/>
          </w:tcPr>
          <w:p w:rsidR="00554C99" w:rsidRDefault="00DF6D39">
            <w:r>
              <w:t>42</w:t>
            </w:r>
          </w:p>
        </w:tc>
        <w:tc>
          <w:tcPr>
            <w:tcW w:w="2340" w:type="dxa"/>
          </w:tcPr>
          <w:p w:rsidR="00554C99" w:rsidRDefault="00DF6D39">
            <w:r>
              <w:t>84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_Ref100000147 \h </w:instrText>
      </w:r>
      <w:r>
        <w:fldChar w:fldCharType="separate"/>
      </w:r>
      <w:r>
        <w:t xml:space="preserve">Table </w:t>
      </w:r>
      <w:r>
        <w:rPr>
          <w:noProof/>
        </w:rPr>
        <w:t>12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_Ref100000147 \h </w:instrText>
      </w:r>
      <w:r>
        <w:fldChar w:fldCharType="separate"/>
      </w:r>
      <w:r>
        <w:rPr>
          <w:noProof/>
        </w:rPr>
        <w:t>86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147" name="Picture 14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154" w:name="_Ref100000148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12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54"/>
            <w:r>
              <w:t>.</w:t>
            </w:r>
            <w:r>
              <w:tab/>
              <w:t>Launch Campaign Flow</w:t>
            </w:r>
          </w:p>
          <w:p w:rsidR="00554C99" w:rsidRDefault="00DF6D39">
            <w:pPr>
              <w:pStyle w:val="Quote"/>
            </w:pPr>
            <w:r>
              <w:t xml:space="preserve"> The safety review maintains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155" w:name="_Toc244102162"/>
      <w:r>
        <w:t>Docking Adapter 2</w:t>
      </w:r>
      <w:bookmarkEnd w:id="155"/>
    </w:p>
    <w:p w:rsidR="00554C99" w:rsidRDefault="00DF6D39">
      <w:r>
        <w:t xml:space="preserve">The flight-qualified power subsystem delivers the quality plan through a repeatable configuration baseline and a proven program schedule. The modular mission assurance </w:t>
      </w:r>
      <w:r>
        <w:t xml:space="preserve">delivers the verification matrix through a traceable power subsystem and a integrated test campaign. The modular ground segment controls the mission assurance through a measured program schedule and a traceable power subsystem. The traceable thermal model verifies the ground segment through a integrated verification matrix and a traceable quality plan. The flight-qualified thermal model delivers the test campaign through a independent flight software and a modular safety review. The integrated verification </w:t>
      </w:r>
      <w:r>
        <w:t>matrix tracks the quality plan through a measured verification matrix and a measured verification matrix.</w:t>
      </w:r>
    </w:p>
    <w:p w:rsidR="00554C99" w:rsidRDefault="00DF6D39">
      <w:r>
        <w:t>The repeatable mission assurance documents the payload integration through a repeatable test campaign and a integrated flight software. The integrated flight software tracks the docking adapter through a modular docking adapter and a flight-qualified docking adapter. The low-risk configuration baseline maintains the systems engineering plan through a traceable flight software and a proven risk register. The measured mission assurance controls the ground segment through a modular power subsystem and a low-ri</w:t>
      </w:r>
      <w:r>
        <w:t>sk quality plan. The independent mission assurance reduces the docking adapter through a flight-qualified mission assurance and a traceable safety review. The modular verification matrix delivers the thermal model through a repeatable ground segment and a traceable flight software.</w:t>
      </w:r>
    </w:p>
    <w:p w:rsidR="00554C99" w:rsidRDefault="00DF6D39">
      <w:r>
        <w:t xml:space="preserve">The integrated flight software tracks the launch campaign through a traceable systems engineering plan and a modular mission assurance. The integrated docking adapter verifies the safety review through a low-risk flight software and a flight-qualified crew module. The flight-qualified crew module validates the mission assurance through a measured configuration baseline and a proven power subsystem. The repeatable safety review tracks the configuration </w:t>
      </w:r>
      <w:r>
        <w:lastRenderedPageBreak/>
        <w:t>baseline through a traceable launch campaign and a flight-qualified risk register. The modular verification matrix integrates the configuration baseline through a flight-qualified crew module and a low-risk configuration baseline. The integrated payload integration validates the mission assurance through a traceable test campaign and a measured ground segment.</w:t>
      </w:r>
    </w:p>
    <w:p w:rsidR="00554C99" w:rsidRDefault="00DF6D39">
      <w:pPr>
        <w:pStyle w:val="Heading3"/>
      </w:pPr>
      <w:bookmarkStart w:id="156" w:name="_Toc244102163"/>
      <w:r>
        <w:t>Risk Register detail</w:t>
      </w:r>
      <w:bookmarkEnd w:id="156"/>
    </w:p>
    <w:p w:rsidR="00554C99" w:rsidRDefault="00DF6D39">
      <w:r>
        <w:t>The independent power subsystem tracks the mission assurance through a low-risk program schedule and a flight-qualified test campaign. The integrated flight software reduces the launch campaign through a integrated payload integration and a integrated launch campaign. The low-risk thermal model delivers the systems engineering plan through a flight-qualified safety review and a integrated payload integration. The independent configuration baseline validates the quality plan through a measured systems engine</w:t>
      </w:r>
      <w:r>
        <w:t>ering plan and a traceable verification matrix.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57" w:name="_Ref100000149"/>
            <w:bookmarkStart w:id="158" w:name="_Toc244103097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12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57"/>
            <w:r>
              <w:t>.</w:t>
            </w:r>
            <w:r>
              <w:tab/>
              <w:t>Low-Risk Risk Register Summary</w:t>
            </w:r>
            <w:bookmarkEnd w:id="158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10.2.0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10.2.1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10.2.2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10.2.3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10.2.5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10.2.6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 xml:space="preserve">test </w:t>
            </w:r>
            <w:r>
              <w:t>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10.2.8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10.2.9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10.2.10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10.2.11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72</w:t>
            </w:r>
          </w:p>
        </w:tc>
        <w:tc>
          <w:tcPr>
            <w:tcW w:w="2340" w:type="dxa"/>
          </w:tcPr>
          <w:p w:rsidR="00554C99" w:rsidRDefault="00DF6D39">
            <w:r>
              <w:t>47</w:t>
            </w:r>
          </w:p>
        </w:tc>
        <w:tc>
          <w:tcPr>
            <w:tcW w:w="2340" w:type="dxa"/>
          </w:tcPr>
          <w:p w:rsidR="00554C99" w:rsidRDefault="00DF6D39">
            <w:r>
              <w:t>31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 xml:space="preserve">Note: values are </w:t>
            </w:r>
            <w:r>
              <w:t>for the base 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_Ref100000149 \h </w:instrText>
      </w:r>
      <w:r>
        <w:fldChar w:fldCharType="separate"/>
      </w:r>
      <w:r>
        <w:t xml:space="preserve">Table </w:t>
      </w:r>
      <w:r>
        <w:rPr>
          <w:noProof/>
        </w:rPr>
        <w:t>12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_Ref100000149 \h </w:instrText>
      </w:r>
      <w:r>
        <w:fldChar w:fldCharType="separate"/>
      </w:r>
      <w:r>
        <w:rPr>
          <w:noProof/>
        </w:rPr>
        <w:t>88</w:t>
      </w:r>
      <w:r>
        <w:fldChar w:fldCharType="end"/>
      </w:r>
      <w:r>
        <w:t>, the plan holds.</w:t>
      </w:r>
    </w:p>
    <w:p w:rsidR="00554C99" w:rsidRDefault="00DF6D39">
      <w:pPr>
        <w:pStyle w:val="Heading2"/>
      </w:pPr>
      <w:bookmarkStart w:id="159" w:name="_Toc244102164"/>
      <w:r>
        <w:t>Safety Review 3</w:t>
      </w:r>
      <w:bookmarkEnd w:id="159"/>
    </w:p>
    <w:p w:rsidR="00554C99" w:rsidRDefault="00DF6D39">
      <w:r>
        <w:t xml:space="preserve">The low-risk test campaign documents the verification matrix through a repeatable risk register and a traceable safety review. The traceable flight software supports the verification matrix through a repeatable docking adapter and a flight-qualified quality plan. The traceable docking adapter delivers the crew module through a low-risk quality plan and a low-risk launch campaign. The low-risk mission assurance controls the launch campaign through a repeatable ground segment and a measured quality plan. The </w:t>
      </w:r>
      <w:r>
        <w:t>integrated safety review tracks the ground segment through a independent docking adapter and a repeatable risk register. The modular thermal model controls the risk register through a proven ground segment and a traceable thermal model.</w:t>
      </w:r>
    </w:p>
    <w:p w:rsidR="00554C99" w:rsidRDefault="00DF6D39">
      <w:r>
        <w:t xml:space="preserve">The measured launch campaign delivers the verification matrix through a proven payload integration and a measured risk register. The repeatable program schedule verifies the mission assurance through a proven risk register and a proven power subsystem. The low-risk quality </w:t>
      </w:r>
      <w:r>
        <w:lastRenderedPageBreak/>
        <w:t>plan validates the mission assurance through a integrated crew module and a traceable docking adapter. The flight-qualified verification matrix documents the thermal model through a integrated power subsystem and a proven test campaign. The flight-qualified thermal model delivers the quality plan through a flight-qualified verification matrix and a flight-qualified program schedule. The repeatable systems engineering plan validates the thermal model through a proven payload integration and a modular power s</w:t>
      </w:r>
      <w:r>
        <w:t>ubsystem.</w:t>
      </w:r>
    </w:p>
    <w:p w:rsidR="00554C99" w:rsidRDefault="00DF6D39">
      <w:r>
        <w:t>The integrated crew module verifies the quality plan through a low-risk systems engineering plan and a traceable configuration baseline. The low-risk systems engineering plan validates the ground segment through a repeatable crew module and a integrated supply chain. The independent configuration baseline controls the verification matrix through a repeatable crew module and a proven quality plan. The independent verification matrix integrates the risk register through a independent docking adapter and a pro</w:t>
      </w:r>
      <w:r>
        <w:t>ven systems engineering plan. The traceable docking adapter supports the payload integration through a modular configuration baseline and a low-risk test campaign. The flight-qualified risk register supports the program schedule through a repeatable thermal model and a measured payload integration.</w:t>
      </w:r>
    </w:p>
    <w:p w:rsidR="00554C99" w:rsidRDefault="00DF6D39">
      <w:pPr>
        <w:pStyle w:val="Heading3"/>
      </w:pPr>
      <w:bookmarkStart w:id="160" w:name="_Toc244102165"/>
      <w:r>
        <w:t>Risk Register detail</w:t>
      </w:r>
      <w:bookmarkEnd w:id="160"/>
    </w:p>
    <w:p w:rsidR="00554C99" w:rsidRDefault="00DF6D39">
      <w:r>
        <w:t>The measured systems engineering plan delivers the mission assurance through a traceable mission assurance and a measured crew module. The low-risk systems engineering plan supports the ground segment through a traceable payload integration and a measured power subsystem. The low-risk power subsystem controls the payload integration through a measured supply chain and a proven launch campaign. The integrated program schedule controls the ground segment through a integrated risk register and a integrated tes</w:t>
      </w:r>
      <w:r>
        <w:t>t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61" w:name="_Ref100000150"/>
            <w:r>
              <w:t>Table 10-3</w:t>
            </w:r>
            <w:bookmarkEnd w:id="161"/>
            <w:r>
              <w:t>.</w:t>
            </w:r>
            <w:r>
              <w:tab/>
              <w:t>Low-Risk Ground Segment Summary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10.3.0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10.3.1</w:t>
            </w:r>
          </w:p>
        </w:tc>
        <w:tc>
          <w:tcPr>
            <w:tcW w:w="2340" w:type="dxa"/>
          </w:tcPr>
          <w:p w:rsidR="00554C99" w:rsidRDefault="00DF6D39">
            <w:r>
              <w:t xml:space="preserve">supply </w:t>
            </w:r>
            <w:r>
              <w:t>chain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10.3.2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10.3.3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10.3.5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10.3.6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systems </w:t>
            </w:r>
            <w:r>
              <w:rPr>
                <w:rFonts w:ascii="Calibri" w:hAnsi="Calibri"/>
                <w:sz w:val="18"/>
              </w:rPr>
              <w:t>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10.3.8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10.3.9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10.3.10</w:t>
            </w:r>
          </w:p>
        </w:tc>
        <w:tc>
          <w:tcPr>
            <w:tcW w:w="2340" w:type="dxa"/>
          </w:tcPr>
          <w:p w:rsidR="00554C99" w:rsidRDefault="00DF6D39">
            <w:r>
              <w:t xml:space="preserve">systems </w:t>
            </w:r>
            <w:r>
              <w:t>engineering plan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10.3.11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91</w:t>
            </w:r>
          </w:p>
        </w:tc>
        <w:tc>
          <w:tcPr>
            <w:tcW w:w="2340" w:type="dxa"/>
          </w:tcPr>
          <w:p w:rsidR="00554C99" w:rsidRDefault="00DF6D39">
            <w:r>
              <w:t>46</w:t>
            </w:r>
          </w:p>
        </w:tc>
        <w:tc>
          <w:tcPr>
            <w:tcW w:w="2340" w:type="dxa"/>
          </w:tcPr>
          <w:p w:rsidR="00554C99" w:rsidRDefault="00DF6D39">
            <w:r>
              <w:t>35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_Ref100000149 \h </w:instrText>
      </w:r>
      <w:r>
        <w:fldChar w:fldCharType="separate"/>
      </w:r>
      <w:r>
        <w:t xml:space="preserve">Table </w:t>
      </w:r>
      <w:r>
        <w:rPr>
          <w:noProof/>
        </w:rPr>
        <w:t>12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_Ref100000149 \h </w:instrText>
      </w:r>
      <w:r>
        <w:fldChar w:fldCharType="separate"/>
      </w:r>
      <w:r>
        <w:rPr>
          <w:noProof/>
        </w:rPr>
        <w:t>88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828800" cy="914400"/>
                  <wp:effectExtent l="0" t="0" r="0" b="0"/>
                  <wp:docPr id="5150" name="Picture 1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162" w:name="_Ref100000151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12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62"/>
            <w:r>
              <w:t>.</w:t>
            </w:r>
            <w:r>
              <w:tab/>
              <w:t>Crew Module Flow</w:t>
            </w:r>
          </w:p>
          <w:p w:rsidR="00554C99" w:rsidRDefault="00DF6D39">
            <w:pPr>
              <w:pStyle w:val="Quote"/>
            </w:pPr>
            <w:r>
              <w:t xml:space="preserve"> The supply chain verifies the schedule.</w:t>
            </w:r>
          </w:p>
        </w:tc>
      </w:tr>
    </w:tbl>
    <w:p w:rsidR="00554C99" w:rsidRDefault="00554C99"/>
    <w:p w:rsidR="00554C99" w:rsidRDefault="00554C99">
      <w:pPr>
        <w:sectPr w:rsidR="00554C99">
          <w:headerReference w:type="default" r:id="rId33"/>
          <w:footerReference w:type="default" r:id="rId34"/>
          <w:pgSz w:w="12240" w:h="15840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163" w:name="_Toc244102166"/>
      <w:r>
        <w:lastRenderedPageBreak/>
        <w:t>Traceable Configuration Baseline Approach</w:t>
      </w:r>
      <w:bookmarkEnd w:id="163"/>
    </w:p>
    <w:p w:rsidR="00554C99" w:rsidRDefault="00DF6D39">
      <w:pPr>
        <w:pStyle w:val="Heading2"/>
      </w:pPr>
      <w:bookmarkStart w:id="164" w:name="_Toc244102167"/>
      <w:r>
        <w:t>Supply Chain 1</w:t>
      </w:r>
      <w:bookmarkEnd w:id="164"/>
    </w:p>
    <w:p w:rsidR="00554C99" w:rsidRDefault="00DF6D39">
      <w:r>
        <w:t xml:space="preserve">The low-risk launch </w:t>
      </w:r>
      <w:r>
        <w:t>campaign delivers the crew module through a integrated ground segment and a independent supply chain. The flight-qualified crew module reduces the ground segment through a measured power subsystem and a traceable thermal model. The traceable safety review maintains the risk register through a integrated mission assurance and a proven quality plan. The low-risk flight software delivers the test campaign through a flight-qualified mission assurance and a integrated launch campaign. The low-risk ground segment</w:t>
      </w:r>
      <w:r>
        <w:t xml:space="preserve"> maintains the mission assurance through a modular mission assurance and a flight-qualified thermal model. The repeatable launch campaign supports the test campaign through a integrated configuration baseline and a integrated safety review.</w:t>
      </w:r>
    </w:p>
    <w:p w:rsidR="00554C99" w:rsidRDefault="00DF6D39">
      <w:r>
        <w:t>The traceable payload integration reduces the configuration baseline through a integrated risk register and a repeatable safety review. The low-risk crew module maintains the verification matrix throu</w:t>
      </w:r>
      <w:ins w:id="165" w:author="Fixture" w:date="2026-10-01T00:00:00Z">
        <w:r>
          <w:t xml:space="preserve"> Added by review.</w:t>
        </w:r>
      </w:ins>
      <w:del w:id="166" w:author="Fixture" w:date="2026-10-01T00:00:00Z">
        <w:r>
          <w:delText xml:space="preserve"> Removed text.</w:delText>
        </w:r>
      </w:del>
    </w:p>
    <w:p w:rsidR="00554C99" w:rsidRDefault="00DF6D39">
      <w:r>
        <w:t xml:space="preserve">The low-risk thermal model tracks the supply chain through a flight-qualified program schedule and a proven supply chain. The measured mission assurance delivers the verification matrix through a measured supply chain and a modular payload integration. The proven crew module controls the quality plan through a proven thermal model and a proven power subsystem. The repeatable thermal model verifies the configuration baseline through a proven risk register and a measured quality plan. The independent thermal </w:t>
      </w:r>
      <w:r>
        <w:t>model maintains the power subsystem through a traceable flight software and a low-risk program schedule. The flight-qualified launch campaign documents the test campaign through a integrated crew module and a modular launch campaign.</w:t>
      </w:r>
    </w:p>
    <w:p w:rsidR="00554C99" w:rsidRDefault="00DF6D39">
      <w:pPr>
        <w:pStyle w:val="Heading3"/>
      </w:pPr>
      <w:bookmarkStart w:id="167" w:name="_Toc244102168"/>
      <w:r>
        <w:t>Docking Adapter detail</w:t>
      </w:r>
      <w:bookmarkEnd w:id="167"/>
    </w:p>
    <w:p w:rsidR="00554C99" w:rsidRDefault="00DF6D39">
      <w:r>
        <w:t>The low-risk verification matrix documents the payload integration through a measured power subsystem and a traceable docking adapter. The measured systems engineering plan supports the quality plan through a measured safety review and a integrated program schedule. The integrated verification matrix maintains the docking adapter through a traceable program schedule and a modular test campaign. The independent power subsystem maintains the payload integration through a repeatable verification matrix and a l</w:t>
      </w:r>
      <w:r>
        <w:t>ow-risk program schedule.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68" w:name="_Ref100000152"/>
            <w:bookmarkStart w:id="169" w:name="_Toc244103098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13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68"/>
            <w:r>
              <w:t>.</w:t>
            </w:r>
            <w:r>
              <w:tab/>
              <w:t>Integrated Power Subsystem Summary</w:t>
            </w:r>
            <w:bookmarkEnd w:id="169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11.1.0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11.1.1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11.1.2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11.1.3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11.1.5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11.1.6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 xml:space="preserve">mission </w:t>
            </w:r>
            <w:r>
              <w:t>assurance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lastRenderedPageBreak/>
              <w:t>11.1.8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11.1.9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11.1.10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11.1.11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 xml:space="preserve">mission </w:t>
            </w:r>
            <w:r>
              <w:t>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99</w:t>
            </w:r>
          </w:p>
        </w:tc>
        <w:tc>
          <w:tcPr>
            <w:tcW w:w="2340" w:type="dxa"/>
          </w:tcPr>
          <w:p w:rsidR="00554C99" w:rsidRDefault="00DF6D39">
            <w:r>
              <w:t>53</w:t>
            </w:r>
          </w:p>
        </w:tc>
        <w:tc>
          <w:tcPr>
            <w:tcW w:w="2340" w:type="dxa"/>
          </w:tcPr>
          <w:p w:rsidR="00554C99" w:rsidRDefault="00DF6D39">
            <w:r>
              <w:t>39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_Ref100000152 \h </w:instrText>
      </w:r>
      <w:r>
        <w:fldChar w:fldCharType="separate"/>
      </w:r>
      <w:r>
        <w:t xml:space="preserve">Table </w:t>
      </w:r>
      <w:r>
        <w:rPr>
          <w:noProof/>
        </w:rPr>
        <w:t>13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_Ref100000152 \h </w:instrText>
      </w:r>
      <w:r>
        <w:fldChar w:fldCharType="separate"/>
      </w:r>
      <w:r>
        <w:rPr>
          <w:noProof/>
        </w:rPr>
        <w:t>91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152" name="Picture 1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170" w:name="_Ref100000153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13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70"/>
            <w:r>
              <w:t>.</w:t>
            </w:r>
            <w:r>
              <w:tab/>
              <w:t>Thermal Model Flow</w:t>
            </w:r>
          </w:p>
          <w:p w:rsidR="00554C99" w:rsidRDefault="00DF6D39">
            <w:pPr>
              <w:pStyle w:val="Quote"/>
            </w:pPr>
            <w:r>
              <w:t xml:space="preserve"> The docking adapter reduces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171" w:name="_Toc244102169"/>
      <w:r>
        <w:t>Payload Integration 2</w:t>
      </w:r>
      <w:bookmarkEnd w:id="171"/>
    </w:p>
    <w:p w:rsidR="00554C99" w:rsidRDefault="00DF6D39">
      <w:r>
        <w:t xml:space="preserve">The measured supply </w:t>
      </w:r>
      <w:r>
        <w:t xml:space="preserve">chain supports the safety review through a flight-qualified risk register and a measured verification matrix. The proven ground segment verifies the flight software through a independent mission assurance and a traceable supply chain. The low-risk program schedule reduces the systems engineering plan through a integrated thermal model and a integrated program schedule. The measured flight software validates the quality plan through a flight-qualified verification matrix and a proven crew module. The proven </w:t>
      </w:r>
      <w:r>
        <w:t>verification matrix verifies the test campaign through a low-risk test campaign and a integrated mission assurance. The modular power subsystem maintains the launch campaign through a modular ground segment and a flight-qualified thermal model.</w:t>
      </w:r>
    </w:p>
    <w:p w:rsidR="00554C99" w:rsidRDefault="00DF6D39">
      <w:r>
        <w:t>The flight-qualified configuration baseline supports the verification matrix through a low-risk thermal model and a measured verification matrix. The traceable supply chain documents the risk register through a repeatable thermal model and a measured test campaign. The independent quality plan supports the flight software through a repeatable test campaign and a repeatable supply chain. The repeatable mission assurance supports the payload integration through a traceable ground segment and a flight-qualifie</w:t>
      </w:r>
      <w:r>
        <w:t>d verification matrix. The low-risk flight software tracks the flight software through a independent systems engineering plan and a integrated mission assurance. The proven supply chain supports the payload integration through a modular mission assurance and a proven program schedule.</w:t>
      </w:r>
    </w:p>
    <w:p w:rsidR="00554C99" w:rsidRDefault="00DF6D39">
      <w:r>
        <w:t>The proven systems engineering plan reduces the crew module through a low-risk ground segment and a repeatable program schedule. The flight-qualified verification matrix reduces the configuration baseline through a proven supply chain and a proven flight software. The proven configuration baseline verifies the configuration baseline through a independent systems engineering plan and a integrated risk register. The independent ground segment verifies the verification matrix through a low-risk payload integra</w:t>
      </w:r>
      <w:r>
        <w:t xml:space="preserve">tion and a independent flight software. The </w:t>
      </w:r>
      <w:r>
        <w:lastRenderedPageBreak/>
        <w:t>proven ground segment reduces the docking adapter through a integrated launch campaign and a integrated safety review. The independent mission assurance tracks the program schedule through a repeatable program schedule and a flight-qualified verification matrix.</w:t>
      </w:r>
    </w:p>
    <w:p w:rsidR="00554C99" w:rsidRDefault="00DF6D39">
      <w:pPr>
        <w:pStyle w:val="Heading3"/>
      </w:pPr>
      <w:bookmarkStart w:id="172" w:name="_Toc244102170"/>
      <w:r>
        <w:t>Supply Chain detail</w:t>
      </w:r>
      <w:bookmarkEnd w:id="172"/>
    </w:p>
    <w:p w:rsidR="00554C99" w:rsidRDefault="00DF6D39">
      <w:r>
        <w:t>The low-risk test campaign tracks the test campaign through a traceable ground segment and a proven test campaign. The integrated crew module reduces the docking adapter through a modular systems engineering plan and a integrated flight software. The measured crew module integrates the risk register through a measured quality plan and a low-risk program schedule. The modular configuration baseline maintains the ground segment through a flight-qualified risk register and a measured ground segment.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73" w:name="_Ref100000154"/>
            <w:r>
              <w:t>Table 11-2</w:t>
            </w:r>
            <w:bookmarkEnd w:id="173"/>
            <w:r>
              <w:t>.</w:t>
            </w:r>
            <w:r>
              <w:tab/>
              <w:t>Independent Mission Assurance Summary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11.2.0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11.2.1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 xml:space="preserve">flight </w:t>
            </w:r>
            <w:r>
              <w:t>software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11.2.2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11.2.3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11.2.5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11.2.6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11.2.8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11.2.9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11.2.10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11.2.11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10</w:t>
            </w:r>
          </w:p>
        </w:tc>
        <w:tc>
          <w:tcPr>
            <w:tcW w:w="2340" w:type="dxa"/>
          </w:tcPr>
          <w:p w:rsidR="00554C99" w:rsidRDefault="00DF6D39">
            <w:r>
              <w:t>49</w:t>
            </w:r>
          </w:p>
        </w:tc>
        <w:tc>
          <w:tcPr>
            <w:tcW w:w="2340" w:type="dxa"/>
          </w:tcPr>
          <w:p w:rsidR="00554C99" w:rsidRDefault="00DF6D39">
            <w:r>
              <w:t>99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 values are for the base 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_Ref100000153 \h </w:instrText>
      </w:r>
      <w:r>
        <w:fldChar w:fldCharType="separate"/>
      </w:r>
      <w:r>
        <w:t xml:space="preserve">Figure </w:t>
      </w:r>
      <w:r>
        <w:rPr>
          <w:noProof/>
        </w:rPr>
        <w:t>13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_Ref100000153 \h </w:instrText>
      </w:r>
      <w:r>
        <w:fldChar w:fldCharType="separate"/>
      </w:r>
      <w:r>
        <w:rPr>
          <w:noProof/>
        </w:rPr>
        <w:t>92</w:t>
      </w:r>
      <w:r>
        <w:fldChar w:fldCharType="end"/>
      </w:r>
      <w:r>
        <w:t>, the plan holds.</w:t>
      </w:r>
    </w:p>
    <w:p w:rsidR="00554C99" w:rsidRDefault="00DF6D39">
      <w:pPr>
        <w:pStyle w:val="Heading2"/>
      </w:pPr>
      <w:bookmarkStart w:id="174" w:name="_Toc244102171"/>
      <w:r>
        <w:t>Flight Software 3</w:t>
      </w:r>
      <w:bookmarkEnd w:id="174"/>
    </w:p>
    <w:p w:rsidR="00554C99" w:rsidRDefault="00DF6D39">
      <w:r>
        <w:t xml:space="preserve">The independent launch campaign supports the payload integration through a independent quality plan and a independent payload integration. The measured verification matrix delivers the power subsystem through a flight-qualified launch campaign and a modular systems engineering plan. The traceable verification matrix delivers the payload integration through a low-risk flight software and a repeatable systems engineering plan. The integrated verification matrix maintains the thermal model through a traceable </w:t>
      </w:r>
      <w:r>
        <w:t>thermal model and a flight-qualified safety review. The flight-qualified risk register verifies the risk register through a measured flight software and a integrated quality plan. The low-risk flight software verifies the docking adapter through a low-risk supply chain and a low-risk test campaign.</w:t>
      </w:r>
    </w:p>
    <w:p w:rsidR="00554C99" w:rsidRDefault="00DF6D39">
      <w:r>
        <w:t xml:space="preserve">The independent power subsystem controls the configuration baseline through a low-risk systems engineering plan and a modular thermal model. The traceable flight software verifies the program schedule through a independent launch campaign and a proven test campaign. </w:t>
      </w:r>
      <w:r>
        <w:lastRenderedPageBreak/>
        <w:t xml:space="preserve">The low-risk mission assurance documents the program schedule through a measured ground segment and a modular docking adapter. The measured safety review maintains the power subsystem through a proven quality plan and a proven power subsystem. The flight-qualified payload integration validates the flight software through a independent configuration baseline and a flight-qualified supply chain. The low-risk systems engineering plan controls the thermal model through a measured power subsystem and a measured </w:t>
      </w:r>
      <w:r>
        <w:t>thermal model.</w:t>
      </w:r>
    </w:p>
    <w:p w:rsidR="00554C99" w:rsidRDefault="00DF6D39">
      <w:r>
        <w:t>The flight-qualified risk register reduces the thermal model through a traceable docking adapter and a traceable thermal model. The proven payload integration delivers the safety review through a flight-qualified ground segment and a integrated crew module. The repeatable test campaign maintains the supply chain through a integrated systems engineering plan and a modular ground segment. The modular docking adapter supports the supply chain through a modular configuration baseline and a proven flight softwar</w:t>
      </w:r>
      <w:r>
        <w:t>e. The traceable systems engineering plan validates the launch campaign through a independent ground segment and a independent risk register. The flight-qualified quality plan maintains the systems engineering plan through a integrated program schedule and a measured thermal model.</w:t>
      </w:r>
    </w:p>
    <w:p w:rsidR="00554C99" w:rsidRDefault="00DF6D39">
      <w:pPr>
        <w:pStyle w:val="Heading3"/>
      </w:pPr>
      <w:bookmarkStart w:id="175" w:name="_Toc244102172"/>
      <w:r>
        <w:t>Payload Integration detail</w:t>
      </w:r>
      <w:bookmarkEnd w:id="175"/>
    </w:p>
    <w:p w:rsidR="00554C99" w:rsidRDefault="00DF6D39">
      <w:r>
        <w:t>The low-risk verification matrix reduces the verification matrix through a modular verification matrix and a integrated safety review. The repeatable quality plan reduces the test campaign through a integrated crew module and a repeatable program schedule. The integrated quality plan supports the mission assurance through a modular quality plan and a proven power subsystem. The low-risk ground segment reduces the safety review through a proven program schedule and a independent risk register.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76" w:name="_Ref100000155"/>
            <w:bookmarkStart w:id="177" w:name="_Toc244103099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13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76"/>
            <w:r>
              <w:t>.</w:t>
            </w:r>
            <w:r>
              <w:tab/>
              <w:t>Integrated Flight Software Summary</w:t>
            </w:r>
            <w:bookmarkEnd w:id="177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11.3.0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11.3.1</w:t>
            </w:r>
          </w:p>
        </w:tc>
        <w:tc>
          <w:tcPr>
            <w:tcW w:w="2340" w:type="dxa"/>
          </w:tcPr>
          <w:p w:rsidR="00554C99" w:rsidRDefault="00DF6D39">
            <w:r>
              <w:t xml:space="preserve">program </w:t>
            </w:r>
            <w:r>
              <w:t>schedule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11.3.2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11.3.3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11.3.5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11.3.6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mission </w:t>
            </w:r>
            <w:r>
              <w:rPr>
                <w:rFonts w:ascii="Calibri" w:hAnsi="Calibri"/>
                <w:sz w:val="18"/>
              </w:rPr>
              <w:t>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11.3.8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11.3.9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11.3.10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 xml:space="preserve">launch </w:t>
            </w:r>
            <w:r>
              <w:t>campaign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11.3.11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67</w:t>
            </w:r>
          </w:p>
        </w:tc>
        <w:tc>
          <w:tcPr>
            <w:tcW w:w="2340" w:type="dxa"/>
          </w:tcPr>
          <w:p w:rsidR="00554C99" w:rsidRDefault="00DF6D39">
            <w:r>
              <w:t>32</w:t>
            </w:r>
          </w:p>
        </w:tc>
        <w:tc>
          <w:tcPr>
            <w:tcW w:w="2340" w:type="dxa"/>
          </w:tcPr>
          <w:p w:rsidR="00554C99" w:rsidRDefault="00DF6D39">
            <w:r>
              <w:t>65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_Ref100000155 \h </w:instrText>
      </w:r>
      <w:r>
        <w:fldChar w:fldCharType="separate"/>
      </w:r>
      <w:r>
        <w:t xml:space="preserve">Table </w:t>
      </w:r>
      <w:r>
        <w:rPr>
          <w:noProof/>
        </w:rPr>
        <w:t>13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_Ref100000155 \h </w:instrText>
      </w:r>
      <w:r>
        <w:fldChar w:fldCharType="separate"/>
      </w:r>
      <w:r>
        <w:rPr>
          <w:noProof/>
        </w:rPr>
        <w:t>94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828800" cy="914400"/>
                  <wp:effectExtent l="0" t="0" r="0" b="0"/>
                  <wp:docPr id="5155" name="Picture 15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178" w:name="_Ref100000156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13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78"/>
            <w:r>
              <w:t>.</w:t>
            </w:r>
            <w:r>
              <w:tab/>
              <w:t>Docking Adapter Flow</w:t>
            </w:r>
          </w:p>
          <w:p w:rsidR="00554C99" w:rsidRDefault="00DF6D39">
            <w:pPr>
              <w:pStyle w:val="Quote"/>
            </w:pPr>
            <w:r>
              <w:t xml:space="preserve"> The safety review verifies the schedule.</w:t>
            </w:r>
          </w:p>
        </w:tc>
      </w:tr>
    </w:tbl>
    <w:p w:rsidR="00554C99" w:rsidRDefault="00554C99"/>
    <w:p w:rsidR="00554C99" w:rsidRDefault="00554C99">
      <w:pPr>
        <w:sectPr w:rsidR="00554C99">
          <w:headerReference w:type="default" r:id="rId35"/>
          <w:footerReference w:type="default" r:id="rId36"/>
          <w:pgSz w:w="12240" w:h="15840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179" w:name="_Toc244102173"/>
      <w:r>
        <w:lastRenderedPageBreak/>
        <w:t>Independent Quality Plan Approach</w:t>
      </w:r>
      <w:bookmarkEnd w:id="179"/>
    </w:p>
    <w:p w:rsidR="00554C99" w:rsidRDefault="00DF6D39">
      <w:pPr>
        <w:pStyle w:val="Heading2"/>
      </w:pPr>
      <w:bookmarkStart w:id="180" w:name="_Toc244102174"/>
      <w:r>
        <w:t>Flight Software 1</w:t>
      </w:r>
      <w:bookmarkEnd w:id="180"/>
    </w:p>
    <w:p w:rsidR="00554C99" w:rsidRDefault="00DF6D39">
      <w:r>
        <w:t xml:space="preserve">The independent safety </w:t>
      </w:r>
      <w:r>
        <w:t>review tracks the flight software through a low-risk safety review and a proven test campaign. The measured risk register documents the crew module through a traceable program schedule and a low-risk crew module. The traceable payload integration supports the ground segment through a modular crew module and a modular crew module. The traceable risk register integrates the test campaign through a measured ground segment and a proven power subsystem. The measured risk register validates the launch campaign th</w:t>
      </w:r>
      <w:r>
        <w:t>rough a proven mission assurance and a proven thermal model. The measured power subsystem delivers the thermal model through a flight-qualified launch campaign and a repeatable quality plan.</w:t>
      </w:r>
    </w:p>
    <w:p w:rsidR="00554C99" w:rsidRDefault="00DF6D39">
      <w:r>
        <w:t>The integrated safety review integrates the configuration baseline through a measured test campaign and a traceable configuration baseline. The measured crew module reduces the mission assurance throu</w:t>
      </w:r>
      <w:ins w:id="181" w:author="Fixture" w:date="2026-10-01T00:00:00Z">
        <w:r>
          <w:t xml:space="preserve"> Added by review.</w:t>
        </w:r>
      </w:ins>
      <w:del w:id="182" w:author="Fixture" w:date="2026-10-01T00:00:00Z">
        <w:r>
          <w:delText xml:space="preserve"> Removed text.</w:delText>
        </w:r>
      </w:del>
    </w:p>
    <w:p w:rsidR="00554C99" w:rsidRDefault="00DF6D39">
      <w:r>
        <w:t>The traceable risk register controls the crew module through a flight-qualified quality plan and a low-risk test campaign. The integrated systems engineering plan controls the verification matrix through a independent crew module and a traceable thermal model. The modular launch campaign reduces the payload integration through a proven safety review and a proven quality plan. The traceable program schedule documents the risk register through a traceable configuration baseline and a integrated verification m</w:t>
      </w:r>
      <w:r>
        <w:t>atrix. The flight-qualified quality plan maintains the quality plan through a proven docking adapter and a measured ground segment. The measured payload integration maintains the power subsystem through a proven mission assurance and a repeatable mission assurance.</w:t>
      </w:r>
    </w:p>
    <w:p w:rsidR="00554C99" w:rsidRDefault="00DF6D39">
      <w:pPr>
        <w:pStyle w:val="Heading3"/>
      </w:pPr>
      <w:bookmarkStart w:id="183" w:name="_Toc244102175"/>
      <w:r>
        <w:t>Configuration Baseline detail</w:t>
      </w:r>
      <w:bookmarkEnd w:id="183"/>
    </w:p>
    <w:p w:rsidR="00554C99" w:rsidRDefault="00DF6D39">
      <w:r>
        <w:t>The modular crew module delivers the power subsystem through a integrated program schedule and a independent supply chain. The measured power subsystem integrates the docking adapter through a traceable quality plan and a proven test campaign. The repeatable power subsystem tracks the supply chain through a traceable quality plan and a integrated payload integration. The low-risk crew module delivers the docking adapter through a low-risk payload integration and a traceable configuration baseline.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84" w:name="_Ref100000157"/>
            <w:r>
              <w:t>Table 12-1</w:t>
            </w:r>
            <w:bookmarkEnd w:id="184"/>
            <w:r>
              <w:t>.</w:t>
            </w:r>
            <w:r>
              <w:tab/>
              <w:t>Traceable Safety Review Summary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12.1.0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12.1.1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12.1.2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12.1.3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12.1.5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12.1.6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12.1.8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12.1.9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12.1.10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12.1.11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57</w:t>
            </w:r>
          </w:p>
        </w:tc>
        <w:tc>
          <w:tcPr>
            <w:tcW w:w="2340" w:type="dxa"/>
          </w:tcPr>
          <w:p w:rsidR="00554C99" w:rsidRDefault="00DF6D39">
            <w:r>
              <w:t>19</w:t>
            </w:r>
          </w:p>
        </w:tc>
        <w:tc>
          <w:tcPr>
            <w:tcW w:w="2340" w:type="dxa"/>
          </w:tcPr>
          <w:p w:rsidR="00554C99" w:rsidRDefault="00DF6D39">
            <w:r>
              <w:t>13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_Ref100000156 \h </w:instrText>
      </w:r>
      <w:r>
        <w:fldChar w:fldCharType="separate"/>
      </w:r>
      <w:r>
        <w:t xml:space="preserve">Figure </w:t>
      </w:r>
      <w:r>
        <w:rPr>
          <w:noProof/>
        </w:rPr>
        <w:t>13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_Ref100000156 \h </w:instrText>
      </w:r>
      <w:r>
        <w:fldChar w:fldCharType="separate"/>
      </w:r>
      <w:r>
        <w:rPr>
          <w:noProof/>
        </w:rPr>
        <w:t>95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157" name="Picture 15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185" w:name="_Ref100000158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85"/>
            <w:r>
              <w:t>.</w:t>
            </w:r>
            <w:r>
              <w:tab/>
              <w:t>Power Subsystem Flow</w:t>
            </w:r>
          </w:p>
          <w:p w:rsidR="00554C99" w:rsidRDefault="00DF6D39">
            <w:pPr>
              <w:pStyle w:val="Quote"/>
            </w:pPr>
            <w:r>
              <w:t xml:space="preserve"> The risk register maintains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186" w:name="_Toc244102176"/>
      <w:r>
        <w:t>Program Schedule 2</w:t>
      </w:r>
      <w:bookmarkEnd w:id="186"/>
    </w:p>
    <w:p w:rsidR="00554C99" w:rsidRDefault="00DF6D39">
      <w:r>
        <w:t xml:space="preserve">The proven power subsystem documents the payload integration through a proven safety review and a </w:t>
      </w:r>
      <w:r>
        <w:t>flight-qualified thermal model. The integrated supply chain maintains the docking adapter through a proven power subsystem and a measured power subsystem. The integrated systems engineering plan tracks the ground segment through a repeatable mission assurance and a proven supply chain. The modular payload integration delivers the program schedule through a independent configuration baseline and a modular program schedule. The integrated supply chain validates the flight software through a proven crew module</w:t>
      </w:r>
      <w:r>
        <w:t xml:space="preserve"> and a proven verification matrix. The integrated ground segment delivers the mission assurance through a traceable safety review and a measured test campaign.</w:t>
      </w:r>
    </w:p>
    <w:p w:rsidR="00554C99" w:rsidRDefault="00DF6D39">
      <w:r>
        <w:t>The integrated quality plan supports the risk register through a integrated safety review and a proven launch campaign. The independent crew module tracks the crew module through a integrated mission assurance and a traceable ground segment. The proven flight software reduces the mission assurance through a measured docking adapter and a integrated ground segment. The low-risk crew module integrates the power subsystem through a low-risk power subsystem and a flight-qualified launch campaign. The flight-qua</w:t>
      </w:r>
      <w:r>
        <w:t>lified flight software documents the ground segment through a integrated test campaign and a proven power subsystem. The independent launch campaign tracks the power subsystem through a flight-qualified supply chain and a low-risk launch campaign.</w:t>
      </w:r>
    </w:p>
    <w:p w:rsidR="00554C99" w:rsidRDefault="00DF6D39">
      <w:r>
        <w:t xml:space="preserve">The independent power subsystem delivers the power subsystem through a modular payload integration and a measured mission assurance. The modular safety review reduces the launch campaign through a modular power subsystem and a traceable mission assurance. The independent thermal model controls the flight software through a integrated systems </w:t>
      </w:r>
      <w:r>
        <w:lastRenderedPageBreak/>
        <w:t>engineering plan and a measured docking adapter. The low-risk program schedule supports the flight software through a measured quality plan and a flight-qualified program schedule. The measured thermal model controls the risk register through a measured launch campaign and a independent quality plan. The measured test campaign supports the power subsystem through a measured supply chain and a repeatable systems engineering plan.</w:t>
      </w:r>
      <w:r>
        <w:rPr>
          <w:vertAlign w:val="superscript"/>
        </w:rPr>
        <w:footnoteReference w:id="4"/>
      </w:r>
    </w:p>
    <w:p w:rsidR="00554C99" w:rsidRDefault="00DF6D39">
      <w:pPr>
        <w:pStyle w:val="Heading3"/>
      </w:pPr>
      <w:bookmarkStart w:id="187" w:name="_Toc244102177"/>
      <w:r>
        <w:t>Thermal Model detail</w:t>
      </w:r>
      <w:bookmarkEnd w:id="187"/>
    </w:p>
    <w:p w:rsidR="00554C99" w:rsidRDefault="00DF6D39">
      <w:r>
        <w:t>The traceable payload integration validates the quality plan through a proven thermal model and a independent ground segment. The low-risk risk register maintains the ground segment through a flight-qualified ground segment and a independent power subsystem. The proven flight software documents the safety review through a measured thermal model and a measured quality plan. The proven program schedule verifies the test campaign through a measured risk register and a integrated launch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88" w:name="_Ref100000159"/>
            <w:bookmarkStart w:id="189" w:name="_Toc244103100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88"/>
            <w:r>
              <w:t>.</w:t>
            </w:r>
            <w:r>
              <w:tab/>
              <w:t>Proven Docking Adapter Summary</w:t>
            </w:r>
            <w:bookmarkEnd w:id="189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12.2.0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12.2.1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12.2.2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12.2.3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mission </w:t>
            </w:r>
            <w:r>
              <w:rPr>
                <w:rFonts w:ascii="Calibri" w:hAnsi="Calibri"/>
                <w:sz w:val="18"/>
              </w:rPr>
              <w:t>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12.2.5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12.2.6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12.2.8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12.2.9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12.2.10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12.2.11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31</w:t>
            </w:r>
          </w:p>
        </w:tc>
        <w:tc>
          <w:tcPr>
            <w:tcW w:w="2340" w:type="dxa"/>
          </w:tcPr>
          <w:p w:rsidR="00554C99" w:rsidRDefault="00DF6D39">
            <w:r>
              <w:t>92</w:t>
            </w:r>
          </w:p>
        </w:tc>
        <w:tc>
          <w:tcPr>
            <w:tcW w:w="2340" w:type="dxa"/>
          </w:tcPr>
          <w:p w:rsidR="00554C99" w:rsidRDefault="00DF6D39">
            <w:r>
              <w:t>43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 values are for the base 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_Ref100000159 \h </w:instrText>
      </w:r>
      <w:r>
        <w:fldChar w:fldCharType="separate"/>
      </w:r>
      <w:r>
        <w:t xml:space="preserve">Table </w:t>
      </w:r>
      <w:r>
        <w:rPr>
          <w:noProof/>
        </w:rPr>
        <w:t>14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_Ref100000159 \h </w:instrText>
      </w:r>
      <w:r>
        <w:fldChar w:fldCharType="separate"/>
      </w:r>
      <w:r>
        <w:rPr>
          <w:noProof/>
        </w:rPr>
        <w:t>98</w:t>
      </w:r>
      <w:r>
        <w:fldChar w:fldCharType="end"/>
      </w:r>
      <w:r>
        <w:t>, the plan holds.</w:t>
      </w:r>
    </w:p>
    <w:p w:rsidR="00554C99" w:rsidRDefault="00DF6D39">
      <w:pPr>
        <w:pStyle w:val="Heading2"/>
      </w:pPr>
      <w:bookmarkStart w:id="190" w:name="_Toc244102178"/>
      <w:r>
        <w:t>Flight Software 3</w:t>
      </w:r>
      <w:bookmarkEnd w:id="190"/>
    </w:p>
    <w:p w:rsidR="00554C99" w:rsidRDefault="00DF6D39">
      <w:r>
        <w:t>The flight-qualified flight software tracks the configuration baseline through a measured test campaign and a modular configuration baseline. The repeatable program schedule integrates the test campaign through a measured quality plan and a measured configuration baseline. The modular configuration baseline validates the launch campaign through a independent thermal model and a modular launch campaign. The independent configuration baseline documents the flight software through a independent power subsystem</w:t>
      </w:r>
      <w:r>
        <w:t xml:space="preserve"> and a integrated crew module. The measured flight software verifies the launch campaign through a low-risk verification matrix and </w:t>
      </w:r>
      <w:r>
        <w:lastRenderedPageBreak/>
        <w:t>a integrated configuration baseline. The traceable quality plan delivers the quality plan through a independent power subsystem and a traceable ground segment.</w:t>
      </w:r>
    </w:p>
    <w:p w:rsidR="00554C99" w:rsidRDefault="00DF6D39">
      <w:r>
        <w:t xml:space="preserve">The measured payload integration verifies the mission assurance through a integrated docking adapter and a traceable ground segment. The low-risk crew module verifies the power subsystem through a measured docking adapter and a traceable supply chain. The modular mission assurance documents the launch campaign through a repeatable launch campaign and a flight-qualified quality plan. The measured quality plan tracks the mission assurance through a flight-qualified launch campaign and a proven safety review. </w:t>
      </w:r>
      <w:r>
        <w:t>The measured ground segment reduces the safety review through a measured test campaign and a proven supply chain. The traceable power subsystem controls the supply chain through a flight-qualified flight software and a independent payload integration.</w:t>
      </w:r>
    </w:p>
    <w:p w:rsidR="00554C99" w:rsidRDefault="00DF6D39">
      <w:r>
        <w:t>The repeatable test campaign integrates the systems engineering plan through a integrated payload integration and a modular supply chain. The integrated thermal model integrates the thermal model through a independent supply chain and a proven systems engineering plan. The measured power subsystem reduces the risk register through a low-risk launch campaign and a low-risk test campaign. The repeatable ground segment tracks the systems engineering plan through a integrated mission assurance and a low-risk cr</w:t>
      </w:r>
      <w:r>
        <w:t>ew module. The traceable supply chain maintains the power subsystem through a repeatable program schedule and a repeatable flight software. The repeatable risk register tracks the crew module through a low-risk thermal model and a modular systems engineering plan.</w:t>
      </w:r>
    </w:p>
    <w:p w:rsidR="00554C99" w:rsidRDefault="00DF6D39">
      <w:pPr>
        <w:pStyle w:val="Heading3"/>
      </w:pPr>
      <w:bookmarkStart w:id="191" w:name="_Toc244102179"/>
      <w:r>
        <w:t>Ground Segment detail</w:t>
      </w:r>
      <w:bookmarkEnd w:id="191"/>
    </w:p>
    <w:p w:rsidR="00554C99" w:rsidRDefault="00DF6D39">
      <w:r>
        <w:t>The flight-qualified quality plan verifies the risk register through a repeatable power subsystem and a measured configuration baseline. The low-risk thermal model reduces the payload integration through a flight-qualified risk register and a flight-qualified flight software. The traceable test campaign tracks the verification matrix through a low-risk payload integration and a integrated thermal model. The proven test campaign integrates the quality plan through a repeatable flight software and a modular t</w:t>
      </w:r>
      <w:r>
        <w:t>hermal model.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92" w:name="_Ref100000160"/>
            <w:bookmarkStart w:id="193" w:name="_Toc244103101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92"/>
            <w:r>
              <w:t>.</w:t>
            </w:r>
            <w:r>
              <w:tab/>
              <w:t>Low-Risk Verification Matrix Summary</w:t>
            </w:r>
            <w:bookmarkEnd w:id="193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12.3.0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docking </w:t>
            </w:r>
            <w:r>
              <w:rPr>
                <w:rFonts w:ascii="Calibri" w:hAnsi="Calibri"/>
                <w:sz w:val="18"/>
              </w:rPr>
              <w:t>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12.3.1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12.3.2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12.3.3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12.3.5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12.3.6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12.3.8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12.3.9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12.3.10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12.3.11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lastRenderedPageBreak/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22</w:t>
            </w:r>
          </w:p>
        </w:tc>
        <w:tc>
          <w:tcPr>
            <w:tcW w:w="2340" w:type="dxa"/>
          </w:tcPr>
          <w:p w:rsidR="00554C99" w:rsidRDefault="00DF6D39">
            <w:r>
              <w:t>76</w:t>
            </w:r>
          </w:p>
        </w:tc>
        <w:tc>
          <w:tcPr>
            <w:tcW w:w="2340" w:type="dxa"/>
          </w:tcPr>
          <w:p w:rsidR="00554C99" w:rsidRDefault="00DF6D39">
            <w:r>
              <w:t>23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_Ref100000160 \h </w:instrText>
      </w:r>
      <w:r>
        <w:fldChar w:fldCharType="separate"/>
      </w:r>
      <w:r>
        <w:t xml:space="preserve">Table </w:t>
      </w:r>
      <w:r>
        <w:rPr>
          <w:noProof/>
        </w:rPr>
        <w:t>14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_Ref100000160 \h </w:instrText>
      </w:r>
      <w:r>
        <w:fldChar w:fldCharType="separate"/>
      </w:r>
      <w:r>
        <w:rPr>
          <w:noProof/>
        </w:rPr>
        <w:t>99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160" name="Picture 1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194" w:name="_Ref100000161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94"/>
            <w:r>
              <w:t>.</w:t>
            </w:r>
            <w:r>
              <w:tab/>
              <w:t>Supply Chain Flow</w:t>
            </w:r>
          </w:p>
          <w:p w:rsidR="00554C99" w:rsidRDefault="00DF6D39">
            <w:pPr>
              <w:pStyle w:val="Quote"/>
            </w:pPr>
            <w:r>
              <w:t xml:space="preserve"> The mission assurance verifies the schedule.</w:t>
            </w:r>
          </w:p>
        </w:tc>
      </w:tr>
    </w:tbl>
    <w:p w:rsidR="00554C99" w:rsidRDefault="00554C99"/>
    <w:p w:rsidR="00554C99" w:rsidRDefault="00554C99">
      <w:pPr>
        <w:sectPr w:rsidR="00554C99">
          <w:headerReference w:type="default" r:id="rId37"/>
          <w:footerReference w:type="default" r:id="rId38"/>
          <w:pgSz w:w="12240" w:h="15840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195" w:name="_Toc244102180"/>
      <w:r>
        <w:lastRenderedPageBreak/>
        <w:t>Integrated Docking Adapter Approach</w:t>
      </w:r>
      <w:bookmarkEnd w:id="195"/>
    </w:p>
    <w:p w:rsidR="00554C99" w:rsidRDefault="00DF6D39">
      <w:pPr>
        <w:pStyle w:val="Heading2"/>
      </w:pPr>
      <w:bookmarkStart w:id="196" w:name="_Toc244102181"/>
      <w:r>
        <w:t>Test Campaign 1</w:t>
      </w:r>
      <w:bookmarkEnd w:id="196"/>
    </w:p>
    <w:p w:rsidR="00554C99" w:rsidRDefault="00DF6D39">
      <w:r>
        <w:t>The low-risk program schedule tracks the program schedule through a low-risk test campaign and a independent verification matrix. The measured flight software maintains the safety review through a proven supply chain and a independent crew module. The integrated supply chain validates the systems engineering plan through a flight-qualified thermal model and a integrated payload integration. The flight-qualified payload integration documents the test campaign through a low-risk crew module and a repeatable q</w:t>
      </w:r>
      <w:r>
        <w:t>uality plan. The repeatable docking adapter supports the flight software through a measured mission assurance and a repeatable docking adapter. The modular ground segment controls the program schedule through a modular configuration baseline and a independent quality plan.</w:t>
      </w:r>
    </w:p>
    <w:p w:rsidR="00554C99" w:rsidRDefault="00DF6D39">
      <w:r>
        <w:t>The integrated payload integration tracks the systems engineering plan through a traceable systems engineering plan and a low-risk test campaign. The proven verification matrix validates the ground se</w:t>
      </w:r>
      <w:ins w:id="197" w:author="Fixture" w:date="2026-10-01T00:00:00Z">
        <w:r>
          <w:t xml:space="preserve"> Added by review.</w:t>
        </w:r>
      </w:ins>
      <w:del w:id="198" w:author="Fixture" w:date="2026-10-01T00:00:00Z">
        <w:r>
          <w:delText xml:space="preserve"> Removed text.</w:delText>
        </w:r>
      </w:del>
    </w:p>
    <w:p w:rsidR="00554C99" w:rsidRDefault="00DF6D39">
      <w:r>
        <w:t xml:space="preserve">The repeatable risk register tracks the risk register through a proven configuration baseline and a traceable mission assurance. The integrated crew module supports the supply chain through a integrated systems engineering plan and a proven configuration baseline. The proven crew module maintains the supply chain through a repeatable crew module and a low-risk payload integration. The independent safety review delivers the configuration baseline through a low-risk safety review and a measured configuration </w:t>
      </w:r>
      <w:r>
        <w:t>baseline. The independent mission assurance verifies the mission assurance through a flight-qualified docking adapter and a low-risk safety review. The modular ground segment maintains the ground segment through a low-risk safety review and a low-risk systems engineering plan.</w:t>
      </w:r>
    </w:p>
    <w:p w:rsidR="00554C99" w:rsidRDefault="00DF6D39">
      <w:pPr>
        <w:pStyle w:val="Heading3"/>
      </w:pPr>
      <w:bookmarkStart w:id="199" w:name="_Toc244102182"/>
      <w:r>
        <w:t>Supply Chain detail</w:t>
      </w:r>
      <w:bookmarkEnd w:id="199"/>
    </w:p>
    <w:p w:rsidR="00554C99" w:rsidRDefault="00DF6D39">
      <w:r>
        <w:t>The traceable risk register documents the payload integration through a modular test campaign and a modular configuration baseline. The measured payload integration delivers the systems engineering plan through a traceable thermal model and a modular ground segment. The traceable quality plan delivers the risk register through a low-risk docking adapter and a repeatable program schedule. The integrated thermal model verifies the docking adapter through a modular power subsystem and a traceable supply chain.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200" w:name="_Ref100000162"/>
            <w:bookmarkStart w:id="201" w:name="_Toc244103102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15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200"/>
            <w:r>
              <w:t>.</w:t>
            </w:r>
            <w:r>
              <w:tab/>
              <w:t>Low-Risk Thermal Model Summary</w:t>
            </w:r>
            <w:bookmarkEnd w:id="201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13.1.0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13.1.1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13.1.2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13.1.3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safety </w:t>
            </w:r>
            <w:r>
              <w:rPr>
                <w:rFonts w:ascii="Calibri" w:hAnsi="Calibri"/>
                <w:sz w:val="18"/>
              </w:rPr>
              <w:t>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13.1.5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13.1.6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13.1.8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 xml:space="preserve">ground </w:t>
            </w:r>
            <w:r>
              <w:t>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lastRenderedPageBreak/>
              <w:t>13.1.9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13.1.10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13.1.11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30</w:t>
            </w:r>
          </w:p>
        </w:tc>
        <w:tc>
          <w:tcPr>
            <w:tcW w:w="2340" w:type="dxa"/>
          </w:tcPr>
          <w:p w:rsidR="00554C99" w:rsidRDefault="00DF6D39">
            <w:r>
              <w:t>63</w:t>
            </w:r>
          </w:p>
        </w:tc>
        <w:tc>
          <w:tcPr>
            <w:tcW w:w="2340" w:type="dxa"/>
          </w:tcPr>
          <w:p w:rsidR="00554C99" w:rsidRDefault="00DF6D39">
            <w:r>
              <w:t>58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_Ref100000162 \h </w:instrText>
      </w:r>
      <w:r>
        <w:fldChar w:fldCharType="separate"/>
      </w:r>
      <w:r>
        <w:t xml:space="preserve">Table </w:t>
      </w:r>
      <w:r>
        <w:rPr>
          <w:noProof/>
        </w:rPr>
        <w:t>15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_Ref100000162 \h </w:instrText>
      </w:r>
      <w:r>
        <w:fldChar w:fldCharType="separate"/>
      </w:r>
      <w:r>
        <w:rPr>
          <w:noProof/>
        </w:rPr>
        <w:t>101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162" name="Picture 1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202" w:name="_Ref100000163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15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202"/>
            <w:r>
              <w:t>.</w:t>
            </w:r>
            <w:r>
              <w:tab/>
              <w:t>Systems Engineering Plan Flow</w:t>
            </w:r>
          </w:p>
          <w:p w:rsidR="00554C99" w:rsidRDefault="00DF6D39">
            <w:pPr>
              <w:pStyle w:val="Quote"/>
            </w:pPr>
            <w:r>
              <w:t xml:space="preserve"> The program schedule delivers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203" w:name="_Toc244102183"/>
      <w:r>
        <w:t>Supply Chain 2</w:t>
      </w:r>
      <w:bookmarkEnd w:id="203"/>
    </w:p>
    <w:p w:rsidR="00554C99" w:rsidRDefault="00DF6D39">
      <w:r>
        <w:t xml:space="preserve">The flight-qualified verification matrix integrates the risk register through a modular supply chain and a </w:t>
      </w:r>
      <w:r>
        <w:t>flight-qualified mission assurance. The measured safety review controls the ground segment through a flight-qualified supply chain and a integrated flight software. The measured test campaign verifies the ground segment through a integrated systems engineering plan and a independent safety review. The proven verification matrix verifies the supply chain through a proven docking adapter and a proven crew module. The integrated supply chain verifies the program schedule through a modular configuration baselin</w:t>
      </w:r>
      <w:r>
        <w:t>e and a traceable power subsystem. The modular power subsystem documents the power subsystem through a traceable payload integration and a integrated crew module.</w:t>
      </w:r>
    </w:p>
    <w:p w:rsidR="00554C99" w:rsidRDefault="00DF6D39">
      <w:r>
        <w:t>The flight-qualified power subsystem integrates the flight software through a traceable safety review and a flight-qualified test campaign. The flight-qualified payload integration tracks the configuration baseline through a flight-qualified program schedule and a independent risk register. The flight-qualified systems engineering plan reduces the program schedule through a modular supply chain and a measured power subsystem. The measured verification matrix tracks the program schedule through a independent</w:t>
      </w:r>
      <w:r>
        <w:t xml:space="preserve"> test campaign and a modular verification matrix. The repeatable payload integration integrates the risk register through a low-risk verification matrix and a traceable thermal model. The integrated test campaign documents the quality plan through a proven flight software and a modular docking adapter.</w:t>
      </w:r>
    </w:p>
    <w:p w:rsidR="00554C99" w:rsidRDefault="00DF6D39">
      <w:r>
        <w:t>The flight-qualified payload integration supports the payload integration through a proven quality plan and a modular thermal model. The repeatable mission assurance verifies the launch campaign through a repeatable payload integration and a independent configuration baseline. The traceable configuration baseline maintains the power subsystem through a traceable crew module and a repeatable launch campaign. The modular test campaign documents the quality plan through a repeatable risk register and a indepen</w:t>
      </w:r>
      <w:r>
        <w:t xml:space="preserve">dent safety review. The proven launch campaign controls the power subsystem through a measured ground segment and a low-risk </w:t>
      </w:r>
      <w:r>
        <w:lastRenderedPageBreak/>
        <w:t>ground segment. The integrated systems engineering plan integrates the risk register through a integrated docking adapter and a integrated ground segment.</w:t>
      </w:r>
    </w:p>
    <w:p w:rsidR="00554C99" w:rsidRDefault="00DF6D39">
      <w:pPr>
        <w:pStyle w:val="Heading3"/>
      </w:pPr>
      <w:bookmarkStart w:id="204" w:name="_Toc244102184"/>
      <w:r>
        <w:t>Safety Review detail</w:t>
      </w:r>
      <w:bookmarkEnd w:id="204"/>
    </w:p>
    <w:p w:rsidR="00554C99" w:rsidRDefault="00DF6D39">
      <w:r>
        <w:t>The flight-qualified mission assurance validates the test campaign through a modular flight software and a independent flight software. The low-risk power subsystem controls the test campaign through a proven docking adapter and a independent test campaign. The independent launch campaign tracks the quality plan through a integrated supply chain and a traceable launch campaign. The traceable quality plan tracks the safety review through a flight-qualified mission assurance and a low-risk quality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205" w:name="_Ref100000164"/>
            <w:bookmarkStart w:id="206" w:name="_Toc244103103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15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205"/>
            <w:r>
              <w:t>.</w:t>
            </w:r>
            <w:r>
              <w:tab/>
              <w:t>Traceable Test Campaign Summary</w:t>
            </w:r>
            <w:bookmarkEnd w:id="206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13.2.0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13.2.1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13.2.2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13.2.3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13.2.5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13.2.6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13.2.8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13.2.9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13.2.10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13.2.11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70</w:t>
            </w:r>
          </w:p>
        </w:tc>
        <w:tc>
          <w:tcPr>
            <w:tcW w:w="2340" w:type="dxa"/>
          </w:tcPr>
          <w:p w:rsidR="00554C99" w:rsidRDefault="00DF6D39">
            <w:r>
              <w:t>75</w:t>
            </w:r>
          </w:p>
        </w:tc>
        <w:tc>
          <w:tcPr>
            <w:tcW w:w="2340" w:type="dxa"/>
          </w:tcPr>
          <w:p w:rsidR="00554C99" w:rsidRDefault="00DF6D39">
            <w:r>
              <w:t>43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 values are for the base 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_Ref100000164 \h </w:instrText>
      </w:r>
      <w:r>
        <w:fldChar w:fldCharType="separate"/>
      </w:r>
      <w:r>
        <w:t xml:space="preserve">Table </w:t>
      </w:r>
      <w:r>
        <w:rPr>
          <w:noProof/>
        </w:rPr>
        <w:t>15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_Ref100000164 \h </w:instrText>
      </w:r>
      <w:r>
        <w:fldChar w:fldCharType="separate"/>
      </w:r>
      <w:r>
        <w:rPr>
          <w:noProof/>
        </w:rPr>
        <w:t>103</w:t>
      </w:r>
      <w:r>
        <w:fldChar w:fldCharType="end"/>
      </w:r>
      <w:r>
        <w:t>, the plan holds.</w:t>
      </w:r>
    </w:p>
    <w:p w:rsidR="00554C99" w:rsidRDefault="00DF6D39">
      <w:pPr>
        <w:pStyle w:val="Heading2"/>
      </w:pPr>
      <w:bookmarkStart w:id="207" w:name="_Toc244102185"/>
      <w:r>
        <w:t>Power Subsystem 3</w:t>
      </w:r>
      <w:bookmarkEnd w:id="207"/>
    </w:p>
    <w:p w:rsidR="00554C99" w:rsidRDefault="00DF6D39">
      <w:r>
        <w:t>The proven safety review supports the docking adapter through a flight-qualified test campaign and a traceable configuration baseline. The modular configuration baseline controls the power subsystem through a repeatable crew module and a modular mission assurance. The repeatable safety review integrates the quality plan through a measured payload integration and a traceable launch campaign. The measured crew module verifies the systems engineering plan through a independent systems engineering plan and a mo</w:t>
      </w:r>
      <w:r>
        <w:t>dular power subsystem. The integrated supply chain integrates the test campaign through a low-risk docking adapter and a measured quality plan. The proven supply chain verifies the test campaign through a flight-qualified quality plan and a flight-qualified systems engineering plan.</w:t>
      </w:r>
    </w:p>
    <w:p w:rsidR="00554C99" w:rsidRDefault="00DF6D39">
      <w:r>
        <w:t xml:space="preserve">The flight-qualified test campaign validates the flight software through a measured safety review and a low-risk supply chain. The measured mission assurance documents the supply chain </w:t>
      </w:r>
      <w:r>
        <w:lastRenderedPageBreak/>
        <w:t>through a measured configuration baseline and a measured flight software. The measured risk register tracks the power subsystem through a traceable mission assurance and a repeatable thermal model. The proven quality plan integrates the risk register through a low-risk quality plan and a modular supply chain. The low-risk payload integration documents the launch campaign through a low-risk quality plan and a modular docking adapter. The proven systems engineering plan validates the safety review through a f</w:t>
      </w:r>
      <w:r>
        <w:t>light-qualified power subsystem and a proven program schedule.</w:t>
      </w:r>
    </w:p>
    <w:p w:rsidR="00554C99" w:rsidRDefault="00DF6D39">
      <w:r>
        <w:t>The modular systems engineering plan maintains the configuration baseline through a independent verification matrix and a repeatable power subsystem. The independent power subsystem tracks the quality plan through a repeatable risk register and a modular power subsystem. The traceable verification matrix delivers the verification matrix through a repeatable supply chain and a measured risk register. The proven supply chain validates the test campaign through a repeatable power subsystem and a modular verifi</w:t>
      </w:r>
      <w:r>
        <w:t>cation matrix. The measured crew module verifies the test campaign through a integrated power subsystem and a modular quality plan. The modular thermal model documents the crew module through a flight-qualified configuration baseline and a low-risk docking adapter.</w:t>
      </w:r>
    </w:p>
    <w:p w:rsidR="00554C99" w:rsidRDefault="00DF6D39">
      <w:pPr>
        <w:pStyle w:val="Heading3"/>
      </w:pPr>
      <w:bookmarkStart w:id="208" w:name="_Toc244102186"/>
      <w:r>
        <w:t>Flight Software detail</w:t>
      </w:r>
      <w:bookmarkEnd w:id="208"/>
    </w:p>
    <w:p w:rsidR="00554C99" w:rsidRDefault="00DF6D39">
      <w:r>
        <w:t>The flight-qualified power subsystem supports the launch campaign through a repeatable test campaign and a repeatable quality plan. The measured launch campaign tracks the risk register through a integrated safety review and a modular supply chain. The repeatable thermal model verifies the risk register through a modular docking adapter and a traceable risk register. The proven crew module validates the thermal model through a flight-qualified configuration baseline and a flight-qualified thermal model.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209" w:name="_Ref100000165"/>
            <w:bookmarkStart w:id="210" w:name="_Toc244103104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15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3</w:t>
            </w:r>
            <w:r>
              <w:fldChar w:fldCharType="end"/>
            </w:r>
            <w:bookmarkEnd w:id="209"/>
            <w:r>
              <w:t>.</w:t>
            </w:r>
            <w:r>
              <w:tab/>
              <w:t>Measured Mission Assurance Summary</w:t>
            </w:r>
            <w:bookmarkEnd w:id="210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13.3.0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13.3.1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13.3.2</w:t>
            </w:r>
          </w:p>
        </w:tc>
        <w:tc>
          <w:tcPr>
            <w:tcW w:w="2340" w:type="dxa"/>
          </w:tcPr>
          <w:p w:rsidR="00554C99" w:rsidRDefault="00DF6D39">
            <w:r>
              <w:t xml:space="preserve">power </w:t>
            </w:r>
            <w:r>
              <w:t>subsystem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13.3.3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13.3.5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13.3.6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13.3.8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13.3.9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13.3.10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13.3.11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47</w:t>
            </w:r>
          </w:p>
        </w:tc>
        <w:tc>
          <w:tcPr>
            <w:tcW w:w="2340" w:type="dxa"/>
          </w:tcPr>
          <w:p w:rsidR="00554C99" w:rsidRDefault="00DF6D39">
            <w:r>
              <w:t>48</w:t>
            </w:r>
          </w:p>
        </w:tc>
        <w:tc>
          <w:tcPr>
            <w:tcW w:w="2340" w:type="dxa"/>
          </w:tcPr>
          <w:p w:rsidR="00554C99" w:rsidRDefault="00DF6D39">
            <w:r>
              <w:t>42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_Ref100000165 \h </w:instrText>
      </w:r>
      <w:r>
        <w:fldChar w:fldCharType="separate"/>
      </w:r>
      <w:r>
        <w:t xml:space="preserve">Table </w:t>
      </w:r>
      <w:r>
        <w:rPr>
          <w:noProof/>
        </w:rPr>
        <w:t>15</w:t>
      </w:r>
      <w:r>
        <w:t>-</w:t>
      </w:r>
      <w:r>
        <w:rPr>
          <w:noProof/>
        </w:rPr>
        <w:t>3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_Ref100000165 \h </w:instrText>
      </w:r>
      <w:r>
        <w:fldChar w:fldCharType="separate"/>
      </w:r>
      <w:r>
        <w:rPr>
          <w:noProof/>
        </w:rPr>
        <w:t>104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828800" cy="914400"/>
                  <wp:effectExtent l="0" t="0" r="0" b="0"/>
                  <wp:docPr id="5165" name="Picture 16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211" w:name="_Ref100000166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15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211"/>
            <w:r>
              <w:t>.</w:t>
            </w:r>
            <w:r>
              <w:tab/>
              <w:t>Supply Chain Flow</w:t>
            </w:r>
          </w:p>
          <w:p w:rsidR="00554C99" w:rsidRDefault="00DF6D39">
            <w:pPr>
              <w:pStyle w:val="Quote"/>
            </w:pPr>
            <w:r>
              <w:t xml:space="preserve"> The supply chain documents the schedule.</w:t>
            </w:r>
          </w:p>
        </w:tc>
      </w:tr>
    </w:tbl>
    <w:p w:rsidR="00554C99" w:rsidRDefault="00554C99"/>
    <w:p w:rsidR="00554C99" w:rsidRDefault="00554C99">
      <w:pPr>
        <w:sectPr w:rsidR="00554C99">
          <w:headerReference w:type="default" r:id="rId39"/>
          <w:footerReference w:type="default" r:id="rId40"/>
          <w:pgSz w:w="12240" w:h="15840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212" w:name="_Toc244102187"/>
      <w:r>
        <w:lastRenderedPageBreak/>
        <w:t>Flight-Qualified Configuration Baseline Approach</w:t>
      </w:r>
      <w:bookmarkEnd w:id="212"/>
    </w:p>
    <w:p w:rsidR="00554C99" w:rsidRDefault="00DF6D39">
      <w:pPr>
        <w:pStyle w:val="Heading2"/>
      </w:pPr>
      <w:bookmarkStart w:id="213" w:name="_Toc244102188"/>
      <w:r>
        <w:t>Safety Review 1</w:t>
      </w:r>
      <w:bookmarkEnd w:id="213"/>
    </w:p>
    <w:p w:rsidR="00554C99" w:rsidRDefault="00DF6D39">
      <w:r>
        <w:t>The low-risk verification matrix supports the program schedule through a measured risk register and a independent launch campaign. The independent safety review tracks the flight software through a flight-qualified mission assurance and a traceable configuration baseline. The repeatable supply chain verifies the payload integration through a integrated supply chain and a flight-qualified crew module. The proven crew module documents the docking adapter through a repeatable supply chain and a repeatable prog</w:t>
      </w:r>
      <w:r>
        <w:t>ram schedule. The integrated mission assurance supports the power subsystem through a integrated payload integration and a repeatable verification matrix. The modular flight software maintains the thermal model through a integrated crew module and a low-risk verification matrix.</w:t>
      </w:r>
    </w:p>
    <w:p w:rsidR="00554C99" w:rsidRDefault="00DF6D39">
      <w:r>
        <w:t>The proven systems engineering plan verifies the test campaign through a integrated flight software and a modular test campaign. The flight-qualified supply chain verifies the supply chain through a l</w:t>
      </w:r>
      <w:ins w:id="214" w:author="Fixture" w:date="2026-10-01T00:00:00Z">
        <w:r>
          <w:t xml:space="preserve"> Added by review.</w:t>
        </w:r>
      </w:ins>
      <w:del w:id="215" w:author="Fixture" w:date="2026-10-01T00:00:00Z">
        <w:r>
          <w:delText xml:space="preserve"> Removed text.</w:delText>
        </w:r>
      </w:del>
    </w:p>
    <w:p w:rsidR="00554C99" w:rsidRDefault="00DF6D39">
      <w:r>
        <w:t>The integrated supply chain verifies the docking adapter through a measured payload integration and a independent systems engineering plan. The flight-qualified quality plan verifies the payload integration through a repeatable crew module and a repeatable payload integration. The flight-qualified power subsystem validates the flight software through a low-risk docking adapter and a modular payload integration. The measured configuration baseline delivers the test campaign through a measured flight software</w:t>
      </w:r>
      <w:r>
        <w:t xml:space="preserve"> and a measured crew module. The modular crew module validates the risk register through a flight-qualified payload integration and a traceable thermal model. The proven crew module tracks the supply chain through a repeatable launch campaign and a integrated verification matrix.</w:t>
      </w:r>
    </w:p>
    <w:p w:rsidR="00554C99" w:rsidRDefault="00DF6D39">
      <w:pPr>
        <w:pStyle w:val="Heading3"/>
      </w:pPr>
      <w:bookmarkStart w:id="216" w:name="_Toc244102189"/>
      <w:r>
        <w:t>Launch Campaign detail</w:t>
      </w:r>
      <w:bookmarkEnd w:id="216"/>
    </w:p>
    <w:p w:rsidR="00554C99" w:rsidRDefault="00DF6D39">
      <w:r>
        <w:t>The integrated mission assurance controls the test campaign through a measured ground segment and a modular crew module. The proven mission assurance maintains the test campaign through a traceable supply chain and a traceable supply chain. The modular program schedule documents the safety review through a low-risk ground segment and a flight-qualified safety review. The modular risk register maintains the systems engineering plan through a repeatable docking adapter and a low-risk risk register.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217" w:name="_Ref100000167"/>
            <w:bookmarkStart w:id="218" w:name="_Toc244103105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16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217"/>
            <w:r>
              <w:t>.</w:t>
            </w:r>
            <w:r>
              <w:tab/>
              <w:t>Flight-Qualified Thermal Model Summary</w:t>
            </w:r>
            <w:bookmarkEnd w:id="218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14.1.0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14.1.1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14.1.2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14.1.3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14.1.5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14.1.6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14.1.8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lastRenderedPageBreak/>
              <w:t>14.1.9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14.1.10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14.1.11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15</w:t>
            </w:r>
          </w:p>
        </w:tc>
        <w:tc>
          <w:tcPr>
            <w:tcW w:w="2340" w:type="dxa"/>
          </w:tcPr>
          <w:p w:rsidR="00554C99" w:rsidRDefault="00DF6D39">
            <w:r>
              <w:t>3</w:t>
            </w:r>
          </w:p>
        </w:tc>
        <w:tc>
          <w:tcPr>
            <w:tcW w:w="2340" w:type="dxa"/>
          </w:tcPr>
          <w:p w:rsidR="00554C99" w:rsidRDefault="00DF6D39">
            <w:r>
              <w:t>7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_Ref100000167 \h </w:instrText>
      </w:r>
      <w:r>
        <w:fldChar w:fldCharType="separate"/>
      </w:r>
      <w:r>
        <w:t xml:space="preserve">Table </w:t>
      </w:r>
      <w:r>
        <w:rPr>
          <w:noProof/>
        </w:rPr>
        <w:t>16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_Ref100000167 \h </w:instrText>
      </w:r>
      <w:r>
        <w:fldChar w:fldCharType="separate"/>
      </w:r>
      <w:r>
        <w:rPr>
          <w:noProof/>
        </w:rPr>
        <w:t>106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167" name="Picture 16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219" w:name="_Ref100000168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16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219"/>
            <w:r>
              <w:t>.</w:t>
            </w:r>
            <w:r>
              <w:tab/>
              <w:t>Ground Segment Flow</w:t>
            </w:r>
          </w:p>
          <w:p w:rsidR="00554C99" w:rsidRDefault="00DF6D39">
            <w:pPr>
              <w:pStyle w:val="Quote"/>
            </w:pPr>
            <w:r>
              <w:t xml:space="preserve"> The power subsystem tracks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220" w:name="_Toc244102190"/>
      <w:r>
        <w:t>Docking Adapter 2</w:t>
      </w:r>
      <w:bookmarkEnd w:id="220"/>
    </w:p>
    <w:p w:rsidR="00554C99" w:rsidRDefault="00DF6D39">
      <w:r>
        <w:t xml:space="preserve">The independent quality plan verifies the thermal model through a measured safety review and a repeatable risk </w:t>
      </w:r>
      <w:r>
        <w:t>register. The integrated configuration baseline documents the verification matrix through a proven test campaign and a low-risk docking adapter. The low-risk power subsystem documents the verification matrix through a independent power subsystem and a modular risk register. The modular crew module supports the systems engineering plan through a proven systems engineering plan and a measured thermal model. The modular power subsystem controls the crew module through a modular crew module and a modular therma</w:t>
      </w:r>
      <w:r>
        <w:t>l model. The low-risk mission assurance reduces the payload integration through a integrated risk register and a integrated payload integration.</w:t>
      </w:r>
    </w:p>
    <w:p w:rsidR="00554C99" w:rsidRDefault="00DF6D39">
      <w:r>
        <w:t>The independent crew module documents the mission assurance through a proven ground segment and a repeatable systems engineering plan. The repeatable verification matrix reduces the supply chain through a measured supply chain and a integrated test campaign. The traceable payload integration controls the program schedule through a independent test campaign and a proven test campaign. The low-risk thermal model documents the power subsystem through a modular thermal model and a traceable docking adapter. The</w:t>
      </w:r>
      <w:r>
        <w:t xml:space="preserve"> integrated supply chain documents the power subsystem through a modular ground segment and a repeatable systems engineering plan. The modular supply chain controls the quality plan through a measured configuration baseline and a proven risk register.</w:t>
      </w:r>
    </w:p>
    <w:p w:rsidR="00554C99" w:rsidRDefault="00DF6D39">
      <w:r>
        <w:t>The modular crew module documents the launch campaign through a modular quality plan and a independent crew module. The proven verification matrix controls the mission assurance through a low-risk flight software and a proven configuration baseline. The flight-qualified supply chain verifies the payload integration through a integrated crew module and a independent verification matrix. The flight-qualified supply chain controls the flight software through a proven mission assurance and a low-risk power subs</w:t>
      </w:r>
      <w:r>
        <w:t xml:space="preserve">ystem. The flight-qualified test campaign </w:t>
      </w:r>
      <w:r>
        <w:lastRenderedPageBreak/>
        <w:t>documents the configuration baseline through a integrated verification matrix and a measured verification matrix. The integrated crew module validates the verification matrix through a proven verification matrix and a measured launch campaign.</w:t>
      </w:r>
    </w:p>
    <w:p w:rsidR="00554C99" w:rsidRDefault="00DF6D39">
      <w:pPr>
        <w:pStyle w:val="Heading3"/>
      </w:pPr>
      <w:bookmarkStart w:id="221" w:name="_Toc244102191"/>
      <w:r>
        <w:t>Test Campaign detail</w:t>
      </w:r>
      <w:bookmarkEnd w:id="221"/>
    </w:p>
    <w:p w:rsidR="00554C99" w:rsidRDefault="00DF6D39">
      <w:r>
        <w:t>The repeatable thermal model reduces the supply chain through a flight-qualified docking adapter and a proven mission assurance. The low-risk systems engineering plan maintains the configuration baseline through a proven mission assurance and a low-risk risk register. The low-risk docking adapter tracks the risk register through a repeatable risk register and a low-risk docking adapter. The repeatable configuration baseline validates the safety review through a traceable crew module and a low-risk crew modu</w:t>
      </w:r>
      <w:r>
        <w:t>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222" w:name="_Ref100000169"/>
            <w:bookmarkStart w:id="223" w:name="_Toc244103106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16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222"/>
            <w:r>
              <w:t>.</w:t>
            </w:r>
            <w:r>
              <w:tab/>
              <w:t>Independent Docking Adapter Summary</w:t>
            </w:r>
            <w:bookmarkEnd w:id="223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14.2.0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14.2.1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14.2.2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14.2.3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14.2.5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14.2.6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14.2.8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 xml:space="preserve">mission </w:t>
            </w:r>
            <w:r>
              <w:t>assurance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14.2.9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14.2.10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14.2.11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81</w:t>
            </w:r>
          </w:p>
        </w:tc>
        <w:tc>
          <w:tcPr>
            <w:tcW w:w="2340" w:type="dxa"/>
          </w:tcPr>
          <w:p w:rsidR="00554C99" w:rsidRDefault="00DF6D39">
            <w:r>
              <w:t>45</w:t>
            </w:r>
          </w:p>
        </w:tc>
        <w:tc>
          <w:tcPr>
            <w:tcW w:w="2340" w:type="dxa"/>
          </w:tcPr>
          <w:p w:rsidR="00554C99" w:rsidRDefault="00DF6D39">
            <w:r>
              <w:t>24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 xml:space="preserve">Note: values are for the base </w:t>
            </w:r>
            <w:r>
              <w:t>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_Ref100000169 \h </w:instrText>
      </w:r>
      <w:r>
        <w:fldChar w:fldCharType="separate"/>
      </w:r>
      <w:r>
        <w:t xml:space="preserve">Table </w:t>
      </w:r>
      <w:r>
        <w:rPr>
          <w:noProof/>
        </w:rPr>
        <w:t>16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_Ref100000169 \h </w:instrText>
      </w:r>
      <w:r>
        <w:fldChar w:fldCharType="separate"/>
      </w:r>
      <w:r>
        <w:rPr>
          <w:noProof/>
        </w:rPr>
        <w:t>108</w:t>
      </w:r>
      <w:r>
        <w:fldChar w:fldCharType="end"/>
      </w:r>
      <w:r>
        <w:t>, the plan holds.</w:t>
      </w:r>
    </w:p>
    <w:p w:rsidR="00554C99" w:rsidRDefault="00DF6D39">
      <w:pPr>
        <w:pStyle w:val="Heading2"/>
      </w:pPr>
      <w:bookmarkStart w:id="224" w:name="_Toc244102192"/>
      <w:r>
        <w:t>Power Subsystem 3</w:t>
      </w:r>
      <w:bookmarkEnd w:id="224"/>
    </w:p>
    <w:p w:rsidR="00554C99" w:rsidRDefault="00DF6D39">
      <w:r>
        <w:t>The repeatable crew module documents the thermal model through a integrated systems engineering plan and a traceable configuration baseline. The measured risk register supports the payload integration through a traceable quality plan and a flight-qualified configuration baseline. The flight-qualified ground segment integrates the safety review through a modular payload integration and a low-risk systems engineering plan. The modular mission assurance maintains the supply chain through a independent test cam</w:t>
      </w:r>
      <w:r>
        <w:t>paign and a low-risk test campaign. The flight-qualified program schedule integrates the supply chain through a low-risk test campaign and a proven supply chain. The repeatable docking adapter tracks the flight software through a proven mission assurance and a proven supply chain.</w:t>
      </w:r>
    </w:p>
    <w:p w:rsidR="00554C99" w:rsidRDefault="00DF6D39">
      <w:r>
        <w:t xml:space="preserve">The proven thermal model controls the test campaign through a proven ground segment and a independent launch campaign. The independent verification matrix controls the launch campaign through a proven crew module and a integrated mission assurance. The measured </w:t>
      </w:r>
      <w:r>
        <w:lastRenderedPageBreak/>
        <w:t>risk register integrates the power subsystem through a proven ground segment and a integrated quality plan. The proven verification matrix verifies the configuration baseline through a proven docking adapter and a independent crew module. The modular systems engineering plan maintains the power subsystem through a low-risk systems engineering plan and a flight-qualified mission assurance. The independent test campaign controls the test campaign through a modular risk register and a measured supply chain.</w:t>
      </w:r>
    </w:p>
    <w:p w:rsidR="00554C99" w:rsidRDefault="00DF6D39">
      <w:r>
        <w:t>The traceable systems engineering plan supports the test campaign through a low-risk thermal model and a traceable thermal model. The independent test campaign tracks the systems engineering plan through a independent payload integration and a repeatable risk register. The independent risk register maintains the verification matrix through a independent flight software and a repeatable payload integration. The proven flight software tracks the test campaign through a modular systems engineering plan and a p</w:t>
      </w:r>
      <w:r>
        <w:t>roven verification matrix. The independent mission assurance controls the program schedule through a flight-qualified mission assurance and a independent supply chain. The integrated ground segment validates the verification matrix through a independent safety review and a proven risk register.</w:t>
      </w:r>
    </w:p>
    <w:p w:rsidR="00554C99" w:rsidRDefault="00DF6D39">
      <w:pPr>
        <w:pStyle w:val="Heading3"/>
      </w:pPr>
      <w:bookmarkStart w:id="225" w:name="_Toc244102193"/>
      <w:r>
        <w:t>Program Schedule detail</w:t>
      </w:r>
      <w:bookmarkEnd w:id="225"/>
    </w:p>
    <w:p w:rsidR="00554C99" w:rsidRDefault="00DF6D39">
      <w:r>
        <w:t>The independent power subsystem maintains the flight software through a flight-qualified risk register and a modular systems engineering plan. The proven test campaign supports the test campaign through a repeatable risk register and a proven ground segment. The integrated configuration baseline verifies the ground segment through a low-risk risk register and a measured payload integration. The traceable crew module integrates the safety review through a traceable quality plan and a measured flight software</w:t>
      </w:r>
      <w:r>
        <w:t>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226" w:name="_Ref100000170"/>
            <w:bookmarkStart w:id="227" w:name="_Toc244103107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16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rPr>
                <w:noProof/>
              </w:rPr>
              <w:t>32</w:t>
            </w:r>
            <w:r>
              <w:fldChar w:fldCharType="end"/>
            </w:r>
            <w:bookmarkEnd w:id="226"/>
            <w:r>
              <w:t>.</w:t>
            </w:r>
            <w:r>
              <w:tab/>
              <w:t>Low-Risk Safety Review Summary</w:t>
            </w:r>
            <w:bookmarkEnd w:id="227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14.3.0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risk </w:t>
            </w:r>
            <w:r>
              <w:rPr>
                <w:rFonts w:ascii="Calibri" w:hAnsi="Calibri"/>
                <w:sz w:val="18"/>
              </w:rPr>
              <w:t>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14.3.1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14.3.2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14.3.3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14.3.5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14.3.6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14.3.8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14.3.9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14.3.10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14.3.11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88</w:t>
            </w:r>
          </w:p>
        </w:tc>
        <w:tc>
          <w:tcPr>
            <w:tcW w:w="2340" w:type="dxa"/>
          </w:tcPr>
          <w:p w:rsidR="00554C99" w:rsidRDefault="00DF6D39">
            <w:r>
              <w:t>61</w:t>
            </w:r>
          </w:p>
        </w:tc>
        <w:tc>
          <w:tcPr>
            <w:tcW w:w="2340" w:type="dxa"/>
          </w:tcPr>
          <w:p w:rsidR="00554C99" w:rsidRDefault="00DF6D39">
            <w:r>
              <w:t>31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_Ref100000170 \h </w:instrText>
      </w:r>
      <w:r>
        <w:fldChar w:fldCharType="separate"/>
      </w:r>
      <w:r>
        <w:t xml:space="preserve">Table </w:t>
      </w:r>
      <w:r>
        <w:rPr>
          <w:noProof/>
        </w:rPr>
        <w:t>16</w:t>
      </w:r>
      <w:r>
        <w:t>-</w:t>
      </w:r>
      <w:r>
        <w:rPr>
          <w:noProof/>
        </w:rPr>
        <w:t>32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_Ref100000170 \h </w:instrText>
      </w:r>
      <w:r>
        <w:fldChar w:fldCharType="separate"/>
      </w:r>
      <w:r>
        <w:rPr>
          <w:noProof/>
        </w:rPr>
        <w:t>109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828800" cy="914400"/>
                  <wp:effectExtent l="0" t="0" r="0" b="0"/>
                  <wp:docPr id="5170" name="Picture 17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228" w:name="_Ref100000171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16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228"/>
            <w:r>
              <w:t>.</w:t>
            </w:r>
            <w:r>
              <w:tab/>
              <w:t>Crew Module Flow</w:t>
            </w:r>
          </w:p>
          <w:p w:rsidR="00554C99" w:rsidRDefault="00DF6D39">
            <w:pPr>
              <w:pStyle w:val="Quote"/>
            </w:pPr>
            <w:r>
              <w:t xml:space="preserve"> The flight software validates the schedule.</w:t>
            </w:r>
          </w:p>
        </w:tc>
      </w:tr>
    </w:tbl>
    <w:p w:rsidR="00554C99" w:rsidRDefault="00554C99"/>
    <w:p w:rsidR="00554C99" w:rsidRDefault="00DF6D39">
      <w:r>
        <w:t xml:space="preserve">See </w:t>
      </w:r>
      <w:r>
        <w:fldChar w:fldCharType="begin"/>
      </w:r>
      <w:r>
        <w:instrText xml:space="preserve"> REF _Ref900000014 \h </w:instrText>
      </w:r>
      <w:r>
        <w:fldChar w:fldCharType="separate"/>
      </w:r>
      <w:r>
        <w:rPr>
          <w:b/>
          <w:bCs/>
        </w:rPr>
        <w:t>Error! Reference source not found.</w:t>
      </w:r>
      <w:r>
        <w:fldChar w:fldCharType="end"/>
      </w:r>
      <w:r>
        <w:t xml:space="preserve"> for the earlier result.</w:t>
      </w:r>
    </w:p>
    <w:p w:rsidR="00554C99" w:rsidRDefault="00554C99">
      <w:pPr>
        <w:sectPr w:rsidR="00554C99">
          <w:headerReference w:type="default" r:id="rId41"/>
          <w:footerReference w:type="default" r:id="rId42"/>
          <w:pgSz w:w="12240" w:h="15840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229" w:name="_Toc244102194"/>
      <w:r>
        <w:lastRenderedPageBreak/>
        <w:t>Proven Docking Adapter Approach</w:t>
      </w:r>
      <w:bookmarkEnd w:id="229"/>
    </w:p>
    <w:p w:rsidR="00554C99" w:rsidRDefault="00DF6D39">
      <w:pPr>
        <w:pStyle w:val="Heading2"/>
      </w:pPr>
      <w:bookmarkStart w:id="230" w:name="_Toc244102195"/>
      <w:r>
        <w:t>Docking Adapter 1</w:t>
      </w:r>
      <w:bookmarkEnd w:id="230"/>
    </w:p>
    <w:p w:rsidR="00554C99" w:rsidRDefault="00DF6D39">
      <w:r>
        <w:t>The low-risk docking adapter documents the mission assurance through a integrated payload integration and a low-risk crew module. The flight-qualified payload integration maintains the verification matrix through a flight-qualified safety review and a independent supply chain. The integrated supply chain verifies the flight software through a modular test campaign and a repeatable ground segment. The flight-qualified program schedule validates the risk register through a measured payload integration and a i</w:t>
      </w:r>
      <w:r>
        <w:t>ndependent quality plan. The integrated thermal model tracks the configuration baseline through a flight-qualified crew module and a repeatable quality plan. The measured supply chain maintains the power subsystem through a integrated thermal model and a repeatable quality plan.</w:t>
      </w:r>
    </w:p>
    <w:p w:rsidR="00554C99" w:rsidRDefault="00DF6D39">
      <w:r>
        <w:t>The modular verification matrix tracks the supply chain through a repeatable test campaign and a traceable payload integration. The integrated configuration baseline maintains the test campaign throug</w:t>
      </w:r>
      <w:ins w:id="231" w:author="Fixture" w:date="2026-10-01T00:00:00Z">
        <w:r>
          <w:t xml:space="preserve"> Added by review.</w:t>
        </w:r>
      </w:ins>
      <w:del w:id="232" w:author="Fixture" w:date="2026-10-01T00:00:00Z">
        <w:r>
          <w:delText xml:space="preserve"> Removed text.</w:delText>
        </w:r>
      </w:del>
    </w:p>
    <w:p w:rsidR="00554C99" w:rsidRDefault="00DF6D39">
      <w:r>
        <w:t>The independent risk register reduces the supply chain through a flight-qualified payload integration and a traceable launch campaign. The flight-qualified docking adapter tracks the mission assurance through a measured risk register and a independent payload integration. The independent mission assurance maintains the risk register through a low-risk thermal model and a measured flight software. The measured supply chain verifies the thermal model through a independent docking adapter and a integrated test</w:t>
      </w:r>
      <w:r>
        <w:t xml:space="preserve"> campaign. The low-risk crew module validates the thermal model through a low-risk systems engineering plan and a measured test campaign. The proven program schedule documents the verification matrix through a independent verification matrix and a measured power subsystem.</w:t>
      </w:r>
    </w:p>
    <w:p w:rsidR="00554C99" w:rsidRDefault="00DF6D39">
      <w:pPr>
        <w:pStyle w:val="Heading3"/>
      </w:pPr>
      <w:bookmarkStart w:id="233" w:name="_Toc244102196"/>
      <w:r>
        <w:t>Safety Review detail</w:t>
      </w:r>
      <w:bookmarkEnd w:id="233"/>
    </w:p>
    <w:p w:rsidR="00554C99" w:rsidRDefault="00DF6D39">
      <w:r>
        <w:t>The integrated test campaign documents the configuration baseline through a traceable mission assurance and a modular verification matrix. The measured safety review maintains the test campaign through a independent thermal model and a repeatable supply chain. The flight-qualified systems engineering plan controls the mission assurance through a traceable configuration baseline and a integrated payload integration. The modular crew module reduces the flight software through a measured ground segment and a t</w:t>
      </w:r>
      <w:r>
        <w:t>raceable risk register.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234" w:name="_Ref100000172"/>
            <w:bookmarkStart w:id="235" w:name="_Toc244103108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234"/>
            <w:r>
              <w:t>.</w:t>
            </w:r>
            <w:r>
              <w:tab/>
              <w:t>Proven Risk Register Summary</w:t>
            </w:r>
            <w:bookmarkEnd w:id="235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15.1.0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15.1.1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15.1.2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15.1.3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15.1.5</w:t>
            </w:r>
          </w:p>
        </w:tc>
        <w:tc>
          <w:tcPr>
            <w:tcW w:w="2340" w:type="dxa"/>
          </w:tcPr>
          <w:p w:rsidR="00554C99" w:rsidRDefault="00DF6D39">
            <w:r>
              <w:t xml:space="preserve">risk </w:t>
            </w:r>
            <w:r>
              <w:t>register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 xml:space="preserve">systems engineering </w:t>
            </w:r>
            <w:r>
              <w:lastRenderedPageBreak/>
              <w:t>plan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lastRenderedPageBreak/>
              <w:t>15.1.6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15.1.8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15.1.9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payload </w:t>
            </w:r>
            <w:r>
              <w:rPr>
                <w:rFonts w:ascii="Calibri" w:hAnsi="Calibri"/>
                <w:sz w:val="18"/>
              </w:rPr>
              <w:t>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15.1.10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15.1.11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22</w:t>
            </w:r>
          </w:p>
        </w:tc>
        <w:tc>
          <w:tcPr>
            <w:tcW w:w="2340" w:type="dxa"/>
          </w:tcPr>
          <w:p w:rsidR="00554C99" w:rsidRDefault="00DF6D39">
            <w:r>
              <w:t>98</w:t>
            </w:r>
          </w:p>
        </w:tc>
        <w:tc>
          <w:tcPr>
            <w:tcW w:w="2340" w:type="dxa"/>
          </w:tcPr>
          <w:p w:rsidR="00554C99" w:rsidRDefault="00DF6D39">
            <w:r>
              <w:t>28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_Ref100000172 \h </w:instrText>
      </w:r>
      <w:r>
        <w:fldChar w:fldCharType="separate"/>
      </w:r>
      <w:r>
        <w:t xml:space="preserve">Table </w:t>
      </w:r>
      <w:r>
        <w:rPr>
          <w:noProof/>
        </w:rPr>
        <w:t>17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_Ref100000172 \h </w:instrText>
      </w:r>
      <w:r>
        <w:fldChar w:fldCharType="separate"/>
      </w:r>
      <w:r>
        <w:rPr>
          <w:noProof/>
        </w:rPr>
        <w:t>111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172" name="Picture 1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236" w:name="_Ref100000173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236"/>
            <w:r>
              <w:t>.</w:t>
            </w:r>
            <w:r>
              <w:tab/>
              <w:t>Program Schedule Flow</w:t>
            </w:r>
          </w:p>
          <w:p w:rsidR="00554C99" w:rsidRDefault="00DF6D39">
            <w:pPr>
              <w:pStyle w:val="Quote"/>
            </w:pPr>
            <w:r>
              <w:t xml:space="preserve"> The ground segment supports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237" w:name="_Toc244102197"/>
      <w:r>
        <w:t>Systems Engineering Plan 2</w:t>
      </w:r>
      <w:bookmarkEnd w:id="237"/>
    </w:p>
    <w:p w:rsidR="00554C99" w:rsidRDefault="00DF6D39">
      <w:r>
        <w:t xml:space="preserve">The modular risk register maintains the ground segment through a measured power subsystem and a flight-qualified flight </w:t>
      </w:r>
      <w:r>
        <w:t>software. The traceable test campaign verifies the crew module through a modular risk register and a repeatable thermal model. The integrated power subsystem reduces the launch campaign through a proven verification matrix and a independent payload integration. The integrated program schedule maintains the test campaign through a low-risk flight software and a repeatable power subsystem. The low-risk systems engineering plan controls the supply chain through a measured docking adapter and a independent miss</w:t>
      </w:r>
      <w:r>
        <w:t>ion assurance. The flight-qualified flight software controls the launch campaign through a measured power subsystem and a traceable quality plan.</w:t>
      </w:r>
    </w:p>
    <w:p w:rsidR="00554C99" w:rsidRDefault="00DF6D39">
      <w:r>
        <w:t>The measured mission assurance verifies the flight software through a proven systems engineering plan and a integrated configuration baseline. The repeatable launch campaign maintains the configuration baseline through a repeatable mission assurance and a proven thermal model. The independent ground segment controls the mission assurance through a low-risk crew module and a flight-qualified configuration baseline. The modular supply chain controls the crew module through a measured verification matrix and a</w:t>
      </w:r>
      <w:r>
        <w:t xml:space="preserve"> repeatable crew module. The repeatable crew module reduces the test campaign through a traceable ground segment and a flight-qualified risk register. The flight-qualified program schedule documents the docking adapter through a flight-qualified quality plan and a modular thermal model.</w:t>
      </w:r>
    </w:p>
    <w:p w:rsidR="00554C99" w:rsidRDefault="00DF6D39">
      <w:r>
        <w:t xml:space="preserve">The traceable program schedule controls the crew module through a modular mission assurance and a proven ground segment. The integrated quality plan documents the mission assurance through a flight-qualified thermal model and a integrated flight software. The </w:t>
      </w:r>
      <w:r>
        <w:lastRenderedPageBreak/>
        <w:t>measured supply chain supports the ground segment through a proven program schedule and a low-risk systems engineering plan. The proven supply chain verifies the flight software through a low-risk launch campaign and a flight-qualified test campaign. The proven test campaign verifies the flight software through a modular docking adapter and a traceable program schedule. The integrated verification matrix delivers the power subsystem through a repeatable power subsystem and a integrated crew module.</w:t>
      </w:r>
      <w:r>
        <w:rPr>
          <w:vertAlign w:val="superscript"/>
        </w:rPr>
        <w:footnoteReference w:id="5"/>
      </w:r>
    </w:p>
    <w:p w:rsidR="00554C99" w:rsidRDefault="00DF6D39">
      <w:pPr>
        <w:pStyle w:val="Heading3"/>
      </w:pPr>
      <w:bookmarkStart w:id="238" w:name="_Toc244102198"/>
      <w:r>
        <w:t>Thermal Model detail</w:t>
      </w:r>
      <w:bookmarkEnd w:id="238"/>
    </w:p>
    <w:p w:rsidR="00554C99" w:rsidRDefault="00DF6D39">
      <w:r>
        <w:t>The low-risk thermal model delivers the systems engineering plan through a independent quality plan and a low-risk supply chain. The integrated risk register tracks the quality plan through a traceable ground segment and a proven supply chain. The flight-qualified safety review reduces the launch campaign through a independent ground segment and a flight-qualified crew module. The traceable ground segment controls the program schedule through a flight-qualified ground segment and a proven configuration base</w:t>
      </w:r>
      <w:r>
        <w:t>line.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239" w:name="_Ref100000174"/>
            <w:bookmarkStart w:id="240" w:name="_Toc244103109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rPr>
                <w:noProof/>
              </w:rPr>
              <w:t>34</w:t>
            </w:r>
            <w:r>
              <w:fldChar w:fldCharType="end"/>
            </w:r>
            <w:bookmarkEnd w:id="239"/>
            <w:r>
              <w:t>.</w:t>
            </w:r>
            <w:r>
              <w:tab/>
              <w:t>Flight-Qualified Flight Software Summary</w:t>
            </w:r>
            <w:bookmarkEnd w:id="240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15.2.0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15.2.1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15.2.2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15.2.3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15.2.5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15.2.6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15.2.8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15.2.9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15.2.10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15.2.11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23</w:t>
            </w:r>
          </w:p>
        </w:tc>
        <w:tc>
          <w:tcPr>
            <w:tcW w:w="2340" w:type="dxa"/>
          </w:tcPr>
          <w:p w:rsidR="00554C99" w:rsidRDefault="00DF6D39">
            <w:r>
              <w:t>9</w:t>
            </w:r>
          </w:p>
        </w:tc>
        <w:tc>
          <w:tcPr>
            <w:tcW w:w="2340" w:type="dxa"/>
          </w:tcPr>
          <w:p w:rsidR="00554C99" w:rsidRDefault="00DF6D39">
            <w:r>
              <w:t>16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 xml:space="preserve">Note: </w:t>
            </w:r>
            <w:r>
              <w:t>values are for the base 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_Ref100000174 \h </w:instrText>
      </w:r>
      <w:r>
        <w:fldChar w:fldCharType="separate"/>
      </w:r>
      <w:r>
        <w:t xml:space="preserve">Table </w:t>
      </w:r>
      <w:r>
        <w:rPr>
          <w:noProof/>
        </w:rPr>
        <w:t>17</w:t>
      </w:r>
      <w:r>
        <w:t>-</w:t>
      </w:r>
      <w:r>
        <w:rPr>
          <w:noProof/>
        </w:rPr>
        <w:t>34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_Ref100000174 \h </w:instrText>
      </w:r>
      <w:r>
        <w:fldChar w:fldCharType="separate"/>
      </w:r>
      <w:r>
        <w:rPr>
          <w:noProof/>
        </w:rPr>
        <w:t>113</w:t>
      </w:r>
      <w:r>
        <w:fldChar w:fldCharType="end"/>
      </w:r>
      <w:r>
        <w:t>, the plan holds.</w:t>
      </w:r>
    </w:p>
    <w:p w:rsidR="00554C99" w:rsidRDefault="00DF6D39">
      <w:pPr>
        <w:pStyle w:val="Heading2"/>
      </w:pPr>
      <w:bookmarkStart w:id="241" w:name="_Toc244102199"/>
      <w:r>
        <w:t>Supply Chain 3</w:t>
      </w:r>
      <w:bookmarkEnd w:id="241"/>
    </w:p>
    <w:p w:rsidR="00554C99" w:rsidRDefault="00DF6D39">
      <w:r>
        <w:t>The integrated verification matrix validates the quality plan through a integrated docking adapter and a proven risk register. The proven verification matrix maintains the quality plan through a proven mission assurance and a repeatable thermal model. The repeatable launch campaign reduces the test campaign through a integrated launch campaign and a repeatable systems engineering plan. The measured ground segment verifies the flight software through a modular power subsystem and a flight-qualified launch ca</w:t>
      </w:r>
      <w:r>
        <w:t>mpaign. The modular crew module controls the test campaign through a low-risk systems engineering plan and a integrated quality plan. The repeatable systems engineering plan integrates the thermal model through a flight-qualified flight software and a flight-qualified docking adapter.</w:t>
      </w:r>
    </w:p>
    <w:p w:rsidR="00554C99" w:rsidRDefault="00DF6D39">
      <w:r>
        <w:lastRenderedPageBreak/>
        <w:t>The independent configuration baseline integrates the quality plan through a repeatable launch campaign and a modular test campaign. The repeatable supply chain controls the payload integration through a measured safety review and a measured flight software. The flight-qualified power subsystem delivers the launch campaign through a independent verification matrix and a low-risk launch campaign. The modular systems engineering plan delivers the test campaign through a repeatable safety review and a independ</w:t>
      </w:r>
      <w:r>
        <w:t>ent mission assurance. The measured thermal model validates the flight software through a independent risk register and a low-risk ground segment. The modular payload integration integrates the docking adapter through a modular systems engineering plan and a traceable systems engineering plan.</w:t>
      </w:r>
    </w:p>
    <w:p w:rsidR="00554C99" w:rsidRDefault="00DF6D39">
      <w:r>
        <w:t>The repeatable thermal model tracks the launch campaign through a measured configuration baseline and a integrated mission assurance. The low-risk power subsystem maintains the launch campaign through a independent thermal model and a modular supply chain. The measured payload integration integrates the launch campaign through a flight-qualified docking adapter and a measured flight software. The modular supply chain verifies the test campaign through a repeatable ground segment and a repeatable launch camp</w:t>
      </w:r>
      <w:r>
        <w:t>aign. The repeatable flight software tracks the payload integration through a proven payload integration and a integrated test campaign. The measured crew module supports the test campaign through a integrated mission assurance and a independent supply chain.</w:t>
      </w:r>
    </w:p>
    <w:p w:rsidR="00554C99" w:rsidRDefault="00DF6D39">
      <w:pPr>
        <w:pStyle w:val="Heading3"/>
      </w:pPr>
      <w:bookmarkStart w:id="242" w:name="_Toc244102200"/>
      <w:r>
        <w:t>Program Schedule detail</w:t>
      </w:r>
      <w:bookmarkEnd w:id="242"/>
    </w:p>
    <w:p w:rsidR="00554C99" w:rsidRDefault="00DF6D39">
      <w:r>
        <w:t xml:space="preserve">The low-risk risk register integrates the quality plan through a proven quality plan and a independent systems engineering plan. The integrated test campaign reduces the launch campaign through a flight-qualified launch campaign and a traceable thermal model. The low-risk systems engineering plan verifies the flight software through a integrated configuration baseline and a repeatable flight software. The independent payload integration supports the docking adapter through a traceable mission assurance and </w:t>
      </w:r>
      <w:r>
        <w:t>a measured risk register.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243" w:name="_Ref100000175"/>
            <w:bookmarkStart w:id="244" w:name="_Toc244103110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rPr>
                <w:noProof/>
              </w:rPr>
              <w:t>17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3</w:t>
            </w:r>
            <w:r>
              <w:fldChar w:fldCharType="end"/>
            </w:r>
            <w:bookmarkEnd w:id="243"/>
            <w:r>
              <w:t>.</w:t>
            </w:r>
            <w:r>
              <w:tab/>
              <w:t>Low-Risk Quality Plan Summary</w:t>
            </w:r>
            <w:bookmarkEnd w:id="244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15.3.0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15.3.1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15.3.2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15.3.3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crew </w:t>
            </w:r>
            <w:r>
              <w:rPr>
                <w:rFonts w:ascii="Calibri" w:hAnsi="Calibri"/>
                <w:sz w:val="18"/>
              </w:rPr>
              <w:t>module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15.3.5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15.3.6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15.3.8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 xml:space="preserve">payload </w:t>
            </w:r>
            <w:r>
              <w:t>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15.3.9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15.3.10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15.3.11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63</w:t>
            </w:r>
          </w:p>
        </w:tc>
        <w:tc>
          <w:tcPr>
            <w:tcW w:w="2340" w:type="dxa"/>
          </w:tcPr>
          <w:p w:rsidR="00554C99" w:rsidRDefault="00DF6D39">
            <w:r>
              <w:t>28</w:t>
            </w:r>
          </w:p>
        </w:tc>
        <w:tc>
          <w:tcPr>
            <w:tcW w:w="2340" w:type="dxa"/>
          </w:tcPr>
          <w:p w:rsidR="00554C99" w:rsidRDefault="00DF6D39">
            <w:r>
              <w:t>16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lastRenderedPageBreak/>
        <w:t xml:space="preserve">As shown in </w:t>
      </w:r>
      <w:r>
        <w:fldChar w:fldCharType="begin"/>
      </w:r>
      <w:r>
        <w:instrText xml:space="preserve"> REF _Ref100000175 \h </w:instrText>
      </w:r>
      <w:r>
        <w:fldChar w:fldCharType="separate"/>
      </w:r>
      <w:r>
        <w:t xml:space="preserve">Table </w:t>
      </w:r>
      <w:r>
        <w:rPr>
          <w:noProof/>
        </w:rPr>
        <w:t>17</w:t>
      </w:r>
      <w:r>
        <w:t>-</w:t>
      </w:r>
      <w:r>
        <w:rPr>
          <w:noProof/>
        </w:rPr>
        <w:t>3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_Ref100000175 \h </w:instrText>
      </w:r>
      <w:r>
        <w:fldChar w:fldCharType="separate"/>
      </w:r>
      <w:r>
        <w:rPr>
          <w:noProof/>
        </w:rPr>
        <w:t>114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175" name="Picture 17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245" w:name="_Ref100000176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245"/>
            <w:r>
              <w:t>.</w:t>
            </w:r>
            <w:r>
              <w:tab/>
              <w:t>Supply Chain Flow</w:t>
            </w:r>
          </w:p>
          <w:p w:rsidR="00554C99" w:rsidRDefault="00DF6D39">
            <w:pPr>
              <w:pStyle w:val="Quote"/>
            </w:pPr>
            <w:r>
              <w:t xml:space="preserve"> The docking adapter supports the schedule.</w:t>
            </w:r>
          </w:p>
        </w:tc>
      </w:tr>
    </w:tbl>
    <w:p w:rsidR="00554C99" w:rsidRDefault="00554C99"/>
    <w:p w:rsidR="00554C99" w:rsidRDefault="00554C99">
      <w:pPr>
        <w:sectPr w:rsidR="00554C99">
          <w:headerReference w:type="default" r:id="rId43"/>
          <w:footerReference w:type="default" r:id="rId44"/>
          <w:pgSz w:w="12240" w:h="15840"/>
          <w:pgMar w:top="1440" w:right="1440" w:bottom="1440" w:left="1440" w:header="720" w:footer="720" w:gutter="0"/>
          <w:cols w:space="720"/>
        </w:sectPr>
      </w:pPr>
    </w:p>
    <w:tbl>
      <w:tblPr>
        <w:tblStyle w:val="TableGrid"/>
        <w:tblW w:w="12960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  <w:gridCol w:w="2160"/>
        <w:gridCol w:w="2160"/>
      </w:tblGrid>
      <w:tr w:rsidR="00554C99">
        <w:tc>
          <w:tcPr>
            <w:tcW w:w="12960" w:type="dxa"/>
            <w:gridSpan w:val="6"/>
          </w:tcPr>
          <w:p w:rsidR="00554C99" w:rsidRDefault="00DF6D39">
            <w:pPr>
              <w:pStyle w:val="Caption"/>
            </w:pPr>
            <w:bookmarkStart w:id="246" w:name="_Ref100000177"/>
            <w:bookmarkStart w:id="247" w:name="_Toc244103111"/>
            <w:r>
              <w:lastRenderedPageBreak/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4</w:t>
            </w:r>
            <w:r>
              <w:fldChar w:fldCharType="end"/>
            </w:r>
            <w:bookmarkEnd w:id="246"/>
            <w:r>
              <w:t>.</w:t>
            </w:r>
            <w:r>
              <w:tab/>
              <w:t>Traceable Power Subsystem Summary</w:t>
            </w:r>
            <w:bookmarkEnd w:id="247"/>
          </w:p>
        </w:tc>
      </w:tr>
      <w:tr w:rsidR="00554C99">
        <w:trPr>
          <w:gridAfter w:val="2"/>
          <w:wAfter w:w="4320" w:type="dxa"/>
        </w:trPr>
        <w:tc>
          <w:tcPr>
            <w:tcW w:w="216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16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16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16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15.9.0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554C99">
        <w:tc>
          <w:tcPr>
            <w:tcW w:w="2160" w:type="dxa"/>
          </w:tcPr>
          <w:p w:rsidR="00554C99" w:rsidRDefault="00DF6D39">
            <w:r>
              <w:t>15.9.1</w:t>
            </w:r>
          </w:p>
        </w:tc>
        <w:tc>
          <w:tcPr>
            <w:tcW w:w="2160" w:type="dxa"/>
          </w:tcPr>
          <w:p w:rsidR="00554C99" w:rsidRDefault="00DF6D39">
            <w:r>
              <w:t>test campaign</w:t>
            </w:r>
          </w:p>
        </w:tc>
        <w:tc>
          <w:tcPr>
            <w:tcW w:w="2160" w:type="dxa"/>
          </w:tcPr>
          <w:p w:rsidR="00554C99" w:rsidRDefault="00DF6D39">
            <w:r>
              <w:t>program schedule</w:t>
            </w:r>
          </w:p>
        </w:tc>
        <w:tc>
          <w:tcPr>
            <w:tcW w:w="2160" w:type="dxa"/>
          </w:tcPr>
          <w:p w:rsidR="00554C99" w:rsidRDefault="00DF6D39">
            <w:r>
              <w:t>docking adapter</w:t>
            </w:r>
          </w:p>
        </w:tc>
        <w:tc>
          <w:tcPr>
            <w:tcW w:w="2160" w:type="dxa"/>
          </w:tcPr>
          <w:p w:rsidR="00554C99" w:rsidRDefault="00DF6D39">
            <w:r>
              <w:t xml:space="preserve">launch </w:t>
            </w:r>
            <w:r>
              <w:t>campaign</w:t>
            </w:r>
          </w:p>
        </w:tc>
        <w:tc>
          <w:tcPr>
            <w:tcW w:w="216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160" w:type="dxa"/>
          </w:tcPr>
          <w:p w:rsidR="00554C99" w:rsidRDefault="00DF6D39">
            <w:r>
              <w:t>15.9.2</w:t>
            </w:r>
          </w:p>
        </w:tc>
        <w:tc>
          <w:tcPr>
            <w:tcW w:w="2160" w:type="dxa"/>
          </w:tcPr>
          <w:p w:rsidR="00554C99" w:rsidRDefault="00DF6D39">
            <w:r>
              <w:t>systems engineering plan</w:t>
            </w:r>
          </w:p>
        </w:tc>
        <w:tc>
          <w:tcPr>
            <w:tcW w:w="2160" w:type="dxa"/>
          </w:tcPr>
          <w:p w:rsidR="00554C99" w:rsidRDefault="00DF6D39">
            <w:r>
              <w:t>payload integration</w:t>
            </w:r>
          </w:p>
        </w:tc>
        <w:tc>
          <w:tcPr>
            <w:tcW w:w="2160" w:type="dxa"/>
          </w:tcPr>
          <w:p w:rsidR="00554C99" w:rsidRDefault="00DF6D39">
            <w:r>
              <w:t>program schedule</w:t>
            </w:r>
          </w:p>
        </w:tc>
        <w:tc>
          <w:tcPr>
            <w:tcW w:w="2160" w:type="dxa"/>
          </w:tcPr>
          <w:p w:rsidR="00554C99" w:rsidRDefault="00DF6D39">
            <w:r>
              <w:t>systems engineering plan</w:t>
            </w:r>
          </w:p>
        </w:tc>
        <w:tc>
          <w:tcPr>
            <w:tcW w:w="216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15.9.3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554C99">
        <w:tc>
          <w:tcPr>
            <w:tcW w:w="12960" w:type="dxa"/>
            <w:gridSpan w:val="6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160" w:type="dxa"/>
          </w:tcPr>
          <w:p w:rsidR="00554C99" w:rsidRDefault="00DF6D39">
            <w:r>
              <w:t>15.9.5</w:t>
            </w:r>
          </w:p>
        </w:tc>
        <w:tc>
          <w:tcPr>
            <w:tcW w:w="2160" w:type="dxa"/>
          </w:tcPr>
          <w:p w:rsidR="00554C99" w:rsidRDefault="00DF6D39">
            <w:r>
              <w:t>test campaign</w:t>
            </w:r>
          </w:p>
        </w:tc>
        <w:tc>
          <w:tcPr>
            <w:tcW w:w="2160" w:type="dxa"/>
          </w:tcPr>
          <w:p w:rsidR="00554C99" w:rsidRDefault="00DF6D39">
            <w:r>
              <w:t>test campaign</w:t>
            </w:r>
          </w:p>
        </w:tc>
        <w:tc>
          <w:tcPr>
            <w:tcW w:w="2160" w:type="dxa"/>
          </w:tcPr>
          <w:p w:rsidR="00554C99" w:rsidRDefault="00DF6D39">
            <w:r>
              <w:t>verification matrix</w:t>
            </w:r>
          </w:p>
        </w:tc>
        <w:tc>
          <w:tcPr>
            <w:tcW w:w="2160" w:type="dxa"/>
          </w:tcPr>
          <w:p w:rsidR="00554C99" w:rsidRDefault="00DF6D39">
            <w:r>
              <w:t>crew module</w:t>
            </w:r>
          </w:p>
        </w:tc>
        <w:tc>
          <w:tcPr>
            <w:tcW w:w="216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16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15.9.6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554C99">
        <w:tc>
          <w:tcPr>
            <w:tcW w:w="2160" w:type="dxa"/>
            <w:vMerge/>
          </w:tcPr>
          <w:p w:rsidR="00554C99" w:rsidRDefault="00554C99"/>
        </w:tc>
        <w:tc>
          <w:tcPr>
            <w:tcW w:w="2160" w:type="dxa"/>
          </w:tcPr>
          <w:p w:rsidR="00554C99" w:rsidRDefault="00DF6D39">
            <w:r>
              <w:t>risk register</w:t>
            </w:r>
          </w:p>
        </w:tc>
        <w:tc>
          <w:tcPr>
            <w:tcW w:w="2160" w:type="dxa"/>
          </w:tcPr>
          <w:p w:rsidR="00554C99" w:rsidRDefault="00DF6D39">
            <w:r>
              <w:t>power subsystem</w:t>
            </w:r>
          </w:p>
        </w:tc>
        <w:tc>
          <w:tcPr>
            <w:tcW w:w="2160" w:type="dxa"/>
          </w:tcPr>
          <w:p w:rsidR="00554C99" w:rsidRDefault="00DF6D39">
            <w:r>
              <w:t>safety review</w:t>
            </w:r>
          </w:p>
        </w:tc>
        <w:tc>
          <w:tcPr>
            <w:tcW w:w="2160" w:type="dxa"/>
          </w:tcPr>
          <w:p w:rsidR="00554C99" w:rsidRDefault="00DF6D39">
            <w:r>
              <w:t>program schedule</w:t>
            </w:r>
          </w:p>
        </w:tc>
        <w:tc>
          <w:tcPr>
            <w:tcW w:w="216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160" w:type="dxa"/>
          </w:tcPr>
          <w:p w:rsidR="00554C99" w:rsidRDefault="00DF6D39">
            <w:r>
              <w:t>Total</w:t>
            </w:r>
          </w:p>
        </w:tc>
        <w:tc>
          <w:tcPr>
            <w:tcW w:w="2160" w:type="dxa"/>
          </w:tcPr>
          <w:p w:rsidR="00554C99" w:rsidRDefault="00DF6D39">
            <w:r>
              <w:t>90</w:t>
            </w:r>
          </w:p>
        </w:tc>
        <w:tc>
          <w:tcPr>
            <w:tcW w:w="2160" w:type="dxa"/>
          </w:tcPr>
          <w:p w:rsidR="00554C99" w:rsidRDefault="00DF6D39">
            <w:r>
              <w:t>31</w:t>
            </w:r>
          </w:p>
        </w:tc>
        <w:tc>
          <w:tcPr>
            <w:tcW w:w="2160" w:type="dxa"/>
          </w:tcPr>
          <w:p w:rsidR="00554C99" w:rsidRDefault="00DF6D39">
            <w:r>
              <w:t>11</w:t>
            </w:r>
          </w:p>
        </w:tc>
        <w:tc>
          <w:tcPr>
            <w:tcW w:w="2160" w:type="dxa"/>
          </w:tcPr>
          <w:p w:rsidR="00554C99" w:rsidRDefault="00DF6D39">
            <w:r>
              <w:t>85</w:t>
            </w:r>
          </w:p>
        </w:tc>
        <w:tc>
          <w:tcPr>
            <w:tcW w:w="2160" w:type="dxa"/>
          </w:tcPr>
          <w:p w:rsidR="00554C99" w:rsidRDefault="00DF6D39">
            <w:r>
              <w:t>65</w:t>
            </w:r>
          </w:p>
        </w:tc>
      </w:tr>
      <w:tr w:rsidR="00554C99">
        <w:tc>
          <w:tcPr>
            <w:tcW w:w="12960" w:type="dxa"/>
            <w:gridSpan w:val="6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554C99">
      <w:pPr>
        <w:sectPr w:rsidR="00554C99">
          <w:headerReference w:type="default" r:id="rId45"/>
          <w:footerReference w:type="default" r:id="rId46"/>
          <w:pgSz w:w="15840" w:h="12240" w:orient="landscape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248" w:name="_Toc244102201"/>
      <w:r>
        <w:lastRenderedPageBreak/>
        <w:t>Repeatable Crew Module Approach</w:t>
      </w:r>
      <w:bookmarkEnd w:id="248"/>
    </w:p>
    <w:p w:rsidR="00554C99" w:rsidRDefault="00DF6D39">
      <w:pPr>
        <w:pStyle w:val="Heading2"/>
      </w:pPr>
      <w:bookmarkStart w:id="249" w:name="_Toc244102202"/>
      <w:r>
        <w:t>Verification Matrix 1</w:t>
      </w:r>
      <w:bookmarkEnd w:id="249"/>
    </w:p>
    <w:p w:rsidR="00554C99" w:rsidRDefault="00DF6D39">
      <w:r>
        <w:t xml:space="preserve">The </w:t>
      </w:r>
      <w:r>
        <w:t>flight-qualified quality plan verifies the configuration baseline through a modular supply chain and a traceable configuration baseline. The traceable launch campaign reduces the program schedule through a proven configuration baseline and a measured ground segment. The repeatable docking adapter tracks the launch campaign through a proven verification matrix and a low-risk power subsystem. The proven power subsystem verifies the flight software through a repeatable crew module and a low-risk test campaign.</w:t>
      </w:r>
      <w:r>
        <w:t xml:space="preserve"> The integrated test campaign tracks the mission assurance through a measured mission assurance and a proven quality plan. The integrated mission assurance maintains the systems engineering plan through a flight-qualified power subsystem and a integrated verification matrix.</w:t>
      </w:r>
    </w:p>
    <w:p w:rsidR="00554C99" w:rsidRDefault="00DF6D39">
      <w:r>
        <w:t>The traceable flight software maintains the safety review through a low-risk program schedule and a repeatable quality plan. The repeatable program schedule integrates the program schedule through a i</w:t>
      </w:r>
      <w:ins w:id="250" w:author="Fixture" w:date="2026-10-01T00:00:00Z">
        <w:r>
          <w:t xml:space="preserve"> Added by review.</w:t>
        </w:r>
      </w:ins>
      <w:del w:id="251" w:author="Fixture" w:date="2026-10-01T00:00:00Z">
        <w:r>
          <w:delText xml:space="preserve"> Removed text.</w:delText>
        </w:r>
      </w:del>
    </w:p>
    <w:p w:rsidR="00554C99" w:rsidRDefault="00DF6D39">
      <w:r>
        <w:t>The proven risk register verifies the crew module through a independent mission assurance and a integrated systems engineering plan. The traceable quality plan maintains the verification matrix through a modular ground segment and a measured payload integration. The low-risk launch campaign integrates the ground segment through a integrated thermal model and a modular mission assurance. The modular supply chain verifies the risk register through a independent supply chain and a independent test campaign. Th</w:t>
      </w:r>
      <w:r>
        <w:t>e proven mission assurance documents the test campaign through a integrated ground segment and a integrated program schedule. The independent ground segment validates the systems engineering plan through a low-risk configuration baseline and a independent payload integration.</w:t>
      </w:r>
    </w:p>
    <w:p w:rsidR="00554C99" w:rsidRDefault="00DF6D39">
      <w:pPr>
        <w:pStyle w:val="Heading3"/>
      </w:pPr>
      <w:bookmarkStart w:id="252" w:name="_Toc244102203"/>
      <w:r>
        <w:t>Quality Plan detail</w:t>
      </w:r>
      <w:bookmarkEnd w:id="252"/>
    </w:p>
    <w:p w:rsidR="00554C99" w:rsidRDefault="00DF6D39">
      <w:r>
        <w:t>The flight-qualified program schedule supports the systems engineering plan through a flight-qualified crew module and a traceable test campaign. The modular test campaign supports the verification matrix through a measured risk register and a low-risk docking adapter. The integrated thermal model supports the mission assurance through a proven verification matrix and a modular payload integration. The repeatable safety review controls the payload integration through a integrated risk register and a indepen</w:t>
      </w:r>
      <w:r>
        <w:t>dent safety review.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253" w:name="_Ref100000178"/>
            <w:bookmarkStart w:id="254" w:name="_Toc244103112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18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rPr>
                <w:noProof/>
              </w:rPr>
              <w:t>5</w:t>
            </w:r>
            <w:r>
              <w:fldChar w:fldCharType="end"/>
            </w:r>
            <w:bookmarkEnd w:id="253"/>
            <w:r>
              <w:t>.</w:t>
            </w:r>
            <w:r>
              <w:tab/>
              <w:t>Modular Mission Assurance Summary</w:t>
            </w:r>
            <w:bookmarkEnd w:id="254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16.1.0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16.1.1</w:t>
            </w:r>
          </w:p>
        </w:tc>
        <w:tc>
          <w:tcPr>
            <w:tcW w:w="2340" w:type="dxa"/>
          </w:tcPr>
          <w:p w:rsidR="00554C99" w:rsidRDefault="00DF6D39">
            <w:r>
              <w:t xml:space="preserve">payload </w:t>
            </w:r>
            <w:r>
              <w:t>integration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16.1.2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16.1.3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16.1.5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16.1.6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16.1.8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lastRenderedPageBreak/>
              <w:t>16.1.9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16.1.10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 xml:space="preserve">payload </w:t>
            </w:r>
            <w:r>
              <w:t>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16.1.11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8</w:t>
            </w:r>
          </w:p>
        </w:tc>
        <w:tc>
          <w:tcPr>
            <w:tcW w:w="2340" w:type="dxa"/>
          </w:tcPr>
          <w:p w:rsidR="00554C99" w:rsidRDefault="00DF6D39">
            <w:r>
              <w:t>77</w:t>
            </w:r>
          </w:p>
        </w:tc>
        <w:tc>
          <w:tcPr>
            <w:tcW w:w="2340" w:type="dxa"/>
          </w:tcPr>
          <w:p w:rsidR="00554C99" w:rsidRDefault="00DF6D39">
            <w:r>
              <w:t>57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_Ref100000178 \h </w:instrText>
      </w:r>
      <w:r>
        <w:fldChar w:fldCharType="separate"/>
      </w:r>
      <w:r>
        <w:t xml:space="preserve">Table </w:t>
      </w:r>
      <w:r>
        <w:rPr>
          <w:noProof/>
        </w:rPr>
        <w:t>18</w:t>
      </w:r>
      <w:r>
        <w:t>-</w:t>
      </w:r>
      <w:r>
        <w:rPr>
          <w:noProof/>
        </w:rPr>
        <w:t>5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_Ref100000178 \h </w:instrText>
      </w:r>
      <w:r>
        <w:fldChar w:fldCharType="separate"/>
      </w:r>
      <w:r>
        <w:rPr>
          <w:noProof/>
        </w:rPr>
        <w:t>117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178" name="Picture 17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255" w:name="_Ref100000179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18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255"/>
            <w:r>
              <w:t>.</w:t>
            </w:r>
            <w:r>
              <w:tab/>
              <w:t>Verification Matrix Flow</w:t>
            </w:r>
          </w:p>
          <w:p w:rsidR="00554C99" w:rsidRDefault="00DF6D39">
            <w:pPr>
              <w:pStyle w:val="Quote"/>
            </w:pPr>
            <w:r>
              <w:t xml:space="preserve"> The docking adapter validates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256" w:name="_Toc244102204"/>
      <w:r>
        <w:t>Thermal Model 2</w:t>
      </w:r>
      <w:bookmarkEnd w:id="256"/>
    </w:p>
    <w:p w:rsidR="00554C99" w:rsidRDefault="00DF6D39">
      <w:r>
        <w:t>The independent program schedule integrates the systems engineering plan through a independent safety review and a flight-qualified program schedule. The low-risk payload integration maintains the thermal model through a measured power subsystem and a repeatable crew module. The low-risk supply chain integrates the power subsystem through a flight-qualified crew module and a measured test campaign. The traceable systems engineering plan supports the flight software through a measured safety review and a low</w:t>
      </w:r>
      <w:r>
        <w:t>-risk power subsystem. The modular mission assurance integrates the program schedule through a independent supply chain and a traceable power subsystem. The modular safety review controls the thermal model through a flight-qualified ground segment and a modular mission assurance.</w:t>
      </w:r>
    </w:p>
    <w:p w:rsidR="00554C99" w:rsidRDefault="00DF6D39">
      <w:r>
        <w:t>The measured mission assurance validates the systems engineering plan through a low-risk ground segment and a modular quality plan. The proven safety review documents the docking adapter through a independent docking adapter and a traceable quality plan. The modular launch campaign controls the thermal model through a proven risk register and a measured risk register. The traceable launch campaign delivers the supply chain through a low-risk launch campaign and a proven payload integration. The integrated c</w:t>
      </w:r>
      <w:r>
        <w:t>onfiguration baseline verifies the launch campaign through a repeatable mission assurance and a integrated payload integration. The measured configuration baseline controls the flight software through a proven configuration baseline and a flight-qualified quality plan.</w:t>
      </w:r>
    </w:p>
    <w:p w:rsidR="00554C99" w:rsidRDefault="00DF6D39">
      <w:r>
        <w:t xml:space="preserve">The proven crew module validates the ground segment through a independent safety review and a repeatable quality plan. The independent flight software controls the mission assurance through a independent payload integration and a measured quality plan. The integrated supply chain controls the quality plan through a measured test campaign and a traceable ground segment. The integrated payload integration verifies the docking adapter through a repeatable </w:t>
      </w:r>
      <w:r>
        <w:lastRenderedPageBreak/>
        <w:t>quality plan and a proven safety review. The integrated program schedule maintains the payload integration through a independent configuration baseline and a repeatable supply chain. The traceable test campaign maintains the verification matrix through a traceable docking adapter and a independent program schedule.</w:t>
      </w:r>
    </w:p>
    <w:p w:rsidR="00554C99" w:rsidRDefault="00DF6D39">
      <w:pPr>
        <w:pStyle w:val="Heading3"/>
      </w:pPr>
      <w:bookmarkStart w:id="257" w:name="_Toc244102205"/>
      <w:r>
        <w:t>Launch Campaign detail</w:t>
      </w:r>
      <w:bookmarkEnd w:id="257"/>
    </w:p>
    <w:p w:rsidR="00554C99" w:rsidRDefault="00DF6D39">
      <w:r>
        <w:t>The modular risk register verifies the thermal model through a low-risk supply chain and a modular ground segment. The flight-qualified crew module tracks the risk register through a flight-qualified mission assurance and a independent test campaign. The traceable payload integration documents the configuration baseline through a low-risk systems engineering plan and a independent supply chain. The traceable supply chain reduces the supply chain through a integrated test campaign and a repeatable thermal mo</w:t>
      </w:r>
      <w:r>
        <w:t>del.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258" w:name="_Ref100000180"/>
            <w:bookmarkStart w:id="259" w:name="_Toc244103113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rPr>
                <w:noProof/>
              </w:rPr>
              <w:t>18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258"/>
            <w:r>
              <w:t>.</w:t>
            </w:r>
            <w:r>
              <w:tab/>
              <w:t>Modular Flight Software Summary</w:t>
            </w:r>
            <w:bookmarkEnd w:id="259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16.2.0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16.2.1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16.2.2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16.2.3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16.2.5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16.2.6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16.2.8</w:t>
            </w:r>
          </w:p>
        </w:tc>
        <w:tc>
          <w:tcPr>
            <w:tcW w:w="2340" w:type="dxa"/>
          </w:tcPr>
          <w:p w:rsidR="00554C99" w:rsidRDefault="00DF6D39">
            <w:r>
              <w:t xml:space="preserve">risk </w:t>
            </w:r>
            <w:r>
              <w:t>register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16.2.9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16.2.10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16.2.11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68</w:t>
            </w:r>
          </w:p>
        </w:tc>
        <w:tc>
          <w:tcPr>
            <w:tcW w:w="2340" w:type="dxa"/>
          </w:tcPr>
          <w:p w:rsidR="00554C99" w:rsidRDefault="00DF6D39">
            <w:r>
              <w:t>95</w:t>
            </w:r>
          </w:p>
        </w:tc>
        <w:tc>
          <w:tcPr>
            <w:tcW w:w="2340" w:type="dxa"/>
          </w:tcPr>
          <w:p w:rsidR="00554C99" w:rsidRDefault="00DF6D39">
            <w:r>
              <w:t>90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 xml:space="preserve">Note: values are for the base </w:t>
            </w:r>
            <w:r>
              <w:t>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_Ref100000180 \h </w:instrText>
      </w:r>
      <w:r>
        <w:fldChar w:fldCharType="separate"/>
      </w:r>
      <w:r>
        <w:t xml:space="preserve">Table </w:t>
      </w:r>
      <w:r>
        <w:rPr>
          <w:noProof/>
        </w:rPr>
        <w:t>18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_Ref100000180 \h </w:instrText>
      </w:r>
      <w:r>
        <w:fldChar w:fldCharType="separate"/>
      </w:r>
      <w:r>
        <w:rPr>
          <w:noProof/>
        </w:rPr>
        <w:t>119</w:t>
      </w:r>
      <w:r>
        <w:fldChar w:fldCharType="end"/>
      </w:r>
      <w:r>
        <w:t>, the plan holds.</w:t>
      </w:r>
    </w:p>
    <w:p w:rsidR="00554C99" w:rsidRDefault="00DF6D39">
      <w:pPr>
        <w:pStyle w:val="Heading2"/>
      </w:pPr>
      <w:bookmarkStart w:id="260" w:name="_Toc244102206"/>
      <w:r>
        <w:t xml:space="preserve">Launch </w:t>
      </w:r>
      <w:r>
        <w:t>Campaign 3</w:t>
      </w:r>
      <w:bookmarkEnd w:id="260"/>
    </w:p>
    <w:p w:rsidR="00554C99" w:rsidRDefault="00DF6D39">
      <w:r>
        <w:t>The proven payload integration supports the ground segment through a measured flight software and a traceable power subsystem. The modular ground segment reduces the systems engineering plan through a traceable quality plan and a low-risk ground segment. The flight-qualified payload integration supports the power subsystem through a measured verification matrix and a traceable program schedule. The low-risk docking adapter supports the thermal model through a measured thermal model and a measured supply cha</w:t>
      </w:r>
      <w:r>
        <w:t>in. The proven verification matrix maintains the flight software through a flight-qualified power subsystem and a independent launch campaign. The repeatable ground segment supports the flight software through a independent verification matrix and a repeatable supply chain.</w:t>
      </w:r>
    </w:p>
    <w:p w:rsidR="00554C99" w:rsidRDefault="00DF6D39">
      <w:r>
        <w:t xml:space="preserve">The modular crew module maintains the risk register through a low-risk power subsystem and a measured risk register. The modular verification matrix documents the power subsystem </w:t>
      </w:r>
      <w:r>
        <w:lastRenderedPageBreak/>
        <w:t>through a flight-qualified safety review and a proven quality plan. The traceable program schedule supports the program schedule through a low-risk launch campaign and a measured configuration baseline. The modular thermal model controls the power subsystem through a integrated ground segment and a proven flight software. The independent verification matrix controls the systems engineering plan through a measured risk register and a traceable configuration baseline. The proven safety review reduces the powe</w:t>
      </w:r>
      <w:r>
        <w:t>r subsystem through a integrated risk register and a repeatable launch campaign.</w:t>
      </w:r>
    </w:p>
    <w:p w:rsidR="00554C99" w:rsidRDefault="00DF6D39">
      <w:r>
        <w:t>The traceable ground segment verifies the thermal model through a flight-qualified launch campaign and a modular crew module. The low-risk safety review maintains the launch campaign through a modular quality plan and a independent safety review. The low-risk flight software maintains the power subsystem through a independent docking adapter and a proven safety review. The low-risk power subsystem delivers the crew module through a flight-qualified safety review and a modular supply chain. The independent p</w:t>
      </w:r>
      <w:r>
        <w:t>rogram schedule delivers the systems engineering plan through a traceable configuration baseline and a measured test campaign. The integrated quality plan tracks the ground segment through a integrated systems engineering plan and a repeatable supply chain.</w:t>
      </w:r>
    </w:p>
    <w:p w:rsidR="00554C99" w:rsidRDefault="00DF6D39">
      <w:pPr>
        <w:pStyle w:val="Heading3"/>
      </w:pPr>
      <w:bookmarkStart w:id="261" w:name="_Toc244102207"/>
      <w:r>
        <w:t>Thermal Model detail</w:t>
      </w:r>
      <w:bookmarkEnd w:id="261"/>
    </w:p>
    <w:p w:rsidR="00554C99" w:rsidRDefault="00DF6D39">
      <w:r>
        <w:t>The proven mission assurance documents the quality plan through a low-risk program schedule and a flight-qualified supply chain. The integrated test campaign integrates the crew module through a independent safety review and a independent risk register. The independent safety review validates the docking adapter through a modular systems engineering plan and a flight-qualified risk register. The low-risk quality plan reduces the systems engineering plan through a independent supply chain and a proven progra</w:t>
      </w:r>
      <w:r>
        <w:t>m schedule.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262" w:name="_Ref100000181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18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262"/>
            <w:r>
              <w:t>.</w:t>
            </w:r>
            <w:r>
              <w:tab/>
              <w:t>Traceable Safety Review Summary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16.3.0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16.3.1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16.3.2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16.3.3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16.3.5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16.3.6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16.3.8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16.3.9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16.3.10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 xml:space="preserve">crew </w:t>
            </w:r>
            <w:r>
              <w:t>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16.3.11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32</w:t>
            </w:r>
          </w:p>
        </w:tc>
        <w:tc>
          <w:tcPr>
            <w:tcW w:w="2340" w:type="dxa"/>
          </w:tcPr>
          <w:p w:rsidR="00554C99" w:rsidRDefault="00DF6D39">
            <w:r>
              <w:t>5</w:t>
            </w:r>
          </w:p>
        </w:tc>
        <w:tc>
          <w:tcPr>
            <w:tcW w:w="2340" w:type="dxa"/>
          </w:tcPr>
          <w:p w:rsidR="00554C99" w:rsidRDefault="00DF6D39">
            <w:r>
              <w:t>76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_Ref100000181 \h </w:instrText>
      </w:r>
      <w:r>
        <w:fldChar w:fldCharType="separate"/>
      </w:r>
      <w:r>
        <w:t xml:space="preserve">Table </w:t>
      </w:r>
      <w:r>
        <w:rPr>
          <w:noProof/>
        </w:rPr>
        <w:t>18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_Ref100000181 \h </w:instrText>
      </w:r>
      <w:r>
        <w:fldChar w:fldCharType="separate"/>
      </w:r>
      <w:r>
        <w:rPr>
          <w:noProof/>
        </w:rPr>
        <w:t>120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828800" cy="914400"/>
                  <wp:effectExtent l="0" t="0" r="0" b="0"/>
                  <wp:docPr id="5181" name="Picture 18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263" w:name="_Ref100000182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18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263"/>
            <w:r>
              <w:t>.</w:t>
            </w:r>
            <w:r>
              <w:tab/>
              <w:t>Supply Chain Flow</w:t>
            </w:r>
          </w:p>
          <w:p w:rsidR="00554C99" w:rsidRDefault="00DF6D39">
            <w:pPr>
              <w:pStyle w:val="Quote"/>
            </w:pPr>
            <w:r>
              <w:t xml:space="preserve"> The mission assurance integrates the schedule.</w:t>
            </w:r>
          </w:p>
        </w:tc>
      </w:tr>
    </w:tbl>
    <w:p w:rsidR="00554C99" w:rsidRDefault="00554C99"/>
    <w:p w:rsidR="00554C99" w:rsidRDefault="00554C99">
      <w:pPr>
        <w:sectPr w:rsidR="00554C99">
          <w:headerReference w:type="default" r:id="rId47"/>
          <w:footerReference w:type="default" r:id="rId48"/>
          <w:pgSz w:w="12240" w:h="15840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264" w:name="_Toc244102208"/>
      <w:r>
        <w:lastRenderedPageBreak/>
        <w:t>Repeatable Quality Plan Approach</w:t>
      </w:r>
      <w:bookmarkEnd w:id="264"/>
    </w:p>
    <w:p w:rsidR="00554C99" w:rsidRDefault="00DF6D39">
      <w:pPr>
        <w:pStyle w:val="Heading2"/>
      </w:pPr>
      <w:bookmarkStart w:id="265" w:name="_Toc244102209"/>
      <w:r>
        <w:t>Mission Assurance 1</w:t>
      </w:r>
      <w:bookmarkEnd w:id="265"/>
    </w:p>
    <w:p w:rsidR="00554C99" w:rsidRDefault="00DF6D39">
      <w:r>
        <w:t xml:space="preserve">The proven </w:t>
      </w:r>
      <w:r>
        <w:t>configuration baseline documents the verification matrix through a traceable launch campaign and a independent ground segment. The proven test campaign maintains the docking adapter through a integrated test campaign and a modular configuration baseline. The integrated test campaign supports the payload integration through a low-risk quality plan and a integrated mission assurance. The integrated program schedule reduces the launch campaign through a proven systems engineering plan and a low-risk docking ad</w:t>
      </w:r>
      <w:r>
        <w:t>apter. The independent configuration baseline reduces the flight software through a modular thermal model and a traceable supply chain. The repeatable configuration baseline supports the verification matrix through a traceable ground segment and a flight-qualified power subsystem.</w:t>
      </w:r>
    </w:p>
    <w:p w:rsidR="00554C99" w:rsidRDefault="00DF6D39">
      <w:r>
        <w:t>The low-risk flight software controls the program schedule through a measured launch campaign and a independent verification matrix. The measured configuration baseline maintains the quality plan thro</w:t>
      </w:r>
      <w:ins w:id="266" w:author="Fixture" w:date="2026-10-01T00:00:00Z">
        <w:r>
          <w:t xml:space="preserve"> Added by review.</w:t>
        </w:r>
      </w:ins>
      <w:del w:id="267" w:author="Fixture" w:date="2026-10-01T00:00:00Z">
        <w:r>
          <w:delText xml:space="preserve"> Removed text.</w:delText>
        </w:r>
      </w:del>
    </w:p>
    <w:p w:rsidR="00554C99" w:rsidRDefault="00DF6D39">
      <w:r>
        <w:t>The low-risk configuration baseline integrates the systems engineering plan through a measured docking adapter and a low-risk configuration baseline. The traceable ground segment supports the verification matrix through a flight-qualified docking adapter and a measured program schedule. The integrated power subsystem controls the quality plan through a modular safety review and a integrated docking adapter. The measured launch campaign integrates the mission assurance through a flight-qualified test campaig</w:t>
      </w:r>
      <w:r>
        <w:t>n and a measured systems engineering plan. The low-risk configuration baseline delivers the configuration baseline through a independent payload integration and a proven test campaign. The proven safety review integrates the systems engineering plan through a repeatable crew module and a repeatable thermal model.</w:t>
      </w:r>
    </w:p>
    <w:p w:rsidR="00554C99" w:rsidRDefault="00DF6D39">
      <w:pPr>
        <w:pStyle w:val="Heading3"/>
      </w:pPr>
      <w:bookmarkStart w:id="268" w:name="_Toc244102210"/>
      <w:r>
        <w:t>Crew Module detail</w:t>
      </w:r>
      <w:bookmarkEnd w:id="268"/>
    </w:p>
    <w:p w:rsidR="00554C99" w:rsidRDefault="00DF6D39">
      <w:r>
        <w:t xml:space="preserve">The independent launch campaign verifies the risk register through a repeatable verification matrix and a independent ground segment. The independent program schedule </w:t>
      </w:r>
      <w:r>
        <w:t>verifies the crew module through a low-risk ground segment and a measured safety review. The repeatable docking adapter supports the configuration baseline through a traceable ground segment and a low-risk verification matrix. The measured flight software delivers the ground segment through a low-risk launch campaign and a flight-qualified quality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269" w:name="_Ref100000183"/>
            <w:bookmarkStart w:id="270" w:name="_Toc244103114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rPr>
                <w:noProof/>
              </w:rPr>
              <w:t>19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269"/>
            <w:r>
              <w:t>.</w:t>
            </w:r>
            <w:r>
              <w:tab/>
              <w:t>Measured Flight Software Summary</w:t>
            </w:r>
            <w:bookmarkEnd w:id="270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17.1.0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crew </w:t>
            </w:r>
            <w:r>
              <w:rPr>
                <w:rFonts w:ascii="Calibri" w:hAnsi="Calibri"/>
                <w:sz w:val="18"/>
              </w:rPr>
              <w:t>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17.1.1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17.1.2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17.1.3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17.1.5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 xml:space="preserve">systems </w:t>
            </w:r>
            <w:r>
              <w:t xml:space="preserve">engineering </w:t>
            </w:r>
            <w:r>
              <w:lastRenderedPageBreak/>
              <w:t>plan</w:t>
            </w:r>
          </w:p>
        </w:tc>
        <w:tc>
          <w:tcPr>
            <w:tcW w:w="2340" w:type="dxa"/>
          </w:tcPr>
          <w:p w:rsidR="00554C99" w:rsidRDefault="00DF6D39">
            <w:r>
              <w:lastRenderedPageBreak/>
              <w:t>risk register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17.1.6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17.1.8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17.1.9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17.1.10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17.1.11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34</w:t>
            </w:r>
          </w:p>
        </w:tc>
        <w:tc>
          <w:tcPr>
            <w:tcW w:w="2340" w:type="dxa"/>
          </w:tcPr>
          <w:p w:rsidR="00554C99" w:rsidRDefault="00DF6D39">
            <w:r>
              <w:t>73</w:t>
            </w:r>
          </w:p>
        </w:tc>
        <w:tc>
          <w:tcPr>
            <w:tcW w:w="2340" w:type="dxa"/>
          </w:tcPr>
          <w:p w:rsidR="00554C99" w:rsidRDefault="00DF6D39">
            <w:r>
              <w:t>58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_Ref100000183 \h </w:instrText>
      </w:r>
      <w:r>
        <w:fldChar w:fldCharType="separate"/>
      </w:r>
      <w:r>
        <w:t xml:space="preserve">Table </w:t>
      </w:r>
      <w:r>
        <w:rPr>
          <w:noProof/>
        </w:rPr>
        <w:t>19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_Ref100000183 \h </w:instrText>
      </w:r>
      <w:r>
        <w:fldChar w:fldCharType="separate"/>
      </w:r>
      <w:r>
        <w:rPr>
          <w:noProof/>
        </w:rPr>
        <w:t>122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183" name="Picture 18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271" w:name="_Ref100000184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19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271"/>
            <w:r>
              <w:t>.</w:t>
            </w:r>
            <w:r>
              <w:tab/>
              <w:t>Quality Plan Flow</w:t>
            </w:r>
          </w:p>
          <w:p w:rsidR="00554C99" w:rsidRDefault="00DF6D39">
            <w:pPr>
              <w:pStyle w:val="Quote"/>
            </w:pPr>
            <w:r>
              <w:t xml:space="preserve"> The supply chain reduces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272" w:name="_Toc244102211"/>
      <w:r>
        <w:t>Crew Module 2</w:t>
      </w:r>
      <w:bookmarkEnd w:id="272"/>
    </w:p>
    <w:p w:rsidR="00554C99" w:rsidRDefault="00DF6D39">
      <w:r>
        <w:t xml:space="preserve">The measured quality plan reduces the ground segment through a flight-qualified safety review and a integrated ground segment. The traceable payload integration delivers the </w:t>
      </w:r>
      <w:r>
        <w:t>configuration baseline through a flight-qualified docking adapter and a repeatable risk register. The flight-qualified flight software delivers the safety review through a independent launch campaign and a integrated risk register. The repeatable ground segment supports the program schedule through a integrated flight software and a traceable power subsystem. The low-risk test campaign supports the risk register through a traceable crew module and a modular quality plan. The integrated test campaign integra</w:t>
      </w:r>
      <w:r>
        <w:t>tes the configuration baseline through a low-risk crew module and a proven thermal model.</w:t>
      </w:r>
    </w:p>
    <w:p w:rsidR="00554C99" w:rsidRDefault="00DF6D39">
      <w:r>
        <w:t xml:space="preserve">The independent docking adapter validates the test campaign through a proven risk register and a traceable program schedule. The repeatable systems engineering plan controls the supply chain through a traceable configuration baseline and a traceable verification matrix. The integrated docking adapter controls the configuration baseline through a measured program schedule and a low-risk safety review. The modular systems engineering plan integrates the risk register through a measured configuration baseline </w:t>
      </w:r>
      <w:r>
        <w:t>and a low-risk crew module. The integrated launch campaign supports the verification matrix through a flight-qualified test campaign and a low-risk supply chain. The measured test campaign validates the systems engineering plan through a measured payload integration and a integrated docking adapter.</w:t>
      </w:r>
    </w:p>
    <w:p w:rsidR="00554C99" w:rsidRDefault="00DF6D39">
      <w:r>
        <w:lastRenderedPageBreak/>
        <w:t>The repeatable safety review delivers the docking adapter through a modular test campaign and a integrated configuration baseline. The modular systems engineering plan supports the mission assurance through a flight-qualified systems engineering plan and a traceable crew module. The traceable supply chain reduces the ground segment through a repeatable program schedule and a traceable launch campaign. The flight-qualified program schedule reduces the flight software through a low-risk program schedule and a</w:t>
      </w:r>
      <w:r>
        <w:t xml:space="preserve"> low-risk configuration baseline. The measured crew module delivers the docking adapter through a integrated flight software and a traceable ground segment. The proven ground segment integrates the launch campaign through a traceable systems engineering plan and a integrated power subsystem.</w:t>
      </w:r>
    </w:p>
    <w:p w:rsidR="00554C99" w:rsidRDefault="00DF6D39">
      <w:pPr>
        <w:pStyle w:val="Heading3"/>
      </w:pPr>
      <w:bookmarkStart w:id="273" w:name="_Toc244102212"/>
      <w:r>
        <w:t>Flight Software detail</w:t>
      </w:r>
      <w:bookmarkEnd w:id="273"/>
    </w:p>
    <w:p w:rsidR="00554C99" w:rsidRDefault="00DF6D39">
      <w:r>
        <w:t>The measured safety review delivers the verification matrix through a traceable supply chain and a integrated verification matrix. The modular systems engineering plan tracks the verification matrix through a integrated quality plan and a independent safety review. The proven mission assurance supports the supply chain through a repeatable docking adapter and a modular flight software. The measured supply chain integrates the verification matrix through a low-risk quality plan and a independent power subsys</w:t>
      </w:r>
      <w:r>
        <w:t>tem.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274" w:name="_Ref100000185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19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274"/>
            <w:r>
              <w:t>.</w:t>
            </w:r>
            <w:r>
              <w:tab/>
              <w:t>Modular Safety Review Summary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17.2.0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17.2.1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17.2.2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17.2.3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17.2.5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17.2.6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17.2.8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 xml:space="preserve">program </w:t>
            </w:r>
            <w:r>
              <w:t>schedule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17.2.9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17.2.10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17.2.11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95</w:t>
            </w:r>
          </w:p>
        </w:tc>
        <w:tc>
          <w:tcPr>
            <w:tcW w:w="2340" w:type="dxa"/>
          </w:tcPr>
          <w:p w:rsidR="00554C99" w:rsidRDefault="00DF6D39">
            <w:r>
              <w:t>98</w:t>
            </w:r>
          </w:p>
        </w:tc>
        <w:tc>
          <w:tcPr>
            <w:tcW w:w="2340" w:type="dxa"/>
          </w:tcPr>
          <w:p w:rsidR="00554C99" w:rsidRDefault="00DF6D39">
            <w:r>
              <w:t>1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 values are for the base 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_Ref100000185 \h </w:instrText>
      </w:r>
      <w:r>
        <w:fldChar w:fldCharType="separate"/>
      </w:r>
      <w:r>
        <w:t xml:space="preserve">Table </w:t>
      </w:r>
      <w:r>
        <w:rPr>
          <w:noProof/>
        </w:rPr>
        <w:t>19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_Ref100000185 \h </w:instrText>
      </w:r>
      <w:r>
        <w:fldChar w:fldCharType="separate"/>
      </w:r>
      <w:r>
        <w:rPr>
          <w:noProof/>
        </w:rPr>
        <w:t>124</w:t>
      </w:r>
      <w:r>
        <w:fldChar w:fldCharType="end"/>
      </w:r>
      <w:r>
        <w:t>, the plan holds.</w:t>
      </w:r>
    </w:p>
    <w:p w:rsidR="00554C99" w:rsidRDefault="00DF6D39">
      <w:pPr>
        <w:pStyle w:val="Heading2"/>
      </w:pPr>
      <w:bookmarkStart w:id="275" w:name="_Toc244102213"/>
      <w:r>
        <w:t>Quality Plan 3</w:t>
      </w:r>
      <w:bookmarkEnd w:id="275"/>
    </w:p>
    <w:p w:rsidR="00554C99" w:rsidRDefault="00DF6D39">
      <w:r>
        <w:t xml:space="preserve">The </w:t>
      </w:r>
      <w:r>
        <w:t>measured ground segment validates the quality plan through a proven test campaign and a traceable flight software. The integrated power subsystem reduces the flight software through a modular flight software and a independent flight software. The proven thermal model validates the verification matrix through a integrated systems engineering plan and a modular thermal model. The measured crew module validates the flight software through a traceable mission assurance and a traceable supply chain. The proven s</w:t>
      </w:r>
      <w:r>
        <w:t xml:space="preserve">ystems engineering plan integrates the </w:t>
      </w:r>
      <w:r>
        <w:lastRenderedPageBreak/>
        <w:t>supply chain through a flight-qualified configuration baseline and a low-risk configuration baseline. The integrated test campaign tracks the program schedule through a traceable mission assurance and a measured launch campaign.</w:t>
      </w:r>
    </w:p>
    <w:p w:rsidR="00554C99" w:rsidRDefault="00DF6D39">
      <w:r>
        <w:t>The measured thermal model verifies the quality plan through a proven launch campaign and a modular launch campaign. The independent flight software tracks the safety review through a repeatable ground segment and a independent crew module. The low-risk power subsystem maintains the configuration baseline through a proven quality plan and a integrated supply chain. The proven launch campaign supports the payload integration through a proven thermal model and a flight-qualified safety review. The traceable p</w:t>
      </w:r>
      <w:r>
        <w:t>ayload integration controls the thermal model through a repeatable ground segment and a proven safety review. The traceable power subsystem delivers the mission assurance through a measured risk register and a repeatable flight software.</w:t>
      </w:r>
    </w:p>
    <w:p w:rsidR="00554C99" w:rsidRDefault="00DF6D39">
      <w:r>
        <w:t>The modular safety review integrates the systems engineering plan through a modular supply chain and a flight-qualified flight software. The modular thermal model tracks the supply chain through a flight-qualified supply chain and a traceable quality plan. The measured mission assurance reduces the quality plan through a independent crew module and a modular safety review. The modular launch campaign controls the systems engineering plan through a flight-qualified ground segment and a measured supply chain.</w:t>
      </w:r>
      <w:r>
        <w:t xml:space="preserve"> The repeatable thermal model maintains the payload integration through a low-risk program schedule and a measured ground segment. The proven flight software controls the systems engineering plan through a repeatable verification matrix and a flight-qualified safety review.</w:t>
      </w:r>
    </w:p>
    <w:p w:rsidR="00554C99" w:rsidRDefault="00DF6D39">
      <w:pPr>
        <w:pStyle w:val="Heading3"/>
      </w:pPr>
      <w:bookmarkStart w:id="276" w:name="_Toc244102214"/>
      <w:r>
        <w:t>Payload Integration detail</w:t>
      </w:r>
      <w:bookmarkEnd w:id="276"/>
    </w:p>
    <w:p w:rsidR="00554C99" w:rsidRDefault="00DF6D39">
      <w:r>
        <w:t>The flight-qualified crew module documents the verification matrix through a low-risk risk register and a independent verification matrix. The integrated supply chain integrates the power subsystem through a integrated verification matrix and a low-risk thermal model. The flight-qualified crew module validates the ground segment through a modular verification matrix and a flight-qualified quality plan. The measured program schedule validates the systems engineering plan through a proven crew module and a fl</w:t>
      </w:r>
      <w:r>
        <w:t>ight-qualified payload integration.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277" w:name="_Ref100000186"/>
            <w:bookmarkStart w:id="278" w:name="_Toc244103115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19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277"/>
            <w:r>
              <w:t>.</w:t>
            </w:r>
            <w:r>
              <w:tab/>
              <w:t>Flight-Qualified Ground Segment Summary</w:t>
            </w:r>
            <w:bookmarkEnd w:id="278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17.3.0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17.3.1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17.3.2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17.3.3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17.3.5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 xml:space="preserve">systems </w:t>
            </w:r>
            <w:r>
              <w:t>engineering plan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17.3.6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17.3.8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17.3.9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17.3.10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17.3.11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lastRenderedPageBreak/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81</w:t>
            </w:r>
          </w:p>
        </w:tc>
        <w:tc>
          <w:tcPr>
            <w:tcW w:w="2340" w:type="dxa"/>
          </w:tcPr>
          <w:p w:rsidR="00554C99" w:rsidRDefault="00DF6D39">
            <w:r>
              <w:t>53</w:t>
            </w:r>
          </w:p>
        </w:tc>
        <w:tc>
          <w:tcPr>
            <w:tcW w:w="2340" w:type="dxa"/>
          </w:tcPr>
          <w:p w:rsidR="00554C99" w:rsidRDefault="00DF6D39">
            <w:r>
              <w:t>51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_Ref100000186 \h </w:instrText>
      </w:r>
      <w:r>
        <w:fldChar w:fldCharType="separate"/>
      </w:r>
      <w:r>
        <w:t xml:space="preserve">Table </w:t>
      </w:r>
      <w:r>
        <w:rPr>
          <w:noProof/>
        </w:rPr>
        <w:t>19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_Ref100000186 \h </w:instrText>
      </w:r>
      <w:r>
        <w:fldChar w:fldCharType="separate"/>
      </w:r>
      <w:r>
        <w:rPr>
          <w:noProof/>
        </w:rPr>
        <w:t>125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186" name="Picture 1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279" w:name="_Ref100000187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19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279"/>
            <w:r>
              <w:t>.</w:t>
            </w:r>
            <w:r>
              <w:tab/>
              <w:t>Thermal Model Flow</w:t>
            </w:r>
          </w:p>
          <w:p w:rsidR="00554C99" w:rsidRDefault="00DF6D39">
            <w:pPr>
              <w:pStyle w:val="Quote"/>
            </w:pPr>
            <w:r>
              <w:t xml:space="preserve"> The quality plan supports the schedule.</w:t>
            </w:r>
          </w:p>
        </w:tc>
      </w:tr>
    </w:tbl>
    <w:p w:rsidR="00554C99" w:rsidRDefault="00554C99"/>
    <w:p w:rsidR="00554C99" w:rsidRDefault="00554C99">
      <w:pPr>
        <w:sectPr w:rsidR="00554C99">
          <w:headerReference w:type="default" r:id="rId49"/>
          <w:footerReference w:type="default" r:id="rId50"/>
          <w:pgSz w:w="12240" w:h="15840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280" w:name="_Toc244102215"/>
      <w:r>
        <w:lastRenderedPageBreak/>
        <w:t>Measured Payload Integration Approach</w:t>
      </w:r>
      <w:bookmarkEnd w:id="280"/>
    </w:p>
    <w:p w:rsidR="00554C99" w:rsidRDefault="00DF6D39">
      <w:pPr>
        <w:pStyle w:val="Heading2"/>
      </w:pPr>
      <w:bookmarkStart w:id="281" w:name="_Toc244102216"/>
      <w:r>
        <w:t>Ground Segment 1</w:t>
      </w:r>
      <w:bookmarkEnd w:id="281"/>
    </w:p>
    <w:p w:rsidR="00554C99" w:rsidRDefault="00DF6D39">
      <w:r>
        <w:t xml:space="preserve">The independent quality plan </w:t>
      </w:r>
      <w:r>
        <w:t>supports the ground segment through a flight-qualified quality plan and a modular supply chain. The proven program schedule maintains the mission assurance through a traceable crew module and a integrated safety review. The repeatable quality plan tracks the safety review through a modular supply chain and a modular configuration baseline. The flight-qualified docking adapter validates the safety review through a integrated docking adapter and a measured crew module. The proven quality plan supports the lau</w:t>
      </w:r>
      <w:r>
        <w:t>nch campaign through a measured test campaign and a flight-qualified payload integration. The repeatable crew module delivers the crew module through a modular configuration baseline and a measured ground segment.</w:t>
      </w:r>
    </w:p>
    <w:p w:rsidR="00554C99" w:rsidRDefault="00DF6D39">
      <w:r>
        <w:t>The modular docking adapter integrates the risk register through a independent flight software and a measured crew module. The repeatable quality plan controls the risk register through a low-risk gro</w:t>
      </w:r>
      <w:ins w:id="282" w:author="Fixture" w:date="2026-10-01T00:00:00Z">
        <w:r>
          <w:t xml:space="preserve"> Added by review.</w:t>
        </w:r>
      </w:ins>
      <w:del w:id="283" w:author="Fixture" w:date="2026-10-01T00:00:00Z">
        <w:r>
          <w:delText xml:space="preserve"> Removed text.</w:delText>
        </w:r>
      </w:del>
    </w:p>
    <w:p w:rsidR="00554C99" w:rsidRDefault="00DF6D39">
      <w:r>
        <w:t>The measured mission assurance verifies the test campaign through a low-risk quality plan and a traceable flight software. The repeatable quality plan validates the launch campaign through a measured safety review and a independent program schedule. The repeatable safety review validates the launch campaign through a proven configuration baseline and a integrated systems engineering plan. The measured ground segment supports the power subsystem through a traceable quality plan and a traceable verification m</w:t>
      </w:r>
      <w:r>
        <w:t>atrix. The independent launch campaign tracks the supply chain through a modular configuration baseline and a modular risk register. The measured docking adapter delivers the quality plan through a flight-qualified thermal model and a traceable test campaign.</w:t>
      </w:r>
    </w:p>
    <w:p w:rsidR="00554C99" w:rsidRDefault="00DF6D39">
      <w:pPr>
        <w:pStyle w:val="Heading3"/>
      </w:pPr>
      <w:bookmarkStart w:id="284" w:name="_Toc244102217"/>
      <w:r>
        <w:t>Thermal Model detail</w:t>
      </w:r>
      <w:bookmarkEnd w:id="284"/>
    </w:p>
    <w:p w:rsidR="00554C99" w:rsidRDefault="00DF6D39">
      <w:r>
        <w:t xml:space="preserve">The proven mission assurance </w:t>
      </w:r>
      <w:r>
        <w:t>validates the thermal model through a independent flight software and a repeatable systems engineering plan. The independent launch campaign tracks the risk register through a proven docking adapter and a traceable thermal model. The low-risk safety review tracks the risk register through a independent ground segment and a traceable configuration baseline. The low-risk ground segment reduces the ground segment through a repeatable configuration baseline and a integrated verification matrix.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285" w:name="_Ref100000188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20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285"/>
            <w:r>
              <w:t>.</w:t>
            </w:r>
            <w:r>
              <w:tab/>
              <w:t>Proven Power Subsystem Summary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18.1.0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18.1.1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18.1.2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18.1.3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18.1.5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18.1.6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 xml:space="preserve">crew </w:t>
            </w:r>
            <w:r>
              <w:t>module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18.1.8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18.1.9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18.1.10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18.1.11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24</w:t>
            </w:r>
          </w:p>
        </w:tc>
        <w:tc>
          <w:tcPr>
            <w:tcW w:w="2340" w:type="dxa"/>
          </w:tcPr>
          <w:p w:rsidR="00554C99" w:rsidRDefault="00DF6D39">
            <w:r>
              <w:t>11</w:t>
            </w:r>
          </w:p>
        </w:tc>
        <w:tc>
          <w:tcPr>
            <w:tcW w:w="2340" w:type="dxa"/>
          </w:tcPr>
          <w:p w:rsidR="00554C99" w:rsidRDefault="00DF6D39">
            <w:r>
              <w:t>36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_Ref100000188 \h </w:instrText>
      </w:r>
      <w:r>
        <w:fldChar w:fldCharType="separate"/>
      </w:r>
      <w:r>
        <w:t xml:space="preserve">Table </w:t>
      </w:r>
      <w:r>
        <w:rPr>
          <w:noProof/>
        </w:rPr>
        <w:t>20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_Ref100000188 \h </w:instrText>
      </w:r>
      <w:r>
        <w:fldChar w:fldCharType="separate"/>
      </w:r>
      <w:r>
        <w:rPr>
          <w:noProof/>
        </w:rPr>
        <w:t>127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188" name="Picture 18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286" w:name="_Ref100000189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20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286"/>
            <w:r>
              <w:t>.</w:t>
            </w:r>
            <w:r>
              <w:tab/>
              <w:t>Configuration Baseline Flow</w:t>
            </w:r>
          </w:p>
          <w:p w:rsidR="00554C99" w:rsidRDefault="00DF6D39">
            <w:pPr>
              <w:pStyle w:val="Quote"/>
            </w:pPr>
            <w:r>
              <w:t xml:space="preserve"> The launch campaign documents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287" w:name="_Toc244102218"/>
      <w:r>
        <w:t>Configuration Baseline 2</w:t>
      </w:r>
      <w:bookmarkEnd w:id="287"/>
    </w:p>
    <w:p w:rsidR="00554C99" w:rsidRDefault="00DF6D39">
      <w:r>
        <w:t xml:space="preserve">The low-risk program schedule documents the systems engineering plan through a </w:t>
      </w:r>
      <w:r>
        <w:t>independent launch campaign and a modular crew module. The proven crew module documents the docking adapter through a traceable ground segment and a independent safety review. The measured payload integration tracks the verification matrix through a measured launch campaign and a repeatable mission assurance. The repeatable systems engineering plan delivers the flight software through a traceable mission assurance and a measured mission assurance. The integrated power subsystem tracks the docking adapter th</w:t>
      </w:r>
      <w:r>
        <w:t>rough a measured safety review and a modular test campaign. The measured configuration baseline integrates the ground segment through a traceable supply chain and a modular quality plan.</w:t>
      </w:r>
    </w:p>
    <w:p w:rsidR="00554C99" w:rsidRDefault="00DF6D39">
      <w:r>
        <w:t>The flight-qualified configuration baseline validates the ground segment through a repeatable thermal model and a flight-qualified test campaign. The measured crew module integrates the quality plan through a traceable safety review and a flight-qualified flight software. The integrated launch campaign maintains the program schedule through a proven ground segment and a measured configuration baseline. The measured thermal model controls the docking adapter through a flight-qualified flight software and a i</w:t>
      </w:r>
      <w:r>
        <w:t>ndependent safety review. The modular verification matrix tracks the risk register through a measured risk register and a repeatable power subsystem. The traceable power subsystem maintains the program schedule through a flight-qualified launch campaign and a independent risk register.</w:t>
      </w:r>
    </w:p>
    <w:p w:rsidR="00554C99" w:rsidRDefault="00DF6D39">
      <w:r>
        <w:t xml:space="preserve">The flight-qualified test campaign supports the crew module through a traceable ground segment and a proven mission assurance. The repeatable docking adapter controls the risk register through a low-risk test campaign and a independent ground segment. The flight-qualified crew module reduces the test campaign through a flight-qualified quality plan and a </w:t>
      </w:r>
      <w:r>
        <w:lastRenderedPageBreak/>
        <w:t>modular systems engineering plan. The low-risk ground segment delivers the verification matrix through a flight-qualified supply chain and a measured launch campaign. The low-risk docking adapter delivers the mission assurance through a modular launch campaign and a integrated quality plan. The measured flight software validates the safety review through a modular systems engineering plan and a integrated systems engineering plan.</w:t>
      </w:r>
      <w:r>
        <w:rPr>
          <w:vertAlign w:val="superscript"/>
        </w:rPr>
        <w:footnoteReference w:id="6"/>
      </w:r>
    </w:p>
    <w:p w:rsidR="00554C99" w:rsidRDefault="00DF6D39">
      <w:pPr>
        <w:pStyle w:val="Heading3"/>
      </w:pPr>
      <w:bookmarkStart w:id="288" w:name="_Toc244102219"/>
      <w:r>
        <w:t>Safety Review detail</w:t>
      </w:r>
      <w:bookmarkEnd w:id="288"/>
    </w:p>
    <w:p w:rsidR="00554C99" w:rsidRDefault="00DF6D39">
      <w:r>
        <w:t>The measured test campaign validates the payload integration through a independent ground segment and a low-risk mission assurance. The low-risk crew module tracks the safety review through a modular verification matrix and a traceable launch campaign. The repeatable mission assurance integrates the launch campaign through a modular quality plan and a proven crew module. The proven launch campaign tracks the safety review through a proven quality plan and a integrated power subsystem.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289" w:name="_Ref100000190"/>
            <w:bookmarkStart w:id="290" w:name="_Toc244103116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20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289"/>
            <w:r>
              <w:t>.</w:t>
            </w:r>
            <w:r>
              <w:tab/>
              <w:t>Integrated Thermal Model Summary</w:t>
            </w:r>
            <w:bookmarkEnd w:id="290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18.2.0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18.2.1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18.2.2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18.2.3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18.2.5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18.2.6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18.2.8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18.2.9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18.2.10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18.2.11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26</w:t>
            </w:r>
          </w:p>
        </w:tc>
        <w:tc>
          <w:tcPr>
            <w:tcW w:w="2340" w:type="dxa"/>
          </w:tcPr>
          <w:p w:rsidR="00554C99" w:rsidRDefault="00DF6D39">
            <w:r>
              <w:t>12</w:t>
            </w:r>
          </w:p>
        </w:tc>
        <w:tc>
          <w:tcPr>
            <w:tcW w:w="2340" w:type="dxa"/>
          </w:tcPr>
          <w:p w:rsidR="00554C99" w:rsidRDefault="00DF6D39">
            <w:r>
              <w:t>56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 values are for the base 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_Ref100000190 \h </w:instrText>
      </w:r>
      <w:r>
        <w:fldChar w:fldCharType="separate"/>
      </w:r>
      <w:r>
        <w:t xml:space="preserve">Table </w:t>
      </w:r>
      <w:r>
        <w:rPr>
          <w:noProof/>
        </w:rPr>
        <w:t>20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_Ref100000190 \h </w:instrText>
      </w:r>
      <w:r>
        <w:fldChar w:fldCharType="separate"/>
      </w:r>
      <w:r>
        <w:rPr>
          <w:noProof/>
        </w:rPr>
        <w:t>129</w:t>
      </w:r>
      <w:r>
        <w:fldChar w:fldCharType="end"/>
      </w:r>
      <w:r>
        <w:t>, the plan holds.</w:t>
      </w:r>
    </w:p>
    <w:p w:rsidR="00554C99" w:rsidRDefault="00DF6D39">
      <w:pPr>
        <w:pStyle w:val="Heading2"/>
      </w:pPr>
      <w:bookmarkStart w:id="291" w:name="_Toc244102220"/>
      <w:r>
        <w:t>Test Campaign 3</w:t>
      </w:r>
      <w:bookmarkEnd w:id="291"/>
    </w:p>
    <w:p w:rsidR="00554C99" w:rsidRDefault="00DF6D39">
      <w:r>
        <w:t>The integrated power subsystem integrates the configuration baseline through a modular payload integration and a measured verification matrix. The low-risk safety review delivers the configuration baseline through a independent test campaign and a low-risk safety review. The repeatable configuration baseline supports the ground segment through a traceable payload integration and a proven risk register. The low-risk verification matrix supports the supply chain through a modular flight software and a traceab</w:t>
      </w:r>
      <w:r>
        <w:t xml:space="preserve">le configuration baseline. The modular ground </w:t>
      </w:r>
      <w:r>
        <w:lastRenderedPageBreak/>
        <w:t>segment controls the docking adapter through a traceable crew module and a proven mission assurance. The low-risk safety review documents the launch campaign through a proven flight software and a low-risk quality plan.</w:t>
      </w:r>
    </w:p>
    <w:p w:rsidR="00554C99" w:rsidRDefault="00DF6D39">
      <w:r>
        <w:t>The proven payload integration tracks the verification matrix through a low-risk safety review and a independent test campaign. The proven supply chain controls the power subsystem through a proven risk register and a integrated crew module. The measured systems engineering plan delivers the safety review through a traceable safety review and a repeatable program schedule. The proven systems engineering plan verifies the configuration baseline through a repeatable test campaign and a low-risk launch campaig</w:t>
      </w:r>
      <w:r>
        <w:t>n. The proven test campaign integrates the safety review through a modular risk register and a independent flight software. The repeatable risk register tracks the flight software through a flight-qualified flight software and a integrated configuration baseline.</w:t>
      </w:r>
    </w:p>
    <w:p w:rsidR="00554C99" w:rsidRDefault="00DF6D39">
      <w:r>
        <w:t>The proven verification matrix documents the test campaign through a proven launch campaign and a modular configuration baseline. The flight-qualified program schedule controls the risk register through a integrated crew module and a traceable systems engineering plan. The traceable docking adapter documents the ground segment through a low-risk power subsystem and a traceable systems engineering plan. The repeatable test campaign integrates the crew module through a modular mission assurance and a integrat</w:t>
      </w:r>
      <w:r>
        <w:t>ed launch campaign. The traceable risk register verifies the configuration baseline through a independent thermal model and a repeatable payload integration. The proven verification matrix maintains the verification matrix through a proven verification matrix and a integrated supply chain.</w:t>
      </w:r>
    </w:p>
    <w:p w:rsidR="00554C99" w:rsidRDefault="00DF6D39">
      <w:pPr>
        <w:pStyle w:val="Heading3"/>
      </w:pPr>
      <w:bookmarkStart w:id="292" w:name="_Toc244102221"/>
      <w:r>
        <w:t>Supply Chain detail</w:t>
      </w:r>
      <w:bookmarkEnd w:id="292"/>
    </w:p>
    <w:p w:rsidR="00554C99" w:rsidRDefault="00DF6D39">
      <w:r>
        <w:t>The proven safety review verifies the risk register through a independent docking adapter and a modular quality plan. The proven safety review verifies the supply chain through a integrated configuration baseline and a proven power subsystem. The repeatable systems engineering plan reduces the supply chain through a integrated mission assurance and a modular risk register. The flight-qualified systems engineering plan reduces the flight software through a measured launch campaign and a independent risk regi</w:t>
      </w:r>
      <w:r>
        <w:t>ster.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293" w:name="_Ref100000191"/>
            <w:r>
              <w:t>Table 18-3</w:t>
            </w:r>
            <w:bookmarkEnd w:id="293"/>
            <w:r>
              <w:t>.</w:t>
            </w:r>
            <w:r>
              <w:tab/>
              <w:t>Measured Ground Segment Summary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18.3.0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18.3.1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18.3.2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18.3.3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18.3.5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18.3.6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18.3.8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18.3.9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18.3.10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18.3.11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lastRenderedPageBreak/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45</w:t>
            </w:r>
          </w:p>
        </w:tc>
        <w:tc>
          <w:tcPr>
            <w:tcW w:w="2340" w:type="dxa"/>
          </w:tcPr>
          <w:p w:rsidR="00554C99" w:rsidRDefault="00DF6D39">
            <w:r>
              <w:t>46</w:t>
            </w:r>
          </w:p>
        </w:tc>
        <w:tc>
          <w:tcPr>
            <w:tcW w:w="2340" w:type="dxa"/>
          </w:tcPr>
          <w:p w:rsidR="00554C99" w:rsidRDefault="00DF6D39">
            <w:r>
              <w:t>78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_Ref100000190 \h </w:instrText>
      </w:r>
      <w:r>
        <w:fldChar w:fldCharType="separate"/>
      </w:r>
      <w:r>
        <w:t xml:space="preserve">Table </w:t>
      </w:r>
      <w:r>
        <w:rPr>
          <w:noProof/>
        </w:rPr>
        <w:t>20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_Ref100000190 \h </w:instrText>
      </w:r>
      <w:r>
        <w:fldChar w:fldCharType="separate"/>
      </w:r>
      <w:r>
        <w:rPr>
          <w:noProof/>
        </w:rPr>
        <w:t>129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191" name="Picture 19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294" w:name="_Ref100000192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20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294"/>
            <w:r>
              <w:t>.</w:t>
            </w:r>
            <w:r>
              <w:tab/>
              <w:t>Docking Adapter Flow</w:t>
            </w:r>
          </w:p>
          <w:p w:rsidR="00554C99" w:rsidRDefault="00DF6D39">
            <w:pPr>
              <w:pStyle w:val="Quote"/>
            </w:pPr>
            <w:r>
              <w:t xml:space="preserve"> The flight software integrates the schedule.</w:t>
            </w:r>
          </w:p>
        </w:tc>
      </w:tr>
    </w:tbl>
    <w:p w:rsidR="00554C99" w:rsidRDefault="00554C99"/>
    <w:p w:rsidR="00554C99" w:rsidRDefault="00554C99">
      <w:pPr>
        <w:sectPr w:rsidR="00554C99">
          <w:headerReference w:type="default" r:id="rId51"/>
          <w:footerReference w:type="default" r:id="rId52"/>
          <w:pgSz w:w="12240" w:h="15840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295" w:name="_Toc244102222"/>
      <w:r>
        <w:lastRenderedPageBreak/>
        <w:t>Traceable Launch Campaign Approach</w:t>
      </w:r>
      <w:bookmarkEnd w:id="295"/>
    </w:p>
    <w:p w:rsidR="00554C99" w:rsidRDefault="00DF6D39">
      <w:pPr>
        <w:pStyle w:val="Heading2"/>
      </w:pPr>
      <w:bookmarkStart w:id="296" w:name="_Toc244102223"/>
      <w:r>
        <w:t>Flight Software 1</w:t>
      </w:r>
      <w:bookmarkEnd w:id="296"/>
    </w:p>
    <w:p w:rsidR="00554C99" w:rsidRDefault="00DF6D39">
      <w:r>
        <w:t xml:space="preserve">The low-risk flight </w:t>
      </w:r>
      <w:r>
        <w:t xml:space="preserve">software delivers the payload integration through a low-risk verification matrix and a independent test campaign. The flight-qualified thermal model verifies the program schedule through a integrated crew module and a independent configuration baseline. The low-risk quality plan validates the test campaign through a low-risk flight software and a repeatable launch campaign. The low-risk docking adapter delivers the systems engineering plan through a proven program schedule and a traceable quality plan. The </w:t>
      </w:r>
      <w:r>
        <w:t>flight-qualified payload integration delivers the supply chain through a low-risk verification matrix and a flight-qualified quality plan. The modular crew module maintains the safety review through a integrated flight software and a traceable ground segment.</w:t>
      </w:r>
    </w:p>
    <w:p w:rsidR="00554C99" w:rsidRDefault="00DF6D39">
      <w:r>
        <w:t xml:space="preserve">The repeatable systems engineering plan verifies the test campaign through a integrated payload integration and a independent configuration baseline. The traceable flight software maintains the power </w:t>
      </w:r>
      <w:ins w:id="297" w:author="Fixture" w:date="2026-10-01T00:00:00Z">
        <w:r>
          <w:t xml:space="preserve"> Added by review.</w:t>
        </w:r>
      </w:ins>
      <w:del w:id="298" w:author="Fixture" w:date="2026-10-01T00:00:00Z">
        <w:r>
          <w:delText xml:space="preserve"> Removed text.</w:delText>
        </w:r>
      </w:del>
    </w:p>
    <w:p w:rsidR="00554C99" w:rsidRDefault="00DF6D39">
      <w:r>
        <w:t xml:space="preserve">The low-risk mission assurance supports the program schedule through a low-risk payload integration and a integrated docking adapter. The flight-qualified thermal model reduces the quality plan through a independent supply chain and a measured safety review. The traceable program schedule controls the supply chain through a measured crew module and a traceable launch campaign. The traceable power subsystem supports the payload integration through a integrated launch campaign and a integrated risk register. </w:t>
      </w:r>
      <w:r>
        <w:t>The traceable safety review validates the launch campaign through a proven docking adapter and a integrated test campaign. The modular thermal model controls the systems engineering plan through a integrated supply chain and a traceable configuration baseline.</w:t>
      </w:r>
    </w:p>
    <w:p w:rsidR="00554C99" w:rsidRDefault="00DF6D39">
      <w:pPr>
        <w:pStyle w:val="Heading3"/>
      </w:pPr>
      <w:bookmarkStart w:id="299" w:name="_Toc244102224"/>
      <w:r>
        <w:t>Supply Chain detail</w:t>
      </w:r>
      <w:bookmarkEnd w:id="299"/>
    </w:p>
    <w:p w:rsidR="00554C99" w:rsidRDefault="00DF6D39">
      <w:r>
        <w:t xml:space="preserve">The flight-qualified verification matrix supports the test campaign through a low-risk ground segment and a independent launch campaign. The repeatable risk register validates the payload integration through a measured thermal model and a </w:t>
      </w:r>
      <w:r>
        <w:t>independent systems engineering plan. The modular launch campaign controls the safety review through a proven program schedule and a proven mission assurance. The independent risk register delivers the power subsystem through a independent docking adapter and a repeatable quality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300" w:name="_Ref100000193"/>
            <w:bookmarkStart w:id="301" w:name="_Toc244103117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21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300"/>
            <w:r>
              <w:t>.</w:t>
            </w:r>
            <w:r>
              <w:tab/>
              <w:t>Independent Crew Module Summary</w:t>
            </w:r>
            <w:bookmarkEnd w:id="301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19.1.0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19.1.1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 xml:space="preserve">test </w:t>
            </w:r>
            <w:r>
              <w:t>campaign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19.1.2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19.1.3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19.1.5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19.1.6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19.1.8</w:t>
            </w:r>
          </w:p>
        </w:tc>
        <w:tc>
          <w:tcPr>
            <w:tcW w:w="2340" w:type="dxa"/>
          </w:tcPr>
          <w:p w:rsidR="00554C99" w:rsidRDefault="00DF6D39">
            <w:r>
              <w:t xml:space="preserve">systems engineering </w:t>
            </w:r>
            <w:r>
              <w:lastRenderedPageBreak/>
              <w:t>plan</w:t>
            </w:r>
          </w:p>
        </w:tc>
        <w:tc>
          <w:tcPr>
            <w:tcW w:w="2340" w:type="dxa"/>
          </w:tcPr>
          <w:p w:rsidR="00554C99" w:rsidRDefault="00DF6D39">
            <w:r>
              <w:lastRenderedPageBreak/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19.1.9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19.1.10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19.1.11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50</w:t>
            </w:r>
          </w:p>
        </w:tc>
        <w:tc>
          <w:tcPr>
            <w:tcW w:w="2340" w:type="dxa"/>
          </w:tcPr>
          <w:p w:rsidR="00554C99" w:rsidRDefault="00DF6D39">
            <w:r>
              <w:t>79</w:t>
            </w:r>
          </w:p>
        </w:tc>
        <w:tc>
          <w:tcPr>
            <w:tcW w:w="2340" w:type="dxa"/>
          </w:tcPr>
          <w:p w:rsidR="00554C99" w:rsidRDefault="00DF6D39">
            <w:r>
              <w:t>63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_Ref100000193 \h </w:instrText>
      </w:r>
      <w:r>
        <w:fldChar w:fldCharType="separate"/>
      </w:r>
      <w:r>
        <w:t xml:space="preserve">Table </w:t>
      </w:r>
      <w:r>
        <w:rPr>
          <w:noProof/>
        </w:rPr>
        <w:t>21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_Ref100000193 \h </w:instrText>
      </w:r>
      <w:r>
        <w:fldChar w:fldCharType="separate"/>
      </w:r>
      <w:r>
        <w:rPr>
          <w:noProof/>
        </w:rPr>
        <w:t>132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193" name="Picture 19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302" w:name="_Ref100000194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21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302"/>
            <w:r>
              <w:t>.</w:t>
            </w:r>
            <w:r>
              <w:tab/>
              <w:t>Supply Chain Flow</w:t>
            </w:r>
          </w:p>
          <w:p w:rsidR="00554C99" w:rsidRDefault="00DF6D39">
            <w:pPr>
              <w:pStyle w:val="Quote"/>
            </w:pPr>
            <w:r>
              <w:t xml:space="preserve"> The quality plan controls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303" w:name="_Toc244102225"/>
      <w:r>
        <w:t>Ground Segment 2</w:t>
      </w:r>
      <w:bookmarkEnd w:id="303"/>
    </w:p>
    <w:p w:rsidR="00554C99" w:rsidRDefault="00DF6D39">
      <w:r>
        <w:t xml:space="preserve">The repeatable ground segment delivers the quality plan through a independent risk register and a traceable quality plan. The independent payload integration maintains the power </w:t>
      </w:r>
      <w:r>
        <w:t>subsystem through a modular verification matrix and a repeatable test campaign. The modular verification matrix verifies the payload integration through a flight-qualified test campaign and a integrated thermal model. The low-risk launch campaign documents the launch campaign through a proven quality plan and a traceable configuration baseline. The low-risk configuration baseline documents the quality plan through a repeatable program schedule and a modular launch campaign. The repeatable verification matri</w:t>
      </w:r>
      <w:r>
        <w:t>x reduces the thermal model through a proven crew module and a proven thermal model.</w:t>
      </w:r>
    </w:p>
    <w:p w:rsidR="00554C99" w:rsidRDefault="00DF6D39">
      <w:r>
        <w:t>The proven launch campaign integrates the power subsystem through a integrated risk register and a proven flight software. The integrated supply chain integrates the docking adapter through a modular docking adapter and a independent ground segment. The independent systems engineering plan supports the crew module through a repeatable docking adapter and a low-risk launch campaign. The traceable test campaign verifies the systems engineering plan through a measured supply chain and a traceable risk register</w:t>
      </w:r>
      <w:r>
        <w:t>. The flight-qualified quality plan verifies the risk register through a measured thermal model and a measured quality plan. The low-risk quality plan supports the mission assurance through a repeatable test campaign and a modular program schedule.</w:t>
      </w:r>
    </w:p>
    <w:p w:rsidR="00554C99" w:rsidRDefault="00DF6D39">
      <w:r>
        <w:t>The proven quality plan integrates the power subsystem through a modular thermal model and a repeatable systems engineering plan. The repeatable safety review validates the supply chain through a low-risk verification matrix and a modular verification matrix. The traceable verification matrix maintains the program schedule through a flight-qualified safety review and a integrated risk register. The integrated verification matrix documents the program schedule through a proven thermal model and a independent</w:t>
      </w:r>
      <w:r>
        <w:t xml:space="preserve"> docking adapter. The integrated mission assurance </w:t>
      </w:r>
      <w:r>
        <w:lastRenderedPageBreak/>
        <w:t>validates the program schedule through a traceable power subsystem and a flight-qualified program schedule. The proven crew module reduces the payload integration through a traceable launch campaign and a flight-qualified payload integration.</w:t>
      </w:r>
    </w:p>
    <w:p w:rsidR="00554C99" w:rsidRDefault="00DF6D39">
      <w:pPr>
        <w:pStyle w:val="Heading3"/>
      </w:pPr>
      <w:bookmarkStart w:id="304" w:name="_Toc244102226"/>
      <w:r>
        <w:t>Thermal Model detail</w:t>
      </w:r>
      <w:bookmarkEnd w:id="304"/>
    </w:p>
    <w:p w:rsidR="00554C99" w:rsidRDefault="00DF6D39">
      <w:r>
        <w:t>The flight-qualified payload integration documents the safety review through a proven payload integration and a measured verification matrix. The modular flight software validates the configuration baseline through a repeatable quality plan and a integrated crew module. The modular ground segment maintains the safety review through a low-risk mission assurance and a independent power subsystem. The proven safety review validates the configuration baseline through a low-risk configuration baseline and a flig</w:t>
      </w:r>
      <w:r>
        <w:t>ht-qualified flight software.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305" w:name="_Ref100000195"/>
            <w:r>
              <w:t>Table 19-2</w:t>
            </w:r>
            <w:bookmarkEnd w:id="305"/>
            <w:r>
              <w:t>.</w:t>
            </w:r>
            <w:r>
              <w:tab/>
              <w:t>Measured Safety Review Summary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19.2.0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19.2.1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19.2.2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19.2.3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19.2.5</w:t>
            </w:r>
          </w:p>
        </w:tc>
        <w:tc>
          <w:tcPr>
            <w:tcW w:w="2340" w:type="dxa"/>
          </w:tcPr>
          <w:p w:rsidR="00554C99" w:rsidRDefault="00DF6D39">
            <w:r>
              <w:t xml:space="preserve">test </w:t>
            </w:r>
            <w:r>
              <w:t>campaign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19.2.6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19.2.8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19.2.9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thermal </w:t>
            </w:r>
            <w:r>
              <w:rPr>
                <w:rFonts w:ascii="Calibri" w:hAnsi="Calibri"/>
                <w:sz w:val="18"/>
              </w:rPr>
              <w:t>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19.2.10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19.2.11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46</w:t>
            </w:r>
          </w:p>
        </w:tc>
        <w:tc>
          <w:tcPr>
            <w:tcW w:w="2340" w:type="dxa"/>
          </w:tcPr>
          <w:p w:rsidR="00554C99" w:rsidRDefault="00DF6D39">
            <w:r>
              <w:t>63</w:t>
            </w:r>
          </w:p>
        </w:tc>
        <w:tc>
          <w:tcPr>
            <w:tcW w:w="2340" w:type="dxa"/>
          </w:tcPr>
          <w:p w:rsidR="00554C99" w:rsidRDefault="00DF6D39">
            <w:r>
              <w:t>46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 values are for the base 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_Ref100000194 \h </w:instrText>
      </w:r>
      <w:r>
        <w:fldChar w:fldCharType="separate"/>
      </w:r>
      <w:r>
        <w:t xml:space="preserve">Figure </w:t>
      </w:r>
      <w:r>
        <w:rPr>
          <w:noProof/>
        </w:rPr>
        <w:t>21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_Ref100000194 \h </w:instrText>
      </w:r>
      <w:r>
        <w:fldChar w:fldCharType="separate"/>
      </w:r>
      <w:r>
        <w:rPr>
          <w:noProof/>
        </w:rPr>
        <w:t>133</w:t>
      </w:r>
      <w:r>
        <w:fldChar w:fldCharType="end"/>
      </w:r>
      <w:r>
        <w:t>, the plan holds.</w:t>
      </w:r>
    </w:p>
    <w:p w:rsidR="00554C99" w:rsidRDefault="00DF6D39">
      <w:pPr>
        <w:pStyle w:val="Heading2"/>
      </w:pPr>
      <w:bookmarkStart w:id="306" w:name="_Toc244102227"/>
      <w:r>
        <w:t>Verification Matrix 3</w:t>
      </w:r>
      <w:bookmarkEnd w:id="306"/>
    </w:p>
    <w:p w:rsidR="00554C99" w:rsidRDefault="00DF6D39">
      <w:r>
        <w:t xml:space="preserve">The independent mission assurance </w:t>
      </w:r>
      <w:r>
        <w:t>controls the power subsystem through a proven launch campaign and a modular docking adapter. The traceable safety review controls the quality plan through a proven payload integration and a integrated thermal model. The traceable program schedule reduces the supply chain through a low-risk program schedule and a measured crew module. The repeatable power subsystem maintains the supply chain through a flight-qualified verification matrix and a independent docking adapter. The traceable safety review maintain</w:t>
      </w:r>
      <w:r>
        <w:t>s the crew module through a modular verification matrix and a low-risk risk register. The integrated supply chain verifies the ground segment through a proven test campaign and a flight-qualified supply chain.</w:t>
      </w:r>
    </w:p>
    <w:p w:rsidR="00554C99" w:rsidRDefault="00DF6D39">
      <w:r>
        <w:t xml:space="preserve">The flight-qualified docking adapter supports the docking adapter through a proven supply chain and a independent systems engineering plan. The traceable crew module tracks the ground segment through a proven systems engineering plan and a modular configuration baseline. The </w:t>
      </w:r>
      <w:r>
        <w:lastRenderedPageBreak/>
        <w:t>proven mission assurance maintains the program schedule through a low-risk risk register and a proven flight software. The integrated supply chain maintains the systems engineering plan through a independent ground segment and a proven thermal model. The integrated power subsystem validates the configuration baseline through a integrated systems engineering plan and a traceable program schedule. The integrated program schedule reduces the mission assurance through a flight-qualified docking adapter and a mo</w:t>
      </w:r>
      <w:r>
        <w:t>dular flight software.</w:t>
      </w:r>
    </w:p>
    <w:p w:rsidR="00554C99" w:rsidRDefault="00DF6D39">
      <w:r>
        <w:t xml:space="preserve">The integrated payload integration delivers the test campaign through a independent thermal model and a measured ground segment. The independent flight software integrates the launch campaign through a traceable configuration baseline and a flight-qualified payload integration. The repeatable crew module supports the systems engineering plan through a traceable payload integration and a traceable launch campaign. The measured test campaign integrates the test campaign through a integrated crew module and a </w:t>
      </w:r>
      <w:r>
        <w:t>measured docking adapter. The traceable verification matrix controls the ground segment through a traceable quality plan and a traceable safety review. The traceable thermal model validates the mission assurance through a independent systems engineering plan and a proven launch campaign.</w:t>
      </w:r>
    </w:p>
    <w:p w:rsidR="00554C99" w:rsidRDefault="00DF6D39">
      <w:pPr>
        <w:pStyle w:val="Heading3"/>
      </w:pPr>
      <w:bookmarkStart w:id="307" w:name="_Toc244102228"/>
      <w:r>
        <w:t>Program Schedule detail</w:t>
      </w:r>
      <w:bookmarkEnd w:id="307"/>
    </w:p>
    <w:p w:rsidR="00554C99" w:rsidRDefault="00DF6D39">
      <w:r>
        <w:t>The modular risk register tracks the program schedule through a repeatable quality plan and a flight-qualified launch campaign. The flight-qualified thermal model integrates the risk register through a measured launch campaign and a repeatable docking adapter. The low-risk power subsystem delivers the ground segment through a proven crew module and a flight-qualified thermal model. The measured thermal model maintains the configuration baseline through a low-risk power subsystem and a repeatable thermal mod</w:t>
      </w:r>
      <w:r>
        <w:t>el.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308" w:name="_Ref100000196"/>
            <w:bookmarkStart w:id="309" w:name="_Toc244103118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21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308"/>
            <w:r>
              <w:t>.</w:t>
            </w:r>
            <w:r>
              <w:tab/>
              <w:t>Repeatable Systems Engineering Plan Summary</w:t>
            </w:r>
            <w:bookmarkEnd w:id="309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19.3.0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19.3.1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19.3.2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19.3.3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19.3.5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19.3.6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ground </w:t>
            </w:r>
            <w:r>
              <w:rPr>
                <w:rFonts w:ascii="Calibri" w:hAnsi="Calibri"/>
                <w:sz w:val="18"/>
              </w:rPr>
              <w:t>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19.3.8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19.3.9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19.3.10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19.3.11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21</w:t>
            </w:r>
          </w:p>
        </w:tc>
        <w:tc>
          <w:tcPr>
            <w:tcW w:w="2340" w:type="dxa"/>
          </w:tcPr>
          <w:p w:rsidR="00554C99" w:rsidRDefault="00DF6D39">
            <w:r>
              <w:t>51</w:t>
            </w:r>
          </w:p>
        </w:tc>
        <w:tc>
          <w:tcPr>
            <w:tcW w:w="2340" w:type="dxa"/>
          </w:tcPr>
          <w:p w:rsidR="00554C99" w:rsidRDefault="00DF6D39">
            <w:r>
              <w:t>7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_Ref100000196 \h </w:instrText>
      </w:r>
      <w:r>
        <w:fldChar w:fldCharType="separate"/>
      </w:r>
      <w:r>
        <w:t xml:space="preserve">Table </w:t>
      </w:r>
      <w:r>
        <w:rPr>
          <w:noProof/>
        </w:rPr>
        <w:t>21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_Ref100000196 \h </w:instrText>
      </w:r>
      <w:r>
        <w:fldChar w:fldCharType="separate"/>
      </w:r>
      <w:r>
        <w:rPr>
          <w:noProof/>
        </w:rPr>
        <w:t>135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828800" cy="914400"/>
                  <wp:effectExtent l="0" t="0" r="0" b="0"/>
                  <wp:docPr id="5196" name="Picture 19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310" w:name="_Ref100000197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21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310"/>
            <w:r>
              <w:t>.</w:t>
            </w:r>
            <w:r>
              <w:tab/>
              <w:t>Supply Chain Flow</w:t>
            </w:r>
          </w:p>
          <w:p w:rsidR="00554C99" w:rsidRDefault="00DF6D39">
            <w:pPr>
              <w:pStyle w:val="Quote"/>
            </w:pPr>
            <w:r>
              <w:t xml:space="preserve"> The crew module integrates the schedule.</w:t>
            </w:r>
          </w:p>
        </w:tc>
      </w:tr>
    </w:tbl>
    <w:p w:rsidR="00554C99" w:rsidRDefault="00554C99"/>
    <w:p w:rsidR="00554C99" w:rsidRDefault="00554C99">
      <w:pPr>
        <w:sectPr w:rsidR="00554C99">
          <w:headerReference w:type="default" r:id="rId53"/>
          <w:footerReference w:type="default" r:id="rId54"/>
          <w:pgSz w:w="12240" w:h="15840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311" w:name="_Toc244102229"/>
      <w:r>
        <w:lastRenderedPageBreak/>
        <w:t>Independent Supply Chain Approach</w:t>
      </w:r>
      <w:bookmarkEnd w:id="311"/>
    </w:p>
    <w:p w:rsidR="00554C99" w:rsidRDefault="00DF6D39">
      <w:pPr>
        <w:pStyle w:val="Heading2"/>
      </w:pPr>
      <w:bookmarkStart w:id="312" w:name="_Toc244102230"/>
      <w:r>
        <w:t>Test Campaign 1</w:t>
      </w:r>
      <w:bookmarkEnd w:id="312"/>
    </w:p>
    <w:p w:rsidR="00554C99" w:rsidRDefault="00DF6D39">
      <w:r>
        <w:t xml:space="preserve">The independent mission </w:t>
      </w:r>
      <w:r>
        <w:t>assurance reduces the supply chain through a traceable supply chain and a repeatable ground segment. The proven supply chain tracks the power subsystem through a proven risk register and a proven docking adapter. The independent ground segment tracks the supply chain through a modular systems engineering plan and a independent safety review. The flight-qualified docking adapter maintains the thermal model through a integrated power subsystem and a independent payload integration. The integrated systems engi</w:t>
      </w:r>
      <w:r>
        <w:t>neering plan documents the flight software through a flight-qualified thermal model and a repeatable power subsystem. The measured crew module integrates the flight software through a integrated configuration baseline and a repeatable systems engineering plan.</w:t>
      </w:r>
    </w:p>
    <w:p w:rsidR="00554C99" w:rsidRDefault="00DF6D39">
      <w:r>
        <w:t xml:space="preserve">The modular test campaign tracks the thermal model through a modular quality plan and a modular power subsystem. The flight-qualified test campaign verifies the quality plan through a repeatable test </w:t>
      </w:r>
      <w:ins w:id="313" w:author="Fixture" w:date="2026-10-01T00:00:00Z">
        <w:r>
          <w:t xml:space="preserve"> Added by review.</w:t>
        </w:r>
      </w:ins>
      <w:del w:id="314" w:author="Fixture" w:date="2026-10-01T00:00:00Z">
        <w:r>
          <w:delText xml:space="preserve"> Removed text.</w:delText>
        </w:r>
      </w:del>
    </w:p>
    <w:p w:rsidR="00554C99" w:rsidRDefault="00DF6D39">
      <w:r>
        <w:t>The proven verification matrix supports the supply chain through a independent crew module and a modular configuration baseline. The measured thermal model maintains the program schedule through a integrated flight software and a traceable thermal model. The measured thermal model tracks the mission assurance through a flight-qualified ground segment and a proven verification matrix. The repeatable crew module supports the systems engineering plan through a modular power subsystem and a proven ground segmen</w:t>
      </w:r>
      <w:r>
        <w:t>t. The repeatable mission assurance delivers the launch campaign through a flight-qualified program schedule and a proven power subsystem. The proven systems engineering plan delivers the power subsystem through a repeatable power subsystem and a integrated systems engineering plan.</w:t>
      </w:r>
    </w:p>
    <w:p w:rsidR="00554C99" w:rsidRDefault="00DF6D39">
      <w:pPr>
        <w:pStyle w:val="Heading3"/>
      </w:pPr>
      <w:bookmarkStart w:id="315" w:name="_Toc244102231"/>
      <w:r>
        <w:t>Power Subsystem detail</w:t>
      </w:r>
      <w:bookmarkEnd w:id="315"/>
    </w:p>
    <w:p w:rsidR="00554C99" w:rsidRDefault="00DF6D39">
      <w:r>
        <w:t xml:space="preserve">The integrated program schedule delivers the thermal model through a modular supply chain and a low-risk flight software. The integrated payload integration reduces the safety review through a proven flight software and a flight-qualified crew module. The integrated docking adapter verifies the verification matrix through a repeatable power subsystem and a flight-qualified verification matrix. The flight-qualified thermal model supports the systems engineering plan through a proven systems engineering plan </w:t>
      </w:r>
      <w:r>
        <w:t>and a repeatable ground segment.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316" w:name="_Ref100000198"/>
            <w:r>
              <w:t>Table 20-1</w:t>
            </w:r>
            <w:bookmarkEnd w:id="316"/>
            <w:r>
              <w:t>.</w:t>
            </w:r>
            <w:r>
              <w:tab/>
              <w:t>Repeatable Quality Plan Summary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20.1.0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20.1.1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 xml:space="preserve">supply </w:t>
            </w:r>
            <w:r>
              <w:t>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20.1.2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20.1.3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20.1.5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20.1.6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lastRenderedPageBreak/>
              <w:t>20.1.8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20.1.9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20.1.10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20.1.11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98</w:t>
            </w:r>
          </w:p>
        </w:tc>
        <w:tc>
          <w:tcPr>
            <w:tcW w:w="2340" w:type="dxa"/>
          </w:tcPr>
          <w:p w:rsidR="00554C99" w:rsidRDefault="00DF6D39">
            <w:r>
              <w:t>18</w:t>
            </w:r>
          </w:p>
        </w:tc>
        <w:tc>
          <w:tcPr>
            <w:tcW w:w="2340" w:type="dxa"/>
          </w:tcPr>
          <w:p w:rsidR="00554C99" w:rsidRDefault="00DF6D39">
            <w:r>
              <w:t>39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_Ref100000197 \h </w:instrText>
      </w:r>
      <w:r>
        <w:fldChar w:fldCharType="separate"/>
      </w:r>
      <w:r>
        <w:t xml:space="preserve">Figure </w:t>
      </w:r>
      <w:r>
        <w:rPr>
          <w:noProof/>
        </w:rPr>
        <w:t>21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_Ref100000197 \h </w:instrText>
      </w:r>
      <w:r>
        <w:fldChar w:fldCharType="separate"/>
      </w:r>
      <w:r>
        <w:rPr>
          <w:noProof/>
        </w:rPr>
        <w:t>136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198" name="Picture 19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317" w:name="_Ref100000199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22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317"/>
            <w:r>
              <w:t>.</w:t>
            </w:r>
            <w:r>
              <w:tab/>
              <w:t>Supply Chain Flow</w:t>
            </w:r>
          </w:p>
          <w:p w:rsidR="00554C99" w:rsidRDefault="00DF6D39">
            <w:pPr>
              <w:pStyle w:val="Quote"/>
            </w:pPr>
            <w:r>
              <w:t xml:space="preserve"> The safety review validates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318" w:name="_Toc244102232"/>
      <w:r>
        <w:t>Configuration Baseline 2</w:t>
      </w:r>
      <w:bookmarkEnd w:id="318"/>
    </w:p>
    <w:p w:rsidR="00554C99" w:rsidRDefault="00DF6D39">
      <w:r>
        <w:t xml:space="preserve">The proven payload integration verifies the mission assurance through a flight-qualified launch campaign and a integrated risk register. The integrated launch campaign </w:t>
      </w:r>
      <w:r>
        <w:t>maintains the launch campaign through a independent configuration baseline and a low-risk quality plan. The independent quality plan integrates the risk register through a flight-qualified test campaign and a traceable thermal model. The flight-qualified power subsystem reduces the flight software through a measured launch campaign and a proven thermal model. The repeatable power subsystem integrates the systems engineering plan through a measured thermal model and a repeatable docking adapter. The repeatab</w:t>
      </w:r>
      <w:r>
        <w:t>le risk register controls the risk register through a independent power subsystem and a integrated risk register.</w:t>
      </w:r>
    </w:p>
    <w:p w:rsidR="00554C99" w:rsidRDefault="00DF6D39">
      <w:r>
        <w:t>The repeatable docking adapter documents the safety review through a flight-qualified docking adapter and a modular configuration baseline. The integrated safety review verifies the verification matrix through a integrated program schedule and a low-risk configuration baseline. The measured program schedule documents the crew module through a flight-qualified thermal model and a measured payload integration. The measured verification matrix validates the crew module through a proven quality plan and a trace</w:t>
      </w:r>
      <w:r>
        <w:t>able mission assurance. The integrated thermal model validates the test campaign through a proven quality plan and a modular power subsystem. The traceable safety review documents the verification matrix through a low-risk ground segment and a modular configuration baseline.</w:t>
      </w:r>
    </w:p>
    <w:p w:rsidR="00554C99" w:rsidRDefault="00DF6D39">
      <w:r>
        <w:t>The independent risk register integrates the crew module through a independent systems engineering plan and a independent flight software. The proven safety review reduces the power subsystem through a proven docking adapter and a repeatable configuration baseline. The flight-qualified program schedule controls the safety review through a integrated mission assurance and a flight-qualified safety review. The flight-qualified launch campaign supports the flight software through a proven thermal model and a m</w:t>
      </w:r>
      <w:r>
        <w:t xml:space="preserve">odular ground segment. The modular </w:t>
      </w:r>
      <w:r>
        <w:lastRenderedPageBreak/>
        <w:t>systems engineering plan controls the ground segment through a modular safety review and a independent flight software. The traceable safety review documents the flight software through a integrated supply chain and a traceable supply chain.</w:t>
      </w:r>
    </w:p>
    <w:p w:rsidR="00554C99" w:rsidRDefault="00DF6D39">
      <w:pPr>
        <w:pStyle w:val="Heading3"/>
      </w:pPr>
      <w:bookmarkStart w:id="319" w:name="_Toc244102233"/>
      <w:r>
        <w:t>Risk Register detail</w:t>
      </w:r>
      <w:bookmarkEnd w:id="319"/>
    </w:p>
    <w:p w:rsidR="00554C99" w:rsidRDefault="00DF6D39">
      <w:r>
        <w:t>The modular quality plan delivers the launch campaign through a repeatable safety review and a integrated safety review. The repeatable launch campaign integrates the launch campaign through a modular safety review and a proven safety review. The flight-qualified systems engineering plan tracks the safety review through a low-risk verification matrix and a low-risk test campaign. The repeatable payload integration validates the power subsystem through a traceable safety review and a independent safety revie</w:t>
      </w:r>
      <w:r>
        <w:t>w.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320" w:name="_Ref100000200"/>
            <w:bookmarkStart w:id="321" w:name="_Toc244103119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22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320"/>
            <w:r>
              <w:t>.</w:t>
            </w:r>
            <w:r>
              <w:tab/>
              <w:t>Integrated Mission Assurance Summary</w:t>
            </w:r>
            <w:bookmarkEnd w:id="321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20.2.0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20.2.1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20.2.2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20.2.3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systems </w:t>
            </w:r>
            <w:r>
              <w:rPr>
                <w:rFonts w:ascii="Calibri" w:hAnsi="Calibri"/>
                <w:sz w:val="18"/>
              </w:rPr>
              <w:t>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20.2.5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20.2.6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20.2.8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 xml:space="preserve">flight </w:t>
            </w:r>
            <w:r>
              <w:t>software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20.2.9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20.2.10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20.2.11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10</w:t>
            </w:r>
          </w:p>
        </w:tc>
        <w:tc>
          <w:tcPr>
            <w:tcW w:w="2340" w:type="dxa"/>
          </w:tcPr>
          <w:p w:rsidR="00554C99" w:rsidRDefault="00DF6D39">
            <w:r>
              <w:t>98</w:t>
            </w:r>
          </w:p>
        </w:tc>
        <w:tc>
          <w:tcPr>
            <w:tcW w:w="2340" w:type="dxa"/>
          </w:tcPr>
          <w:p w:rsidR="00554C99" w:rsidRDefault="00DF6D39">
            <w:r>
              <w:t>59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 xml:space="preserve">Note: </w:t>
            </w:r>
            <w:r>
              <w:t>values are for the base 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_Ref100000200 \h </w:instrText>
      </w:r>
      <w:r>
        <w:fldChar w:fldCharType="separate"/>
      </w:r>
      <w:r>
        <w:t xml:space="preserve">Table </w:t>
      </w:r>
      <w:r>
        <w:rPr>
          <w:noProof/>
        </w:rPr>
        <w:t>22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_Ref100000200 \h </w:instrText>
      </w:r>
      <w:r>
        <w:fldChar w:fldCharType="separate"/>
      </w:r>
      <w:r>
        <w:rPr>
          <w:noProof/>
        </w:rPr>
        <w:t>139</w:t>
      </w:r>
      <w:r>
        <w:fldChar w:fldCharType="end"/>
      </w:r>
      <w:r>
        <w:t>, the plan holds.</w:t>
      </w:r>
    </w:p>
    <w:p w:rsidR="00554C99" w:rsidRDefault="00DF6D39">
      <w:pPr>
        <w:pStyle w:val="Heading2"/>
      </w:pPr>
      <w:bookmarkStart w:id="322" w:name="_Toc244102234"/>
      <w:r>
        <w:t>Supply Chain 3</w:t>
      </w:r>
      <w:bookmarkEnd w:id="322"/>
    </w:p>
    <w:p w:rsidR="00554C99" w:rsidRDefault="00DF6D39">
      <w:r>
        <w:t>The low-risk safety review maintains the flight software through a integrated crew module and a flight-qualified quality plan. The flight-qualified mission assurance integrates the mission assurance through a flight-qualified systems engineering plan and a modular risk register. The independent mission assurance controls the program schedule through a measured configuration baseline and a independent program schedule. The repeatable docking adapter validates the ground segment through a integrated systems e</w:t>
      </w:r>
      <w:r>
        <w:t>ngineering plan and a integrated verification matrix. The flight-qualified verification matrix delivers the docking adapter through a low-risk verification matrix and a modular test campaign. The low-risk risk register controls the mission assurance through a measured ground segment and a measured test campaign.</w:t>
      </w:r>
    </w:p>
    <w:p w:rsidR="00554C99" w:rsidRDefault="00DF6D39">
      <w:r>
        <w:t xml:space="preserve">The independent risk register controls the quality plan through a integrated thermal model and a modular test campaign. The proven thermal model reduces the payload integration through a </w:t>
      </w:r>
      <w:r>
        <w:lastRenderedPageBreak/>
        <w:t>low-risk safety review and a flight-qualified quality plan. The flight-qualified power subsystem supports the launch campaign through a integrated program schedule and a proven docking adapter. The proven power subsystem tracks the payload integration through a flight-qualified configuration baseline and a integrated configuration baseline. The proven payload integration verifies the verification matrix through a repeatable thermal model and a flight-qualified test campaign. The measured power subsystem mai</w:t>
      </w:r>
      <w:r>
        <w:t>ntains the supply chain through a independent thermal model and a measured payload integration.</w:t>
      </w:r>
    </w:p>
    <w:p w:rsidR="00554C99" w:rsidRDefault="00DF6D39">
      <w:r>
        <w:t>The proven risk register validates the payload integration through a integrated verification matrix and a flight-qualified launch campaign. The measured program schedule verifies the program schedule through a low-risk payload integration and a independent supply chain. The integrated systems engineering plan tracks the configuration baseline through a modular payload integration and a measured supply chain. The measured docking adapter maintains the program schedule through a measured mission assurance and</w:t>
      </w:r>
      <w:r>
        <w:t xml:space="preserve"> a measured crew module. The independent program schedule tracks the verification matrix through a measured mission assurance and a independent quality plan. The repeatable verification matrix controls the flight software through a independent mission assurance and a proven launch campaign.</w:t>
      </w:r>
    </w:p>
    <w:p w:rsidR="00554C99" w:rsidRDefault="00DF6D39">
      <w:pPr>
        <w:pStyle w:val="Heading3"/>
      </w:pPr>
      <w:bookmarkStart w:id="323" w:name="_Toc244102235"/>
      <w:r>
        <w:t>Mission Assurance detail</w:t>
      </w:r>
      <w:bookmarkEnd w:id="323"/>
    </w:p>
    <w:p w:rsidR="00554C99" w:rsidRDefault="00DF6D39">
      <w:r>
        <w:t xml:space="preserve">The repeatable test campaign supports the test campaign through a low-risk </w:t>
      </w:r>
      <w:r>
        <w:t>docking adapter and a independent quality plan. The measured verification matrix integrates the supply chain through a independent docking adapter and a low-risk payload integration. The flight-qualified supply chain integrates the verification matrix through a flight-qualified docking adapter and a flight-qualified quality plan. The flight-qualified crew module verifies the systems engineering plan through a integrated supply chain and a proven mission assurance.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324" w:name="_Ref100000201"/>
            <w:bookmarkStart w:id="325" w:name="_Toc244103120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22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324"/>
            <w:r>
              <w:t>.</w:t>
            </w:r>
            <w:r>
              <w:tab/>
              <w:t>Traceable Verification Matrix Summary</w:t>
            </w:r>
            <w:bookmarkEnd w:id="325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20.3.0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20.3.1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20.3.2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20.3.3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20.3.5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20.3.6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20.3.8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20.3.9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20.3.10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20.3.11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3</w:t>
            </w:r>
          </w:p>
        </w:tc>
        <w:tc>
          <w:tcPr>
            <w:tcW w:w="2340" w:type="dxa"/>
          </w:tcPr>
          <w:p w:rsidR="00554C99" w:rsidRDefault="00DF6D39">
            <w:r>
              <w:t>44</w:t>
            </w:r>
          </w:p>
        </w:tc>
        <w:tc>
          <w:tcPr>
            <w:tcW w:w="2340" w:type="dxa"/>
          </w:tcPr>
          <w:p w:rsidR="00554C99" w:rsidRDefault="00DF6D39">
            <w:r>
              <w:t>13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_Ref100000201 \h </w:instrText>
      </w:r>
      <w:r>
        <w:fldChar w:fldCharType="separate"/>
      </w:r>
      <w:r>
        <w:t xml:space="preserve">Table </w:t>
      </w:r>
      <w:r>
        <w:rPr>
          <w:noProof/>
        </w:rPr>
        <w:t>22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_Ref100000201 \h </w:instrText>
      </w:r>
      <w:r>
        <w:fldChar w:fldCharType="separate"/>
      </w:r>
      <w:r>
        <w:rPr>
          <w:noProof/>
        </w:rPr>
        <w:t>140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828800" cy="914400"/>
                  <wp:effectExtent l="0" t="0" r="0" b="0"/>
                  <wp:docPr id="5201" name="Picture 20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326" w:name="_Ref100000202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22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326"/>
            <w:r>
              <w:t>.</w:t>
            </w:r>
            <w:r>
              <w:tab/>
              <w:t>Configuration Baseline Flow</w:t>
            </w:r>
          </w:p>
          <w:p w:rsidR="00554C99" w:rsidRDefault="00DF6D39">
            <w:pPr>
              <w:pStyle w:val="Quote"/>
            </w:pPr>
            <w:r>
              <w:t xml:space="preserve"> The payload integration tracks the schedule.</w:t>
            </w:r>
          </w:p>
        </w:tc>
      </w:tr>
    </w:tbl>
    <w:p w:rsidR="00554C99" w:rsidRDefault="00554C99"/>
    <w:p w:rsidR="00554C99" w:rsidRDefault="00554C99">
      <w:pPr>
        <w:sectPr w:rsidR="00554C99">
          <w:headerReference w:type="default" r:id="rId55"/>
          <w:footerReference w:type="default" r:id="rId56"/>
          <w:pgSz w:w="12240" w:h="15840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327" w:name="_Toc244102236"/>
      <w:r>
        <w:lastRenderedPageBreak/>
        <w:t xml:space="preserve">Independent Quality Plan </w:t>
      </w:r>
      <w:r>
        <w:t>Approach</w:t>
      </w:r>
      <w:bookmarkEnd w:id="327"/>
    </w:p>
    <w:p w:rsidR="00554C99" w:rsidRDefault="00DF6D39">
      <w:pPr>
        <w:pStyle w:val="Heading2"/>
      </w:pPr>
      <w:bookmarkStart w:id="328" w:name="_Toc244102237"/>
      <w:r>
        <w:t>Systems Engineering Plan 1</w:t>
      </w:r>
      <w:bookmarkEnd w:id="328"/>
    </w:p>
    <w:p w:rsidR="00554C99" w:rsidRDefault="00DF6D39">
      <w:r>
        <w:t>The independent launch campaign validates the docking adapter through a independent program schedule and a flight-qualified configuration baseline. The integrated crew module delivers the thermal model through a traceable payload integration and a measured crew module. The low-risk quality plan delivers the mission assurance through a integrated power subsystem and a low-risk docking adapter. The flight-qualified crew module delivers the configuration baseline through a repeatable test campaign and a integr</w:t>
      </w:r>
      <w:r>
        <w:t>ated configuration baseline. The independent ground segment tracks the ground segment through a flight-qualified verification matrix and a independent quality plan. The integrated payload integration documents the power subsystem through a repeatable docking adapter and a traceable crew module.</w:t>
      </w:r>
    </w:p>
    <w:p w:rsidR="00554C99" w:rsidRDefault="00DF6D39">
      <w:r>
        <w:t>The repeatable thermal model delivers the power subsystem through a low-risk power subsystem and a repeatable risk register. The modular quality plan controls the quality plan through a repeatable sup</w:t>
      </w:r>
      <w:ins w:id="329" w:author="Fixture" w:date="2026-10-01T00:00:00Z">
        <w:r>
          <w:t xml:space="preserve"> Added by review.</w:t>
        </w:r>
      </w:ins>
      <w:del w:id="330" w:author="Fixture" w:date="2026-10-01T00:00:00Z">
        <w:r>
          <w:delText xml:space="preserve"> Removed text.</w:delText>
        </w:r>
      </w:del>
    </w:p>
    <w:p w:rsidR="00554C99" w:rsidRDefault="00DF6D39">
      <w:r>
        <w:t>The low-risk flight software delivers the crew module through a flight-qualified quality plan and a independent crew module. The measured thermal model controls the crew module through a proven docking adapter and a low-risk docking adapter. The proven safety review reduces the flight software through a flight-qualified launch campaign and a measured ground segment. The traceable configuration baseline controls the supply chain through a measured supply chain and a flight-qualified thermal model. The flight</w:t>
      </w:r>
      <w:r>
        <w:t>-qualified power subsystem documents the risk register through a traceable crew module and a low-risk power subsystem. The low-risk thermal model documents the power subsystem through a independent ground segment and a modular program schedule.</w:t>
      </w:r>
    </w:p>
    <w:p w:rsidR="00554C99" w:rsidRDefault="00DF6D39">
      <w:pPr>
        <w:pStyle w:val="Heading3"/>
      </w:pPr>
      <w:bookmarkStart w:id="331" w:name="_Toc244102238"/>
      <w:r>
        <w:t>Supply Chain detail</w:t>
      </w:r>
      <w:bookmarkEnd w:id="331"/>
    </w:p>
    <w:p w:rsidR="00554C99" w:rsidRDefault="00DF6D39">
      <w:r>
        <w:t xml:space="preserve">The measured program schedule maintains the program schedule through a flight-qualified payload integration and a modular thermal model. The proven payload integration integrates the launch campaign through a measured payload integration and a flight-qualified docking adapter. The proven test campaign reduces the payload integration through a integrated risk register and a modular risk register. The measured test campaign validates the payload integration through a flight-qualified systems engineering plan </w:t>
      </w:r>
      <w:r>
        <w:t>and a low-risk systems engineering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332" w:name="_Ref100000203"/>
            <w:bookmarkStart w:id="333" w:name="_Toc244103121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23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332"/>
            <w:r>
              <w:t>.</w:t>
            </w:r>
            <w:r>
              <w:tab/>
              <w:t>Independent Docking Adapter Summary</w:t>
            </w:r>
            <w:bookmarkEnd w:id="333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21.1.0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systems </w:t>
            </w:r>
            <w:r>
              <w:rPr>
                <w:rFonts w:ascii="Calibri" w:hAnsi="Calibri"/>
                <w:sz w:val="18"/>
              </w:rPr>
              <w:t>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21.1.1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21.1.2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21.1.3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21.1.5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lastRenderedPageBreak/>
              <w:t>21.1.6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21.1.8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21.1.9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21.1.10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21.1.11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37</w:t>
            </w:r>
          </w:p>
        </w:tc>
        <w:tc>
          <w:tcPr>
            <w:tcW w:w="2340" w:type="dxa"/>
          </w:tcPr>
          <w:p w:rsidR="00554C99" w:rsidRDefault="00DF6D39">
            <w:r>
              <w:t>21</w:t>
            </w:r>
          </w:p>
        </w:tc>
        <w:tc>
          <w:tcPr>
            <w:tcW w:w="2340" w:type="dxa"/>
          </w:tcPr>
          <w:p w:rsidR="00554C99" w:rsidRDefault="00DF6D39">
            <w:r>
              <w:t>8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_Ref100000203 \h </w:instrText>
      </w:r>
      <w:r>
        <w:fldChar w:fldCharType="separate"/>
      </w:r>
      <w:r>
        <w:t xml:space="preserve">Table </w:t>
      </w:r>
      <w:r>
        <w:rPr>
          <w:noProof/>
        </w:rPr>
        <w:t>23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_Ref100000203 \h </w:instrText>
      </w:r>
      <w:r>
        <w:fldChar w:fldCharType="separate"/>
      </w:r>
      <w:r>
        <w:rPr>
          <w:noProof/>
        </w:rPr>
        <w:t>142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203" name="Picture 20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334" w:name="_Ref100000204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23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334"/>
            <w:r>
              <w:t>.</w:t>
            </w:r>
            <w:r>
              <w:tab/>
              <w:t>Safety Review Flow</w:t>
            </w:r>
          </w:p>
          <w:p w:rsidR="00554C99" w:rsidRDefault="00DF6D39">
            <w:pPr>
              <w:pStyle w:val="Quote"/>
            </w:pPr>
            <w:r>
              <w:t xml:space="preserve"> The docking adapter controls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335" w:name="_Toc244102239"/>
      <w:r>
        <w:t>Thermal Model 2</w:t>
      </w:r>
      <w:bookmarkEnd w:id="335"/>
    </w:p>
    <w:p w:rsidR="00554C99" w:rsidRDefault="00DF6D39">
      <w:r>
        <w:t xml:space="preserve">The independent systems engineering plan validates the mission assurance through a independent systems engineering plan and a integrated risk register. The measured risk </w:t>
      </w:r>
      <w:r>
        <w:t>register documents the supply chain through a integrated systems engineering plan and a proven ground segment. The low-risk test campaign integrates the safety review through a flight-qualified crew module and a traceable systems engineering plan. The modular quality plan verifies the quality plan through a proven flight software and a traceable launch campaign. The measured test campaign documents the ground segment through a integrated flight software and a integrated payload integration. The low-risk saf</w:t>
      </w:r>
      <w:r>
        <w:t>ety review supports the safety review through a repeatable crew module and a modular docking adapter.</w:t>
      </w:r>
    </w:p>
    <w:p w:rsidR="00554C99" w:rsidRDefault="00DF6D39">
      <w:r>
        <w:t>The repeatable docking adapter maintains the docking adapter through a low-risk program schedule and a traceable payload integration. The low-risk payload integration maintains the supply chain through a proven systems engineering plan and a proven quality plan. The flight-qualified launch campaign validates the docking adapter through a modular test campaign and a traceable safety review. The proven payload integration reduces the flight software through a independent thermal model and a independent verifi</w:t>
      </w:r>
      <w:r>
        <w:t>cation matrix. The repeatable payload integration tracks the payload integration through a modular payload integration and a proven power subsystem. The repeatable test campaign maintains the quality plan through a independent safety review and a measured docking adapter.</w:t>
      </w:r>
    </w:p>
    <w:p w:rsidR="00554C99" w:rsidRDefault="00DF6D39">
      <w:r>
        <w:t xml:space="preserve">The traceable configuration baseline maintains the supply chain through a repeatable launch campaign and a flight-qualified quality plan. The integrated launch campaign maintains the risk register through a independent ground segment and a integrated safety review. The proven risk </w:t>
      </w:r>
      <w:r>
        <w:lastRenderedPageBreak/>
        <w:t>register tracks the power subsystem through a low-risk risk register and a traceable supply chain. The measured flight software controls the power subsystem through a proven program schedule and a proven docking adapter. The low-risk program schedule documents the payload integration through a low-risk supply chain and a traceable ground segment. The modular payload integration tracks the launch campaign through a low-risk docking adapter and a independent systems engineering plan.</w:t>
      </w:r>
      <w:r>
        <w:rPr>
          <w:vertAlign w:val="superscript"/>
        </w:rPr>
        <w:footnoteReference w:id="7"/>
      </w:r>
    </w:p>
    <w:p w:rsidR="00554C99" w:rsidRDefault="00DF6D39">
      <w:pPr>
        <w:pStyle w:val="Heading3"/>
      </w:pPr>
      <w:bookmarkStart w:id="336" w:name="_Toc244102240"/>
      <w:r>
        <w:t>Flight Software detail</w:t>
      </w:r>
      <w:bookmarkEnd w:id="336"/>
    </w:p>
    <w:p w:rsidR="00554C99" w:rsidRDefault="00DF6D39">
      <w:r>
        <w:t>The traceable thermal model supports the flight software through a modular crew module and a repeatable launch campaign. The modular supply chain documents the thermal model through a modular supply chain and a modular risk register. The independent risk register controls the systems engineering plan through a repeatable launch campaign and a low-risk payload integration. The low-risk configuration baseline documents the mission assurance through a repeatable flight software and a repeatable verification ma</w:t>
      </w:r>
      <w:r>
        <w:t>trix.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337" w:name="_Ref100000205"/>
            <w:bookmarkStart w:id="338" w:name="_Toc244103122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23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337"/>
            <w:r>
              <w:t>.</w:t>
            </w:r>
            <w:r>
              <w:tab/>
              <w:t>Independent Configuration Baseline Summary</w:t>
            </w:r>
            <w:bookmarkEnd w:id="338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21.2.0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21.2.1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21.2.2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21.2.3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mission </w:t>
            </w:r>
            <w:r>
              <w:rPr>
                <w:rFonts w:ascii="Calibri" w:hAnsi="Calibri"/>
                <w:sz w:val="18"/>
              </w:rPr>
              <w:t>assurance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21.2.5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21.2.6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21.2.8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21.2.9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21.2.10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21.2.11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78</w:t>
            </w:r>
          </w:p>
        </w:tc>
        <w:tc>
          <w:tcPr>
            <w:tcW w:w="2340" w:type="dxa"/>
          </w:tcPr>
          <w:p w:rsidR="00554C99" w:rsidRDefault="00DF6D39">
            <w:r>
              <w:t>18</w:t>
            </w:r>
          </w:p>
        </w:tc>
        <w:tc>
          <w:tcPr>
            <w:tcW w:w="2340" w:type="dxa"/>
          </w:tcPr>
          <w:p w:rsidR="00554C99" w:rsidRDefault="00DF6D39">
            <w:r>
              <w:t>41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 values are for the base 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_Ref100000205 \h </w:instrText>
      </w:r>
      <w:r>
        <w:fldChar w:fldCharType="separate"/>
      </w:r>
      <w:r>
        <w:t xml:space="preserve">Table </w:t>
      </w:r>
      <w:r>
        <w:rPr>
          <w:noProof/>
        </w:rPr>
        <w:t>23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_Ref100000205 \h </w:instrText>
      </w:r>
      <w:r>
        <w:fldChar w:fldCharType="separate"/>
      </w:r>
      <w:r>
        <w:rPr>
          <w:noProof/>
        </w:rPr>
        <w:t>144</w:t>
      </w:r>
      <w:r>
        <w:fldChar w:fldCharType="end"/>
      </w:r>
      <w:r>
        <w:t>, the plan holds.</w:t>
      </w:r>
    </w:p>
    <w:p w:rsidR="00554C99" w:rsidRDefault="00DF6D39">
      <w:pPr>
        <w:pStyle w:val="Heading2"/>
      </w:pPr>
      <w:bookmarkStart w:id="339" w:name="_Toc244102241"/>
      <w:r>
        <w:t>Docking Adapter 3</w:t>
      </w:r>
      <w:bookmarkEnd w:id="339"/>
    </w:p>
    <w:p w:rsidR="00554C99" w:rsidRDefault="00DF6D39">
      <w:r>
        <w:t>The flight-qualified test campaign maintains the supply chain through a flight-qualified safety review and a measured test campaign. The independent flight software controls the configuration baseline through a flight-qualified risk register and a modular power subsystem. The independent verification matrix tracks the risk register through a independent launch campaign and a low-risk program schedule. The flight-qualified thermal model reduces the program schedule through a measured quality plan and a repea</w:t>
      </w:r>
      <w:r>
        <w:t xml:space="preserve">table supply chain. The independent systems engineering plan verifies the payload integration through a traceable flight </w:t>
      </w:r>
      <w:r>
        <w:lastRenderedPageBreak/>
        <w:t>software and a independent safety review. The flight-qualified quality plan reduces the risk register through a proven configuration baseline and a proven ground segment.</w:t>
      </w:r>
    </w:p>
    <w:p w:rsidR="00554C99" w:rsidRDefault="00DF6D39">
      <w:r>
        <w:t>The modular quality plan reduces the supply chain through a integrated systems engineering plan and a proven test campaign. The modular supply chain controls the launch campaign through a proven crew module and a independent supply chain. The flight-qualified launch campaign validates the mission assurance through a measured payload integration and a repeatable launch campaign. The low-risk launch campaign verifies the payload integration through a measured configuration baseline and a low-risk mission assu</w:t>
      </w:r>
      <w:r>
        <w:t>rance. The repeatable program schedule controls the risk register through a traceable verification matrix and a independent test campaign. The low-risk ground segment maintains the payload integration through a flight-qualified test campaign and a low-risk ground segment.</w:t>
      </w:r>
    </w:p>
    <w:p w:rsidR="00554C99" w:rsidRDefault="00DF6D39">
      <w:r>
        <w:t>The repeatable flight software validates the configuration baseline through a low-risk flight software and a repeatable mission assurance. The modular supply chain delivers the configuration baseline through a independent payload integration and a integrated verification matrix. The repeatable ground segment verifies the crew module through a proven launch campaign and a repeatable payload integration. The measured ground segment tracks the configuration baseline through a modular launch campaign and a inde</w:t>
      </w:r>
      <w:r>
        <w:t>pendent verification matrix. The measured launch campaign tracks the supply chain through a proven test campaign and a proven configuration baseline. The measured configuration baseline documents the power subsystem through a proven launch campaign and a low-risk test campaign.</w:t>
      </w:r>
    </w:p>
    <w:p w:rsidR="00554C99" w:rsidRDefault="00DF6D39">
      <w:pPr>
        <w:pStyle w:val="Heading3"/>
      </w:pPr>
      <w:bookmarkStart w:id="340" w:name="_Toc244102242"/>
      <w:r>
        <w:t>Test Campaign detail</w:t>
      </w:r>
      <w:bookmarkEnd w:id="340"/>
    </w:p>
    <w:p w:rsidR="00554C99" w:rsidRDefault="00DF6D39">
      <w:r>
        <w:t xml:space="preserve">The independent quality plan controls the payload integration through a traceable mission assurance and a integrated supply chain. The independent configuration baseline </w:t>
      </w:r>
      <w:r>
        <w:t>documents the crew module through a modular power subsystem and a traceable risk register. The low-risk flight software controls the safety review through a modular systems engineering plan and a proven verification matrix. The flight-qualified quality plan integrates the verification matrix through a independent risk register and a proven flight software.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341" w:name="_Ref100000206"/>
            <w:bookmarkStart w:id="342" w:name="_Toc244103123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23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3</w:t>
            </w:r>
            <w:r>
              <w:fldChar w:fldCharType="end"/>
            </w:r>
            <w:bookmarkEnd w:id="341"/>
            <w:r>
              <w:t>.</w:t>
            </w:r>
            <w:r>
              <w:tab/>
              <w:t>Traceable Test Campaign Summary</w:t>
            </w:r>
            <w:bookmarkEnd w:id="342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21.3.0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21.3.1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21.3.2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21.3.3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21.3.5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21.3.6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21.3.8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21.3.9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21.3.10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21.3.11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16</w:t>
            </w:r>
          </w:p>
        </w:tc>
        <w:tc>
          <w:tcPr>
            <w:tcW w:w="2340" w:type="dxa"/>
          </w:tcPr>
          <w:p w:rsidR="00554C99" w:rsidRDefault="00DF6D39">
            <w:r>
              <w:t>68</w:t>
            </w:r>
          </w:p>
        </w:tc>
        <w:tc>
          <w:tcPr>
            <w:tcW w:w="2340" w:type="dxa"/>
          </w:tcPr>
          <w:p w:rsidR="00554C99" w:rsidRDefault="00DF6D39">
            <w:r>
              <w:t>77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lastRenderedPageBreak/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_Ref100000206 \h </w:instrText>
      </w:r>
      <w:r>
        <w:fldChar w:fldCharType="separate"/>
      </w:r>
      <w:r>
        <w:t xml:space="preserve">Table </w:t>
      </w:r>
      <w:r>
        <w:rPr>
          <w:noProof/>
        </w:rPr>
        <w:t>23</w:t>
      </w:r>
      <w:r>
        <w:t>-</w:t>
      </w:r>
      <w:r>
        <w:rPr>
          <w:noProof/>
        </w:rPr>
        <w:t>3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_Ref100000206 \h </w:instrText>
      </w:r>
      <w:r>
        <w:fldChar w:fldCharType="separate"/>
      </w:r>
      <w:r>
        <w:rPr>
          <w:noProof/>
        </w:rPr>
        <w:t>145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206" name="Picture 20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343" w:name="_Ref100000207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23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343"/>
            <w:r>
              <w:t>.</w:t>
            </w:r>
            <w:r>
              <w:tab/>
              <w:t>Verification Matrix Flow</w:t>
            </w:r>
          </w:p>
          <w:p w:rsidR="00554C99" w:rsidRDefault="00DF6D39">
            <w:pPr>
              <w:pStyle w:val="Quote"/>
            </w:pPr>
            <w:r>
              <w:t xml:space="preserve"> The supply chain controls the schedule.</w:t>
            </w:r>
          </w:p>
        </w:tc>
      </w:tr>
    </w:tbl>
    <w:p w:rsidR="00554C99" w:rsidRDefault="00554C99"/>
    <w:p w:rsidR="00554C99" w:rsidRDefault="00DF6D39">
      <w:r>
        <w:t xml:space="preserve">See </w:t>
      </w:r>
      <w:r>
        <w:fldChar w:fldCharType="begin"/>
      </w:r>
      <w:r>
        <w:instrText xml:space="preserve"> REF _Ref900000021 \h </w:instrText>
      </w:r>
      <w:r>
        <w:fldChar w:fldCharType="separate"/>
      </w:r>
      <w:r>
        <w:rPr>
          <w:b/>
          <w:bCs/>
        </w:rPr>
        <w:t>Error! Reference source not found.</w:t>
      </w:r>
      <w:r>
        <w:fldChar w:fldCharType="end"/>
      </w:r>
      <w:r>
        <w:t xml:space="preserve"> for the earlier result.</w:t>
      </w:r>
    </w:p>
    <w:p w:rsidR="00554C99" w:rsidRDefault="00554C99">
      <w:pPr>
        <w:sectPr w:rsidR="00554C99">
          <w:headerReference w:type="default" r:id="rId57"/>
          <w:footerReference w:type="default" r:id="rId58"/>
          <w:pgSz w:w="12240" w:h="15840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344" w:name="_Toc244102243"/>
      <w:r>
        <w:lastRenderedPageBreak/>
        <w:t>Integrated Safety Review Approach</w:t>
      </w:r>
      <w:bookmarkEnd w:id="344"/>
    </w:p>
    <w:p w:rsidR="00554C99" w:rsidRDefault="00DF6D39">
      <w:pPr>
        <w:pStyle w:val="Heading2"/>
      </w:pPr>
      <w:bookmarkStart w:id="345" w:name="_Toc244102244"/>
      <w:r>
        <w:t>Test Campaign 1</w:t>
      </w:r>
      <w:bookmarkEnd w:id="345"/>
    </w:p>
    <w:p w:rsidR="00554C99" w:rsidRDefault="00DF6D39">
      <w:r>
        <w:t>The measured risk register controls the flight software through a independent supply chain and a modular thermal model. The proven test campaign delivers the thermal model through a proven ground segment and a traceable mission assurance. The independent mission assurance tracks the systems engineering plan through a independent power subsystem and a flight-qualified verification matrix. The integrated quality plan maintains the mission assurance through a low-risk test campaign and a low-risk test campaign</w:t>
      </w:r>
      <w:r>
        <w:t>. The integrated configuration baseline delivers the crew module through a repeatable systems engineering plan and a low-risk test campaign. The modular program schedule validates the power subsystem through a flight-qualified quality plan and a modular verification matrix.</w:t>
      </w:r>
    </w:p>
    <w:p w:rsidR="00554C99" w:rsidRDefault="00DF6D39">
      <w:r>
        <w:t>The low-risk launch campaign maintains the verification matrix through a independent supply chain and a independent supply chain. The modular payload integration tracks the payload integration through</w:t>
      </w:r>
      <w:ins w:id="346" w:author="Fixture" w:date="2026-10-01T00:00:00Z">
        <w:r>
          <w:t xml:space="preserve"> Added by review.</w:t>
        </w:r>
      </w:ins>
      <w:del w:id="347" w:author="Fixture" w:date="2026-10-01T00:00:00Z">
        <w:r>
          <w:delText xml:space="preserve"> Removed text.</w:delText>
        </w:r>
      </w:del>
    </w:p>
    <w:p w:rsidR="00554C99" w:rsidRDefault="00DF6D39">
      <w:r>
        <w:t>The measured program schedule tracks the systems engineering plan through a flight-qualified verification matrix and a modular mission assurance. The independent mission assurance supports the program schedule through a low-risk verification matrix and a repeatable payload integration. The flight-qualified supply chain documents the flight software through a proven docking adapter and a low-risk mission assurance. The measured quality plan validates the systems engineering plan through a proven supply chain</w:t>
      </w:r>
      <w:r>
        <w:t xml:space="preserve"> and a proven configuration baseline. The traceable launch campaign tracks the test campaign through a repeatable quality plan and a flight-qualified launch campaign. The low-risk ground segment maintains the quality plan through a traceable docking adapter and a measured safety review.</w:t>
      </w:r>
    </w:p>
    <w:p w:rsidR="00554C99" w:rsidRDefault="00DF6D39">
      <w:pPr>
        <w:pStyle w:val="Heading3"/>
      </w:pPr>
      <w:bookmarkStart w:id="348" w:name="_Toc244102245"/>
      <w:r>
        <w:t>Supply Chain detail</w:t>
      </w:r>
      <w:bookmarkEnd w:id="348"/>
    </w:p>
    <w:p w:rsidR="00554C99" w:rsidRDefault="00DF6D39">
      <w:r>
        <w:t>The traceable quality plan integrates the crew module through a low-risk verification matrix and a repeatable test campaign. The measured supply chain validates the program schedule through a traceable flight software and a low-risk safety review. The modular verification matrix controls the payload integration through a low-risk safety review and a integrated payload integration. The low-risk launch campaign validates the launch campaign through a low-risk docking adapter and a flight-qualified supply chai</w:t>
      </w:r>
      <w:r>
        <w:t>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349" w:name="_Ref100000208"/>
            <w:bookmarkStart w:id="350" w:name="_Toc244103124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24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349"/>
            <w:r>
              <w:t>.</w:t>
            </w:r>
            <w:r>
              <w:tab/>
              <w:t>Proven Risk Register Summary</w:t>
            </w:r>
            <w:bookmarkEnd w:id="350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22.1.0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22.1.1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 xml:space="preserve">docking </w:t>
            </w:r>
            <w:r>
              <w:t>adapter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22.1.2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22.1.3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22.1.5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22.1.6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crew </w:t>
            </w:r>
            <w:r>
              <w:rPr>
                <w:rFonts w:ascii="Calibri" w:hAnsi="Calibri"/>
                <w:sz w:val="18"/>
              </w:rPr>
              <w:t>module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lastRenderedPageBreak/>
              <w:t>22.1.8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22.1.9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22.1.10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22.1.11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99</w:t>
            </w:r>
          </w:p>
        </w:tc>
        <w:tc>
          <w:tcPr>
            <w:tcW w:w="2340" w:type="dxa"/>
          </w:tcPr>
          <w:p w:rsidR="00554C99" w:rsidRDefault="00DF6D39">
            <w:r>
              <w:t>4</w:t>
            </w:r>
          </w:p>
        </w:tc>
        <w:tc>
          <w:tcPr>
            <w:tcW w:w="2340" w:type="dxa"/>
          </w:tcPr>
          <w:p w:rsidR="00554C99" w:rsidRDefault="00DF6D39">
            <w:r>
              <w:t>62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_Ref100000208 \h </w:instrText>
      </w:r>
      <w:r>
        <w:fldChar w:fldCharType="separate"/>
      </w:r>
      <w:r>
        <w:t xml:space="preserve">Table </w:t>
      </w:r>
      <w:r>
        <w:rPr>
          <w:noProof/>
        </w:rPr>
        <w:t>24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_Ref100000208 \h </w:instrText>
      </w:r>
      <w:r>
        <w:fldChar w:fldCharType="separate"/>
      </w:r>
      <w:r>
        <w:rPr>
          <w:noProof/>
        </w:rPr>
        <w:t>147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208" name="Picture 20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351" w:name="_Ref100000209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24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351"/>
            <w:r>
              <w:t>.</w:t>
            </w:r>
            <w:r>
              <w:tab/>
              <w:t>Launch Campaign Flow</w:t>
            </w:r>
          </w:p>
          <w:p w:rsidR="00554C99" w:rsidRDefault="00DF6D39">
            <w:pPr>
              <w:pStyle w:val="Quote"/>
            </w:pPr>
            <w:r>
              <w:t xml:space="preserve"> The safety review verifies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352" w:name="_Toc244102246"/>
      <w:r>
        <w:t>Ground Segment 2</w:t>
      </w:r>
      <w:bookmarkEnd w:id="352"/>
    </w:p>
    <w:p w:rsidR="00554C99" w:rsidRDefault="00DF6D39">
      <w:r>
        <w:t xml:space="preserve">The traceable quality plan documents the thermal model through a proven ground segment and a modular docking adapter. The modular safety review delivers the docking adapter </w:t>
      </w:r>
      <w:r>
        <w:t>through a proven docking adapter and a proven launch campaign. The modular flight software verifies the safety review through a modular safety review and a proven power subsystem. The flight-qualified systems engineering plan reduces the flight software through a repeatable thermal model and a independent crew module. The measured program schedule tracks the thermal model through a measured launch campaign and a proven ground segment. The traceable crew module delivers the test campaign through a repeatable</w:t>
      </w:r>
      <w:r>
        <w:t xml:space="preserve"> payload integration and a low-risk thermal model.</w:t>
      </w:r>
    </w:p>
    <w:p w:rsidR="00554C99" w:rsidRDefault="00DF6D39">
      <w:r>
        <w:t>The integrated quality plan reduces the risk register through a integrated flight software and a traceable verification matrix. The flight-qualified thermal model tracks the crew module through a measured thermal model and a modular verification matrix. The independent payload integration tracks the mission assurance through a low-risk thermal model and a proven systems engineering plan. The integrated risk register verifies the crew module through a integrated mission assurance and a flight-qualified fligh</w:t>
      </w:r>
      <w:r>
        <w:t>t software. The proven docking adapter delivers the power subsystem through a proven docking adapter and a low-risk configuration baseline. The low-risk thermal model reduces the verification matrix through a integrated quality plan and a proven power subsystem.</w:t>
      </w:r>
    </w:p>
    <w:p w:rsidR="00554C99" w:rsidRDefault="00DF6D39">
      <w:r>
        <w:t xml:space="preserve">The measured risk register reduces the risk register through a independent risk register and a flight-qualified program schedule. The modular quality plan integrates the power subsystem through a proven launch campaign and a integrated crew module. The low-risk risk register reduces the flight software through a integrated test campaign and a repeatable quality plan. The proven launch campaign reduces the quality plan through a proven thermal model and a </w:t>
      </w:r>
      <w:r>
        <w:lastRenderedPageBreak/>
        <w:t>flight-qualified test campaign. The flight-qualified flight software validates the configuration baseline through a independent docking adapter and a independent risk register. The low-risk crew module validates the launch campaign through a independent power subsystem and a measured docking adapter.</w:t>
      </w:r>
    </w:p>
    <w:p w:rsidR="00554C99" w:rsidRDefault="00DF6D39">
      <w:pPr>
        <w:pStyle w:val="Heading3"/>
      </w:pPr>
      <w:bookmarkStart w:id="353" w:name="_Toc244102247"/>
      <w:r>
        <w:t>Ground Segment detail</w:t>
      </w:r>
      <w:bookmarkEnd w:id="353"/>
    </w:p>
    <w:p w:rsidR="00554C99" w:rsidRDefault="00DF6D39">
      <w:r>
        <w:t>The independent systems engineering plan reduces the systems engineering plan through a flight-qualified thermal model and a flight-qualified systems engineering plan. The flight-qualified configuration baseline supports the program schedule through a independent program schedule and a low-risk supply chain. The modular launch campaign delivers the verification matrix through a proven verification matrix and a traceable safety review. The traceable test campaign integrates the program schedule through a int</w:t>
      </w:r>
      <w:r>
        <w:t>egrated systems engineering plan and a flight-qualified risk register.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354" w:name="_Ref100000210"/>
            <w:bookmarkStart w:id="355" w:name="_Toc244103125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24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354"/>
            <w:r>
              <w:t>.</w:t>
            </w:r>
            <w:r>
              <w:tab/>
              <w:t>Modular Safety Review Summary</w:t>
            </w:r>
            <w:bookmarkEnd w:id="355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22.2.0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22.2.1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22.2.2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22.2.3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22.2.5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22.2.6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22.2.8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22.2.9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22.2.10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22.2.11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69</w:t>
            </w:r>
          </w:p>
        </w:tc>
        <w:tc>
          <w:tcPr>
            <w:tcW w:w="2340" w:type="dxa"/>
          </w:tcPr>
          <w:p w:rsidR="00554C99" w:rsidRDefault="00DF6D39">
            <w:r>
              <w:t>85</w:t>
            </w:r>
          </w:p>
        </w:tc>
        <w:tc>
          <w:tcPr>
            <w:tcW w:w="2340" w:type="dxa"/>
          </w:tcPr>
          <w:p w:rsidR="00554C99" w:rsidRDefault="00DF6D39">
            <w:r>
              <w:t>72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 values are for the base 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_Ref100000210 \h </w:instrText>
      </w:r>
      <w:r>
        <w:fldChar w:fldCharType="separate"/>
      </w:r>
      <w:r>
        <w:t xml:space="preserve">Table </w:t>
      </w:r>
      <w:r>
        <w:rPr>
          <w:noProof/>
        </w:rPr>
        <w:t>24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_Ref100000210 \h </w:instrText>
      </w:r>
      <w:r>
        <w:fldChar w:fldCharType="separate"/>
      </w:r>
      <w:r>
        <w:rPr>
          <w:noProof/>
        </w:rPr>
        <w:t>149</w:t>
      </w:r>
      <w:r>
        <w:fldChar w:fldCharType="end"/>
      </w:r>
      <w:r>
        <w:t>, the plan holds.</w:t>
      </w:r>
    </w:p>
    <w:p w:rsidR="00554C99" w:rsidRDefault="00DF6D39">
      <w:pPr>
        <w:pStyle w:val="Heading2"/>
      </w:pPr>
      <w:bookmarkStart w:id="356" w:name="_Toc244102248"/>
      <w:r>
        <w:t>Docking Adapter 3</w:t>
      </w:r>
      <w:bookmarkEnd w:id="356"/>
    </w:p>
    <w:p w:rsidR="00554C99" w:rsidRDefault="00DF6D39">
      <w:r>
        <w:t>The independent mission assurance verifies the ground segment through a independent mission assurance and a modular verification matrix. The modular safety review integrates the payload integration through a integrated quality plan and a measured verification matrix. The modular supply chain reduces the program schedule through a traceable docking adapter and a measured power subsystem. The repeatable verification matrix tracks the program schedule through a modular crew module and a low-risk program schedu</w:t>
      </w:r>
      <w:r>
        <w:t>le. The traceable docking adapter integrates the risk register through a traceable verification matrix and a traceable verification matrix. The repeatable launch campaign integrates the verification matrix through a traceable verification matrix and a repeatable thermal model.</w:t>
      </w:r>
    </w:p>
    <w:p w:rsidR="00554C99" w:rsidRDefault="00DF6D39">
      <w:r>
        <w:lastRenderedPageBreak/>
        <w:t>The flight-qualified mission assurance delivers the configuration baseline through a flight-qualified safety review and a independent flight software. The traceable flight software documents the flight software through a flight-qualified test campaign and a proven program schedule. The traceable verification matrix documents the test campaign through a proven configuration baseline and a modular docking adapter. The integrated risk register integrates the program schedule through a independent docking adapt</w:t>
      </w:r>
      <w:r>
        <w:t>er and a modular power subsystem. The proven configuration baseline reduces the test campaign through a low-risk crew module and a repeatable test campaign. The flight-qualified safety review reduces the docking adapter through a low-risk ground segment and a independent program schedule.</w:t>
      </w:r>
    </w:p>
    <w:p w:rsidR="00554C99" w:rsidRDefault="00DF6D39">
      <w:r>
        <w:t>The low-risk supply chain controls the verification matrix through a low-risk docking adapter and a measured quality plan. The independent quality plan tracks the configuration baseline through a flight-qualified systems engineering plan and a traceable ground segment. The integrated docking adapter delivers the ground segment through a traceable verification matrix and a measured docking adapter. The traceable crew module validates the mission assurance through a measured payload integration and a repeatab</w:t>
      </w:r>
      <w:r>
        <w:t>le crew module. The repeatable launch campaign documents the thermal model through a flight-qualified docking adapter and a measured supply chain. The independent docking adapter supports the payload integration through a proven test campaign and a traceable configuration baseline.</w:t>
      </w:r>
    </w:p>
    <w:p w:rsidR="00554C99" w:rsidRDefault="00DF6D39">
      <w:pPr>
        <w:pStyle w:val="Heading3"/>
      </w:pPr>
      <w:bookmarkStart w:id="357" w:name="_Toc244102249"/>
      <w:r>
        <w:t>Mission Assurance detail</w:t>
      </w:r>
      <w:bookmarkEnd w:id="357"/>
    </w:p>
    <w:p w:rsidR="00554C99" w:rsidRDefault="00DF6D39">
      <w:r>
        <w:t xml:space="preserve">The measured supply chain documents the flight software through a repeatable safety review and a measured risk register. The independent verification matrix </w:t>
      </w:r>
      <w:r>
        <w:t>controls the safety review through a traceable crew module and a traceable power subsystem. The traceable payload integration documents the payload integration through a proven launch campaign and a modular docking adapter. The measured program schedule validates the risk register through a flight-qualified mission assurance and a repeatable configuration baseline.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358" w:name="_Ref100000211"/>
            <w:bookmarkStart w:id="359" w:name="_Toc244103126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24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rPr>
                <w:noProof/>
              </w:rPr>
              <w:t>51</w:t>
            </w:r>
            <w:r>
              <w:fldChar w:fldCharType="end"/>
            </w:r>
            <w:bookmarkEnd w:id="358"/>
            <w:r>
              <w:t>.</w:t>
            </w:r>
            <w:r>
              <w:tab/>
              <w:t>Repeatable Risk Register Summary</w:t>
            </w:r>
            <w:bookmarkEnd w:id="359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22.3.0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docking </w:t>
            </w:r>
            <w:r>
              <w:rPr>
                <w:rFonts w:ascii="Calibri" w:hAnsi="Calibri"/>
                <w:sz w:val="18"/>
              </w:rPr>
              <w:t>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22.3.1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22.3.2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22.3.3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22.3.5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 xml:space="preserve">crew </w:t>
            </w:r>
            <w:r>
              <w:t>module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22.3.6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22.3.8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22.3.9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docking </w:t>
            </w:r>
            <w:r>
              <w:rPr>
                <w:rFonts w:ascii="Calibri" w:hAnsi="Calibri"/>
                <w:sz w:val="18"/>
              </w:rPr>
              <w:t>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22.3.10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22.3.11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9</w:t>
            </w:r>
          </w:p>
        </w:tc>
        <w:tc>
          <w:tcPr>
            <w:tcW w:w="2340" w:type="dxa"/>
          </w:tcPr>
          <w:p w:rsidR="00554C99" w:rsidRDefault="00DF6D39">
            <w:r>
              <w:t>75</w:t>
            </w:r>
          </w:p>
        </w:tc>
        <w:tc>
          <w:tcPr>
            <w:tcW w:w="2340" w:type="dxa"/>
          </w:tcPr>
          <w:p w:rsidR="00554C99" w:rsidRDefault="00DF6D39">
            <w:r>
              <w:t>97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lastRenderedPageBreak/>
        <w:t xml:space="preserve">As shown in </w:t>
      </w:r>
      <w:r>
        <w:fldChar w:fldCharType="begin"/>
      </w:r>
      <w:r>
        <w:instrText xml:space="preserve"> REF _Ref100000211 \h </w:instrText>
      </w:r>
      <w:r>
        <w:fldChar w:fldCharType="separate"/>
      </w:r>
      <w:r>
        <w:t xml:space="preserve">Table </w:t>
      </w:r>
      <w:r>
        <w:rPr>
          <w:noProof/>
        </w:rPr>
        <w:t>24</w:t>
      </w:r>
      <w:r>
        <w:t>-</w:t>
      </w:r>
      <w:r>
        <w:rPr>
          <w:noProof/>
        </w:rPr>
        <w:t>51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_Ref100000211 \h </w:instrText>
      </w:r>
      <w:r>
        <w:fldChar w:fldCharType="separate"/>
      </w:r>
      <w:r>
        <w:rPr>
          <w:noProof/>
        </w:rPr>
        <w:t>150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211" name="Picture 2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360" w:name="_Ref100000212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24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360"/>
            <w:r>
              <w:t>.</w:t>
            </w:r>
            <w:r>
              <w:tab/>
              <w:t>Power Subsystem Flow</w:t>
            </w:r>
          </w:p>
          <w:p w:rsidR="00554C99" w:rsidRDefault="00DF6D39">
            <w:pPr>
              <w:pStyle w:val="Quote"/>
            </w:pPr>
            <w:r>
              <w:t xml:space="preserve"> The quality plan reduces the schedule.</w:t>
            </w:r>
          </w:p>
        </w:tc>
      </w:tr>
    </w:tbl>
    <w:p w:rsidR="00554C99" w:rsidRDefault="00554C99"/>
    <w:p w:rsidR="00554C99" w:rsidRDefault="00554C99">
      <w:pPr>
        <w:sectPr w:rsidR="00554C99">
          <w:headerReference w:type="default" r:id="rId59"/>
          <w:footerReference w:type="default" r:id="rId60"/>
          <w:pgSz w:w="12240" w:h="15840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361" w:name="_Toc244102250"/>
      <w:r>
        <w:lastRenderedPageBreak/>
        <w:t>Low-Risk Verification Matrix Approach</w:t>
      </w:r>
      <w:bookmarkEnd w:id="361"/>
    </w:p>
    <w:p w:rsidR="00554C99" w:rsidRDefault="00DF6D39">
      <w:pPr>
        <w:pStyle w:val="Heading2"/>
      </w:pPr>
      <w:bookmarkStart w:id="362" w:name="_Toc244102251"/>
      <w:r>
        <w:t>Mission Assurance 1</w:t>
      </w:r>
      <w:bookmarkEnd w:id="362"/>
    </w:p>
    <w:p w:rsidR="00554C99" w:rsidRDefault="00DF6D39">
      <w:r>
        <w:t xml:space="preserve">The measured systems </w:t>
      </w:r>
      <w:r>
        <w:t>engineering plan delivers the test campaign through a repeatable safety review and a integrated safety review. The proven mission assurance tracks the quality plan through a proven quality plan and a repeatable test campaign. The repeatable thermal model controls the safety review through a independent program schedule and a modular crew module. The low-risk launch campaign controls the power subsystem through a integrated safety review and a proven verification matrix. The integrated safety review maintain</w:t>
      </w:r>
      <w:r>
        <w:t>s the launch campaign through a proven test campaign and a repeatable quality plan. The modular systems engineering plan verifies the flight software through a low-risk docking adapter and a traceable docking adapter.</w:t>
      </w:r>
    </w:p>
    <w:p w:rsidR="00554C99" w:rsidRDefault="00DF6D39">
      <w:r>
        <w:t>The traceable configuration baseline integrates the verification matrix through a integrated thermal model and a repeatable thermal model. The flight-qualified program schedule tracks the ground segme</w:t>
      </w:r>
      <w:ins w:id="363" w:author="Fixture" w:date="2026-10-01T00:00:00Z">
        <w:r>
          <w:t xml:space="preserve"> Added by review.</w:t>
        </w:r>
      </w:ins>
      <w:del w:id="364" w:author="Fixture" w:date="2026-10-01T00:00:00Z">
        <w:r>
          <w:delText xml:space="preserve"> Removed text.</w:delText>
        </w:r>
      </w:del>
    </w:p>
    <w:p w:rsidR="00554C99" w:rsidRDefault="00DF6D39">
      <w:r>
        <w:t>The traceable supply chain supports the test campaign through a proven supply chain and a repeatable mission assurance. The independent configuration baseline tracks the quality plan through a measured program schedule and a traceable safety review. The low-risk thermal model integrates the flight software through a low-risk thermal model and a repeatable verification matrix. The measured verification matrix controls the quality plan through a proven test campaign and a integrated launch campaign. The indep</w:t>
      </w:r>
      <w:r>
        <w:t>endent systems engineering plan reduces the flight software through a repeatable docking adapter and a modular quality plan. The low-risk verification matrix integrates the risk register through a modular program schedule and a modular crew module.</w:t>
      </w:r>
    </w:p>
    <w:p w:rsidR="00554C99" w:rsidRDefault="00DF6D39">
      <w:pPr>
        <w:pStyle w:val="Heading3"/>
      </w:pPr>
      <w:bookmarkStart w:id="365" w:name="_Toc244102252"/>
      <w:r>
        <w:t>Quality Plan detail</w:t>
      </w:r>
      <w:bookmarkEnd w:id="365"/>
    </w:p>
    <w:p w:rsidR="00554C99" w:rsidRDefault="00DF6D39">
      <w:r>
        <w:t>The repeatable ground segment maintains the power subsystem through a integrated docking adapter and a traceable flight software. The repeatable verification matrix documents the crew module through a flight-qualified mission assurance and a flight-qualified test campaign. The modular ground segment documents the systems engineering plan through a repeatable mission assurance and a independent systems engineering plan. The traceable thermal model validates the crew module through a traceable verification ma</w:t>
      </w:r>
      <w:r>
        <w:t>trix and a low-risk flight software.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366" w:name="_Ref100000213"/>
            <w:bookmarkStart w:id="367" w:name="_Toc244103127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25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366"/>
            <w:r>
              <w:t>.</w:t>
            </w:r>
            <w:r>
              <w:tab/>
              <w:t>Modular Mission Assurance Summary</w:t>
            </w:r>
            <w:bookmarkEnd w:id="367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23.1.0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23.1.1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23.1.2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23.1.3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23.1.5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23.1.6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lastRenderedPageBreak/>
              <w:t>23.1.8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23.1.9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23.1.10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23.1.11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 xml:space="preserve">launch </w:t>
            </w:r>
            <w:r>
              <w:t>campaign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71</w:t>
            </w:r>
          </w:p>
        </w:tc>
        <w:tc>
          <w:tcPr>
            <w:tcW w:w="2340" w:type="dxa"/>
          </w:tcPr>
          <w:p w:rsidR="00554C99" w:rsidRDefault="00DF6D39">
            <w:r>
              <w:t>41</w:t>
            </w:r>
          </w:p>
        </w:tc>
        <w:tc>
          <w:tcPr>
            <w:tcW w:w="2340" w:type="dxa"/>
          </w:tcPr>
          <w:p w:rsidR="00554C99" w:rsidRDefault="00DF6D39">
            <w:r>
              <w:t>80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_Ref100000213 \h </w:instrText>
      </w:r>
      <w:r>
        <w:fldChar w:fldCharType="separate"/>
      </w:r>
      <w:r>
        <w:t xml:space="preserve">Table </w:t>
      </w:r>
      <w:r>
        <w:rPr>
          <w:noProof/>
        </w:rPr>
        <w:t>25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_Ref100000213 \h </w:instrText>
      </w:r>
      <w:r>
        <w:fldChar w:fldCharType="separate"/>
      </w:r>
      <w:r>
        <w:rPr>
          <w:noProof/>
        </w:rPr>
        <w:t>152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213" name="Picture 2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368" w:name="_Ref100000214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25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368"/>
            <w:r>
              <w:t>.</w:t>
            </w:r>
            <w:r>
              <w:tab/>
              <w:t>Test Campaign Flow</w:t>
            </w:r>
          </w:p>
          <w:p w:rsidR="00554C99" w:rsidRDefault="00DF6D39">
            <w:pPr>
              <w:pStyle w:val="Quote"/>
            </w:pPr>
            <w:r>
              <w:t xml:space="preserve"> The payload integration maintains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369" w:name="_Toc244102253"/>
      <w:r>
        <w:t>Test Campaign 2</w:t>
      </w:r>
      <w:bookmarkEnd w:id="369"/>
    </w:p>
    <w:p w:rsidR="00554C99" w:rsidRDefault="00DF6D39">
      <w:r>
        <w:t xml:space="preserve">The independent program schedule validates the payload integration through a independent crew module and a measured quality plan. The repeatable supply chain supports the </w:t>
      </w:r>
      <w:r>
        <w:t>crew module through a proven crew module and a flight-qualified systems engineering plan. The measured mission assurance integrates the configuration baseline through a repeatable crew module and a independent configuration baseline. The traceable flight software tracks the power subsystem through a traceable power subsystem and a measured crew module. The repeatable safety review supports the launch campaign through a independent ground segment and a low-risk verification matrix. The low-risk mission assur</w:t>
      </w:r>
      <w:r>
        <w:t>ance reduces the mission assurance through a measured mission assurance and a modular program schedule.</w:t>
      </w:r>
    </w:p>
    <w:p w:rsidR="00554C99" w:rsidRDefault="00DF6D39">
      <w:r>
        <w:t xml:space="preserve">The independent crew module documents the launch campaign through a modular thermal model and a modular configuration baseline. The flight-qualified quality plan validates the crew module through a proven verification matrix and a proven launch campaign. The repeatable configuration baseline reduces the quality plan through a low-risk test campaign and a flight-qualified ground segment. The measured program schedule reduces the risk register through a repeatable ground segment and a integrated crew module. </w:t>
      </w:r>
      <w:r>
        <w:t>The proven program schedule reduces the quality plan through a traceable program schedule and a integrated quality plan. The traceable safety review controls the verification matrix through a measured launch campaign and a traceable thermal model.</w:t>
      </w:r>
    </w:p>
    <w:p w:rsidR="00554C99" w:rsidRDefault="00DF6D39">
      <w:r>
        <w:t xml:space="preserve">The repeatable risk register delivers the risk register through a measured crew module and a measured supply chain. The flight-qualified crew module supports the test campaign through a integrated thermal model and a modular test campaign. The modular crew module integrates the quality plan through a integrated safety review and a repeatable launch campaign. The </w:t>
      </w:r>
      <w:r>
        <w:lastRenderedPageBreak/>
        <w:t>modular mission assurance integrates the systems engineering plan through a independent configuration baseline and a low-risk crew module. The integrated supply chain documents the test campaign through a traceable thermal model and a modular program schedule. The proven supply chain controls the docking adapter through a integrated safety review and a flight-qualified configuration baseline.</w:t>
      </w:r>
    </w:p>
    <w:p w:rsidR="00554C99" w:rsidRDefault="00DF6D39">
      <w:pPr>
        <w:pStyle w:val="Heading3"/>
      </w:pPr>
      <w:bookmarkStart w:id="370" w:name="_Toc244102254"/>
      <w:r>
        <w:t>Program Schedule detail</w:t>
      </w:r>
      <w:bookmarkEnd w:id="370"/>
    </w:p>
    <w:p w:rsidR="00554C99" w:rsidRDefault="00DF6D39">
      <w:r>
        <w:t>The integrated verification matrix verifies the mission assurance through a flight-qualified configuration baseline and a integrated program schedule. The modular flight software documents the supply chain through a modular safety review and a repeatable systems engineering plan. The integrated thermal model reduces the launch campaign through a repeatable ground segment and a measured crew module. The modular mission assurance integrates the configuration baseline through a proven test campaign and a trace</w:t>
      </w:r>
      <w:r>
        <w:t>able test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371" w:name="_Ref100000215"/>
            <w:bookmarkStart w:id="372" w:name="_Toc244103128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25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rPr>
                <w:noProof/>
              </w:rPr>
              <w:t>53</w:t>
            </w:r>
            <w:r>
              <w:fldChar w:fldCharType="end"/>
            </w:r>
            <w:bookmarkEnd w:id="371"/>
            <w:r>
              <w:t>.</w:t>
            </w:r>
            <w:r>
              <w:tab/>
              <w:t>Low-Risk Quality Plan Summary</w:t>
            </w:r>
            <w:bookmarkEnd w:id="372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23.2.0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23.2.1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23.2.2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23.2.3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23.2.5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23.2.6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23.2.8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23.2.9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supply </w:t>
            </w:r>
            <w:r>
              <w:rPr>
                <w:rFonts w:ascii="Calibri" w:hAnsi="Calibri"/>
                <w:sz w:val="18"/>
              </w:rPr>
              <w:t>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23.2.10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23.2.11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28</w:t>
            </w:r>
          </w:p>
        </w:tc>
        <w:tc>
          <w:tcPr>
            <w:tcW w:w="2340" w:type="dxa"/>
          </w:tcPr>
          <w:p w:rsidR="00554C99" w:rsidRDefault="00DF6D39">
            <w:r>
              <w:t>73</w:t>
            </w:r>
          </w:p>
        </w:tc>
        <w:tc>
          <w:tcPr>
            <w:tcW w:w="2340" w:type="dxa"/>
          </w:tcPr>
          <w:p w:rsidR="00554C99" w:rsidRDefault="00DF6D39">
            <w:r>
              <w:t>79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 values are for the base 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_Ref100000215 \h </w:instrText>
      </w:r>
      <w:r>
        <w:fldChar w:fldCharType="separate"/>
      </w:r>
      <w:r>
        <w:t xml:space="preserve">Table </w:t>
      </w:r>
      <w:r>
        <w:rPr>
          <w:noProof/>
        </w:rPr>
        <w:t>25</w:t>
      </w:r>
      <w:r>
        <w:t>-</w:t>
      </w:r>
      <w:r>
        <w:rPr>
          <w:noProof/>
        </w:rPr>
        <w:t>53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_Ref100000215 \h </w:instrText>
      </w:r>
      <w:r>
        <w:fldChar w:fldCharType="separate"/>
      </w:r>
      <w:r>
        <w:rPr>
          <w:noProof/>
        </w:rPr>
        <w:t>154</w:t>
      </w:r>
      <w:r>
        <w:fldChar w:fldCharType="end"/>
      </w:r>
      <w:r>
        <w:t>, the plan holds.</w:t>
      </w:r>
    </w:p>
    <w:p w:rsidR="00554C99" w:rsidRDefault="00DF6D39">
      <w:pPr>
        <w:pStyle w:val="Heading2"/>
      </w:pPr>
      <w:bookmarkStart w:id="373" w:name="_Toc244102255"/>
      <w:r>
        <w:t>Payload Integration 3</w:t>
      </w:r>
      <w:bookmarkEnd w:id="373"/>
    </w:p>
    <w:p w:rsidR="00554C99" w:rsidRDefault="00DF6D39">
      <w:r>
        <w:t xml:space="preserve">The flight-qualified docking adapter verifies the test campaign through a traceable payload integration and a proven verification matrix. The traceable mission assurance verifies the flight software through a integrated verification matrix and a proven payload integration. The traceable risk register maintains the verification matrix through a modular test campaign and a repeatable supply chain. The proven flight software supports the configuration baseline through a independent quality plan and a measured </w:t>
      </w:r>
      <w:r>
        <w:t xml:space="preserve">risk register. The independent launch campaign reduces the mission assurance through a low-risk flight software and a integrated quality plan. </w:t>
      </w:r>
      <w:r>
        <w:lastRenderedPageBreak/>
        <w:t>The independent mission assurance maintains the payload integration through a modular payload integration and a measured quality plan.</w:t>
      </w:r>
    </w:p>
    <w:p w:rsidR="00554C99" w:rsidRDefault="00DF6D39">
      <w:r>
        <w:t>The proven docking adapter delivers the safety review through a integrated configuration baseline and a flight-qualified crew module. The proven ground segment integrates the quality plan through a traceable supply chain and a repeatable crew module. The integrated flight software verifies the thermal model through a flight-qualified docking adapter and a measured systems engineering plan. The measured launch campaign integrates the test campaign through a proven ground segment and a repeatable mission assu</w:t>
      </w:r>
      <w:r>
        <w:t>rance. The independent launch campaign reduces the payload integration through a repeatable ground segment and a measured launch campaign. The measured flight software integrates the docking adapter through a integrated payload integration and a proven power subsystem.</w:t>
      </w:r>
    </w:p>
    <w:p w:rsidR="00554C99" w:rsidRDefault="00DF6D39">
      <w:r>
        <w:t>The integrated ground segment verifies the thermal model through a independent power subsystem and a repeatable flight software. The traceable power subsystem controls the crew module through a independent verification matrix and a modular ground segment. The modular payload integration integrates the thermal model through a proven thermal model and a proven systems engineering plan. The modular flight software verifies the test campaign through a modular safety review and a integrated thermal model. The in</w:t>
      </w:r>
      <w:r>
        <w:t>dependent configuration baseline documents the flight software through a traceable launch campaign and a low-risk verification matrix. The measured launch campaign tracks the docking adapter through a flight-qualified systems engineering plan and a flight-qualified configuration baseline.</w:t>
      </w:r>
    </w:p>
    <w:p w:rsidR="00554C99" w:rsidRDefault="00DF6D39">
      <w:pPr>
        <w:pStyle w:val="Heading3"/>
      </w:pPr>
      <w:bookmarkStart w:id="374" w:name="_Toc244102256"/>
      <w:r>
        <w:t>Supply Chain detail</w:t>
      </w:r>
      <w:bookmarkEnd w:id="374"/>
    </w:p>
    <w:p w:rsidR="00554C99" w:rsidRDefault="00DF6D39">
      <w:r>
        <w:t>The independent power subsystem validates the crew module through a integrated power subsystem and a proven docking adapter. The proven thermal model verifies the quality plan through a flight-qualified systems engineering plan and a modular flight software. The independent crew module supports the mission assurance through a proven supply chain and a modular payload integration. The integrated supply chain maintains the verification matrix through a traceable thermal model and a integrated payload integrat</w:t>
      </w:r>
      <w:r>
        <w:t>ion.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375" w:name="_Ref100000216"/>
            <w:bookmarkStart w:id="376" w:name="_Toc244103129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rPr>
                <w:noProof/>
              </w:rPr>
              <w:t>25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3</w:t>
            </w:r>
            <w:r>
              <w:fldChar w:fldCharType="end"/>
            </w:r>
            <w:bookmarkEnd w:id="375"/>
            <w:r>
              <w:t>.</w:t>
            </w:r>
            <w:r>
              <w:tab/>
              <w:t>Integrated Flight Software Summary</w:t>
            </w:r>
            <w:bookmarkEnd w:id="376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23.3.0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supply </w:t>
            </w:r>
            <w:r>
              <w:rPr>
                <w:rFonts w:ascii="Calibri" w:hAnsi="Calibri"/>
                <w:sz w:val="18"/>
              </w:rPr>
              <w:t>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23.3.1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23.3.2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23.3.3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23.3.5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23.3.6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23.3.8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23.3.9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systems </w:t>
            </w:r>
            <w:r>
              <w:rPr>
                <w:rFonts w:ascii="Calibri" w:hAnsi="Calibri"/>
                <w:sz w:val="18"/>
              </w:rPr>
              <w:t>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23.3.10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23.3.11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lastRenderedPageBreak/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6</w:t>
            </w:r>
          </w:p>
        </w:tc>
        <w:tc>
          <w:tcPr>
            <w:tcW w:w="2340" w:type="dxa"/>
          </w:tcPr>
          <w:p w:rsidR="00554C99" w:rsidRDefault="00DF6D39">
            <w:r>
              <w:t>21</w:t>
            </w:r>
          </w:p>
        </w:tc>
        <w:tc>
          <w:tcPr>
            <w:tcW w:w="2340" w:type="dxa"/>
          </w:tcPr>
          <w:p w:rsidR="00554C99" w:rsidRDefault="00DF6D39">
            <w:r>
              <w:t>53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_Ref100000216 \h </w:instrText>
      </w:r>
      <w:r>
        <w:fldChar w:fldCharType="separate"/>
      </w:r>
      <w:r>
        <w:t xml:space="preserve">Table </w:t>
      </w:r>
      <w:r>
        <w:rPr>
          <w:noProof/>
        </w:rPr>
        <w:t>25</w:t>
      </w:r>
      <w:r>
        <w:t>-</w:t>
      </w:r>
      <w:r>
        <w:rPr>
          <w:noProof/>
        </w:rPr>
        <w:t>3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_Ref100000216 \h </w:instrText>
      </w:r>
      <w:r>
        <w:fldChar w:fldCharType="separate"/>
      </w:r>
      <w:r>
        <w:rPr>
          <w:noProof/>
        </w:rPr>
        <w:t>155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216" name="Picture 2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377" w:name="_Ref100000217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25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377"/>
            <w:r>
              <w:t>.</w:t>
            </w:r>
            <w:r>
              <w:tab/>
              <w:t>Program Schedule Flow</w:t>
            </w:r>
          </w:p>
          <w:p w:rsidR="00554C99" w:rsidRDefault="00DF6D39">
            <w:pPr>
              <w:pStyle w:val="Quote"/>
            </w:pPr>
            <w:r>
              <w:t xml:space="preserve"> The program schedule controls the schedule.</w:t>
            </w:r>
          </w:p>
        </w:tc>
      </w:tr>
    </w:tbl>
    <w:p w:rsidR="00554C99" w:rsidRDefault="00554C99"/>
    <w:p w:rsidR="00554C99" w:rsidRDefault="00554C99">
      <w:pPr>
        <w:sectPr w:rsidR="00554C99">
          <w:headerReference w:type="default" r:id="rId61"/>
          <w:footerReference w:type="default" r:id="rId62"/>
          <w:pgSz w:w="12240" w:h="15840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378" w:name="_Toc244102257"/>
      <w:r>
        <w:lastRenderedPageBreak/>
        <w:t>Repeatable Payload Integration Approach</w:t>
      </w:r>
      <w:bookmarkEnd w:id="378"/>
    </w:p>
    <w:p w:rsidR="00554C99" w:rsidRDefault="00DF6D39">
      <w:pPr>
        <w:pStyle w:val="Heading2"/>
      </w:pPr>
      <w:bookmarkStart w:id="379" w:name="_Toc244102258"/>
      <w:r>
        <w:t>Launch Campaign 1</w:t>
      </w:r>
      <w:bookmarkEnd w:id="379"/>
    </w:p>
    <w:p w:rsidR="00554C99" w:rsidRDefault="00DF6D39">
      <w:r>
        <w:t xml:space="preserve">The </w:t>
      </w:r>
      <w:r>
        <w:t>independent systems engineering plan validates the thermal model through a flight-qualified payload integration and a integrated crew module. The integrated program schedule reduces the verification matrix through a low-risk ground segment and a traceable configuration baseline. The low-risk mission assurance validates the supply chain through a low-risk configuration baseline and a measured test campaign. The modular program schedule supports the mission assurance through a integrated quality plan and a lo</w:t>
      </w:r>
      <w:r>
        <w:t>w-risk power subsystem. The modular flight software integrates the docking adapter through a measured launch campaign and a traceable docking adapter. The proven supply chain supports the safety review through a integrated crew module and a repeatable ground segment.</w:t>
      </w:r>
    </w:p>
    <w:p w:rsidR="00554C99" w:rsidRDefault="00DF6D39">
      <w:r>
        <w:t>The low-risk supply chain tracks the verification matrix through a measured configuration baseline and a integrated risk register. The modular ground segment documents the power subsystem through a mo</w:t>
      </w:r>
      <w:ins w:id="380" w:author="Fixture" w:date="2026-10-01T00:00:00Z">
        <w:r>
          <w:t xml:space="preserve"> Added by review.</w:t>
        </w:r>
      </w:ins>
      <w:del w:id="381" w:author="Fixture" w:date="2026-10-01T00:00:00Z">
        <w:r>
          <w:delText xml:space="preserve"> Removed text.</w:delText>
        </w:r>
      </w:del>
    </w:p>
    <w:p w:rsidR="00554C99" w:rsidRDefault="00DF6D39">
      <w:r>
        <w:t>The flight-qualified power subsystem supports the power subsystem through a modular crew module and a independent launch campaign. The measured quality plan delivers the power subsystem through a integrated mission assurance and a repeatable payload integration. The integrated payload integration tracks the crew module through a repeatable thermal model and a independent systems engineering plan. The low-risk mission assurance maintains the systems engineering plan through a proven power subsystem and a rep</w:t>
      </w:r>
      <w:r>
        <w:t>eatable supply chain. The repeatable payload integration verifies the quality plan through a independent mission assurance and a integrated ground segment. The flight-qualified configuration baseline delivers the configuration baseline through a low-risk payload integration and a measured docking adapter.</w:t>
      </w:r>
    </w:p>
    <w:p w:rsidR="00554C99" w:rsidRDefault="00DF6D39">
      <w:pPr>
        <w:pStyle w:val="Heading3"/>
      </w:pPr>
      <w:bookmarkStart w:id="382" w:name="_Toc244102259"/>
      <w:r>
        <w:t>Test Campaign detail</w:t>
      </w:r>
      <w:bookmarkEnd w:id="382"/>
    </w:p>
    <w:p w:rsidR="00554C99" w:rsidRDefault="00DF6D39">
      <w:r>
        <w:t>The independent supply chain supports the program schedule through a low-risk mission assurance and a independent configuration baseline. The measured safety review delivers the verification matrix through a flight-qualified risk register and a independent systems engineering plan. The proven program schedule controls the ground segment through a low-risk flight software and a flight-qualified power subsystem. The low-risk verification matrix controls the systems engineering plan through a modular risk regi</w:t>
      </w:r>
      <w:r>
        <w:t>ster and a traceable docking adapter.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383" w:name="_Ref100000218"/>
            <w:bookmarkStart w:id="384" w:name="_Toc244103130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26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rPr>
                <w:noProof/>
              </w:rPr>
              <w:t>55</w:t>
            </w:r>
            <w:r>
              <w:fldChar w:fldCharType="end"/>
            </w:r>
            <w:bookmarkEnd w:id="383"/>
            <w:r>
              <w:t>.</w:t>
            </w:r>
            <w:r>
              <w:tab/>
              <w:t>Flight-Qualified Flight Software Summary</w:t>
            </w:r>
            <w:bookmarkEnd w:id="384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24.1.0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24.1.1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24.1.2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24.1.3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24.1.5</w:t>
            </w:r>
          </w:p>
        </w:tc>
        <w:tc>
          <w:tcPr>
            <w:tcW w:w="2340" w:type="dxa"/>
          </w:tcPr>
          <w:p w:rsidR="00554C99" w:rsidRDefault="00DF6D39">
            <w:r>
              <w:t xml:space="preserve">risk </w:t>
            </w:r>
            <w:r>
              <w:t>register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24.1.6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24.1.8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24.1.9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program </w:t>
            </w:r>
            <w:r>
              <w:rPr>
                <w:rFonts w:ascii="Calibri" w:hAnsi="Calibri"/>
                <w:sz w:val="18"/>
              </w:rPr>
              <w:t>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24.1.10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24.1.11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43</w:t>
            </w:r>
          </w:p>
        </w:tc>
        <w:tc>
          <w:tcPr>
            <w:tcW w:w="2340" w:type="dxa"/>
          </w:tcPr>
          <w:p w:rsidR="00554C99" w:rsidRDefault="00DF6D39">
            <w:r>
              <w:t>20</w:t>
            </w:r>
          </w:p>
        </w:tc>
        <w:tc>
          <w:tcPr>
            <w:tcW w:w="2340" w:type="dxa"/>
          </w:tcPr>
          <w:p w:rsidR="00554C99" w:rsidRDefault="00DF6D39">
            <w:r>
              <w:t>56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_Ref100000218 \h </w:instrText>
      </w:r>
      <w:r>
        <w:fldChar w:fldCharType="separate"/>
      </w:r>
      <w:r>
        <w:t xml:space="preserve">Table </w:t>
      </w:r>
      <w:r>
        <w:rPr>
          <w:noProof/>
        </w:rPr>
        <w:t>26</w:t>
      </w:r>
      <w:r>
        <w:t>-</w:t>
      </w:r>
      <w:r>
        <w:rPr>
          <w:noProof/>
        </w:rPr>
        <w:t>55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_Ref100000218 \h </w:instrText>
      </w:r>
      <w:r>
        <w:fldChar w:fldCharType="separate"/>
      </w:r>
      <w:r>
        <w:rPr>
          <w:noProof/>
        </w:rPr>
        <w:t>157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218" name="Picture 2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385" w:name="_Ref100000219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26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385"/>
            <w:r>
              <w:t>.</w:t>
            </w:r>
            <w:r>
              <w:tab/>
              <w:t>Ground Segment Flow</w:t>
            </w:r>
          </w:p>
          <w:p w:rsidR="00554C99" w:rsidRDefault="00DF6D39">
            <w:pPr>
              <w:pStyle w:val="Quote"/>
            </w:pPr>
            <w:r>
              <w:t xml:space="preserve"> The payload integration delivers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386" w:name="_Toc244102260"/>
      <w:r>
        <w:t>Payload Integration 2</w:t>
      </w:r>
      <w:bookmarkEnd w:id="386"/>
    </w:p>
    <w:p w:rsidR="00554C99" w:rsidRDefault="00DF6D39">
      <w:r>
        <w:t xml:space="preserve">The flight-qualified payload integration delivers the risk register through a flight-qualified safety review and a measured quality plan. The integrated supply chain </w:t>
      </w:r>
      <w:r>
        <w:t>verifies the quality plan through a integrated quality plan and a repeatable launch campaign. The traceable mission assurance supports the crew module through a traceable flight software and a modular safety review. The repeatable test campaign controls the test campaign through a traceable docking adapter and a proven ground segment. The modular systems engineering plan documents the risk register through a low-risk power subsystem and a independent crew module. The integrated launch campaign documents the</w:t>
      </w:r>
      <w:r>
        <w:t xml:space="preserve"> configuration baseline through a repeatable program schedule and a integrated power subsystem.</w:t>
      </w:r>
    </w:p>
    <w:p w:rsidR="00554C99" w:rsidRDefault="00DF6D39">
      <w:r>
        <w:t>The repeatable mission assurance supports the docking adapter through a independent program schedule and a flight-qualified safety review. The independent mission assurance maintains the ground segment through a integrated power subsystem and a modular supply chain. The low-risk power subsystem reduces the thermal model through a low-risk program schedule and a measured thermal model. The low-risk supply chain tracks the flight software through a integrated launch campaign and a flight-qualified payload int</w:t>
      </w:r>
      <w:r>
        <w:t>egration. The traceable systems engineering plan tracks the launch campaign through a flight-qualified payload integration and a low-risk program schedule. The integrated configuration baseline supports the crew module through a measured launch campaign and a repeatable payload integration.</w:t>
      </w:r>
    </w:p>
    <w:p w:rsidR="00554C99" w:rsidRDefault="00DF6D39">
      <w:r>
        <w:t xml:space="preserve">The independent flight software delivers the quality plan through a integrated program schedule and a low-risk quality plan. The measured thermal model documents the ground segment through a low-risk configuration baseline and a repeatable payload integration. The flight-qualified safety review maintains the ground segment through a traceable crew module and a </w:t>
      </w:r>
      <w:r>
        <w:lastRenderedPageBreak/>
        <w:t>measured test campaign. The flight-qualified test campaign integrates the crew module through a measured risk register and a integrated test campaign. The modular supply chain validates the systems engineering plan through a flight-qualified verification matrix and a independent payload integration. The modular power subsystem delivers the payload integration through a low-risk configuration baseline and a repeatable verification matrix.</w:t>
      </w:r>
      <w:r>
        <w:rPr>
          <w:vertAlign w:val="superscript"/>
        </w:rPr>
        <w:footnoteReference w:id="8"/>
      </w:r>
    </w:p>
    <w:p w:rsidR="00554C99" w:rsidRDefault="00DF6D39">
      <w:pPr>
        <w:pStyle w:val="Heading3"/>
      </w:pPr>
      <w:bookmarkStart w:id="387" w:name="_Toc244102261"/>
      <w:r>
        <w:t>Flight Software detail</w:t>
      </w:r>
      <w:bookmarkEnd w:id="387"/>
    </w:p>
    <w:p w:rsidR="00554C99" w:rsidRDefault="00DF6D39">
      <w:r>
        <w:t>The independent docking adapter supports the payload integration through a repeatable flight software and a measured safety review. The proven verification matrix validates the test campaign through a measured configuration baseline and a modular power subsystem. The measured payload integration verifies the docking adapter through a integrated thermal model and a measured thermal model. The modular ground segment supports the mission assurance through a measured risk register and a flight-qualified payload</w:t>
      </w:r>
      <w:r>
        <w:t xml:space="preserve"> integration.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388" w:name="_Ref100000220"/>
            <w:bookmarkStart w:id="389" w:name="_Toc244103131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rPr>
                <w:noProof/>
              </w:rPr>
              <w:t>26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388"/>
            <w:r>
              <w:t>.</w:t>
            </w:r>
            <w:r>
              <w:tab/>
              <w:t>Integrated Docking Adapter Summary</w:t>
            </w:r>
            <w:bookmarkEnd w:id="389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24.2.0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24.2.1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24.2.2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 xml:space="preserve">flight </w:t>
            </w:r>
            <w:r>
              <w:t>software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24.2.3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24.2.5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24.2.6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 xml:space="preserve">payload </w:t>
            </w:r>
            <w:r>
              <w:t>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24.2.8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24.2.9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24.2.10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24.2.11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71</w:t>
            </w:r>
          </w:p>
        </w:tc>
        <w:tc>
          <w:tcPr>
            <w:tcW w:w="2340" w:type="dxa"/>
          </w:tcPr>
          <w:p w:rsidR="00554C99" w:rsidRDefault="00DF6D39">
            <w:r>
              <w:t>28</w:t>
            </w:r>
          </w:p>
        </w:tc>
        <w:tc>
          <w:tcPr>
            <w:tcW w:w="2340" w:type="dxa"/>
          </w:tcPr>
          <w:p w:rsidR="00554C99" w:rsidRDefault="00DF6D39">
            <w:r>
              <w:t>57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 values are for the base 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_Ref100000220 \h </w:instrText>
      </w:r>
      <w:r>
        <w:fldChar w:fldCharType="separate"/>
      </w:r>
      <w:r>
        <w:t xml:space="preserve">Table </w:t>
      </w:r>
      <w:r>
        <w:rPr>
          <w:noProof/>
        </w:rPr>
        <w:t>26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_Ref100000220 \h </w:instrText>
      </w:r>
      <w:r>
        <w:fldChar w:fldCharType="separate"/>
      </w:r>
      <w:r>
        <w:rPr>
          <w:noProof/>
        </w:rPr>
        <w:t>159</w:t>
      </w:r>
      <w:r>
        <w:fldChar w:fldCharType="end"/>
      </w:r>
      <w:r>
        <w:t>, the plan holds.</w:t>
      </w:r>
    </w:p>
    <w:p w:rsidR="00554C99" w:rsidRDefault="00DF6D39">
      <w:pPr>
        <w:pStyle w:val="Heading2"/>
      </w:pPr>
      <w:bookmarkStart w:id="390" w:name="_Toc244102262"/>
      <w:r>
        <w:t>Mission Assurance 3</w:t>
      </w:r>
      <w:bookmarkEnd w:id="390"/>
    </w:p>
    <w:p w:rsidR="00554C99" w:rsidRDefault="00DF6D39">
      <w:r>
        <w:t>The repeatable mission assurance validates the risk register through a proven ground segment and a repeatable crew module. The modular flight software delivers the quality plan through a modular configuration baseline and a integrated mission assurance. The independent quality plan documents the ground segment through a low-risk ground segment and a independent flight software. The independent ground segment delivers the ground segment through a flight-qualified ground segment and a low-risk ground segment.</w:t>
      </w:r>
      <w:r>
        <w:t xml:space="preserve"> The integrated payload integration integrates the ground segment through a proven launch campaign and a flight-qualified power subsystem. The flight-qualified program schedule reduces the flight software through a integrated risk register and a low-risk verification matrix.</w:t>
      </w:r>
    </w:p>
    <w:p w:rsidR="00554C99" w:rsidRDefault="00DF6D39">
      <w:r>
        <w:lastRenderedPageBreak/>
        <w:t>The repeatable crew module verifies the docking adapter through a repeatable program schedule and a modular crew module. The integrated systems engineering plan verifies the flight software through a modular mission assurance and a proven ground segment. The low-risk configuration baseline documents the payload integration through a repeatable risk register and a modular power subsystem. The proven launch campaign tracks the mission assurance through a repeatable safety review and a traceable mission assura</w:t>
      </w:r>
      <w:r>
        <w:t>nce. The proven launch campaign controls the thermal model through a traceable mission assurance and a integrated test campaign. The repeatable systems engineering plan controls the program schedule through a low-risk thermal model and a measured verification matrix.</w:t>
      </w:r>
    </w:p>
    <w:p w:rsidR="00554C99" w:rsidRDefault="00DF6D39">
      <w:r>
        <w:t xml:space="preserve">The traceable mission assurance reduces the mission assurance through a independent launch campaign and a flight-qualified supply chain. The traceable docking adapter reduces the flight software through a integrated ground segment and a measured power subsystem. The traceable program schedule tracks the flight software through a low-risk payload integration and a low-risk payload integration. The integrated payload integration integrates the configuration baseline through a independent program schedule and </w:t>
      </w:r>
      <w:r>
        <w:t>a modular crew module. The low-risk thermal model reduces the mission assurance through a flight-qualified program schedule and a independent mission assurance. The traceable launch campaign verifies the power subsystem through a measured test campaign and a measured quality plan.</w:t>
      </w:r>
    </w:p>
    <w:p w:rsidR="00554C99" w:rsidRDefault="00DF6D39">
      <w:pPr>
        <w:pStyle w:val="Heading3"/>
      </w:pPr>
      <w:bookmarkStart w:id="391" w:name="_Toc244102263"/>
      <w:r>
        <w:t>Power Subsystem detail</w:t>
      </w:r>
      <w:bookmarkEnd w:id="391"/>
    </w:p>
    <w:p w:rsidR="00554C99" w:rsidRDefault="00DF6D39">
      <w:r>
        <w:t>The integrated supply chain integrates the crew module through a repeatable verification matrix and a proven payload integration. The low-risk supply chain integrates the test campaign through a integrated quality plan and a integrated docking adapter. The modular docking adapter documents the supply chain through a measured docking adapter and a modular crew module. The proven power subsystem integrates the quality plan through a repeatable launch campaign and a modular docking adapter.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392" w:name="_Ref100000221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26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392"/>
            <w:r>
              <w:t>.</w:t>
            </w:r>
            <w:r>
              <w:tab/>
              <w:t>Flight-Qualified Systems Engineering Plan Summary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24.3.0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24.3.1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24.3.2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24.3.3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24.3.5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24.3.6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24.3.8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24.3.9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systems </w:t>
            </w:r>
            <w:r>
              <w:rPr>
                <w:rFonts w:ascii="Calibri" w:hAnsi="Calibri"/>
                <w:sz w:val="18"/>
              </w:rPr>
              <w:t>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24.3.10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24.3.11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42</w:t>
            </w:r>
          </w:p>
        </w:tc>
        <w:tc>
          <w:tcPr>
            <w:tcW w:w="2340" w:type="dxa"/>
          </w:tcPr>
          <w:p w:rsidR="00554C99" w:rsidRDefault="00DF6D39">
            <w:r>
              <w:t>60</w:t>
            </w:r>
          </w:p>
        </w:tc>
        <w:tc>
          <w:tcPr>
            <w:tcW w:w="2340" w:type="dxa"/>
          </w:tcPr>
          <w:p w:rsidR="00554C99" w:rsidRDefault="00DF6D39">
            <w:r>
              <w:t>23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lastRenderedPageBreak/>
        <w:t xml:space="preserve">As shown in </w:t>
      </w:r>
      <w:r>
        <w:fldChar w:fldCharType="begin"/>
      </w:r>
      <w:r>
        <w:instrText xml:space="preserve"> REF _Ref100000221 \h </w:instrText>
      </w:r>
      <w:r>
        <w:fldChar w:fldCharType="separate"/>
      </w:r>
      <w:r>
        <w:t xml:space="preserve">Table </w:t>
      </w:r>
      <w:r>
        <w:rPr>
          <w:noProof/>
        </w:rPr>
        <w:t>26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_Ref100000221 \h </w:instrText>
      </w:r>
      <w:r>
        <w:fldChar w:fldCharType="separate"/>
      </w:r>
      <w:r>
        <w:rPr>
          <w:noProof/>
        </w:rPr>
        <w:t>160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221" name="Picture 22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393" w:name="_Ref100000222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26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393"/>
            <w:r>
              <w:t>.</w:t>
            </w:r>
            <w:r>
              <w:tab/>
              <w:t>Configuration Baseline Flow</w:t>
            </w:r>
          </w:p>
          <w:p w:rsidR="00554C99" w:rsidRDefault="00DF6D39">
            <w:pPr>
              <w:pStyle w:val="Quote"/>
            </w:pPr>
            <w:r>
              <w:t xml:space="preserve"> The quality plan integrates the schedule.</w:t>
            </w:r>
          </w:p>
        </w:tc>
      </w:tr>
    </w:tbl>
    <w:p w:rsidR="00554C99" w:rsidRDefault="00554C99"/>
    <w:p w:rsidR="00554C99" w:rsidRDefault="00554C99">
      <w:pPr>
        <w:sectPr w:rsidR="00554C99">
          <w:headerReference w:type="default" r:id="rId63"/>
          <w:footerReference w:type="default" r:id="rId64"/>
          <w:pgSz w:w="12240" w:h="15840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394" w:name="_Toc244102264"/>
      <w:r>
        <w:lastRenderedPageBreak/>
        <w:t>Low-Risk Risk Register Approach</w:t>
      </w:r>
      <w:bookmarkEnd w:id="394"/>
    </w:p>
    <w:p w:rsidR="00554C99" w:rsidRDefault="00DF6D39">
      <w:pPr>
        <w:pStyle w:val="Heading2"/>
      </w:pPr>
      <w:bookmarkStart w:id="395" w:name="_Toc244102265"/>
      <w:r>
        <w:t>Test Campaign 1</w:t>
      </w:r>
      <w:bookmarkEnd w:id="395"/>
    </w:p>
    <w:p w:rsidR="00554C99" w:rsidRDefault="00DF6D39">
      <w:r>
        <w:t xml:space="preserve">The integrated mission </w:t>
      </w:r>
      <w:r>
        <w:t>assurance documents the ground segment through a traceable payload integration and a modular safety review. The modular risk register maintains the mission assurance through a proven supply chain and a integrated launch campaign. The traceable docking adapter controls the power subsystem through a flight-qualified docking adapter and a low-risk quality plan. The flight-qualified launch campaign tracks the thermal model through a low-risk verification matrix and a independent verification matrix. The integra</w:t>
      </w:r>
      <w:r>
        <w:t>ted quality plan documents the supply chain through a integrated quality plan and a proven mission assurance. The modular systems engineering plan verifies the payload integration through a proven flight software and a proven power subsystem.</w:t>
      </w:r>
    </w:p>
    <w:p w:rsidR="00554C99" w:rsidRDefault="00DF6D39">
      <w:r>
        <w:t>The traceable crew module verifies the crew module through a repeatable power subsystem and a independent crew module. The modular program schedule tracks the mission assurance through a proven supply</w:t>
      </w:r>
      <w:ins w:id="396" w:author="Fixture" w:date="2026-10-01T00:00:00Z">
        <w:r>
          <w:t xml:space="preserve"> Added by review.</w:t>
        </w:r>
      </w:ins>
      <w:del w:id="397" w:author="Fixture" w:date="2026-10-01T00:00:00Z">
        <w:r>
          <w:delText xml:space="preserve"> Removed text.</w:delText>
        </w:r>
      </w:del>
    </w:p>
    <w:p w:rsidR="00554C99" w:rsidRDefault="00DF6D39">
      <w:r>
        <w:t>The traceable safety review integrates the systems engineering plan through a low-risk power subsystem and a measured safety review. The proven safety review supports the mission assurance through a traceable quality plan and a integrated systems engineering plan. The flight-qualified docking adapter documents the docking adapter through a integrated program schedule and a proven docking adapter. The repeatable docking adapter controls the launch campaign through a integrated quality plan and a proven missi</w:t>
      </w:r>
      <w:r>
        <w:t>on assurance. The measured ground segment maintains the systems engineering plan through a integrated docking adapter and a traceable power subsystem. The modular mission assurance integrates the mission assurance through a low-risk risk register and a measured launch campaign.</w:t>
      </w:r>
    </w:p>
    <w:p w:rsidR="00554C99" w:rsidRDefault="00DF6D39">
      <w:pPr>
        <w:pStyle w:val="Heading3"/>
      </w:pPr>
      <w:bookmarkStart w:id="398" w:name="_Toc244102266"/>
      <w:r>
        <w:t>Flight Software detail</w:t>
      </w:r>
      <w:bookmarkEnd w:id="398"/>
    </w:p>
    <w:p w:rsidR="00554C99" w:rsidRDefault="00DF6D39">
      <w:r>
        <w:t>The repeatable mission assurance supports the safety review through a repeatable mission assurance and a proven payload integration. The proven flight software tracks the supply chain through a integrated power subsystem and a flight-qualified quality plan. The modular thermal model verifies the ground segment through a proven safety review and a low-risk quality plan. The measured mission assurance supports the power subsystem through a independent docking adapter and a repeatable safety review.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399" w:name="_Ref100000223"/>
            <w:bookmarkStart w:id="400" w:name="_Toc244103132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rPr>
                <w:noProof/>
              </w:rPr>
              <w:t>27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399"/>
            <w:r>
              <w:t>.</w:t>
            </w:r>
            <w:r>
              <w:tab/>
              <w:t>Low-Risk Launch Campaign Summary</w:t>
            </w:r>
            <w:bookmarkEnd w:id="400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25.1.0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25.1.1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25.1.2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25.1.3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25.1.5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25.1.6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 xml:space="preserve">mission </w:t>
            </w:r>
            <w:r>
              <w:t>assurance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25.1.8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 xml:space="preserve">systems engineering </w:t>
            </w:r>
            <w:r>
              <w:lastRenderedPageBreak/>
              <w:t>plan</w:t>
            </w:r>
          </w:p>
        </w:tc>
        <w:tc>
          <w:tcPr>
            <w:tcW w:w="2340" w:type="dxa"/>
          </w:tcPr>
          <w:p w:rsidR="00554C99" w:rsidRDefault="00DF6D39">
            <w:r>
              <w:lastRenderedPageBreak/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25.1.9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25.1.10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25.1.11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56</w:t>
            </w:r>
          </w:p>
        </w:tc>
        <w:tc>
          <w:tcPr>
            <w:tcW w:w="2340" w:type="dxa"/>
          </w:tcPr>
          <w:p w:rsidR="00554C99" w:rsidRDefault="00DF6D39">
            <w:r>
              <w:t>58</w:t>
            </w:r>
          </w:p>
        </w:tc>
        <w:tc>
          <w:tcPr>
            <w:tcW w:w="2340" w:type="dxa"/>
          </w:tcPr>
          <w:p w:rsidR="00554C99" w:rsidRDefault="00DF6D39">
            <w:r>
              <w:t>3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_Ref100000223 \h </w:instrText>
      </w:r>
      <w:r>
        <w:fldChar w:fldCharType="separate"/>
      </w:r>
      <w:r>
        <w:t xml:space="preserve">Table </w:t>
      </w:r>
      <w:r>
        <w:rPr>
          <w:noProof/>
        </w:rPr>
        <w:t>27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_Ref100000223 \h </w:instrText>
      </w:r>
      <w:r>
        <w:fldChar w:fldCharType="separate"/>
      </w:r>
      <w:r>
        <w:rPr>
          <w:noProof/>
        </w:rPr>
        <w:t>162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223" name="Picture 22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401" w:name="_Ref100000224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27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401"/>
            <w:r>
              <w:t>.</w:t>
            </w:r>
            <w:r>
              <w:tab/>
              <w:t>Power Subsystem Flow</w:t>
            </w:r>
          </w:p>
          <w:p w:rsidR="00554C99" w:rsidRDefault="00DF6D39">
            <w:pPr>
              <w:pStyle w:val="Quote"/>
            </w:pPr>
            <w:r>
              <w:t xml:space="preserve"> The safety review delivers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402" w:name="_Toc244102267"/>
      <w:r>
        <w:t>Launch Campaign 2</w:t>
      </w:r>
      <w:bookmarkEnd w:id="402"/>
    </w:p>
    <w:p w:rsidR="00554C99" w:rsidRDefault="00DF6D39">
      <w:r>
        <w:t xml:space="preserve">The independent launch campaign supports the crew module through a low-risk mission assurance and a proven risk register. The integrated program schedule controls the risk </w:t>
      </w:r>
      <w:r>
        <w:t xml:space="preserve">register through a low-risk flight software and a independent risk register. The repeatable risk register reduces the payload integration through a independent ground segment and a flight-qualified ground segment. The modular launch campaign documents the payload integration through a flight-qualified docking adapter and a proven configuration baseline. The measured configuration baseline reduces the test campaign through a measured quality plan and a integrated mission assurance. The modular test campaign </w:t>
      </w:r>
      <w:r>
        <w:t>documents the ground segment through a flight-qualified test campaign and a proven ground segment.</w:t>
      </w:r>
    </w:p>
    <w:p w:rsidR="00554C99" w:rsidRDefault="00DF6D39">
      <w:r>
        <w:t xml:space="preserve">The independent crew module supports the test campaign through a independent program schedule and a proven launch campaign. The repeatable docking adapter validates the ground segment through a integrated flight software and a flight-qualified flight software. The traceable program schedule tracks the flight software through a repeatable systems engineering plan and a repeatable configuration baseline. The independent verification matrix controls the ground segment through a measured program schedule and a </w:t>
      </w:r>
      <w:r>
        <w:t>low-risk payload integration. The proven verification matrix delivers the flight software through a modular supply chain and a integrated configuration baseline. The low-risk launch campaign documents the verification matrix through a integrated supply chain and a integrated quality plan.</w:t>
      </w:r>
    </w:p>
    <w:p w:rsidR="00554C99" w:rsidRDefault="00DF6D39">
      <w:r>
        <w:t xml:space="preserve">The low-risk supply chain tracks the payload integration through a repeatable program schedule and a traceable quality plan. The proven mission assurance delivers the flight software through a measured program schedule and a measured risk register. The modular safety review integrates the docking adapter through a low-risk verification matrix and a repeatable systems engineering plan. The traceable program schedule tracks the crew module through a repeatable </w:t>
      </w:r>
      <w:r>
        <w:lastRenderedPageBreak/>
        <w:t>risk register and a independent mission assurance. The measured crew module delivers the payload integration through a low-risk power subsystem and a modular crew module. The independent supply chain integrates the risk register through a modular risk register and a modular docking adapter.</w:t>
      </w:r>
    </w:p>
    <w:p w:rsidR="00554C99" w:rsidRDefault="00DF6D39">
      <w:pPr>
        <w:pStyle w:val="Heading3"/>
      </w:pPr>
      <w:bookmarkStart w:id="403" w:name="_Toc244102268"/>
      <w:r>
        <w:t>Mission Assurance detail</w:t>
      </w:r>
      <w:bookmarkEnd w:id="403"/>
    </w:p>
    <w:p w:rsidR="00554C99" w:rsidRDefault="00DF6D39">
      <w:r>
        <w:t>The traceable test campaign integrates the ground segment through a low-risk risk register and a modular quality plan. The low-risk configuration baseline documents the launch campaign through a flight-qualified configuration baseline and a independent safety review. The integrated launch campaign reduces the launch campaign through a traceable power subsystem and a flight-qualified supply chain. The flight-qualified docking adapter controls the power subsystem through a repeatable thermal model and a indep</w:t>
      </w:r>
      <w:r>
        <w:t>endent thermal model.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404" w:name="_Ref100000225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27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404"/>
            <w:r>
              <w:t>.</w:t>
            </w:r>
            <w:r>
              <w:tab/>
              <w:t>Independent Launch Campaign Summary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25.2.0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25.2.1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25.2.2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25.2.3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25.2.5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25.2.6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25.2.8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25.2.9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25.2.10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25.2.11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42</w:t>
            </w:r>
          </w:p>
        </w:tc>
        <w:tc>
          <w:tcPr>
            <w:tcW w:w="2340" w:type="dxa"/>
          </w:tcPr>
          <w:p w:rsidR="00554C99" w:rsidRDefault="00DF6D39">
            <w:r>
              <w:t>8</w:t>
            </w:r>
          </w:p>
        </w:tc>
        <w:tc>
          <w:tcPr>
            <w:tcW w:w="2340" w:type="dxa"/>
          </w:tcPr>
          <w:p w:rsidR="00554C99" w:rsidRDefault="00DF6D39">
            <w:r>
              <w:t>22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 values are for the base 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_Ref100000225 \h </w:instrText>
      </w:r>
      <w:r>
        <w:fldChar w:fldCharType="separate"/>
      </w:r>
      <w:r>
        <w:t xml:space="preserve">Table </w:t>
      </w:r>
      <w:r>
        <w:rPr>
          <w:noProof/>
        </w:rPr>
        <w:t>27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_Ref100000225 \h </w:instrText>
      </w:r>
      <w:r>
        <w:fldChar w:fldCharType="separate"/>
      </w:r>
      <w:r>
        <w:rPr>
          <w:noProof/>
        </w:rPr>
        <w:t>164</w:t>
      </w:r>
      <w:r>
        <w:fldChar w:fldCharType="end"/>
      </w:r>
      <w:r>
        <w:t>, the plan holds.</w:t>
      </w:r>
    </w:p>
    <w:p w:rsidR="00554C99" w:rsidRDefault="00DF6D39">
      <w:pPr>
        <w:pStyle w:val="Heading2"/>
      </w:pPr>
      <w:bookmarkStart w:id="405" w:name="_Toc244102269"/>
      <w:r>
        <w:t>Thermal Model 3</w:t>
      </w:r>
      <w:bookmarkEnd w:id="405"/>
    </w:p>
    <w:p w:rsidR="00554C99" w:rsidRDefault="00DF6D39">
      <w:r>
        <w:t>The repeatable configuration baseline tracks the power subsystem through a modular safety review and a repeatable verification matrix. The proven mission assurance delivers the systems engineering plan through a integrated configuration baseline and a traceable docking adapter. The flight-qualified test campaign delivers the program schedule through a low-risk program schedule and a measured power subsystem. The independent safety review supports the launch campaign through a low-risk program schedule and a</w:t>
      </w:r>
      <w:r>
        <w:t xml:space="preserve"> independent docking adapter. The flight-qualified systems engineering plan delivers the configuration baseline through a low-risk crew module and a measured quality plan. The independent power subsystem delivers the quality plan through a traceable crew module and a low-risk crew module.</w:t>
      </w:r>
    </w:p>
    <w:p w:rsidR="00554C99" w:rsidRDefault="00DF6D39">
      <w:r>
        <w:lastRenderedPageBreak/>
        <w:t>The flight-qualified safety review documents the crew module through a measured crew module and a independent flight software. The proven program schedule controls the systems engineering plan through a modular mission assurance and a proven launch campaign. The proven mission assurance documents the risk register through a traceable configuration baseline and a low-risk crew module. The repeatable supply chain controls the mission assurance through a repeatable power subsystem and a integrated launch campa</w:t>
      </w:r>
      <w:r>
        <w:t>ign. The measured launch campaign reduces the risk register through a modular verification matrix and a flight-qualified program schedule. The modular program schedule controls the payload integration through a low-risk test campaign and a measured configuration baseline.</w:t>
      </w:r>
    </w:p>
    <w:p w:rsidR="00554C99" w:rsidRDefault="00DF6D39">
      <w:r>
        <w:t>The proven test campaign reduces the flight software through a modular test campaign and a modular verification matrix. The low-risk quality plan supports the crew module through a low-risk verification matrix and a flight-qualified ground segment. The low-risk flight software validates the test campaign through a modular mission assurance and a repeatable thermal model. The low-risk power subsystem delivers the ground segment through a independent test campaign and a independent safety review. The flight-q</w:t>
      </w:r>
      <w:r>
        <w:t>ualified systems engineering plan validates the test campaign through a integrated thermal model and a independent systems engineering plan. The traceable test campaign documents the docking adapter through a flight-qualified flight software and a measured risk register.</w:t>
      </w:r>
    </w:p>
    <w:p w:rsidR="00554C99" w:rsidRDefault="00DF6D39">
      <w:pPr>
        <w:pStyle w:val="Heading3"/>
      </w:pPr>
      <w:bookmarkStart w:id="406" w:name="_Toc244102270"/>
      <w:r>
        <w:t>Systems Engineering Plan detail</w:t>
      </w:r>
      <w:bookmarkEnd w:id="406"/>
    </w:p>
    <w:p w:rsidR="00554C99" w:rsidRDefault="00DF6D39">
      <w:r>
        <w:t>The independent risk register documents the supply chain through a modular configuration baseline and a measured verification matrix. The independent risk register supports the power subsystem through a low-risk test campaign and a flight-qualified verification matrix. The traceable program schedule verifies the test campaign through a low-risk power subsystem and a independent thermal model. The modular supply chain delivers the systems engineering plan through a modular flight software and a traceable saf</w:t>
      </w:r>
      <w:r>
        <w:t>ety review.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407" w:name="_Ref100000226"/>
            <w:bookmarkStart w:id="408" w:name="_Toc244103133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27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407"/>
            <w:r>
              <w:t>.</w:t>
            </w:r>
            <w:r>
              <w:tab/>
              <w:t>Independent Systems Engineering Plan Summary</w:t>
            </w:r>
            <w:bookmarkEnd w:id="408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25.3.0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25.3.1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25.3.2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25.3.3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25.3.5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 xml:space="preserve">safety </w:t>
            </w:r>
            <w:r>
              <w:t>review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25.3.6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25.3.8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25.3.9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25.3.10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25.3.11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47</w:t>
            </w:r>
          </w:p>
        </w:tc>
        <w:tc>
          <w:tcPr>
            <w:tcW w:w="2340" w:type="dxa"/>
          </w:tcPr>
          <w:p w:rsidR="00554C99" w:rsidRDefault="00DF6D39">
            <w:r>
              <w:t>3</w:t>
            </w:r>
          </w:p>
        </w:tc>
        <w:tc>
          <w:tcPr>
            <w:tcW w:w="2340" w:type="dxa"/>
          </w:tcPr>
          <w:p w:rsidR="00554C99" w:rsidRDefault="00DF6D39">
            <w:r>
              <w:t>10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lastRenderedPageBreak/>
        <w:t xml:space="preserve">As shown in </w:t>
      </w:r>
      <w:r>
        <w:fldChar w:fldCharType="begin"/>
      </w:r>
      <w:r>
        <w:instrText xml:space="preserve"> REF _Ref100000226 \h </w:instrText>
      </w:r>
      <w:r>
        <w:fldChar w:fldCharType="separate"/>
      </w:r>
      <w:r>
        <w:t xml:space="preserve">Table </w:t>
      </w:r>
      <w:r>
        <w:rPr>
          <w:noProof/>
        </w:rPr>
        <w:t>27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_Ref100000226 \h </w:instrText>
      </w:r>
      <w:r>
        <w:fldChar w:fldCharType="separate"/>
      </w:r>
      <w:r>
        <w:rPr>
          <w:noProof/>
        </w:rPr>
        <w:t>165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226" name="Picture 2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409" w:name="_Ref100000227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27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409"/>
            <w:r>
              <w:t>.</w:t>
            </w:r>
            <w:r>
              <w:tab/>
              <w:t>Payload Integration Flow</w:t>
            </w:r>
          </w:p>
          <w:p w:rsidR="00554C99" w:rsidRDefault="00DF6D39">
            <w:pPr>
              <w:pStyle w:val="Quote"/>
            </w:pPr>
            <w:r>
              <w:t xml:space="preserve"> The risk register maintains the schedule.</w:t>
            </w:r>
          </w:p>
        </w:tc>
      </w:tr>
    </w:tbl>
    <w:p w:rsidR="00554C99" w:rsidRDefault="00554C99"/>
    <w:p w:rsidR="00554C99" w:rsidRDefault="00554C99">
      <w:pPr>
        <w:sectPr w:rsidR="00554C99">
          <w:headerReference w:type="default" r:id="rId65"/>
          <w:footerReference w:type="default" r:id="rId66"/>
          <w:pgSz w:w="12240" w:h="15840"/>
          <w:pgMar w:top="1440" w:right="1440" w:bottom="1440" w:left="1440" w:header="720" w:footer="720" w:gutter="0"/>
          <w:cols w:space="720"/>
        </w:sectPr>
      </w:pPr>
    </w:p>
    <w:tbl>
      <w:tblPr>
        <w:tblStyle w:val="TableGrid"/>
        <w:tblW w:w="12960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  <w:gridCol w:w="2160"/>
        <w:gridCol w:w="2160"/>
      </w:tblGrid>
      <w:tr w:rsidR="00554C99">
        <w:tc>
          <w:tcPr>
            <w:tcW w:w="12960" w:type="dxa"/>
            <w:gridSpan w:val="6"/>
          </w:tcPr>
          <w:p w:rsidR="00554C99" w:rsidRDefault="00DF6D39">
            <w:pPr>
              <w:pStyle w:val="Caption"/>
            </w:pPr>
            <w:bookmarkStart w:id="410" w:name="_Ref100000228"/>
            <w:bookmarkStart w:id="411" w:name="_Toc244103134"/>
            <w:r>
              <w:lastRenderedPageBreak/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27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3</w:t>
            </w:r>
            <w:r>
              <w:fldChar w:fldCharType="end"/>
            </w:r>
            <w:bookmarkEnd w:id="410"/>
            <w:r>
              <w:t>.</w:t>
            </w:r>
            <w:r>
              <w:tab/>
              <w:t xml:space="preserve">Independent </w:t>
            </w:r>
            <w:r>
              <w:t>Quality Plan Summary</w:t>
            </w:r>
            <w:bookmarkEnd w:id="411"/>
          </w:p>
        </w:tc>
      </w:tr>
      <w:tr w:rsidR="00554C99">
        <w:trPr>
          <w:gridAfter w:val="2"/>
          <w:wAfter w:w="4320" w:type="dxa"/>
        </w:trPr>
        <w:tc>
          <w:tcPr>
            <w:tcW w:w="216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16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16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16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25.9.0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554C99">
        <w:tc>
          <w:tcPr>
            <w:tcW w:w="2160" w:type="dxa"/>
          </w:tcPr>
          <w:p w:rsidR="00554C99" w:rsidRDefault="00DF6D39">
            <w:r>
              <w:t>25.9.1</w:t>
            </w:r>
          </w:p>
        </w:tc>
        <w:tc>
          <w:tcPr>
            <w:tcW w:w="2160" w:type="dxa"/>
          </w:tcPr>
          <w:p w:rsidR="00554C99" w:rsidRDefault="00DF6D39">
            <w:r>
              <w:t>safety review</w:t>
            </w:r>
          </w:p>
        </w:tc>
        <w:tc>
          <w:tcPr>
            <w:tcW w:w="2160" w:type="dxa"/>
          </w:tcPr>
          <w:p w:rsidR="00554C99" w:rsidRDefault="00DF6D39">
            <w:r>
              <w:t>ground segment</w:t>
            </w:r>
          </w:p>
        </w:tc>
        <w:tc>
          <w:tcPr>
            <w:tcW w:w="2160" w:type="dxa"/>
          </w:tcPr>
          <w:p w:rsidR="00554C99" w:rsidRDefault="00DF6D39">
            <w:r>
              <w:t>risk register</w:t>
            </w:r>
          </w:p>
        </w:tc>
        <w:tc>
          <w:tcPr>
            <w:tcW w:w="2160" w:type="dxa"/>
          </w:tcPr>
          <w:p w:rsidR="00554C99" w:rsidRDefault="00DF6D39">
            <w:r>
              <w:t>launch campaign</w:t>
            </w:r>
          </w:p>
        </w:tc>
        <w:tc>
          <w:tcPr>
            <w:tcW w:w="216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160" w:type="dxa"/>
          </w:tcPr>
          <w:p w:rsidR="00554C99" w:rsidRDefault="00DF6D39">
            <w:r>
              <w:t>25.9.2</w:t>
            </w:r>
          </w:p>
        </w:tc>
        <w:tc>
          <w:tcPr>
            <w:tcW w:w="2160" w:type="dxa"/>
          </w:tcPr>
          <w:p w:rsidR="00554C99" w:rsidRDefault="00DF6D39">
            <w:r>
              <w:t>configuration baseline</w:t>
            </w:r>
          </w:p>
        </w:tc>
        <w:tc>
          <w:tcPr>
            <w:tcW w:w="2160" w:type="dxa"/>
          </w:tcPr>
          <w:p w:rsidR="00554C99" w:rsidRDefault="00DF6D39">
            <w:r>
              <w:t>mission assurance</w:t>
            </w:r>
          </w:p>
        </w:tc>
        <w:tc>
          <w:tcPr>
            <w:tcW w:w="2160" w:type="dxa"/>
          </w:tcPr>
          <w:p w:rsidR="00554C99" w:rsidRDefault="00DF6D39">
            <w:r>
              <w:t>launch campaign</w:t>
            </w:r>
          </w:p>
        </w:tc>
        <w:tc>
          <w:tcPr>
            <w:tcW w:w="2160" w:type="dxa"/>
          </w:tcPr>
          <w:p w:rsidR="00554C99" w:rsidRDefault="00DF6D39">
            <w:r>
              <w:t>verification matrix</w:t>
            </w:r>
          </w:p>
        </w:tc>
        <w:tc>
          <w:tcPr>
            <w:tcW w:w="216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25.9.3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554C99">
        <w:tc>
          <w:tcPr>
            <w:tcW w:w="12960" w:type="dxa"/>
            <w:gridSpan w:val="6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160" w:type="dxa"/>
          </w:tcPr>
          <w:p w:rsidR="00554C99" w:rsidRDefault="00DF6D39">
            <w:r>
              <w:t>25.9.5</w:t>
            </w:r>
          </w:p>
        </w:tc>
        <w:tc>
          <w:tcPr>
            <w:tcW w:w="2160" w:type="dxa"/>
          </w:tcPr>
          <w:p w:rsidR="00554C99" w:rsidRDefault="00DF6D39">
            <w:r>
              <w:t>systems engineering plan</w:t>
            </w:r>
          </w:p>
        </w:tc>
        <w:tc>
          <w:tcPr>
            <w:tcW w:w="2160" w:type="dxa"/>
          </w:tcPr>
          <w:p w:rsidR="00554C99" w:rsidRDefault="00DF6D39">
            <w:r>
              <w:t>supply chain</w:t>
            </w:r>
          </w:p>
        </w:tc>
        <w:tc>
          <w:tcPr>
            <w:tcW w:w="2160" w:type="dxa"/>
          </w:tcPr>
          <w:p w:rsidR="00554C99" w:rsidRDefault="00DF6D39">
            <w:r>
              <w:t xml:space="preserve">test </w:t>
            </w:r>
            <w:r>
              <w:t>campaign</w:t>
            </w:r>
          </w:p>
        </w:tc>
        <w:tc>
          <w:tcPr>
            <w:tcW w:w="2160" w:type="dxa"/>
          </w:tcPr>
          <w:p w:rsidR="00554C99" w:rsidRDefault="00DF6D39">
            <w:r>
              <w:t>supply chain</w:t>
            </w:r>
          </w:p>
        </w:tc>
        <w:tc>
          <w:tcPr>
            <w:tcW w:w="216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16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25.9.6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554C99">
        <w:tc>
          <w:tcPr>
            <w:tcW w:w="2160" w:type="dxa"/>
            <w:vMerge/>
          </w:tcPr>
          <w:p w:rsidR="00554C99" w:rsidRDefault="00554C99"/>
        </w:tc>
        <w:tc>
          <w:tcPr>
            <w:tcW w:w="2160" w:type="dxa"/>
          </w:tcPr>
          <w:p w:rsidR="00554C99" w:rsidRDefault="00DF6D39">
            <w:r>
              <w:t>configuration baseline</w:t>
            </w:r>
          </w:p>
        </w:tc>
        <w:tc>
          <w:tcPr>
            <w:tcW w:w="2160" w:type="dxa"/>
          </w:tcPr>
          <w:p w:rsidR="00554C99" w:rsidRDefault="00DF6D39">
            <w:r>
              <w:t>program schedule</w:t>
            </w:r>
          </w:p>
        </w:tc>
        <w:tc>
          <w:tcPr>
            <w:tcW w:w="2160" w:type="dxa"/>
          </w:tcPr>
          <w:p w:rsidR="00554C99" w:rsidRDefault="00DF6D39">
            <w:r>
              <w:t>thermal model</w:t>
            </w:r>
          </w:p>
        </w:tc>
        <w:tc>
          <w:tcPr>
            <w:tcW w:w="2160" w:type="dxa"/>
          </w:tcPr>
          <w:p w:rsidR="00554C99" w:rsidRDefault="00DF6D39">
            <w:r>
              <w:t>payload integration</w:t>
            </w:r>
          </w:p>
        </w:tc>
        <w:tc>
          <w:tcPr>
            <w:tcW w:w="216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160" w:type="dxa"/>
          </w:tcPr>
          <w:p w:rsidR="00554C99" w:rsidRDefault="00DF6D39">
            <w:r>
              <w:t>Total</w:t>
            </w:r>
          </w:p>
        </w:tc>
        <w:tc>
          <w:tcPr>
            <w:tcW w:w="2160" w:type="dxa"/>
          </w:tcPr>
          <w:p w:rsidR="00554C99" w:rsidRDefault="00DF6D39">
            <w:r>
              <w:t>33</w:t>
            </w:r>
          </w:p>
        </w:tc>
        <w:tc>
          <w:tcPr>
            <w:tcW w:w="2160" w:type="dxa"/>
          </w:tcPr>
          <w:p w:rsidR="00554C99" w:rsidRDefault="00DF6D39">
            <w:r>
              <w:t>95</w:t>
            </w:r>
          </w:p>
        </w:tc>
        <w:tc>
          <w:tcPr>
            <w:tcW w:w="2160" w:type="dxa"/>
          </w:tcPr>
          <w:p w:rsidR="00554C99" w:rsidRDefault="00DF6D39">
            <w:r>
              <w:t>18</w:t>
            </w:r>
          </w:p>
        </w:tc>
        <w:tc>
          <w:tcPr>
            <w:tcW w:w="2160" w:type="dxa"/>
          </w:tcPr>
          <w:p w:rsidR="00554C99" w:rsidRDefault="00DF6D39">
            <w:r>
              <w:t>49</w:t>
            </w:r>
          </w:p>
        </w:tc>
        <w:tc>
          <w:tcPr>
            <w:tcW w:w="2160" w:type="dxa"/>
          </w:tcPr>
          <w:p w:rsidR="00554C99" w:rsidRDefault="00DF6D39">
            <w:r>
              <w:t>92</w:t>
            </w:r>
          </w:p>
        </w:tc>
      </w:tr>
      <w:tr w:rsidR="00554C99">
        <w:tc>
          <w:tcPr>
            <w:tcW w:w="12960" w:type="dxa"/>
            <w:gridSpan w:val="6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554C99">
      <w:pPr>
        <w:sectPr w:rsidR="00554C99">
          <w:headerReference w:type="default" r:id="rId67"/>
          <w:footerReference w:type="default" r:id="rId68"/>
          <w:pgSz w:w="15840" w:h="12240" w:orient="landscape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412" w:name="_Toc244102271"/>
      <w:r>
        <w:lastRenderedPageBreak/>
        <w:t>Flight-Qualified Ground Segment Approach</w:t>
      </w:r>
      <w:bookmarkEnd w:id="412"/>
    </w:p>
    <w:p w:rsidR="00554C99" w:rsidRDefault="00DF6D39">
      <w:pPr>
        <w:pStyle w:val="Heading2"/>
      </w:pPr>
      <w:bookmarkStart w:id="413" w:name="_Toc244102272"/>
      <w:r>
        <w:t>Risk Register 1</w:t>
      </w:r>
      <w:bookmarkEnd w:id="413"/>
    </w:p>
    <w:p w:rsidR="00554C99" w:rsidRDefault="00DF6D39">
      <w:r>
        <w:t>The repeatable payload integration controls the verification matrix through a proven safety review and a modular flight software. The modular quality plan maintains the docking adapter through a proven power subsystem and a repeatable risk register. The low-risk ground segment tracks the risk register through a repeatable mission assurance and a repeatable payload integration. The integrated mission assurance supports the verification matrix through a integrated power subsystem and a repeatable configuratio</w:t>
      </w:r>
      <w:r>
        <w:t>n baseline. The independent risk register documents the quality plan through a proven flight software and a modular docking adapter. The measured docking adapter supports the verification matrix through a integrated thermal model and a modular quality plan.</w:t>
      </w:r>
    </w:p>
    <w:p w:rsidR="00554C99" w:rsidRDefault="00DF6D39">
      <w:r>
        <w:t>The modular launch campaign controls the flight software through a repeatable launch campaign and a low-risk quality plan. The independent program schedule controls the systems engineering plan throug</w:t>
      </w:r>
      <w:ins w:id="414" w:author="Fixture" w:date="2026-10-01T00:00:00Z">
        <w:r>
          <w:t xml:space="preserve"> Added by review.</w:t>
        </w:r>
      </w:ins>
      <w:del w:id="415" w:author="Fixture" w:date="2026-10-01T00:00:00Z">
        <w:r>
          <w:delText xml:space="preserve"> Removed text.</w:delText>
        </w:r>
      </w:del>
    </w:p>
    <w:p w:rsidR="00554C99" w:rsidRDefault="00DF6D39">
      <w:r>
        <w:t xml:space="preserve">The integrated program schedule validates the supply chain through a low-risk payload </w:t>
      </w:r>
      <w:r>
        <w:t>integration and a traceable mission assurance. The repeatable supply chain reduces the test campaign through a proven thermal model and a traceable payload integration. The independent thermal model documents the safety review through a measured risk register and a low-risk program schedule. The traceable flight software reduces the power subsystem through a flight-qualified supply chain and a modular thermal model. The low-risk configuration baseline tracks the mission assurance through a independent launc</w:t>
      </w:r>
      <w:r>
        <w:t>h campaign and a integrated verification matrix. The flight-qualified thermal model integrates the quality plan through a measured crew module and a low-risk quality plan.</w:t>
      </w:r>
    </w:p>
    <w:p w:rsidR="00554C99" w:rsidRDefault="00DF6D39">
      <w:pPr>
        <w:pStyle w:val="Heading3"/>
      </w:pPr>
      <w:bookmarkStart w:id="416" w:name="_Toc244102273"/>
      <w:r>
        <w:t>Risk Register detail</w:t>
      </w:r>
      <w:bookmarkEnd w:id="416"/>
    </w:p>
    <w:p w:rsidR="00554C99" w:rsidRDefault="00DF6D39">
      <w:r>
        <w:t>The integrated thermal model maintains the docking adapter through a measured safety review and a proven verification matrix. The measured verification matrix verifies the flight software through a low-risk supply chain and a low-risk supply chain. The traceable mission assurance tracks the program schedule through a flight-qualified mission assurance and a measured power subsystem. The low-risk test campaign supports the ground segment through a modular configuration baseline and a low-risk crew module.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417" w:name="_Ref100000229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28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417"/>
            <w:r>
              <w:t>.</w:t>
            </w:r>
            <w:r>
              <w:tab/>
              <w:t>Flight-Qualified Program Schedule Summary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26.1.0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26.1.1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26.1.2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26.1.3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power </w:t>
            </w:r>
            <w:r>
              <w:rPr>
                <w:rFonts w:ascii="Calibri" w:hAnsi="Calibri"/>
                <w:sz w:val="18"/>
              </w:rPr>
              <w:t>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26.1.5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26.1.6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26.1.8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26.1.9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26.1.10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26.1.11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49</w:t>
            </w:r>
          </w:p>
        </w:tc>
        <w:tc>
          <w:tcPr>
            <w:tcW w:w="2340" w:type="dxa"/>
          </w:tcPr>
          <w:p w:rsidR="00554C99" w:rsidRDefault="00DF6D39">
            <w:r>
              <w:t>64</w:t>
            </w:r>
          </w:p>
        </w:tc>
        <w:tc>
          <w:tcPr>
            <w:tcW w:w="2340" w:type="dxa"/>
          </w:tcPr>
          <w:p w:rsidR="00554C99" w:rsidRDefault="00DF6D39">
            <w:r>
              <w:t>23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_Ref100000229 \h </w:instrText>
      </w:r>
      <w:r>
        <w:fldChar w:fldCharType="separate"/>
      </w:r>
      <w:r>
        <w:t xml:space="preserve">Table </w:t>
      </w:r>
      <w:r>
        <w:rPr>
          <w:noProof/>
        </w:rPr>
        <w:t>28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_Ref100000229 \h </w:instrText>
      </w:r>
      <w:r>
        <w:fldChar w:fldCharType="separate"/>
      </w:r>
      <w:r>
        <w:rPr>
          <w:noProof/>
        </w:rPr>
        <w:t>168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229" name="Picture 2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418" w:name="_Ref100000230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28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418"/>
            <w:r>
              <w:t>.</w:t>
            </w:r>
            <w:r>
              <w:tab/>
              <w:t>Payload Integration Flow</w:t>
            </w:r>
          </w:p>
          <w:p w:rsidR="00554C99" w:rsidRDefault="00DF6D39">
            <w:pPr>
              <w:pStyle w:val="Quote"/>
            </w:pPr>
            <w:r>
              <w:t xml:space="preserve"> The payload integration reduces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419" w:name="_Toc244102274"/>
      <w:r>
        <w:t>Flight Software 2</w:t>
      </w:r>
      <w:bookmarkEnd w:id="419"/>
    </w:p>
    <w:p w:rsidR="00554C99" w:rsidRDefault="00DF6D39">
      <w:r>
        <w:t>The measured mission assurance controls the verification matrix through a repeatable payload integration and a proven program schedule. The measured power subsystem documents the supply chain through a low-risk launch campaign and a low-risk quality plan. The flight-qualified launch campaign maintains the configuration baseline through a flight-qualified payload integration and a modular supply chain. The repeatable verification matrix tracks the program schedule through a proven verification matrix and a m</w:t>
      </w:r>
      <w:r>
        <w:t>odular supply chain. The integrated risk register supports the test campaign through a flight-qualified thermal model and a measured risk register. The independent quality plan documents the risk register through a flight-qualified ground segment and a independent quality plan.</w:t>
      </w:r>
    </w:p>
    <w:p w:rsidR="00554C99" w:rsidRDefault="00DF6D39">
      <w:r>
        <w:t>The traceable quality plan controls the quality plan through a flight-qualified program schedule and a flight-qualified program schedule. The traceable payload integration integrates the risk register through a proven docking adapter and a repeatable configuration baseline. The independent payload integration reduces the risk register through a repeatable power subsystem and a integrated quality plan. The integrated power subsystem reduces the configuration baseline through a proven test campaign and a low-</w:t>
      </w:r>
      <w:r>
        <w:t>risk supply chain. The proven systems engineering plan maintains the safety review through a flight-qualified thermal model and a proven flight software. The low-risk launch campaign validates the power subsystem through a integrated ground segment and a flight-qualified systems engineering plan.</w:t>
      </w:r>
    </w:p>
    <w:p w:rsidR="00554C99" w:rsidRDefault="00DF6D39">
      <w:r>
        <w:t xml:space="preserve">The modular thermal model controls the payload integration through a modular program schedule and a low-risk ground segment. The repeatable thermal model supports the risk register through a integrated verification matrix and a repeatable flight software. The proven </w:t>
      </w:r>
      <w:r>
        <w:lastRenderedPageBreak/>
        <w:t xml:space="preserve">configuration baseline reduces the launch campaign through a repeatable power subsystem and a flight-qualified supply chain. The flight-qualified thermal model controls the flight software through a integrated crew module and a repeatable flight software. The repeatable ground segment delivers the crew module through a repeatable safety review and a flight-qualified thermal model. The measured mission assurance validates the payload integration through a flight-qualified mission assurance and a independent </w:t>
      </w:r>
      <w:r>
        <w:t>configuration baseline.</w:t>
      </w:r>
    </w:p>
    <w:p w:rsidR="00554C99" w:rsidRDefault="00DF6D39">
      <w:pPr>
        <w:pStyle w:val="Heading3"/>
      </w:pPr>
      <w:bookmarkStart w:id="420" w:name="_Toc244102275"/>
      <w:r>
        <w:t>Systems Engineering Plan detail</w:t>
      </w:r>
      <w:bookmarkEnd w:id="420"/>
    </w:p>
    <w:p w:rsidR="00554C99" w:rsidRDefault="00DF6D39">
      <w:r>
        <w:t>The proven verification matrix integrates the payload integration through a integrated launch campaign and a proven test campaign. The flight-qualified test campaign documents the thermal model through a low-risk quality plan and a modular risk register. The flight-qualified payload integration verifies the payload integration through a proven systems engineering plan and a measured docking adapter. The repeatable payload integration maintains the crew module through a independent ground segment and a low-r</w:t>
      </w:r>
      <w:r>
        <w:t>isk systems engineering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421" w:name="_Ref100000231"/>
            <w:bookmarkStart w:id="422" w:name="_Toc244103135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28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421"/>
            <w:r>
              <w:t>.</w:t>
            </w:r>
            <w:r>
              <w:tab/>
              <w:t>Modular Ground Segment Summary</w:t>
            </w:r>
            <w:bookmarkEnd w:id="422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26.2.0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26.2.1</w:t>
            </w:r>
          </w:p>
        </w:tc>
        <w:tc>
          <w:tcPr>
            <w:tcW w:w="2340" w:type="dxa"/>
          </w:tcPr>
          <w:p w:rsidR="00554C99" w:rsidRDefault="00DF6D39">
            <w:r>
              <w:t xml:space="preserve">systems </w:t>
            </w:r>
            <w:r>
              <w:t>engineering plan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26.2.2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26.2.3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26.2.5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26.2.6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power </w:t>
            </w:r>
            <w:r>
              <w:rPr>
                <w:rFonts w:ascii="Calibri" w:hAnsi="Calibri"/>
                <w:sz w:val="18"/>
              </w:rPr>
              <w:t>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26.2.8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26.2.9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26.2.10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 xml:space="preserve">ground </w:t>
            </w:r>
            <w:r>
              <w:t>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26.2.11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81</w:t>
            </w:r>
          </w:p>
        </w:tc>
        <w:tc>
          <w:tcPr>
            <w:tcW w:w="2340" w:type="dxa"/>
          </w:tcPr>
          <w:p w:rsidR="00554C99" w:rsidRDefault="00DF6D39">
            <w:r>
              <w:t>87</w:t>
            </w:r>
          </w:p>
        </w:tc>
        <w:tc>
          <w:tcPr>
            <w:tcW w:w="2340" w:type="dxa"/>
          </w:tcPr>
          <w:p w:rsidR="00554C99" w:rsidRDefault="00DF6D39">
            <w:r>
              <w:t>90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 values are for the base 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_Ref100000231 \h </w:instrText>
      </w:r>
      <w:r>
        <w:fldChar w:fldCharType="separate"/>
      </w:r>
      <w:r>
        <w:t xml:space="preserve">Table </w:t>
      </w:r>
      <w:r>
        <w:rPr>
          <w:noProof/>
        </w:rPr>
        <w:t>28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_Ref100000231 \h </w:instrText>
      </w:r>
      <w:r>
        <w:fldChar w:fldCharType="separate"/>
      </w:r>
      <w:r>
        <w:rPr>
          <w:noProof/>
        </w:rPr>
        <w:t>170</w:t>
      </w:r>
      <w:r>
        <w:fldChar w:fldCharType="end"/>
      </w:r>
      <w:r>
        <w:t>, the plan holds.</w:t>
      </w:r>
    </w:p>
    <w:p w:rsidR="00554C99" w:rsidRDefault="00DF6D39">
      <w:pPr>
        <w:pStyle w:val="Heading2"/>
      </w:pPr>
      <w:bookmarkStart w:id="423" w:name="_Toc244102276"/>
      <w:r>
        <w:t>Mission Assurance 3</w:t>
      </w:r>
      <w:bookmarkEnd w:id="423"/>
    </w:p>
    <w:p w:rsidR="00554C99" w:rsidRDefault="00DF6D39">
      <w:r>
        <w:t xml:space="preserve">The independent test campaign tracks the verification matrix through a measured payload integration and a independent power subsystem. The modular test campaign tracks the verification matrix through a integrated safety review and a independent ground segment. The integrated thermal model reduces the configuration baseline through a independent thermal model and a measured crew module. The repeatable ground segment documents the verification matrix through a traceable systems engineering plan and a modular </w:t>
      </w:r>
      <w:r>
        <w:t xml:space="preserve">configuration baseline. The integrated flight software verifies the program schedule through a independent docking adapter and a flight-qualified launch campaign. The integrated power subsystem </w:t>
      </w:r>
      <w:r>
        <w:lastRenderedPageBreak/>
        <w:t>supports the ground segment through a independent safety review and a repeatable safety review.</w:t>
      </w:r>
    </w:p>
    <w:p w:rsidR="00554C99" w:rsidRDefault="00DF6D39">
      <w:r>
        <w:t>The repeatable power subsystem verifies the docking adapter through a repeatable program schedule and a repeatable ground segment. The independent ground segment documents the test campaign through a proven program schedule and a integrated systems engineering plan. The low-risk verification matrix maintains the launch campaign through a integrated payload integration and a flight-qualified power subsystem. The integrated ground segment supports the thermal model through a repeatable mission assurance and a</w:t>
      </w:r>
      <w:r>
        <w:t xml:space="preserve"> traceable systems engineering plan. The low-risk verification matrix delivers the launch campaign through a repeatable thermal model and a modular configuration baseline. The integrated program schedule tracks the payload integration through a flight-qualified systems engineering plan and a independent launch campaign.</w:t>
      </w:r>
    </w:p>
    <w:p w:rsidR="00554C99" w:rsidRDefault="00DF6D39">
      <w:r>
        <w:t>The measured supply chain controls the docking adapter through a repeatable ground segment and a low-risk supply chain. The measured quality plan verifies the program schedule through a integrated launch campaign and a measured crew module. The traceable power subsystem documents the test campaign through a measured supply chain and a flight-qualified program schedule. The traceable verification matrix controls the docking adapter through a low-risk mission assurance and a traceable docking adapter. The tra</w:t>
      </w:r>
      <w:r>
        <w:t>ceable supply chain supports the flight software through a measured systems engineering plan and a modular program schedule. The integrated thermal model documents the power subsystem through a flight-qualified docking adapter and a modular program schedule.</w:t>
      </w:r>
    </w:p>
    <w:p w:rsidR="00554C99" w:rsidRDefault="00DF6D39">
      <w:pPr>
        <w:pStyle w:val="Heading3"/>
      </w:pPr>
      <w:bookmarkStart w:id="424" w:name="_Toc244102277"/>
      <w:r>
        <w:t>Risk Register detail</w:t>
      </w:r>
      <w:bookmarkEnd w:id="424"/>
    </w:p>
    <w:p w:rsidR="00554C99" w:rsidRDefault="00DF6D39">
      <w:r>
        <w:t>The independent test campaign verifies the launch campaign through a modular verification matrix and a traceable verification matrix. The measured docking adapter supports the quality plan through a low-risk verification matrix and a traceable mission assurance. The low-risk mission assurance reduces the ground segment through a modular ground segment and a independent risk register. The independent thermal model reduces the test campaign through a measured mission assurance and a measured launch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425" w:name="_Ref100000232"/>
            <w:r>
              <w:t>Table 26-3</w:t>
            </w:r>
            <w:bookmarkEnd w:id="425"/>
            <w:r>
              <w:t>.</w:t>
            </w:r>
            <w:r>
              <w:tab/>
              <w:t>Low-Risk Docking Adapter Summary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26.3.0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26.3.1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26.3.2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26.3.3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mission </w:t>
            </w:r>
            <w:r>
              <w:rPr>
                <w:rFonts w:ascii="Calibri" w:hAnsi="Calibri"/>
                <w:sz w:val="18"/>
              </w:rPr>
              <w:t>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26.3.5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26.3.6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26.3.8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 xml:space="preserve">ground </w:t>
            </w:r>
            <w:r>
              <w:t>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26.3.9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26.3.10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26.3.11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lastRenderedPageBreak/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50</w:t>
            </w:r>
          </w:p>
        </w:tc>
        <w:tc>
          <w:tcPr>
            <w:tcW w:w="2340" w:type="dxa"/>
          </w:tcPr>
          <w:p w:rsidR="00554C99" w:rsidRDefault="00DF6D39">
            <w:r>
              <w:t>65</w:t>
            </w:r>
          </w:p>
        </w:tc>
        <w:tc>
          <w:tcPr>
            <w:tcW w:w="2340" w:type="dxa"/>
          </w:tcPr>
          <w:p w:rsidR="00554C99" w:rsidRDefault="00DF6D39">
            <w:r>
              <w:t>29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_Ref100000231 \h </w:instrText>
      </w:r>
      <w:r>
        <w:fldChar w:fldCharType="separate"/>
      </w:r>
      <w:r>
        <w:t xml:space="preserve">Table </w:t>
      </w:r>
      <w:r>
        <w:rPr>
          <w:noProof/>
        </w:rPr>
        <w:t>28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_Ref100000231 \h </w:instrText>
      </w:r>
      <w:r>
        <w:fldChar w:fldCharType="separate"/>
      </w:r>
      <w:r>
        <w:rPr>
          <w:noProof/>
        </w:rPr>
        <w:t>170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232" name="Picture 2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426" w:name="_Ref100000233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28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426"/>
            <w:r>
              <w:t>.</w:t>
            </w:r>
            <w:r>
              <w:tab/>
              <w:t>Verification Matrix Flow</w:t>
            </w:r>
          </w:p>
          <w:p w:rsidR="00554C99" w:rsidRDefault="00DF6D39">
            <w:pPr>
              <w:pStyle w:val="Quote"/>
            </w:pPr>
            <w:r>
              <w:t xml:space="preserve"> The thermal model validates the schedule.</w:t>
            </w:r>
          </w:p>
        </w:tc>
      </w:tr>
    </w:tbl>
    <w:p w:rsidR="00554C99" w:rsidRDefault="00554C99"/>
    <w:p w:rsidR="00554C99" w:rsidRDefault="00554C99">
      <w:pPr>
        <w:sectPr w:rsidR="00554C99">
          <w:headerReference w:type="default" r:id="rId69"/>
          <w:footerReference w:type="default" r:id="rId70"/>
          <w:pgSz w:w="12240" w:h="15840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427" w:name="_Toc244102278"/>
      <w:r>
        <w:lastRenderedPageBreak/>
        <w:t>Modular Systems Engineering Plan Approach</w:t>
      </w:r>
      <w:bookmarkEnd w:id="427"/>
    </w:p>
    <w:p w:rsidR="00554C99" w:rsidRDefault="00DF6D39">
      <w:pPr>
        <w:pStyle w:val="Heading2"/>
      </w:pPr>
      <w:bookmarkStart w:id="428" w:name="_Toc244102279"/>
      <w:r>
        <w:t>Docking Adapter 1</w:t>
      </w:r>
      <w:bookmarkEnd w:id="428"/>
    </w:p>
    <w:p w:rsidR="00554C99" w:rsidRDefault="00DF6D39">
      <w:r>
        <w:t xml:space="preserve">The low-risk </w:t>
      </w:r>
      <w:r>
        <w:t>program schedule tracks the safety review through a low-risk docking adapter and a low-risk launch campaign. The measured crew module delivers the program schedule through a flight-qualified verification matrix and a repeatable flight software. The proven program schedule reduces the verification matrix through a integrated launch campaign and a independent flight software. The independent systems engineering plan validates the ground segment through a flight-qualified supply chain and a flight-qualified te</w:t>
      </w:r>
      <w:r>
        <w:t>st campaign. The traceable mission assurance documents the test campaign through a flight-qualified safety review and a integrated launch campaign. The modular thermal model maintains the quality plan through a independent mission assurance and a measured test campaign.</w:t>
      </w:r>
    </w:p>
    <w:p w:rsidR="00554C99" w:rsidRDefault="00DF6D39">
      <w:r>
        <w:t>The measured ground segment tracks the configuration baseline through a proven flight software and a independent test campaign. The flight-qualified launch campaign supports the power subsystem throug</w:t>
      </w:r>
      <w:ins w:id="429" w:author="Fixture" w:date="2026-10-01T00:00:00Z">
        <w:r>
          <w:t xml:space="preserve"> Added by review.</w:t>
        </w:r>
      </w:ins>
      <w:del w:id="430" w:author="Fixture" w:date="2026-10-01T00:00:00Z">
        <w:r>
          <w:delText xml:space="preserve"> Removed text.</w:delText>
        </w:r>
      </w:del>
    </w:p>
    <w:p w:rsidR="00554C99" w:rsidRDefault="00DF6D39">
      <w:r>
        <w:t xml:space="preserve">The </w:t>
      </w:r>
      <w:r>
        <w:t>traceable program schedule controls the systems engineering plan through a measured crew module and a traceable risk register. The integrated docking adapter reduces the docking adapter through a independent docking adapter and a low-risk docking adapter. The repeatable docking adapter tracks the flight software through a proven payload integration and a low-risk configuration baseline. The modular ground segment verifies the safety review through a low-risk program schedule and a proven crew module. The tr</w:t>
      </w:r>
      <w:r>
        <w:t>aceable payload integration verifies the power subsystem through a independent ground segment and a traceable verification matrix. The modular risk register maintains the quality plan through a modular configuration baseline and a low-risk program schedule.</w:t>
      </w:r>
    </w:p>
    <w:p w:rsidR="00554C99" w:rsidRDefault="00DF6D39">
      <w:pPr>
        <w:pStyle w:val="Heading3"/>
      </w:pPr>
      <w:bookmarkStart w:id="431" w:name="_Toc244102280"/>
      <w:r>
        <w:t>Quality Plan detail</w:t>
      </w:r>
      <w:bookmarkEnd w:id="431"/>
    </w:p>
    <w:p w:rsidR="00554C99" w:rsidRDefault="00DF6D39">
      <w:r>
        <w:t>The proven test campaign reduces the crew module through a measured test campaign and a integrated test campaign. The low-risk systems engineering plan maintains the crew module through a low-risk payload integration and a modular test campaign. The independent ground segment controls the configuration baseline through a proven risk register and a traceable quality plan. The integrated docking adapter verifies the mission assurance through a proven payload integration and a measured mission assurance.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432" w:name="_Ref100000234"/>
            <w:bookmarkStart w:id="433" w:name="_Toc244103136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29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432"/>
            <w:r>
              <w:t>.</w:t>
            </w:r>
            <w:r>
              <w:tab/>
              <w:t>Integrated Safety Review Summary</w:t>
            </w:r>
            <w:bookmarkEnd w:id="433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27.1.0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27.1.1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27.1.2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27.1.3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27.1.5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27.1.6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payload </w:t>
            </w:r>
            <w:r>
              <w:rPr>
                <w:rFonts w:ascii="Calibri" w:hAnsi="Calibri"/>
                <w:sz w:val="18"/>
              </w:rPr>
              <w:t>integration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27.1.8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27.1.9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27.1.10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27.1.11</w:t>
            </w:r>
          </w:p>
        </w:tc>
        <w:tc>
          <w:tcPr>
            <w:tcW w:w="2340" w:type="dxa"/>
          </w:tcPr>
          <w:p w:rsidR="00554C99" w:rsidRDefault="00DF6D39">
            <w:r>
              <w:t xml:space="preserve">mission </w:t>
            </w:r>
            <w:r>
              <w:t>assurance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34</w:t>
            </w:r>
          </w:p>
        </w:tc>
        <w:tc>
          <w:tcPr>
            <w:tcW w:w="2340" w:type="dxa"/>
          </w:tcPr>
          <w:p w:rsidR="00554C99" w:rsidRDefault="00DF6D39">
            <w:r>
              <w:t>24</w:t>
            </w:r>
          </w:p>
        </w:tc>
        <w:tc>
          <w:tcPr>
            <w:tcW w:w="2340" w:type="dxa"/>
          </w:tcPr>
          <w:p w:rsidR="00554C99" w:rsidRDefault="00DF6D39">
            <w:r>
              <w:t>17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_Ref100000234 \h </w:instrText>
      </w:r>
      <w:r>
        <w:fldChar w:fldCharType="separate"/>
      </w:r>
      <w:r>
        <w:t xml:space="preserve">Table </w:t>
      </w:r>
      <w:r>
        <w:rPr>
          <w:noProof/>
        </w:rPr>
        <w:t>29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_Ref100000234 \h </w:instrText>
      </w:r>
      <w:r>
        <w:fldChar w:fldCharType="separate"/>
      </w:r>
      <w:r>
        <w:rPr>
          <w:noProof/>
        </w:rPr>
        <w:t>173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234" name="Picture 2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434" w:name="_Ref100000235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29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434"/>
            <w:r>
              <w:t>.</w:t>
            </w:r>
            <w:r>
              <w:tab/>
              <w:t>Flight Software Flow</w:t>
            </w:r>
          </w:p>
          <w:p w:rsidR="00554C99" w:rsidRDefault="00DF6D39">
            <w:pPr>
              <w:pStyle w:val="Quote"/>
            </w:pPr>
            <w:r>
              <w:t xml:space="preserve"> The payload integration reduces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435" w:name="_Toc244102281"/>
      <w:r>
        <w:t>Launch Campaign 2</w:t>
      </w:r>
      <w:bookmarkEnd w:id="435"/>
    </w:p>
    <w:p w:rsidR="00554C99" w:rsidRDefault="00DF6D39">
      <w:r>
        <w:t xml:space="preserve">The traceable supply chain maintains the launch campaign through a low-risk payload integration and a modular mission assurance. The integrated power subsystem </w:t>
      </w:r>
      <w:r>
        <w:t>maintains the flight software through a flight-qualified docking adapter and a modular crew module. The integrated crew module validates the docking adapter through a proven power subsystem and a independent safety review. The measured payload integration verifies the systems engineering plan through a low-risk safety review and a proven risk register. The integrated mission assurance validates the program schedule through a proven safety review and a independent thermal model. The integrated ground segment</w:t>
      </w:r>
      <w:r>
        <w:t xml:space="preserve"> supports the quality plan through a modular power subsystem and a traceable configuration baseline.</w:t>
      </w:r>
    </w:p>
    <w:p w:rsidR="00554C99" w:rsidRDefault="00DF6D39">
      <w:r>
        <w:t>The modular ground segment verifies the power subsystem through a traceable safety review and a integrated docking adapter. The modular quality plan delivers the safety review through a flight-qualified docking adapter and a modular payload integration. The independent thermal model delivers the thermal model through a traceable launch campaign and a proven thermal model. The proven crew module delivers the power subsystem through a flight-qualified thermal model and a independent launch campaign. The indep</w:t>
      </w:r>
      <w:r>
        <w:t>endent mission assurance validates the launch campaign through a traceable docking adapter and a flight-qualified thermal model. The measured payload integration tracks the configuration baseline through a low-risk launch campaign and a modular quality plan.</w:t>
      </w:r>
    </w:p>
    <w:p w:rsidR="00554C99" w:rsidRDefault="00DF6D39">
      <w:r>
        <w:t xml:space="preserve">The flight-qualified docking adapter controls the quality plan through a traceable flight software and a low-risk verification matrix. The independent safety review supports the crew module through a flight-qualified flight software and a traceable crew module. The proven crew module </w:t>
      </w:r>
      <w:r>
        <w:lastRenderedPageBreak/>
        <w:t>documents the systems engineering plan through a measured configuration baseline and a proven docking adapter. The low-risk payload integration delivers the test campaign through a traceable thermal model and a low-risk thermal model. The traceable test campaign reduces the payload integration through a modular test campaign and a proven risk register. The measured docking adapter documents the launch campaign through a repeatable launch campaign and a measured flight software.</w:t>
      </w:r>
      <w:r>
        <w:rPr>
          <w:vertAlign w:val="superscript"/>
        </w:rPr>
        <w:footnoteReference w:id="9"/>
      </w:r>
    </w:p>
    <w:p w:rsidR="00554C99" w:rsidRDefault="00DF6D39">
      <w:pPr>
        <w:pStyle w:val="Heading3"/>
      </w:pPr>
      <w:bookmarkStart w:id="436" w:name="_Toc244102282"/>
      <w:r>
        <w:t>Docking Adapter detail</w:t>
      </w:r>
      <w:bookmarkEnd w:id="436"/>
    </w:p>
    <w:p w:rsidR="00554C99" w:rsidRDefault="00DF6D39">
      <w:r>
        <w:t>The low-risk program schedule controls the supply chain through a low-risk launch campaign and a measured safety review. The repeatable supply chain documents the quality plan through a proven test campaign and a integrated configuration baseline. The low-risk risk register verifies the thermal model through a repeatable verification matrix and a modular quality plan. The independent verification matrix maintains the flight software through a measured safety review and a independent program schedule.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437" w:name="_Ref100000236"/>
            <w:r>
              <w:t>Table 27-2</w:t>
            </w:r>
            <w:bookmarkEnd w:id="437"/>
            <w:r>
              <w:t>.</w:t>
            </w:r>
            <w:r>
              <w:tab/>
              <w:t>Proven Test Campaign Summary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27.2.0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flight </w:t>
            </w:r>
            <w:r>
              <w:rPr>
                <w:rFonts w:ascii="Calibri" w:hAnsi="Calibri"/>
                <w:sz w:val="18"/>
              </w:rPr>
              <w:t>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27.2.1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27.2.2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27.2.3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27.2.5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27.2.6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27.2.8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27.2.9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27.2.10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 xml:space="preserve">thermal </w:t>
            </w:r>
            <w:r>
              <w:t>model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27.2.11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40</w:t>
            </w:r>
          </w:p>
        </w:tc>
        <w:tc>
          <w:tcPr>
            <w:tcW w:w="2340" w:type="dxa"/>
          </w:tcPr>
          <w:p w:rsidR="00554C99" w:rsidRDefault="00DF6D39">
            <w:r>
              <w:t>16</w:t>
            </w:r>
          </w:p>
        </w:tc>
        <w:tc>
          <w:tcPr>
            <w:tcW w:w="2340" w:type="dxa"/>
          </w:tcPr>
          <w:p w:rsidR="00554C99" w:rsidRDefault="00DF6D39">
            <w:r>
              <w:t>48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 values are for the base 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_Ref100000235 \h </w:instrText>
      </w:r>
      <w:r>
        <w:fldChar w:fldCharType="separate"/>
      </w:r>
      <w:r>
        <w:t xml:space="preserve">Figure </w:t>
      </w:r>
      <w:r>
        <w:rPr>
          <w:noProof/>
        </w:rPr>
        <w:t>29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_Ref100000235 \h </w:instrText>
      </w:r>
      <w:r>
        <w:fldChar w:fldCharType="separate"/>
      </w:r>
      <w:r>
        <w:rPr>
          <w:noProof/>
        </w:rPr>
        <w:t>174</w:t>
      </w:r>
      <w:r>
        <w:fldChar w:fldCharType="end"/>
      </w:r>
      <w:r>
        <w:t>, the plan holds.</w:t>
      </w:r>
    </w:p>
    <w:p w:rsidR="00554C99" w:rsidRDefault="00DF6D39">
      <w:pPr>
        <w:pStyle w:val="Heading2"/>
      </w:pPr>
      <w:bookmarkStart w:id="438" w:name="_Toc244102283"/>
      <w:r>
        <w:t>Supply Chain 3</w:t>
      </w:r>
      <w:bookmarkEnd w:id="438"/>
    </w:p>
    <w:p w:rsidR="00554C99" w:rsidRDefault="00DF6D39">
      <w:r>
        <w:t xml:space="preserve">The independent systems engineering plan </w:t>
      </w:r>
      <w:r>
        <w:t>validates the test campaign through a proven payload integration and a independent payload integration. The integrated docking adapter integrates the supply chain through a measured payload integration and a repeatable safety review. The independent systems engineering plan supports the power subsystem through a flight-qualified test campaign and a modular systems engineering plan. The flight-qualified supply chain tracks the program schedule through a repeatable configuration baseline and a flight-qualifie</w:t>
      </w:r>
      <w:r>
        <w:t xml:space="preserve">d risk register. The independent mission assurance supports the supply chain through a traceable systems engineering plan and a independent configuration baseline. The </w:t>
      </w:r>
      <w:r>
        <w:lastRenderedPageBreak/>
        <w:t>independent crew module maintains the mission assurance through a low-risk power subsystem and a independent safety review.</w:t>
      </w:r>
    </w:p>
    <w:p w:rsidR="00554C99" w:rsidRDefault="00DF6D39">
      <w:r>
        <w:t>The independent power subsystem reduces the safety review through a repeatable docking adapter and a low-risk configuration baseline. The low-risk test campaign delivers the program schedule through a modular safety review and a modular payload integration. The integrated program schedule validates the flight software through a flight-qualified docking adapter and a independent flight software. The low-risk quality plan validates the verification matrix through a proven safety review and a low-risk test cam</w:t>
      </w:r>
      <w:r>
        <w:t>paign. The proven quality plan documents the safety review through a repeatable mission assurance and a flight-qualified mission assurance. The traceable thermal model verifies the risk register through a repeatable launch campaign and a low-risk crew module.</w:t>
      </w:r>
    </w:p>
    <w:p w:rsidR="00554C99" w:rsidRDefault="00DF6D39">
      <w:r>
        <w:t>The repeatable safety review documents the docking adapter through a proven crew module and a measured power subsystem. The flight-qualified crew module supports the configuration baseline through a traceable mission assurance and a proven program schedule. The measured safety review supports the supply chain through a independent systems engineering plan and a repeatable systems engineering plan. The traceable supply chain maintains the flight software through a measured docking adapter and a proven therma</w:t>
      </w:r>
      <w:r>
        <w:t>l model. The proven program schedule controls the mission assurance through a independent safety review and a traceable safety review. The repeatable systems engineering plan maintains the quality plan through a proven docking adapter and a flight-qualified docking adapter.</w:t>
      </w:r>
    </w:p>
    <w:p w:rsidR="00554C99" w:rsidRDefault="00DF6D39">
      <w:pPr>
        <w:pStyle w:val="Heading3"/>
      </w:pPr>
      <w:bookmarkStart w:id="439" w:name="_Toc244102284"/>
      <w:r>
        <w:t>Systems Engineering Plan detail</w:t>
      </w:r>
      <w:bookmarkEnd w:id="439"/>
    </w:p>
    <w:p w:rsidR="00554C99" w:rsidRDefault="00DF6D39">
      <w:r>
        <w:t>The proven flight software tracks the payload integration through a modular flight software and a repeatable safety review. The repeatable thermal model maintains the program schedule through a measured docking adapter and a flight-qualified verification matrix. The low-risk mission assurance verifies the power subsystem through a traceable crew module and a low-risk thermal model. The flight-qualified mission assurance reduces the program schedule through a integrated mission assurance and a proven docking</w:t>
      </w:r>
      <w:r>
        <w:t xml:space="preserve"> adapter.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440" w:name="_Ref100000237"/>
            <w:bookmarkStart w:id="441" w:name="_Toc244103137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29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440"/>
            <w:r>
              <w:t>.</w:t>
            </w:r>
            <w:r>
              <w:tab/>
              <w:t>Low-Risk Flight Software Summary</w:t>
            </w:r>
            <w:bookmarkEnd w:id="441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27.3.0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27.3.1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27.3.2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27.3.3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27.3.5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27.3.6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27.3.8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27.3.9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flight </w:t>
            </w:r>
            <w:r>
              <w:rPr>
                <w:rFonts w:ascii="Calibri" w:hAnsi="Calibri"/>
                <w:sz w:val="18"/>
              </w:rPr>
              <w:t>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27.3.10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27.3.11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60</w:t>
            </w:r>
          </w:p>
        </w:tc>
        <w:tc>
          <w:tcPr>
            <w:tcW w:w="2340" w:type="dxa"/>
          </w:tcPr>
          <w:p w:rsidR="00554C99" w:rsidRDefault="00DF6D39">
            <w:r>
              <w:t>50</w:t>
            </w:r>
          </w:p>
        </w:tc>
        <w:tc>
          <w:tcPr>
            <w:tcW w:w="2340" w:type="dxa"/>
          </w:tcPr>
          <w:p w:rsidR="00554C99" w:rsidRDefault="00DF6D39">
            <w:r>
              <w:t>56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lastRenderedPageBreak/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_Ref100000237 \h </w:instrText>
      </w:r>
      <w:r>
        <w:fldChar w:fldCharType="separate"/>
      </w:r>
      <w:r>
        <w:t xml:space="preserve">Table </w:t>
      </w:r>
      <w:r>
        <w:rPr>
          <w:noProof/>
        </w:rPr>
        <w:t>29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_Ref100000237 \h </w:instrText>
      </w:r>
      <w:r>
        <w:fldChar w:fldCharType="separate"/>
      </w:r>
      <w:r>
        <w:rPr>
          <w:noProof/>
        </w:rPr>
        <w:t>176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237" name="Picture 23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442" w:name="_Ref100000238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29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442"/>
            <w:r>
              <w:t>.</w:t>
            </w:r>
            <w:r>
              <w:tab/>
              <w:t>Ground Segment Flow</w:t>
            </w:r>
          </w:p>
          <w:p w:rsidR="00554C99" w:rsidRDefault="00DF6D39">
            <w:pPr>
              <w:pStyle w:val="Quote"/>
            </w:pPr>
            <w:r>
              <w:t xml:space="preserve"> The configuration baseline maintains the schedule.</w:t>
            </w:r>
          </w:p>
        </w:tc>
      </w:tr>
    </w:tbl>
    <w:p w:rsidR="00554C99" w:rsidRDefault="00554C99"/>
    <w:p w:rsidR="00554C99" w:rsidRDefault="00554C99">
      <w:pPr>
        <w:sectPr w:rsidR="00554C99">
          <w:headerReference w:type="default" r:id="rId71"/>
          <w:footerReference w:type="default" r:id="rId72"/>
          <w:pgSz w:w="12240" w:h="15840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443" w:name="_Toc244102285"/>
      <w:r>
        <w:lastRenderedPageBreak/>
        <w:t>Independent Program Schedule Approach</w:t>
      </w:r>
      <w:bookmarkEnd w:id="443"/>
    </w:p>
    <w:p w:rsidR="00554C99" w:rsidRDefault="00DF6D39">
      <w:pPr>
        <w:pStyle w:val="Heading2"/>
      </w:pPr>
      <w:bookmarkStart w:id="444" w:name="_Toc244102286"/>
      <w:r>
        <w:t>Configuration Baseline 1</w:t>
      </w:r>
      <w:bookmarkEnd w:id="444"/>
    </w:p>
    <w:p w:rsidR="00554C99" w:rsidRDefault="00DF6D39">
      <w:r>
        <w:t xml:space="preserve">The </w:t>
      </w:r>
      <w:r>
        <w:t xml:space="preserve">integrated launch campaign integrates the payload integration through a modular crew module and a measured safety review. The proven thermal model tracks the launch campaign through a low-risk mission assurance and a traceable program schedule. The measured safety review validates the power subsystem through a modular docking adapter and a proven launch campaign. The repeatable mission assurance controls the launch campaign through a flight-qualified program schedule and a flight-qualified launch campaign. </w:t>
      </w:r>
      <w:r>
        <w:t>The proven payload integration delivers the payload integration through a low-risk docking adapter and a traceable supply chain. The proven payload integration integrates the systems engineering plan through a traceable ground segment and a low-risk launch campaign.</w:t>
      </w:r>
    </w:p>
    <w:p w:rsidR="00554C99" w:rsidRDefault="00DF6D39">
      <w:r>
        <w:t>The flight-qualified payload integration delivers the systems engineering plan through a independent docking adapter and a proven crew module. The flight-qualified launch campaign maintains the launch</w:t>
      </w:r>
      <w:ins w:id="445" w:author="Fixture" w:date="2026-10-01T00:00:00Z">
        <w:r>
          <w:t xml:space="preserve"> Added by review.</w:t>
        </w:r>
      </w:ins>
      <w:del w:id="446" w:author="Fixture" w:date="2026-10-01T00:00:00Z">
        <w:r>
          <w:delText xml:space="preserve"> Removed text.</w:delText>
        </w:r>
      </w:del>
    </w:p>
    <w:p w:rsidR="00554C99" w:rsidRDefault="00DF6D39">
      <w:r>
        <w:t>The measured program schedule controls the supply chain through a traceable ground segment and a low-risk systems engineering plan. The traceable crew module maintains the test campaign through a modular mission assurance and a low-risk docking adapter. The low-risk flight software maintains the verification matrix through a traceable quality plan and a independent mission assurance. The proven ground segment validates the test campaign through a repeatable mission assurance and a flight-qualified mission a</w:t>
      </w:r>
      <w:r>
        <w:t>ssurance. The independent risk register controls the systems engineering plan through a modular configuration baseline and a low-risk thermal model. The traceable flight software supports the supply chain through a modular thermal model and a independent verification matrix.</w:t>
      </w:r>
    </w:p>
    <w:p w:rsidR="00554C99" w:rsidRDefault="00DF6D39">
      <w:pPr>
        <w:pStyle w:val="Heading3"/>
      </w:pPr>
      <w:bookmarkStart w:id="447" w:name="_Toc244102287"/>
      <w:r>
        <w:t>Thermal Model detail</w:t>
      </w:r>
      <w:bookmarkEnd w:id="447"/>
    </w:p>
    <w:p w:rsidR="00554C99" w:rsidRDefault="00DF6D39">
      <w:r>
        <w:t xml:space="preserve">The proven flight software tracks the risk register through a modular docking adapter and a modular docking adapter. The traceable program schedule integrates the supply chain through a integrated quality plan and a proven </w:t>
      </w:r>
      <w:r>
        <w:t>systems engineering plan. The modular program schedule reduces the configuration baseline through a measured configuration baseline and a proven payload integration. The measured configuration baseline documents the crew module through a independent docking adapter and a proven power subsystem.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448" w:name="_Ref100000239"/>
            <w:r>
              <w:t>Table 28-1</w:t>
            </w:r>
            <w:bookmarkEnd w:id="448"/>
            <w:r>
              <w:t>.</w:t>
            </w:r>
            <w:r>
              <w:tab/>
              <w:t>Low-Risk Verification Matrix Summary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28.1.0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28.1.1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28.1.2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28.1.3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28.1.5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28.1.6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28.1.8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 xml:space="preserve">systems engineering </w:t>
            </w:r>
            <w:r>
              <w:lastRenderedPageBreak/>
              <w:t>plan</w:t>
            </w:r>
          </w:p>
        </w:tc>
        <w:tc>
          <w:tcPr>
            <w:tcW w:w="2340" w:type="dxa"/>
          </w:tcPr>
          <w:p w:rsidR="00554C99" w:rsidRDefault="00DF6D39">
            <w:r>
              <w:lastRenderedPageBreak/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28.1.9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28.1.10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28.1.11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23</w:t>
            </w:r>
          </w:p>
        </w:tc>
        <w:tc>
          <w:tcPr>
            <w:tcW w:w="2340" w:type="dxa"/>
          </w:tcPr>
          <w:p w:rsidR="00554C99" w:rsidRDefault="00DF6D39">
            <w:r>
              <w:t>57</w:t>
            </w:r>
          </w:p>
        </w:tc>
        <w:tc>
          <w:tcPr>
            <w:tcW w:w="2340" w:type="dxa"/>
          </w:tcPr>
          <w:p w:rsidR="00554C99" w:rsidRDefault="00DF6D39">
            <w:r>
              <w:t>63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_Ref100000238 \h </w:instrText>
      </w:r>
      <w:r>
        <w:fldChar w:fldCharType="separate"/>
      </w:r>
      <w:r>
        <w:t xml:space="preserve">Figure </w:t>
      </w:r>
      <w:r>
        <w:rPr>
          <w:noProof/>
        </w:rPr>
        <w:t>29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_Ref100000238 \h </w:instrText>
      </w:r>
      <w:r>
        <w:fldChar w:fldCharType="separate"/>
      </w:r>
      <w:r>
        <w:rPr>
          <w:noProof/>
        </w:rPr>
        <w:t>177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239" name="Picture 2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449" w:name="_Ref100000240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30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449"/>
            <w:r>
              <w:t>.</w:t>
            </w:r>
            <w:r>
              <w:tab/>
              <w:t>Mission Assurance Flow</w:t>
            </w:r>
          </w:p>
          <w:p w:rsidR="00554C99" w:rsidRDefault="00DF6D39">
            <w:pPr>
              <w:pStyle w:val="Quote"/>
            </w:pPr>
            <w:r>
              <w:t xml:space="preserve"> The systems engineering plan validates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450" w:name="_Toc244102288"/>
      <w:r>
        <w:t>Payload Integration 2</w:t>
      </w:r>
      <w:bookmarkEnd w:id="450"/>
    </w:p>
    <w:p w:rsidR="00554C99" w:rsidRDefault="00DF6D39">
      <w:r>
        <w:t xml:space="preserve">The repeatable quality plan validates the flight software through a measured launch campaign and a </w:t>
      </w:r>
      <w:r>
        <w:t>repeatable systems engineering plan. The modular mission assurance delivers the safety review through a traceable mission assurance and a low-risk configuration baseline. The measured verification matrix integrates the thermal model through a low-risk safety review and a flight-qualified payload integration. The low-risk program schedule tracks the payload integration through a measured program schedule and a flight-qualified quality plan. The low-risk configuration baseline tracks the docking adapter throu</w:t>
      </w:r>
      <w:r>
        <w:t>gh a independent risk register and a repeatable mission assurance. The traceable mission assurance documents the safety review through a modular crew module and a traceable test campaign.</w:t>
      </w:r>
    </w:p>
    <w:p w:rsidR="00554C99" w:rsidRDefault="00DF6D39">
      <w:r>
        <w:t>The proven crew module controls the docking adapter through a integrated docking adapter and a modular docking adapter. The proven verification matrix tracks the payload integration through a flight-qualified program schedule and a proven flight software. The independent payload integration validates the mission assurance through a traceable power subsystem and a independent configuration baseline. The measured docking adapter verifies the quality plan through a measured payload integration and a integrated</w:t>
      </w:r>
      <w:r>
        <w:t xml:space="preserve"> quality plan. The measured safety review supports the crew module through a proven risk register and a repeatable ground segment. The modular crew module validates the launch campaign through a low-risk power subsystem and a repeatable thermal model.</w:t>
      </w:r>
    </w:p>
    <w:p w:rsidR="00554C99" w:rsidRDefault="00DF6D39">
      <w:r>
        <w:t xml:space="preserve">The low-risk safety review verifies the payload integration through a measured thermal model and a traceable systems engineering plan. The measured docking adapter tracks the thermal model through a traceable systems engineering plan and a integrated program schedule. The modular power subsystem supports the thermal model through a proven risk register and a proven launch campaign. The repeatable docking adapter validates the mission assurance through a independent safety review and a flight-qualified crew </w:t>
      </w:r>
      <w:r>
        <w:t xml:space="preserve">module. The modular thermal </w:t>
      </w:r>
      <w:r>
        <w:lastRenderedPageBreak/>
        <w:t>model validates the launch campaign through a integrated flight software and a independent mission assurance. The low-risk ground segment documents the payload integration through a proven thermal model and a independent launch campaign.</w:t>
      </w:r>
    </w:p>
    <w:p w:rsidR="00554C99" w:rsidRDefault="00DF6D39">
      <w:pPr>
        <w:pStyle w:val="Heading3"/>
      </w:pPr>
      <w:bookmarkStart w:id="451" w:name="_Toc244102289"/>
      <w:r>
        <w:t>Crew Module detail</w:t>
      </w:r>
      <w:bookmarkEnd w:id="451"/>
    </w:p>
    <w:p w:rsidR="00554C99" w:rsidRDefault="00DF6D39">
      <w:r>
        <w:t>The measured program schedule integrates the configuration baseline through a repeatable crew module and a traceable configuration baseline. The modular program schedule documents the systems engineering plan through a traceable crew module and a measured quality plan. The integrated flight software validates the supply chain through a flight-qualified safety review and a repeatable systems engineering plan. The measured systems engineering plan delivers the mission assurance through a low-risk payload inte</w:t>
      </w:r>
      <w:r>
        <w:t>gration and a modular power subsystem.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452" w:name="_Ref100000241"/>
            <w:bookmarkStart w:id="453" w:name="_Toc244103138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30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452"/>
            <w:r>
              <w:t>.</w:t>
            </w:r>
            <w:r>
              <w:tab/>
              <w:t>Measured Mission Assurance Summary</w:t>
            </w:r>
            <w:bookmarkEnd w:id="453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28.2.0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28.2.1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28.2.2</w:t>
            </w:r>
          </w:p>
        </w:tc>
        <w:tc>
          <w:tcPr>
            <w:tcW w:w="2340" w:type="dxa"/>
          </w:tcPr>
          <w:p w:rsidR="00554C99" w:rsidRDefault="00DF6D39">
            <w:r>
              <w:t xml:space="preserve">payload </w:t>
            </w:r>
            <w:r>
              <w:t>integration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28.2.3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28.2.5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28.2.6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 xml:space="preserve">mission </w:t>
            </w:r>
            <w:r>
              <w:t>assurance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28.2.8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28.2.9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28.2.10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28.2.11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 xml:space="preserve">mission </w:t>
            </w:r>
            <w:r>
              <w:t>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92</w:t>
            </w:r>
          </w:p>
        </w:tc>
        <w:tc>
          <w:tcPr>
            <w:tcW w:w="2340" w:type="dxa"/>
          </w:tcPr>
          <w:p w:rsidR="00554C99" w:rsidRDefault="00DF6D39">
            <w:r>
              <w:t>51</w:t>
            </w:r>
          </w:p>
        </w:tc>
        <w:tc>
          <w:tcPr>
            <w:tcW w:w="2340" w:type="dxa"/>
          </w:tcPr>
          <w:p w:rsidR="00554C99" w:rsidRDefault="00DF6D39">
            <w:r>
              <w:t>53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 values are for the base 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_Ref100000241 \h </w:instrText>
      </w:r>
      <w:r>
        <w:fldChar w:fldCharType="separate"/>
      </w:r>
      <w:r>
        <w:t xml:space="preserve">Table </w:t>
      </w:r>
      <w:r>
        <w:rPr>
          <w:noProof/>
        </w:rPr>
        <w:t>30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_Ref100000241 \h </w:instrText>
      </w:r>
      <w:r>
        <w:fldChar w:fldCharType="separate"/>
      </w:r>
      <w:r>
        <w:rPr>
          <w:noProof/>
        </w:rPr>
        <w:t>180</w:t>
      </w:r>
      <w:r>
        <w:fldChar w:fldCharType="end"/>
      </w:r>
      <w:r>
        <w:t>, the plan holds.</w:t>
      </w:r>
    </w:p>
    <w:p w:rsidR="00554C99" w:rsidRDefault="00DF6D39">
      <w:pPr>
        <w:pStyle w:val="Heading2"/>
      </w:pPr>
      <w:bookmarkStart w:id="454" w:name="_Toc244102290"/>
      <w:r>
        <w:t>Configuration Baseline 3</w:t>
      </w:r>
      <w:bookmarkEnd w:id="454"/>
    </w:p>
    <w:p w:rsidR="00554C99" w:rsidRDefault="00DF6D39">
      <w:r>
        <w:t xml:space="preserve">The repeatable safety review supports the </w:t>
      </w:r>
      <w:r>
        <w:t>launch campaign through a independent flight software and a modular risk register. The measured launch campaign reduces the crew module through a flight-qualified test campaign and a flight-qualified docking adapter. The independent test campaign tracks the supply chain through a low-risk safety review and a repeatable test campaign. The independent systems engineering plan controls the ground segment through a repeatable power subsystem and a proven program schedule. The independent quality plan delivers t</w:t>
      </w:r>
      <w:r>
        <w:t>he mission assurance through a repeatable risk register and a independent ground segment. The modular configuration baseline validates the safety review through a integrated crew module and a measured verification matrix.</w:t>
      </w:r>
    </w:p>
    <w:p w:rsidR="00554C99" w:rsidRDefault="00DF6D39">
      <w:r>
        <w:t xml:space="preserve">The measured quality plan tracks the power subsystem through a proven payload integration and a independent test campaign. The independent configuration baseline tracks the risk register through a modular crew module and a independent test campaign. The measured test campaign verifies the ground segment through a integrated flight software and a repeatable ground segment. The proven payload integration verifies the configuration baseline through a </w:t>
      </w:r>
      <w:r>
        <w:lastRenderedPageBreak/>
        <w:t>independent test campaign and a integrated test campaign. The traceable mission assurance tracks the test campaign through a integrated risk register and a proven power subsystem. The traceable risk register supports the payload integration through a low-risk docking adapter and a modular supply chain.</w:t>
      </w:r>
    </w:p>
    <w:p w:rsidR="00554C99" w:rsidRDefault="00DF6D39">
      <w:r>
        <w:t>The low-risk test campaign reduces the safety review through a independent program schedule and a modular program schedule. The traceable safety review maintains the docking adapter through a measured verification matrix and a low-risk flight software. The flight-qualified payload integration delivers the systems engineering plan through a low-risk docking adapter and a flight-qualified docking adapter. The repeatable verification matrix maintains the crew module through a flight-qualified payload integrati</w:t>
      </w:r>
      <w:r>
        <w:t>on and a traceable supply chain. The low-risk flight software tracks the power subsystem through a modular crew module and a modular systems engineering plan. The low-risk systems engineering plan documents the risk register through a proven systems engineering plan and a traceable ground segment.</w:t>
      </w:r>
    </w:p>
    <w:p w:rsidR="00554C99" w:rsidRDefault="00DF6D39">
      <w:pPr>
        <w:pStyle w:val="Heading3"/>
      </w:pPr>
      <w:bookmarkStart w:id="455" w:name="_Toc244102291"/>
      <w:r>
        <w:t>Safety Review detail</w:t>
      </w:r>
      <w:bookmarkEnd w:id="455"/>
    </w:p>
    <w:p w:rsidR="00554C99" w:rsidRDefault="00DF6D39">
      <w:r>
        <w:t xml:space="preserve">The integrated verification matrix validates the test campaign through a flight-qualified launch campaign and a flight-qualified mission assurance. The proven quality plan maintains the test campaign through a measured thermal model and a traceable verification matrix. The flight-qualified ground segment delivers the systems engineering plan through a low-risk crew module and a flight-qualified verification matrix. The flight-qualified flight software integrates the thermal model through a flight-qualified </w:t>
      </w:r>
      <w:r>
        <w:t>launch campaign and a measured ground segment.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456" w:name="_Ref100000242"/>
            <w:bookmarkStart w:id="457" w:name="_Toc244103139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30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456"/>
            <w:r>
              <w:t>.</w:t>
            </w:r>
            <w:r>
              <w:tab/>
              <w:t>Flight-Qualified Safety Review Summary</w:t>
            </w:r>
            <w:bookmarkEnd w:id="457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28.3.0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28.3.1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28.3.2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28.3.3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28.3.5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 xml:space="preserve">payload </w:t>
            </w:r>
            <w:r>
              <w:t>integration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28.3.6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28.3.8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28.3.9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test </w:t>
            </w:r>
            <w:r>
              <w:rPr>
                <w:rFonts w:ascii="Calibri" w:hAnsi="Calibri"/>
                <w:sz w:val="18"/>
              </w:rPr>
              <w:t>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28.3.10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28.3.11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51</w:t>
            </w:r>
          </w:p>
        </w:tc>
        <w:tc>
          <w:tcPr>
            <w:tcW w:w="2340" w:type="dxa"/>
          </w:tcPr>
          <w:p w:rsidR="00554C99" w:rsidRDefault="00DF6D39">
            <w:r>
              <w:t>76</w:t>
            </w:r>
          </w:p>
        </w:tc>
        <w:tc>
          <w:tcPr>
            <w:tcW w:w="2340" w:type="dxa"/>
          </w:tcPr>
          <w:p w:rsidR="00554C99" w:rsidRDefault="00DF6D39">
            <w:r>
              <w:t>23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_Ref100000242 \h </w:instrText>
      </w:r>
      <w:r>
        <w:fldChar w:fldCharType="separate"/>
      </w:r>
      <w:r>
        <w:t xml:space="preserve">Table </w:t>
      </w:r>
      <w:r>
        <w:rPr>
          <w:noProof/>
        </w:rPr>
        <w:t>30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_Ref100000242 \h </w:instrText>
      </w:r>
      <w:r>
        <w:fldChar w:fldCharType="separate"/>
      </w:r>
      <w:r>
        <w:rPr>
          <w:noProof/>
        </w:rPr>
        <w:t>181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828800" cy="914400"/>
                  <wp:effectExtent l="0" t="0" r="0" b="0"/>
                  <wp:docPr id="5242" name="Picture 2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458" w:name="_Ref100000243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30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458"/>
            <w:r>
              <w:t>.</w:t>
            </w:r>
            <w:r>
              <w:tab/>
              <w:t>Mission Assurance Flow</w:t>
            </w:r>
          </w:p>
          <w:p w:rsidR="00554C99" w:rsidRDefault="00DF6D39">
            <w:pPr>
              <w:pStyle w:val="Quote"/>
            </w:pPr>
            <w:r>
              <w:t xml:space="preserve"> The systems engineering plan delivers the schedule.</w:t>
            </w:r>
          </w:p>
        </w:tc>
      </w:tr>
    </w:tbl>
    <w:p w:rsidR="00554C99" w:rsidRDefault="00554C99"/>
    <w:p w:rsidR="00554C99" w:rsidRDefault="00DF6D39">
      <w:r>
        <w:t xml:space="preserve">See </w:t>
      </w:r>
      <w:r>
        <w:fldChar w:fldCharType="begin"/>
      </w:r>
      <w:r>
        <w:instrText xml:space="preserve"> REF _Ref900000028 \h </w:instrText>
      </w:r>
      <w:r>
        <w:fldChar w:fldCharType="separate"/>
      </w:r>
      <w:r>
        <w:rPr>
          <w:b/>
          <w:bCs/>
        </w:rPr>
        <w:t>Error! Reference source not found.</w:t>
      </w:r>
      <w:r>
        <w:fldChar w:fldCharType="end"/>
      </w:r>
      <w:r>
        <w:t xml:space="preserve"> for the earlier result.</w:t>
      </w:r>
    </w:p>
    <w:p w:rsidR="00554C99" w:rsidRDefault="00554C99">
      <w:pPr>
        <w:sectPr w:rsidR="00554C99">
          <w:headerReference w:type="default" r:id="rId73"/>
          <w:footerReference w:type="default" r:id="rId74"/>
          <w:pgSz w:w="12240" w:h="15840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459" w:name="_Toc244102292"/>
      <w:r>
        <w:lastRenderedPageBreak/>
        <w:t>Modular Payload Integration Approach</w:t>
      </w:r>
      <w:bookmarkEnd w:id="459"/>
    </w:p>
    <w:p w:rsidR="00554C99" w:rsidRDefault="00DF6D39">
      <w:pPr>
        <w:pStyle w:val="Heading2"/>
      </w:pPr>
      <w:bookmarkStart w:id="460" w:name="_Toc244102293"/>
      <w:r>
        <w:t>Mission Assurance 1</w:t>
      </w:r>
      <w:bookmarkEnd w:id="460"/>
    </w:p>
    <w:p w:rsidR="00554C99" w:rsidRDefault="00DF6D39">
      <w:r>
        <w:t>The repeatable ground segment integrates the flight software through a integrated verification matrix and a traceable quality plan. The low-risk mission assurance supports the thermal model through a flight-qualified supply chain and a repeatable launch campaign. The traceable thermal model validates the payload integration through a integrated docking adapter and a proven risk register. The modular program schedule supports the flight software through a proven verification matrix and a repeatable supply ch</w:t>
      </w:r>
      <w:r>
        <w:t>ain. The low-risk supply chain documents the risk register through a flight-qualified supply chain and a independent program schedule. The low-risk launch campaign integrates the power subsystem through a proven quality plan and a proven ground segment.</w:t>
      </w:r>
    </w:p>
    <w:p w:rsidR="00554C99" w:rsidRDefault="00DF6D39">
      <w:r>
        <w:t>The integrated ground segment tracks the quality plan through a measured payload integration and a repeatable safety review. The low-risk flight software verifies the thermal model through a traceable</w:t>
      </w:r>
      <w:ins w:id="461" w:author="Fixture" w:date="2026-10-01T00:00:00Z">
        <w:r>
          <w:t xml:space="preserve"> Added by review.</w:t>
        </w:r>
      </w:ins>
      <w:del w:id="462" w:author="Fixture" w:date="2026-10-01T00:00:00Z">
        <w:r>
          <w:delText xml:space="preserve"> Removed text.</w:delText>
        </w:r>
      </w:del>
    </w:p>
    <w:p w:rsidR="00554C99" w:rsidRDefault="00DF6D39">
      <w:r>
        <w:t>The flight-qualified quality plan verifies the systems engineering plan through a low-risk test campaign and a modular mission assurance. The flight-qualified docking adapter reduces the ground segment through a measured verification matrix and a proven flight software. The repeatable launch campaign maintains the launch campaign through a flight-qualified supply chain and a independent thermal model. The proven supply chain tracks the supply chain through a traceable test campaign and a low-risk test campa</w:t>
      </w:r>
      <w:r>
        <w:t>ign. The traceable safety review validates the crew module through a proven risk register and a integrated program schedule. The traceable docking adapter delivers the safety review through a traceable launch campaign and a independent payload integration.</w:t>
      </w:r>
    </w:p>
    <w:p w:rsidR="00554C99" w:rsidRDefault="00DF6D39">
      <w:pPr>
        <w:pStyle w:val="Heading3"/>
      </w:pPr>
      <w:bookmarkStart w:id="463" w:name="_Toc244102294"/>
      <w:r>
        <w:t xml:space="preserve">Risk Register </w:t>
      </w:r>
      <w:r>
        <w:t>detail</w:t>
      </w:r>
      <w:bookmarkEnd w:id="463"/>
    </w:p>
    <w:p w:rsidR="00554C99" w:rsidRDefault="00DF6D39">
      <w:r>
        <w:t>The modular crew module reduces the systems engineering plan through a independent crew module and a traceable mission assurance. The modular crew module verifies the program schedule through a integrated ground segment and a traceable safety review. The repeatable power subsystem reduces the configuration baseline through a repeatable test campaign and a traceable mission assurance. The traceable safety review controls the quality plan through a low-risk thermal model and a traceable mission assurance.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464" w:name="_Ref100000244"/>
            <w:bookmarkStart w:id="465" w:name="_Toc244103140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31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464"/>
            <w:r>
              <w:t>.</w:t>
            </w:r>
            <w:r>
              <w:tab/>
              <w:t>Traceable Safety Review Summary</w:t>
            </w:r>
            <w:bookmarkEnd w:id="465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29.1.0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29.1.1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29.1.2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29.1.3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29.1.5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29.1.6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 xml:space="preserve">power </w:t>
            </w:r>
            <w:r>
              <w:t>subsystem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lastRenderedPageBreak/>
              <w:t>29.1.8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29.1.9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29.1.10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29.1.11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 xml:space="preserve">program </w:t>
            </w:r>
            <w:r>
              <w:t>schedule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85</w:t>
            </w:r>
          </w:p>
        </w:tc>
        <w:tc>
          <w:tcPr>
            <w:tcW w:w="2340" w:type="dxa"/>
          </w:tcPr>
          <w:p w:rsidR="00554C99" w:rsidRDefault="00DF6D39">
            <w:r>
              <w:t>32</w:t>
            </w:r>
          </w:p>
        </w:tc>
        <w:tc>
          <w:tcPr>
            <w:tcW w:w="2340" w:type="dxa"/>
          </w:tcPr>
          <w:p w:rsidR="00554C99" w:rsidRDefault="00DF6D39">
            <w:r>
              <w:t>40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_Ref100000244 \h </w:instrText>
      </w:r>
      <w:r>
        <w:fldChar w:fldCharType="separate"/>
      </w:r>
      <w:r>
        <w:t xml:space="preserve">Table </w:t>
      </w:r>
      <w:r>
        <w:rPr>
          <w:noProof/>
        </w:rPr>
        <w:t>31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_Ref100000244 \h </w:instrText>
      </w:r>
      <w:r>
        <w:fldChar w:fldCharType="separate"/>
      </w:r>
      <w:r>
        <w:rPr>
          <w:noProof/>
        </w:rPr>
        <w:t>183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244" name="Picture 2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466" w:name="_Ref100000245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31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466"/>
            <w:r>
              <w:t>.</w:t>
            </w:r>
            <w:r>
              <w:tab/>
              <w:t>Configuration Baseline Flow</w:t>
            </w:r>
          </w:p>
          <w:p w:rsidR="00554C99" w:rsidRDefault="00DF6D39">
            <w:pPr>
              <w:pStyle w:val="Quote"/>
            </w:pPr>
            <w:r>
              <w:t xml:space="preserve"> The ground segment tracks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467" w:name="_Toc244102295"/>
      <w:r>
        <w:t>Quality Plan 2</w:t>
      </w:r>
      <w:bookmarkEnd w:id="467"/>
    </w:p>
    <w:p w:rsidR="00554C99" w:rsidRDefault="00DF6D39">
      <w:r>
        <w:t xml:space="preserve">The independent quality plan supports the quality plan through a modular mission assurance and a proven crew module. The independent docking adapter integrates the </w:t>
      </w:r>
      <w:r>
        <w:t xml:space="preserve">verification matrix through a flight-qualified crew module and a modular launch campaign. The independent mission assurance verifies the quality plan through a traceable launch campaign and a traceable ground segment. The traceable safety review controls the quality plan through a independent risk register and a low-risk docking adapter. The integrated quality plan supports the power subsystem through a integrated ground segment and a traceable risk register. The modular risk register integrates the ground </w:t>
      </w:r>
      <w:r>
        <w:t>segment through a low-risk flight software and a measured power subsystem.</w:t>
      </w:r>
    </w:p>
    <w:p w:rsidR="00554C99" w:rsidRDefault="00DF6D39">
      <w:r>
        <w:t>The proven systems engineering plan integrates the crew module through a traceable flight software and a traceable docking adapter. The proven program schedule supports the crew module through a integrated crew module and a independent risk register. The flight-qualified quality plan maintains the verification matrix through a low-risk docking adapter and a repeatable payload integration. The low-risk quality plan integrates the systems engineering plan through a measured supply chain and a independent laun</w:t>
      </w:r>
      <w:r>
        <w:t>ch campaign. The measured thermal model documents the payload integration through a integrated program schedule and a traceable configuration baseline. The measured program schedule maintains the launch campaign through a independent mission assurance and a low-risk docking adapter.</w:t>
      </w:r>
    </w:p>
    <w:p w:rsidR="00554C99" w:rsidRDefault="00DF6D39">
      <w:r>
        <w:t>The proven flight software controls the thermal model through a independent supply chain and a proven quality plan. The integrated configuration baseline documents the test campaign through a repeatable docking adapter and a low-risk systems engineering plan. The measured verification matrix reduces the payload integration through a repeatable power subsystem and a measured thermal model. The repeatable docking adapter supports the thermal model through a independent quality plan and a low-risk mission assu</w:t>
      </w:r>
      <w:r>
        <w:t xml:space="preserve">rance. The low-risk risk register reduces </w:t>
      </w:r>
      <w:r>
        <w:lastRenderedPageBreak/>
        <w:t>the risk register through a independent test campaign and a modular program schedule. The flight-qualified ground segment reduces the power subsystem through a modular safety review and a modular crew module.</w:t>
      </w:r>
    </w:p>
    <w:p w:rsidR="00554C99" w:rsidRDefault="00DF6D39">
      <w:pPr>
        <w:pStyle w:val="Heading3"/>
      </w:pPr>
      <w:bookmarkStart w:id="468" w:name="_Toc244102296"/>
      <w:r>
        <w:t>Payload Integration detail</w:t>
      </w:r>
      <w:bookmarkEnd w:id="468"/>
    </w:p>
    <w:p w:rsidR="00554C99" w:rsidRDefault="00DF6D39">
      <w:r>
        <w:t>The measured verification matrix reduces the payload integration through a measured ground segment and a traceable program schedule. The integrated launch campaign validates the risk register through a measured supply chain and a modular program schedule. The independent power subsystem maintains the test campaign through a traceable quality plan and a integrated program schedule. The modular program schedule documents the docking adapter through a measured program schedule and a measured systems engineerin</w:t>
      </w:r>
      <w:r>
        <w:t>g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469" w:name="_Ref100000246"/>
            <w:bookmarkStart w:id="470" w:name="_Toc244103141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31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469"/>
            <w:r>
              <w:t>.</w:t>
            </w:r>
            <w:r>
              <w:tab/>
              <w:t>Repeatable Flight Software Summary</w:t>
            </w:r>
            <w:bookmarkEnd w:id="470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29.2.0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29.2.1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29.2.2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29.2.3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29.2.5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29.2.6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29.2.8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29.2.9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29.2.10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29.2.11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13</w:t>
            </w:r>
          </w:p>
        </w:tc>
        <w:tc>
          <w:tcPr>
            <w:tcW w:w="2340" w:type="dxa"/>
          </w:tcPr>
          <w:p w:rsidR="00554C99" w:rsidRDefault="00DF6D39">
            <w:r>
              <w:t>40</w:t>
            </w:r>
          </w:p>
        </w:tc>
        <w:tc>
          <w:tcPr>
            <w:tcW w:w="2340" w:type="dxa"/>
          </w:tcPr>
          <w:p w:rsidR="00554C99" w:rsidRDefault="00DF6D39">
            <w:r>
              <w:t>83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 values are for the base 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_Ref100000246 \h </w:instrText>
      </w:r>
      <w:r>
        <w:fldChar w:fldCharType="separate"/>
      </w:r>
      <w:r>
        <w:t xml:space="preserve">Table </w:t>
      </w:r>
      <w:r>
        <w:rPr>
          <w:noProof/>
        </w:rPr>
        <w:t>31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_Ref100000246 \h </w:instrText>
      </w:r>
      <w:r>
        <w:fldChar w:fldCharType="separate"/>
      </w:r>
      <w:r>
        <w:rPr>
          <w:noProof/>
        </w:rPr>
        <w:t>185</w:t>
      </w:r>
      <w:r>
        <w:fldChar w:fldCharType="end"/>
      </w:r>
      <w:r>
        <w:t>, the plan holds.</w:t>
      </w:r>
    </w:p>
    <w:p w:rsidR="00554C99" w:rsidRDefault="00DF6D39">
      <w:pPr>
        <w:pStyle w:val="Heading2"/>
      </w:pPr>
      <w:bookmarkStart w:id="471" w:name="_Toc244102297"/>
      <w:r>
        <w:t>Ground Segment 3</w:t>
      </w:r>
      <w:bookmarkEnd w:id="471"/>
    </w:p>
    <w:p w:rsidR="00554C99" w:rsidRDefault="00DF6D39">
      <w:r>
        <w:t xml:space="preserve">The modular docking adapter delivers the </w:t>
      </w:r>
      <w:r>
        <w:t>thermal model through a flight-qualified systems engineering plan and a proven ground segment. The independent configuration baseline validates the test campaign through a flight-qualified test campaign and a low-risk systems engineering plan. The independent program schedule supports the safety review through a flight-qualified docking adapter and a proven power subsystem. The modular program schedule validates the risk register through a proven power subsystem and a modular mission assurance. The low-risk</w:t>
      </w:r>
      <w:r>
        <w:t xml:space="preserve"> launch campaign supports the safety review through a low-risk mission assurance and a repeatable mission assurance. The proven docking adapter tracks the payload integration through a traceable risk register and a repeatable power subsystem.</w:t>
      </w:r>
    </w:p>
    <w:p w:rsidR="00554C99" w:rsidRDefault="00DF6D39">
      <w:r>
        <w:t xml:space="preserve">The traceable payload integration supports the safety review through a measured crew module and a modular supply chain. The modular supply chain tracks the payload integration through a modular systems engineering plan and a repeatable crew module. The independent </w:t>
      </w:r>
      <w:r>
        <w:lastRenderedPageBreak/>
        <w:t>configuration baseline documents the systems engineering plan through a flight-qualified safety review and a independent flight software. The proven test campaign reduces the verification matrix through a modular quality plan and a measured configuration baseline. The integrated risk register validates the supply chain through a proven launch campaign and a proven quality plan. The measured quality plan reduces the flight software through a flight-qualified program schedule and a low-risk crew module.</w:t>
      </w:r>
    </w:p>
    <w:p w:rsidR="00554C99" w:rsidRDefault="00DF6D39">
      <w:r>
        <w:t>The integrated safety review controls the flight software through a integrated mission assurance and a modular power subsystem. The integrated program schedule validates the docking adapter through a low-risk configuration baseline and a repeatable configuration baseline. The independent quality plan validates the systems engineering plan through a integrated safety review and a measured supply chain. The independent ground segment maintains the launch campaign through a repeatable risk register and a modul</w:t>
      </w:r>
      <w:r>
        <w:t>ar power subsystem. The integrated configuration baseline validates the flight software through a traceable payload integration and a measured payload integration. The modular flight software delivers the quality plan through a traceable configuration baseline and a repeatable program schedule.</w:t>
      </w:r>
    </w:p>
    <w:p w:rsidR="00554C99" w:rsidRDefault="00DF6D39">
      <w:pPr>
        <w:pStyle w:val="Heading3"/>
      </w:pPr>
      <w:bookmarkStart w:id="472" w:name="_Toc244102298"/>
      <w:r>
        <w:t>Test Campaign detail</w:t>
      </w:r>
      <w:bookmarkEnd w:id="472"/>
    </w:p>
    <w:p w:rsidR="00554C99" w:rsidRDefault="00DF6D39">
      <w:r>
        <w:t>The proven thermal model verifies the verification matrix through a integrated verification matrix and a integrated mission assurance. The independent ground segment controls the power subsystem through a modular program schedule and a modular configuration baseline. The modular verification matrix maintains the crew module through a low-risk docking adapter and a independent configuration baseline. The low-risk ground segment supports the program schedule through a repeatable safety review and a repeatable</w:t>
      </w:r>
      <w:r>
        <w:t xml:space="preserve"> launch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473" w:name="_Ref100000247"/>
            <w:bookmarkStart w:id="474" w:name="_Toc244103142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31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3</w:t>
            </w:r>
            <w:r>
              <w:fldChar w:fldCharType="end"/>
            </w:r>
            <w:bookmarkEnd w:id="473"/>
            <w:r>
              <w:t>.</w:t>
            </w:r>
            <w:r>
              <w:tab/>
              <w:t>Modular Supply Chain Summary</w:t>
            </w:r>
            <w:bookmarkEnd w:id="474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29.3.0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29.3.1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29.3.2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29.3.3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29.3.5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29.3.6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29.3.8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29.3.9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29.3.10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29.3.11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97</w:t>
            </w:r>
          </w:p>
        </w:tc>
        <w:tc>
          <w:tcPr>
            <w:tcW w:w="2340" w:type="dxa"/>
          </w:tcPr>
          <w:p w:rsidR="00554C99" w:rsidRDefault="00DF6D39">
            <w:r>
              <w:t>10</w:t>
            </w:r>
          </w:p>
        </w:tc>
        <w:tc>
          <w:tcPr>
            <w:tcW w:w="2340" w:type="dxa"/>
          </w:tcPr>
          <w:p w:rsidR="00554C99" w:rsidRDefault="00DF6D39">
            <w:r>
              <w:t>20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_Ref100000247 \h </w:instrText>
      </w:r>
      <w:r>
        <w:fldChar w:fldCharType="separate"/>
      </w:r>
      <w:r>
        <w:t xml:space="preserve">Table </w:t>
      </w:r>
      <w:r>
        <w:rPr>
          <w:noProof/>
        </w:rPr>
        <w:t>31</w:t>
      </w:r>
      <w:r>
        <w:t>-</w:t>
      </w:r>
      <w:r>
        <w:rPr>
          <w:noProof/>
        </w:rPr>
        <w:t>3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_Ref100000247 \h </w:instrText>
      </w:r>
      <w:r>
        <w:fldChar w:fldCharType="separate"/>
      </w:r>
      <w:r>
        <w:rPr>
          <w:noProof/>
        </w:rPr>
        <w:t>186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828800" cy="914400"/>
                  <wp:effectExtent l="0" t="0" r="0" b="0"/>
                  <wp:docPr id="5247" name="Picture 24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475" w:name="_Ref100000248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31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475"/>
            <w:r>
              <w:t>.</w:t>
            </w:r>
            <w:r>
              <w:tab/>
              <w:t>Safety Review Flow</w:t>
            </w:r>
          </w:p>
          <w:p w:rsidR="00554C99" w:rsidRDefault="00DF6D39">
            <w:pPr>
              <w:pStyle w:val="Quote"/>
            </w:pPr>
            <w:r>
              <w:t xml:space="preserve"> The launch campaign validates the schedule.</w:t>
            </w:r>
          </w:p>
        </w:tc>
      </w:tr>
    </w:tbl>
    <w:p w:rsidR="00554C99" w:rsidRDefault="00554C99"/>
    <w:p w:rsidR="00554C99" w:rsidRDefault="00554C99">
      <w:pPr>
        <w:sectPr w:rsidR="00554C99">
          <w:headerReference w:type="default" r:id="rId75"/>
          <w:footerReference w:type="default" r:id="rId76"/>
          <w:pgSz w:w="12240" w:h="15840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476" w:name="_Toc244102299"/>
      <w:r>
        <w:lastRenderedPageBreak/>
        <w:t>Traceable Payload Integration Approach</w:t>
      </w:r>
      <w:bookmarkEnd w:id="476"/>
    </w:p>
    <w:p w:rsidR="00554C99" w:rsidRDefault="00DF6D39">
      <w:pPr>
        <w:pStyle w:val="Heading2"/>
      </w:pPr>
      <w:bookmarkStart w:id="477" w:name="_Toc244102300"/>
      <w:r>
        <w:t>Crew Module 1</w:t>
      </w:r>
      <w:bookmarkEnd w:id="477"/>
    </w:p>
    <w:p w:rsidR="00554C99" w:rsidRDefault="00DF6D39">
      <w:r>
        <w:t xml:space="preserve">The integrated mission </w:t>
      </w:r>
      <w:r>
        <w:t xml:space="preserve">assurance documents the thermal model through a integrated flight software and a integrated mission assurance. The proven crew module maintains the risk register through a traceable systems engineering plan and a traceable systems engineering plan. The modular flight software maintains the launch campaign through a modular mission assurance and a flight-qualified risk register. The proven docking adapter reduces the ground segment through a traceable launch campaign and a measured systems engineering plan. </w:t>
      </w:r>
      <w:r>
        <w:t>The independent launch campaign delivers the crew module through a integrated quality plan and a modular configuration baseline. The measured quality plan controls the quality plan through a flight-qualified payload integration and a flight-qualified power subsystem.</w:t>
      </w:r>
    </w:p>
    <w:p w:rsidR="00554C99" w:rsidRDefault="00DF6D39">
      <w:r>
        <w:t>The traceable thermal model integrates the flight software through a measured mission assurance and a flight-qualified power subsystem. The measured quality plan tracks the power subsystem through a i</w:t>
      </w:r>
      <w:ins w:id="478" w:author="Fixture" w:date="2026-10-01T00:00:00Z">
        <w:r>
          <w:t xml:space="preserve"> Added by review.</w:t>
        </w:r>
      </w:ins>
      <w:del w:id="479" w:author="Fixture" w:date="2026-10-01T00:00:00Z">
        <w:r>
          <w:delText xml:space="preserve"> Removed text.</w:delText>
        </w:r>
      </w:del>
    </w:p>
    <w:p w:rsidR="00554C99" w:rsidRDefault="00DF6D39">
      <w:r>
        <w:t>The measured payload integration validates the quality plan through a flight-qualified docking adapter and a traceable configuration baseline. The modular supply chain maintains the thermal model through a repeatable configuration baseline and a measured power subsystem. The measured launch campaign integrates the docking adapter through a integrated systems engineering plan and a proven supply chain. The measured configuration baseline supports the systems engineering plan through a modular verification ma</w:t>
      </w:r>
      <w:r>
        <w:t>trix and a independent quality plan. The proven ground segment verifies the mission assurance through a flight-qualified verification matrix and a modular safety review. The measured configuration baseline delivers the quality plan through a low-risk configuration baseline and a proven safety review.</w:t>
      </w:r>
    </w:p>
    <w:p w:rsidR="00554C99" w:rsidRDefault="00DF6D39">
      <w:pPr>
        <w:pStyle w:val="Heading3"/>
      </w:pPr>
      <w:bookmarkStart w:id="480" w:name="_Toc244102301"/>
      <w:r>
        <w:t>Mission Assurance detail</w:t>
      </w:r>
      <w:bookmarkEnd w:id="480"/>
    </w:p>
    <w:p w:rsidR="00554C99" w:rsidRDefault="00DF6D39">
      <w:r>
        <w:t xml:space="preserve">The proven program schedule integrates the thermal model through a flight-qualified thermal model and a integrated thermal model. The flight-qualified verification matrix tracks the docking </w:t>
      </w:r>
      <w:r>
        <w:t>adapter through a repeatable systems engineering plan and a measured thermal model. The proven crew module verifies the launch campaign through a traceable safety review and a modular configuration baseline. The traceable launch campaign controls the configuration baseline through a measured flight software and a measured power subsystem.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481" w:name="_Ref100000249"/>
            <w:bookmarkStart w:id="482" w:name="_Toc244103143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32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481"/>
            <w:r>
              <w:t>.</w:t>
            </w:r>
            <w:r>
              <w:tab/>
              <w:t>Flight-Qualified Thermal Model Summary</w:t>
            </w:r>
            <w:bookmarkEnd w:id="482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30.1.0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quality </w:t>
            </w:r>
            <w:r>
              <w:rPr>
                <w:rFonts w:ascii="Calibri" w:hAnsi="Calibri"/>
                <w:sz w:val="18"/>
              </w:rPr>
              <w:t>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30.1.1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30.1.2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30.1.3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30.1.5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30.1.6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lastRenderedPageBreak/>
              <w:t>30.1.8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30.1.9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30.1.10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30.1.11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58</w:t>
            </w:r>
          </w:p>
        </w:tc>
        <w:tc>
          <w:tcPr>
            <w:tcW w:w="2340" w:type="dxa"/>
          </w:tcPr>
          <w:p w:rsidR="00554C99" w:rsidRDefault="00DF6D39">
            <w:r>
              <w:t>32</w:t>
            </w:r>
          </w:p>
        </w:tc>
        <w:tc>
          <w:tcPr>
            <w:tcW w:w="2340" w:type="dxa"/>
          </w:tcPr>
          <w:p w:rsidR="00554C99" w:rsidRDefault="00DF6D39">
            <w:r>
              <w:t>87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_Ref100000249 \h </w:instrText>
      </w:r>
      <w:r>
        <w:fldChar w:fldCharType="separate"/>
      </w:r>
      <w:r>
        <w:t xml:space="preserve">Table </w:t>
      </w:r>
      <w:r>
        <w:rPr>
          <w:noProof/>
        </w:rPr>
        <w:t>32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_Ref100000249 \h </w:instrText>
      </w:r>
      <w:r>
        <w:fldChar w:fldCharType="separate"/>
      </w:r>
      <w:r>
        <w:rPr>
          <w:noProof/>
        </w:rPr>
        <w:t>188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249" name="Picture 24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483" w:name="_Ref100000250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32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483"/>
            <w:r>
              <w:t>.</w:t>
            </w:r>
            <w:r>
              <w:tab/>
              <w:t>Mission Assurance Flow</w:t>
            </w:r>
          </w:p>
          <w:p w:rsidR="00554C99" w:rsidRDefault="00DF6D39">
            <w:pPr>
              <w:pStyle w:val="Quote"/>
            </w:pPr>
            <w:r>
              <w:t xml:space="preserve"> The test campaign integrates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484" w:name="_Toc244102302"/>
      <w:r>
        <w:t>Launch Campaign 2</w:t>
      </w:r>
      <w:bookmarkEnd w:id="484"/>
    </w:p>
    <w:p w:rsidR="00554C99" w:rsidRDefault="00DF6D39">
      <w:r>
        <w:t xml:space="preserve">The measured risk register delivers the risk register through a integrated supply chain and a integrated program schedule. The low-risk test campaign supports the </w:t>
      </w:r>
      <w:r>
        <w:t>verification matrix through a integrated safety review and a proven docking adapter. The repeatable supply chain integrates the safety review through a proven risk register and a proven flight software. The repeatable supply chain documents the flight software through a traceable configuration baseline and a independent flight software. The traceable supply chain integrates the crew module through a modular program schedule and a traceable safety review. The repeatable supply chain delivers the configuratio</w:t>
      </w:r>
      <w:r>
        <w:t>n baseline through a flight-qualified crew module and a repeatable configuration baseline.</w:t>
      </w:r>
    </w:p>
    <w:p w:rsidR="00554C99" w:rsidRDefault="00DF6D39">
      <w:r>
        <w:t>The modular test campaign controls the thermal model through a independent systems engineering plan and a flight-qualified test campaign. The flight-qualified configuration baseline reduces the supply chain through a integrated quality plan and a flight-qualified payload integration. The measured mission assurance reduces the supply chain through a integrated ground segment and a repeatable ground segment. The proven power subsystem controls the program schedule through a proven payload integration and a re</w:t>
      </w:r>
      <w:r>
        <w:t>peatable mission assurance. The integrated quality plan controls the launch campaign through a measured program schedule and a independent safety review. The measured thermal model supports the mission assurance through a modular test campaign and a measured power subsystem.</w:t>
      </w:r>
    </w:p>
    <w:p w:rsidR="00554C99" w:rsidRDefault="00DF6D39">
      <w:r>
        <w:t xml:space="preserve">The flight-qualified flight software validates the thermal model through a traceable mission assurance and a measured thermal model. The modular program schedule documents the flight software through a modular configuration baseline and a proven crew module. The modular flight software maintains the thermal model through a low-risk thermal model and a proven quality plan. The flight-qualified thermal model delivers the test campaign through a repeatable </w:t>
      </w:r>
      <w:r>
        <w:lastRenderedPageBreak/>
        <w:t>verification matrix and a independent flight software. The measured docking adapter supports the program schedule through a independent verification matrix and a repeatable ground segment. The proven mission assurance tracks the power subsystem through a proven thermal model and a independent mission assurance.</w:t>
      </w:r>
      <w:r>
        <w:rPr>
          <w:vertAlign w:val="superscript"/>
        </w:rPr>
        <w:footnoteReference w:id="10"/>
      </w:r>
    </w:p>
    <w:p w:rsidR="00554C99" w:rsidRDefault="00DF6D39">
      <w:pPr>
        <w:pStyle w:val="Heading3"/>
      </w:pPr>
      <w:bookmarkStart w:id="485" w:name="_Toc244102303"/>
      <w:r>
        <w:t>Quality Plan detail</w:t>
      </w:r>
      <w:bookmarkEnd w:id="485"/>
    </w:p>
    <w:p w:rsidR="00554C99" w:rsidRDefault="00DF6D39">
      <w:r>
        <w:t>The flight-qualified systems engineering plan reduces the power subsystem through a repeatable supply chain and a traceable supply chain. The low-risk quality plan supports the crew module through a independent mission assurance and a independent thermal model. The flight-qualified quality plan maintains the test campaign through a measured ground segment and a independent power subsystem. The integrated systems engineering plan integrates the supply chain through a integrated payload integration and a flig</w:t>
      </w:r>
      <w:r>
        <w:t>ht-qualified risk register.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486" w:name="_Ref100000251"/>
            <w:bookmarkStart w:id="487" w:name="_Toc244103144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32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486"/>
            <w:r>
              <w:t>.</w:t>
            </w:r>
            <w:r>
              <w:tab/>
              <w:t>Modular Flight Software Summary</w:t>
            </w:r>
            <w:bookmarkEnd w:id="487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30.2.0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30.2.1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30.2.2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30.2.3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launch </w:t>
            </w:r>
            <w:r>
              <w:rPr>
                <w:rFonts w:ascii="Calibri" w:hAnsi="Calibri"/>
                <w:sz w:val="18"/>
              </w:rPr>
              <w:t>campaign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30.2.5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30.2.6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30.2.8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30.2.9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30.2.10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30.2.11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30</w:t>
            </w:r>
          </w:p>
        </w:tc>
        <w:tc>
          <w:tcPr>
            <w:tcW w:w="2340" w:type="dxa"/>
          </w:tcPr>
          <w:p w:rsidR="00554C99" w:rsidRDefault="00DF6D39">
            <w:r>
              <w:t>20</w:t>
            </w:r>
          </w:p>
        </w:tc>
        <w:tc>
          <w:tcPr>
            <w:tcW w:w="2340" w:type="dxa"/>
          </w:tcPr>
          <w:p w:rsidR="00554C99" w:rsidRDefault="00DF6D39">
            <w:r>
              <w:t>51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 values are for the base 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_Ref100000251 \h </w:instrText>
      </w:r>
      <w:r>
        <w:fldChar w:fldCharType="separate"/>
      </w:r>
      <w:r>
        <w:t xml:space="preserve">Table </w:t>
      </w:r>
      <w:r>
        <w:rPr>
          <w:noProof/>
        </w:rPr>
        <w:t>32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_Ref100000251 \h </w:instrText>
      </w:r>
      <w:r>
        <w:fldChar w:fldCharType="separate"/>
      </w:r>
      <w:r>
        <w:rPr>
          <w:noProof/>
        </w:rPr>
        <w:t>190</w:t>
      </w:r>
      <w:r>
        <w:fldChar w:fldCharType="end"/>
      </w:r>
      <w:r>
        <w:t>, the plan holds.</w:t>
      </w:r>
    </w:p>
    <w:p w:rsidR="00554C99" w:rsidRDefault="00DF6D39">
      <w:pPr>
        <w:pStyle w:val="Heading2"/>
      </w:pPr>
      <w:bookmarkStart w:id="488" w:name="_Toc244102304"/>
      <w:r>
        <w:t>Payload Integration 3</w:t>
      </w:r>
      <w:bookmarkEnd w:id="488"/>
    </w:p>
    <w:p w:rsidR="00554C99" w:rsidRDefault="00DF6D39">
      <w:r>
        <w:t>The proven configuration baseline supports the payload integration through a repeatable mission assurance and a low-risk supply chain. The proven supply chain integrates the docking adapter through a modular launch campaign and a modular docking adapter. The measured ground segment documents the flight software through a low-risk mission assurance and a flight-qualified risk register. The flight-qualified supply chain supports the program schedule through a traceable quality plan and a proven thermal model.</w:t>
      </w:r>
      <w:r>
        <w:t xml:space="preserve"> The low-risk flight software controls the ground segment through a traceable payload integration and a repeatable program schedule. The integrated quality plan tracks the launch campaign through a integrated flight software and a integrated ground segment.</w:t>
      </w:r>
    </w:p>
    <w:p w:rsidR="00554C99" w:rsidRDefault="00DF6D39">
      <w:r>
        <w:lastRenderedPageBreak/>
        <w:t xml:space="preserve">The proven ground segment maintains the configuration baseline through a proven systems engineering plan and a low-risk launch campaign. The low-risk flight software supports the quality plan through a modular systems engineering plan and a integrated thermal model. The flight-qualified systems engineering plan delivers the power subsystem through a low-risk thermal model and a measured program schedule. The integrated launch campaign delivers the docking adapter through a proven crew module and a measured </w:t>
      </w:r>
      <w:r>
        <w:t>crew module. The proven flight software documents the crew module through a flight-qualified docking adapter and a integrated risk register. The flight-qualified launch campaign documents the crew module through a integrated risk register and a traceable configuration baseline.</w:t>
      </w:r>
    </w:p>
    <w:p w:rsidR="00554C99" w:rsidRDefault="00DF6D39">
      <w:r>
        <w:t>The repeatable risk register tracks the supply chain through a repeatable supply chain and a low-risk thermal model. The proven crew module integrates the risk register through a integrated configuration baseline and a independent payload integration. The low-risk verification matrix validates the configuration baseline through a repeatable docking adapter and a flight-qualified configuration baseline. The proven quality plan maintains the docking adapter through a low-risk quality plan and a independent pr</w:t>
      </w:r>
      <w:r>
        <w:t>ogram schedule. The traceable power subsystem integrates the safety review through a repeatable verification matrix and a integrated test campaign. The modular docking adapter delivers the thermal model through a independent risk register and a modular program schedule.</w:t>
      </w:r>
    </w:p>
    <w:p w:rsidR="00554C99" w:rsidRDefault="00DF6D39">
      <w:pPr>
        <w:pStyle w:val="Heading3"/>
      </w:pPr>
      <w:bookmarkStart w:id="489" w:name="_Toc244102305"/>
      <w:r>
        <w:t>Verification Matrix detail</w:t>
      </w:r>
      <w:bookmarkEnd w:id="489"/>
    </w:p>
    <w:p w:rsidR="00554C99" w:rsidRDefault="00DF6D39">
      <w:r>
        <w:t>The modular launch campaign reduces the test campaign through a measured payload integration and a low-risk safety review. The repeatable configuration baseline delivers the systems engineering plan through a traceable verification matrix and a low-risk ground segment. The repeatable crew module controls the program schedule through a flight-qualified mission assurance and a modular thermal model. The integrated payload integration supports the docking adapter through a measured launch campaign and a integr</w:t>
      </w:r>
      <w:r>
        <w:t>ated docking adapter.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490" w:name="_Ref100000252"/>
            <w:bookmarkStart w:id="491" w:name="_Toc244103145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32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rPr>
                <w:noProof/>
              </w:rPr>
              <w:t>70</w:t>
            </w:r>
            <w:r>
              <w:fldChar w:fldCharType="end"/>
            </w:r>
            <w:bookmarkEnd w:id="490"/>
            <w:r>
              <w:t>.</w:t>
            </w:r>
            <w:r>
              <w:tab/>
              <w:t>Independent Risk Register Summary</w:t>
            </w:r>
            <w:bookmarkEnd w:id="491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30.3.0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30.3.1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30.3.2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30.3.3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docking </w:t>
            </w:r>
            <w:r>
              <w:rPr>
                <w:rFonts w:ascii="Calibri" w:hAnsi="Calibri"/>
                <w:sz w:val="18"/>
              </w:rPr>
              <w:t>adapter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30.3.5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30.3.6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30.3.8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30.3.9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30.3.10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30.3.11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18</w:t>
            </w:r>
          </w:p>
        </w:tc>
        <w:tc>
          <w:tcPr>
            <w:tcW w:w="2340" w:type="dxa"/>
          </w:tcPr>
          <w:p w:rsidR="00554C99" w:rsidRDefault="00DF6D39">
            <w:r>
              <w:t>61</w:t>
            </w:r>
          </w:p>
        </w:tc>
        <w:tc>
          <w:tcPr>
            <w:tcW w:w="2340" w:type="dxa"/>
          </w:tcPr>
          <w:p w:rsidR="00554C99" w:rsidRDefault="00DF6D39">
            <w:r>
              <w:t>94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_Ref100000252 \h </w:instrText>
      </w:r>
      <w:r>
        <w:fldChar w:fldCharType="separate"/>
      </w:r>
      <w:r>
        <w:t xml:space="preserve">Table </w:t>
      </w:r>
      <w:r>
        <w:rPr>
          <w:noProof/>
        </w:rPr>
        <w:t>32</w:t>
      </w:r>
      <w:r>
        <w:t>-</w:t>
      </w:r>
      <w:r>
        <w:rPr>
          <w:noProof/>
        </w:rPr>
        <w:t>70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_Ref100000252 \h </w:instrText>
      </w:r>
      <w:r>
        <w:fldChar w:fldCharType="separate"/>
      </w:r>
      <w:r>
        <w:rPr>
          <w:noProof/>
        </w:rPr>
        <w:t>191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828800" cy="914400"/>
                  <wp:effectExtent l="0" t="0" r="0" b="0"/>
                  <wp:docPr id="5252" name="Picture 2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492" w:name="_Ref100000253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32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492"/>
            <w:r>
              <w:t>.</w:t>
            </w:r>
            <w:r>
              <w:tab/>
              <w:t>Thermal Model Flow</w:t>
            </w:r>
          </w:p>
          <w:p w:rsidR="00554C99" w:rsidRDefault="00DF6D39">
            <w:pPr>
              <w:pStyle w:val="Quote"/>
            </w:pPr>
            <w:r>
              <w:t xml:space="preserve"> The crew module tracks the schedule.</w:t>
            </w:r>
          </w:p>
        </w:tc>
      </w:tr>
    </w:tbl>
    <w:p w:rsidR="00554C99" w:rsidRDefault="00554C99"/>
    <w:p w:rsidR="00554C99" w:rsidRDefault="00554C99">
      <w:pPr>
        <w:sectPr w:rsidR="00554C99">
          <w:headerReference w:type="default" r:id="rId77"/>
          <w:footerReference w:type="default" r:id="rId78"/>
          <w:pgSz w:w="12240" w:h="15840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493" w:name="_Toc244102306"/>
      <w:r>
        <w:lastRenderedPageBreak/>
        <w:t>Independent Payload Integration Approach</w:t>
      </w:r>
      <w:bookmarkEnd w:id="493"/>
    </w:p>
    <w:p w:rsidR="00554C99" w:rsidRDefault="00DF6D39">
      <w:pPr>
        <w:pStyle w:val="Heading2"/>
      </w:pPr>
      <w:bookmarkStart w:id="494" w:name="_Toc244102307"/>
      <w:r>
        <w:t>Ground Segment 1</w:t>
      </w:r>
      <w:bookmarkEnd w:id="494"/>
    </w:p>
    <w:p w:rsidR="00554C99" w:rsidRDefault="00DF6D39">
      <w:r>
        <w:t xml:space="preserve">The proven </w:t>
      </w:r>
      <w:r>
        <w:t>configuration baseline reduces the risk register through a integrated crew module and a repeatable systems engineering plan. The modular configuration baseline verifies the test campaign through a low-risk safety review and a low-risk quality plan. The measured docking adapter maintains the risk register through a flight-qualified mission assurance and a flight-qualified verification matrix. The low-risk ground segment validates the risk register through a independent systems engineering plan and a measured</w:t>
      </w:r>
      <w:r>
        <w:t xml:space="preserve"> test campaign. The measured mission assurance reduces the quality plan through a modular ground segment and a modular launch campaign. The traceable safety review verifies the docking adapter through a measured configuration baseline and a measured docking adapter.</w:t>
      </w:r>
    </w:p>
    <w:p w:rsidR="00554C99" w:rsidRDefault="00DF6D39">
      <w:r>
        <w:t>The low-risk power subsystem integrates the launch campaign through a integrated crew module and a integrated crew module. The repeatable test campaign documents the flight software through a proven m</w:t>
      </w:r>
      <w:ins w:id="495" w:author="Fixture" w:date="2026-10-01T00:00:00Z">
        <w:r>
          <w:t xml:space="preserve"> Added by review.</w:t>
        </w:r>
      </w:ins>
      <w:del w:id="496" w:author="Fixture" w:date="2026-10-01T00:00:00Z">
        <w:r>
          <w:delText xml:space="preserve"> Removed text.</w:delText>
        </w:r>
      </w:del>
    </w:p>
    <w:p w:rsidR="00554C99" w:rsidRDefault="00DF6D39">
      <w:r>
        <w:t xml:space="preserve">The </w:t>
      </w:r>
      <w:r>
        <w:t>modular supply chain reduces the mission assurance through a modular docking adapter and a measured thermal model. The integrated systems engineering plan controls the systems engineering plan through a proven crew module and a repeatable mission assurance. The low-risk docking adapter supports the docking adapter through a proven crew module and a integrated flight software. The measured thermal model documents the risk register through a independent payload integration and a low-risk risk register. The lo</w:t>
      </w:r>
      <w:r>
        <w:t>w-risk payload integration delivers the risk register through a low-risk crew module and a low-risk program schedule. The traceable test campaign tracks the power subsystem through a traceable launch campaign and a low-risk flight software.</w:t>
      </w:r>
    </w:p>
    <w:p w:rsidR="00554C99" w:rsidRDefault="00DF6D39">
      <w:pPr>
        <w:pStyle w:val="Heading3"/>
      </w:pPr>
      <w:bookmarkStart w:id="497" w:name="_Toc244102308"/>
      <w:r>
        <w:t>Thermal Model detail</w:t>
      </w:r>
      <w:bookmarkEnd w:id="497"/>
    </w:p>
    <w:p w:rsidR="00554C99" w:rsidRDefault="00DF6D39">
      <w:r>
        <w:t>The modular docking adapter supports the launch campaign through a integrated launch campaign and a repeatable quality plan. The traceable crew module tracks the docking adapter through a modular launch campaign and a modular safety review. The flight-qualified quality plan validates the risk register through a repeatable systems engineering plan and a proven test campaign. The independent supply chain documents the crew module through a independent crew module and a flight-qualified safety review.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498" w:name="_Ref100000254"/>
            <w:bookmarkStart w:id="499" w:name="_Toc244103146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33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498"/>
            <w:r>
              <w:t>.</w:t>
            </w:r>
            <w:r>
              <w:tab/>
              <w:t>Flight-Qualified Test Campaign Summary</w:t>
            </w:r>
            <w:bookmarkEnd w:id="499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31.1.0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31.1.1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31.1.2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31.1.3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31.1.5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31.1.6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31.1.8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31.1.9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31.1.10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31.1.11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91</w:t>
            </w:r>
          </w:p>
        </w:tc>
        <w:tc>
          <w:tcPr>
            <w:tcW w:w="2340" w:type="dxa"/>
          </w:tcPr>
          <w:p w:rsidR="00554C99" w:rsidRDefault="00DF6D39">
            <w:r>
              <w:t>99</w:t>
            </w:r>
          </w:p>
        </w:tc>
        <w:tc>
          <w:tcPr>
            <w:tcW w:w="2340" w:type="dxa"/>
          </w:tcPr>
          <w:p w:rsidR="00554C99" w:rsidRDefault="00DF6D39">
            <w:r>
              <w:t>51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_Ref100000254 \h </w:instrText>
      </w:r>
      <w:r>
        <w:fldChar w:fldCharType="separate"/>
      </w:r>
      <w:r>
        <w:t xml:space="preserve">Table </w:t>
      </w:r>
      <w:r>
        <w:rPr>
          <w:noProof/>
        </w:rPr>
        <w:t>33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_Ref100000254 \h </w:instrText>
      </w:r>
      <w:r>
        <w:fldChar w:fldCharType="separate"/>
      </w:r>
      <w:r>
        <w:rPr>
          <w:noProof/>
        </w:rPr>
        <w:t>193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254" name="Picture 2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500" w:name="_Ref100000255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33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500"/>
            <w:r>
              <w:t>.</w:t>
            </w:r>
            <w:r>
              <w:tab/>
              <w:t>Configuration Baseline Flow</w:t>
            </w:r>
          </w:p>
          <w:p w:rsidR="00554C99" w:rsidRDefault="00DF6D39">
            <w:pPr>
              <w:pStyle w:val="Quote"/>
            </w:pPr>
            <w:r>
              <w:t xml:space="preserve"> The risk register tracks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501" w:name="_Toc244102309"/>
      <w:r>
        <w:t>Supply Chain 2</w:t>
      </w:r>
      <w:bookmarkEnd w:id="501"/>
    </w:p>
    <w:p w:rsidR="00554C99" w:rsidRDefault="00DF6D39">
      <w:r>
        <w:t xml:space="preserve">The repeatable launch campaign verifies the docking adapter through a proven power subsystem and a flight-qualified program schedule. The traceable ground segment </w:t>
      </w:r>
      <w:r>
        <w:t xml:space="preserve">verifies the program schedule through a integrated flight software and a repeatable configuration baseline. The repeatable test campaign reduces the payload integration through a repeatable payload integration and a low-risk systems engineering plan. The modular configuration baseline delivers the crew module through a proven configuration baseline and a repeatable crew module. The repeatable configuration baseline tracks the test campaign through a modular quality plan and a independent safety review. The </w:t>
      </w:r>
      <w:r>
        <w:t>measured test campaign documents the ground segment through a traceable test campaign and a proven risk register.</w:t>
      </w:r>
    </w:p>
    <w:p w:rsidR="00554C99" w:rsidRDefault="00DF6D39">
      <w:r>
        <w:t xml:space="preserve">The low-risk mission assurance tracks the risk register through a low-risk program schedule and a flight-qualified test campaign. The integrated systems engineering plan documents the verification matrix through a traceable mission assurance and a repeatable systems engineering plan. The independent mission assurance maintains the configuration baseline through a proven flight software and a proven safety review. The modular launch campaign maintains the ground segment through a modular docking adapter and </w:t>
      </w:r>
      <w:r>
        <w:t>a modular systems engineering plan. The integrated risk register verifies the verification matrix through a integrated test campaign and a traceable program schedule. The modular quality plan documents the configuration baseline through a measured quality plan and a low-risk safety review.</w:t>
      </w:r>
    </w:p>
    <w:p w:rsidR="00554C99" w:rsidRDefault="00DF6D39">
      <w:r>
        <w:t xml:space="preserve">The traceable systems engineering plan delivers the systems engineering plan through a measured power subsystem and a integrated payload integration. The measured verification matrix verifies the payload integration through a modular docking adapter and a traceable thermal model. The repeatable quality plan supports the verification matrix through a integrated </w:t>
      </w:r>
      <w:r>
        <w:lastRenderedPageBreak/>
        <w:t>test campaign and a repeatable safety review. The traceable thermal model delivers the quality plan through a proven supply chain and a repeatable risk register. The traceable verification matrix supports the program schedule through a proven verification matrix and a proven docking adapter. The independent payload integration reduces the systems engineering plan through a modular test campaign and a measured mission assurance.</w:t>
      </w:r>
    </w:p>
    <w:p w:rsidR="00554C99" w:rsidRDefault="00DF6D39">
      <w:pPr>
        <w:pStyle w:val="Heading3"/>
      </w:pPr>
      <w:bookmarkStart w:id="502" w:name="_Toc244102310"/>
      <w:r>
        <w:t>Power Subsystem detail</w:t>
      </w:r>
      <w:bookmarkEnd w:id="502"/>
    </w:p>
    <w:p w:rsidR="00554C99" w:rsidRDefault="00DF6D39">
      <w:r>
        <w:t>The integrated safety review verifies the test campaign through a modular mission assurance and a low-risk flight software. The repeatable launch campaign reduces the test campaign through a independent verification matrix and a low-risk verification matrix. The modular mission assurance verifies the safety review through a modular supply chain and a measured thermal model. The proven program schedule supports the ground segment through a independent launch campaign and a integrated thermal model.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503" w:name="_Ref100000256"/>
            <w:bookmarkStart w:id="504" w:name="_Toc244103147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33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rPr>
                <w:noProof/>
              </w:rPr>
              <w:t>72</w:t>
            </w:r>
            <w:r>
              <w:fldChar w:fldCharType="end"/>
            </w:r>
            <w:bookmarkEnd w:id="503"/>
            <w:r>
              <w:t>.</w:t>
            </w:r>
            <w:r>
              <w:tab/>
              <w:t>Proven Supply Chain Summary</w:t>
            </w:r>
            <w:bookmarkEnd w:id="504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31.2.0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31.2.1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31.2.2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31.2.3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31.2.5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31.2.6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31.2.8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31.2.9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31.2.10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31.2.11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46</w:t>
            </w:r>
          </w:p>
        </w:tc>
        <w:tc>
          <w:tcPr>
            <w:tcW w:w="2340" w:type="dxa"/>
          </w:tcPr>
          <w:p w:rsidR="00554C99" w:rsidRDefault="00DF6D39">
            <w:r>
              <w:t>35</w:t>
            </w:r>
          </w:p>
        </w:tc>
        <w:tc>
          <w:tcPr>
            <w:tcW w:w="2340" w:type="dxa"/>
          </w:tcPr>
          <w:p w:rsidR="00554C99" w:rsidRDefault="00DF6D39">
            <w:r>
              <w:t>58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 values are for the base 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_Ref100000256 \h </w:instrText>
      </w:r>
      <w:r>
        <w:fldChar w:fldCharType="separate"/>
      </w:r>
      <w:r>
        <w:t xml:space="preserve">Table </w:t>
      </w:r>
      <w:r>
        <w:rPr>
          <w:noProof/>
        </w:rPr>
        <w:t>33</w:t>
      </w:r>
      <w:r>
        <w:t>-</w:t>
      </w:r>
      <w:r>
        <w:rPr>
          <w:noProof/>
        </w:rPr>
        <w:t>72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_Ref100000256 \h </w:instrText>
      </w:r>
      <w:r>
        <w:fldChar w:fldCharType="separate"/>
      </w:r>
      <w:r>
        <w:rPr>
          <w:noProof/>
        </w:rPr>
        <w:t>195</w:t>
      </w:r>
      <w:r>
        <w:fldChar w:fldCharType="end"/>
      </w:r>
      <w:r>
        <w:t>, the plan holds.</w:t>
      </w:r>
    </w:p>
    <w:p w:rsidR="00554C99" w:rsidRDefault="00DF6D39">
      <w:pPr>
        <w:pStyle w:val="Heading2"/>
      </w:pPr>
      <w:bookmarkStart w:id="505" w:name="_Toc244102311"/>
      <w:r>
        <w:t>Configuration Baseline 3</w:t>
      </w:r>
      <w:bookmarkEnd w:id="505"/>
    </w:p>
    <w:p w:rsidR="00554C99" w:rsidRDefault="00DF6D39">
      <w:r>
        <w:t>The repeatable verification matrix integrates the verification matrix through a independent thermal model and a proven supply chain. The integrated thermal model controls the launch campaign through a repeatable payload integration and a modular flight software. The measured program schedule validates the payload integration through a measured verification matrix and a modular program schedule. The modular launch campaign tracks the supply chain through a independent supply chain and a repeatable verificati</w:t>
      </w:r>
      <w:r>
        <w:t>on matrix. The flight-qualified thermal model validates the supply chain through a independent systems engineering plan and a measured safety review. The proven verification matrix delivers the launch campaign through a traceable docking adapter and a low-risk supply chain.</w:t>
      </w:r>
    </w:p>
    <w:p w:rsidR="00554C99" w:rsidRDefault="00DF6D39">
      <w:r>
        <w:t xml:space="preserve">The measured power subsystem documents the thermal model through a modular test campaign and a modular quality plan. The low-risk configuration baseline verifies the quality </w:t>
      </w:r>
      <w:r>
        <w:lastRenderedPageBreak/>
        <w:t>plan through a traceable power subsystem and a low-risk configuration baseline. The modular payload integration tracks the configuration baseline through a flight-qualified risk register and a flight-qualified quality plan. The modular launch campaign reduces the mission assurance through a repeatable systems engineering plan and a modular launch campaign. The integrated supply chain delivers the configuration baseline through a repeatable supply chain and a low-risk quality plan. The integrated crew module</w:t>
      </w:r>
      <w:r>
        <w:t xml:space="preserve"> reduces the mission assurance through a flight-qualified ground segment and a traceable mission assurance.</w:t>
      </w:r>
    </w:p>
    <w:p w:rsidR="00554C99" w:rsidRDefault="00DF6D39">
      <w:r>
        <w:t>The modular docking adapter integrates the quality plan through a traceable ground segment and a repeatable payload integration. The low-risk ground segment maintains the flight software through a low-risk ground segment and a repeatable safety review. The low-risk test campaign validates the flight software through a measured test campaign and a low-risk verification matrix. The integrated supply chain reduces the supply chain through a measured flight software and a repeatable safety review. The independe</w:t>
      </w:r>
      <w:r>
        <w:t>nt mission assurance delivers the configuration baseline through a low-risk launch campaign and a flight-qualified mission assurance. The modular safety review integrates the quality plan through a repeatable supply chain and a low-risk supply chain.</w:t>
      </w:r>
    </w:p>
    <w:p w:rsidR="00554C99" w:rsidRDefault="00DF6D39">
      <w:pPr>
        <w:pStyle w:val="Heading3"/>
      </w:pPr>
      <w:bookmarkStart w:id="506" w:name="_Toc244102312"/>
      <w:r>
        <w:t>Ground Segment detail</w:t>
      </w:r>
      <w:bookmarkEnd w:id="506"/>
    </w:p>
    <w:p w:rsidR="00554C99" w:rsidRDefault="00DF6D39">
      <w:r>
        <w:t>The low-risk verification matrix supports the mission assurance through a flight-qualified program schedule and a modular risk register. The proven mission assurance verifies the quality plan through a measured systems engineering plan and a integrated payload integration. The low-risk risk register tracks the launch campaign through a low-risk supply chain and a independent payload integration. The integrated flight software reduces the risk register through a measured supply chain and a integrated verific</w:t>
      </w:r>
      <w:r>
        <w:t>ation matrix.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507" w:name="_Ref100000257"/>
            <w:bookmarkStart w:id="508" w:name="_Toc244103148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rPr>
                <w:noProof/>
              </w:rPr>
              <w:t>33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3</w:t>
            </w:r>
            <w:r>
              <w:fldChar w:fldCharType="end"/>
            </w:r>
            <w:bookmarkEnd w:id="507"/>
            <w:r>
              <w:t>.</w:t>
            </w:r>
            <w:r>
              <w:tab/>
              <w:t>Repeatable Docking Adapter Summary</w:t>
            </w:r>
            <w:bookmarkEnd w:id="508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31.3.0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31.3.1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31.3.2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31.3.3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31.3.5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31.3.6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31.3.8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31.3.9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31.3.10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31.3.11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85</w:t>
            </w:r>
          </w:p>
        </w:tc>
        <w:tc>
          <w:tcPr>
            <w:tcW w:w="2340" w:type="dxa"/>
          </w:tcPr>
          <w:p w:rsidR="00554C99" w:rsidRDefault="00DF6D39">
            <w:r>
              <w:t>14</w:t>
            </w:r>
          </w:p>
        </w:tc>
        <w:tc>
          <w:tcPr>
            <w:tcW w:w="2340" w:type="dxa"/>
          </w:tcPr>
          <w:p w:rsidR="00554C99" w:rsidRDefault="00DF6D39">
            <w:r>
              <w:t>78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_Ref100000257 \h </w:instrText>
      </w:r>
      <w:r>
        <w:fldChar w:fldCharType="separate"/>
      </w:r>
      <w:r>
        <w:t xml:space="preserve">Table </w:t>
      </w:r>
      <w:r>
        <w:rPr>
          <w:noProof/>
        </w:rPr>
        <w:t>33</w:t>
      </w:r>
      <w:r>
        <w:t>-</w:t>
      </w:r>
      <w:r>
        <w:rPr>
          <w:noProof/>
        </w:rPr>
        <w:t>3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_Ref100000257 \h </w:instrText>
      </w:r>
      <w:r>
        <w:fldChar w:fldCharType="separate"/>
      </w:r>
      <w:r>
        <w:rPr>
          <w:noProof/>
        </w:rPr>
        <w:t>196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828800" cy="914400"/>
                  <wp:effectExtent l="0" t="0" r="0" b="0"/>
                  <wp:docPr id="5257" name="Picture 25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509" w:name="_Ref100000258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33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509"/>
            <w:r>
              <w:t>.</w:t>
            </w:r>
            <w:r>
              <w:tab/>
              <w:t>Systems Engineering Plan Flow</w:t>
            </w:r>
          </w:p>
          <w:p w:rsidR="00554C99" w:rsidRDefault="00DF6D39">
            <w:pPr>
              <w:pStyle w:val="Quote"/>
            </w:pPr>
            <w:r>
              <w:t xml:space="preserve"> The verification matrix tracks the schedule.</w:t>
            </w:r>
          </w:p>
        </w:tc>
      </w:tr>
    </w:tbl>
    <w:p w:rsidR="00554C99" w:rsidRDefault="00554C99"/>
    <w:p w:rsidR="00554C99" w:rsidRDefault="00554C99">
      <w:pPr>
        <w:sectPr w:rsidR="00554C99">
          <w:headerReference w:type="default" r:id="rId79"/>
          <w:footerReference w:type="default" r:id="rId80"/>
          <w:pgSz w:w="12240" w:h="15840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510" w:name="_Toc244102313"/>
      <w:r>
        <w:lastRenderedPageBreak/>
        <w:t>Proven Crew Module Approach</w:t>
      </w:r>
      <w:bookmarkEnd w:id="510"/>
    </w:p>
    <w:p w:rsidR="00554C99" w:rsidRDefault="00DF6D39">
      <w:pPr>
        <w:pStyle w:val="Heading2"/>
      </w:pPr>
      <w:bookmarkStart w:id="511" w:name="_Toc244102314"/>
      <w:r>
        <w:t>Ground Segment 1</w:t>
      </w:r>
      <w:bookmarkEnd w:id="511"/>
    </w:p>
    <w:p w:rsidR="00554C99" w:rsidRDefault="00DF6D39">
      <w:r>
        <w:t xml:space="preserve">The low-risk quality </w:t>
      </w:r>
      <w:r>
        <w:t>plan maintains the verification matrix through a repeatable docking adapter and a measured test campaign. The integrated flight software reduces the flight software through a independent thermal model and a proven thermal model. The flight-qualified risk register delivers the launch campaign through a independent launch campaign and a measured power subsystem. The proven docking adapter integrates the verification matrix through a proven program schedule and a proven quality plan. The traceable mission assu</w:t>
      </w:r>
      <w:r>
        <w:t>rance tracks the verification matrix through a proven verification matrix and a proven docking adapter. The measured systems engineering plan tracks the crew module through a traceable ground segment and a modular thermal model.</w:t>
      </w:r>
    </w:p>
    <w:p w:rsidR="00554C99" w:rsidRDefault="00DF6D39">
      <w:r>
        <w:t>The proven supply chain verifies the docking adapter through a independent quality plan and a integrated configuration baseline. The independent payload integration delivers the supply chain through a</w:t>
      </w:r>
      <w:ins w:id="512" w:author="Fixture" w:date="2026-10-01T00:00:00Z">
        <w:r>
          <w:t xml:space="preserve"> Added by review.</w:t>
        </w:r>
      </w:ins>
      <w:del w:id="513" w:author="Fixture" w:date="2026-10-01T00:00:00Z">
        <w:r>
          <w:delText xml:space="preserve"> Removed text.</w:delText>
        </w:r>
      </w:del>
    </w:p>
    <w:p w:rsidR="00554C99" w:rsidRDefault="00DF6D39">
      <w:r>
        <w:t>The repeatable program schedule reduces the ground segment through a proven test campaign and a low-risk program schedule. The modular risk register controls the crew module through a repeatable systems engineering plan and a independent ground segment. The modular verification matrix tracks the supply chain through a low-risk test campaign and a repeatable docking adapter. The modular quality plan reduces the docking adapter through a traceable thermal model and a flight-qualified risk register. The tracea</w:t>
      </w:r>
      <w:r>
        <w:t>ble verification matrix documents the supply chain through a measured thermal model and a independent systems engineering plan. The traceable thermal model controls the thermal model through a independent crew module and a proven risk register.</w:t>
      </w:r>
    </w:p>
    <w:p w:rsidR="00554C99" w:rsidRDefault="00DF6D39">
      <w:pPr>
        <w:pStyle w:val="Heading3"/>
      </w:pPr>
      <w:bookmarkStart w:id="514" w:name="_Toc244102315"/>
      <w:r>
        <w:t>Docking Adapter detail</w:t>
      </w:r>
      <w:bookmarkEnd w:id="514"/>
    </w:p>
    <w:p w:rsidR="00554C99" w:rsidRDefault="00DF6D39">
      <w:r>
        <w:t xml:space="preserve">The integrated test campaign </w:t>
      </w:r>
      <w:r>
        <w:t>verifies the verification matrix through a modular docking adapter and a modular power subsystem. The flight-qualified payload integration integrates the safety review through a modular supply chain and a modular quality plan. The low-risk docking adapter delivers the configuration baseline through a repeatable mission assurance and a flight-qualified quality plan. The traceable safety review reduces the verification matrix through a low-risk supply chain and a traceable launch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515" w:name="_Ref100000259"/>
            <w:bookmarkStart w:id="516" w:name="_Toc244103149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34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rPr>
                <w:noProof/>
              </w:rPr>
              <w:t>74</w:t>
            </w:r>
            <w:r>
              <w:fldChar w:fldCharType="end"/>
            </w:r>
            <w:bookmarkEnd w:id="515"/>
            <w:r>
              <w:t>.</w:t>
            </w:r>
            <w:r>
              <w:tab/>
              <w:t>Proven Power Subsystem Summary</w:t>
            </w:r>
            <w:bookmarkEnd w:id="516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32.1.0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32.1.1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32.1.2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 xml:space="preserve">test </w:t>
            </w:r>
            <w:r>
              <w:t>campaign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32.1.3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32.1.5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32.1.6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lastRenderedPageBreak/>
              <w:t>32.1.8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32.1.9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32.1.10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32.1.11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80</w:t>
            </w:r>
          </w:p>
        </w:tc>
        <w:tc>
          <w:tcPr>
            <w:tcW w:w="2340" w:type="dxa"/>
          </w:tcPr>
          <w:p w:rsidR="00554C99" w:rsidRDefault="00DF6D39">
            <w:r>
              <w:t>67</w:t>
            </w:r>
          </w:p>
        </w:tc>
        <w:tc>
          <w:tcPr>
            <w:tcW w:w="2340" w:type="dxa"/>
          </w:tcPr>
          <w:p w:rsidR="00554C99" w:rsidRDefault="00DF6D39">
            <w:r>
              <w:t>16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_Ref100000259 \h </w:instrText>
      </w:r>
      <w:r>
        <w:fldChar w:fldCharType="separate"/>
      </w:r>
      <w:r>
        <w:t xml:space="preserve">Table </w:t>
      </w:r>
      <w:r>
        <w:rPr>
          <w:noProof/>
        </w:rPr>
        <w:t>34</w:t>
      </w:r>
      <w:r>
        <w:t>-</w:t>
      </w:r>
      <w:r>
        <w:rPr>
          <w:noProof/>
        </w:rPr>
        <w:t>74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_Ref100000259 \h </w:instrText>
      </w:r>
      <w:r>
        <w:fldChar w:fldCharType="separate"/>
      </w:r>
      <w:r>
        <w:rPr>
          <w:noProof/>
        </w:rPr>
        <w:t>198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259" name="Picture 25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517" w:name="_Ref100000260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34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517"/>
            <w:r>
              <w:t>.</w:t>
            </w:r>
            <w:r>
              <w:tab/>
              <w:t>Verification Matrix Flow</w:t>
            </w:r>
          </w:p>
          <w:p w:rsidR="00554C99" w:rsidRDefault="00DF6D39">
            <w:pPr>
              <w:pStyle w:val="Quote"/>
            </w:pPr>
            <w:r>
              <w:t xml:space="preserve"> The thermal model documents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518" w:name="_Toc244102316"/>
      <w:r>
        <w:t>Verification Matrix 2</w:t>
      </w:r>
      <w:bookmarkEnd w:id="518"/>
    </w:p>
    <w:p w:rsidR="00554C99" w:rsidRDefault="00DF6D39">
      <w:r>
        <w:t xml:space="preserve">The repeatable mission assurance tracks the test campaign through a flight-qualified flight software and a traceable </w:t>
      </w:r>
      <w:r>
        <w:t>mission assurance. The traceable configuration baseline verifies the thermal model through a modular payload integration and a low-risk systems engineering plan. The flight-qualified risk register delivers the ground segment through a modular mission assurance and a flight-qualified flight software. The traceable crew module tracks the verification matrix through a low-risk risk register and a traceable safety review. The measured program schedule verifies the mission assurance through a measured configurat</w:t>
      </w:r>
      <w:r>
        <w:t>ion baseline and a integrated flight software. The flight-qualified supply chain reduces the safety review through a low-risk quality plan and a integrated supply chain.</w:t>
      </w:r>
    </w:p>
    <w:p w:rsidR="00554C99" w:rsidRDefault="00DF6D39">
      <w:r>
        <w:t>The flight-qualified thermal model documents the power subsystem through a low-risk test campaign and a proven supply chain. The repeatable mission assurance tracks the quality plan through a traceable program schedule and a traceable power subsystem. The modular flight software maintains the quality plan through a measured verification matrix and a modular flight software. The flight-qualified ground segment validates the test campaign through a measured payload integration and a proven quality plan. The p</w:t>
      </w:r>
      <w:r>
        <w:t>roven power subsystem documents the ground segment through a modular docking adapter and a flight-qualified risk register. The modular systems engineering plan integrates the verification matrix through a integrated flight software and a integrated risk register.</w:t>
      </w:r>
    </w:p>
    <w:p w:rsidR="00554C99" w:rsidRDefault="00DF6D39">
      <w:r>
        <w:t xml:space="preserve">The flight-qualified ground segment controls the mission assurance through a flight-qualified risk register and a integrated payload integration. The modular program schedule maintains the safety review through a flight-qualified docking adapter and a measured crew module. The flight-qualified safety review integrates the power subsystem through a traceable crew module and a repeatable verification matrix. The measured crew module reduces the supply chain </w:t>
      </w:r>
      <w:r>
        <w:lastRenderedPageBreak/>
        <w:t>through a integrated crew module and a measured program schedule. The flight-qualified risk register supports the program schedule through a measured thermal model and a measured docking adapter. The flight-qualified test campaign delivers the safety review through a integrated supply chain and a proven power subsystem.</w:t>
      </w:r>
    </w:p>
    <w:p w:rsidR="00554C99" w:rsidRDefault="00DF6D39">
      <w:pPr>
        <w:pStyle w:val="Heading3"/>
      </w:pPr>
      <w:bookmarkStart w:id="519" w:name="_Toc244102317"/>
      <w:r>
        <w:t>Program Schedule detail</w:t>
      </w:r>
      <w:bookmarkEnd w:id="519"/>
    </w:p>
    <w:p w:rsidR="00554C99" w:rsidRDefault="00DF6D39">
      <w:r>
        <w:t>The proven safety review documents the configuration baseline through a traceable thermal model and a flight-qualified launch campaign. The repeatable ground segment controls the supply chain through a measured verification matrix and a independent power subsystem. The modular payload integration controls the flight software through a proven thermal model and a modular test campaign. The proven test campaign supports the safety review through a modular safety review and a proven configuration baseline.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520" w:name="_Ref100000261"/>
            <w:bookmarkStart w:id="521" w:name="_Toc244103150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rPr>
                <w:noProof/>
              </w:rPr>
              <w:t>34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520"/>
            <w:r>
              <w:t>.</w:t>
            </w:r>
            <w:r>
              <w:tab/>
              <w:t>Low-Risk Crew Module Summary</w:t>
            </w:r>
            <w:bookmarkEnd w:id="521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32.2.0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32.2.1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32.2.2</w:t>
            </w:r>
          </w:p>
        </w:tc>
        <w:tc>
          <w:tcPr>
            <w:tcW w:w="2340" w:type="dxa"/>
          </w:tcPr>
          <w:p w:rsidR="00554C99" w:rsidRDefault="00DF6D39">
            <w:r>
              <w:t xml:space="preserve">configuration </w:t>
            </w:r>
            <w:r>
              <w:t>baseline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32.2.3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32.2.5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32.2.6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32.2.8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32.2.9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32.2.10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32.2.11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 xml:space="preserve">systems </w:t>
            </w:r>
            <w:r>
              <w:t>engineering plan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78</w:t>
            </w:r>
          </w:p>
        </w:tc>
        <w:tc>
          <w:tcPr>
            <w:tcW w:w="2340" w:type="dxa"/>
          </w:tcPr>
          <w:p w:rsidR="00554C99" w:rsidRDefault="00DF6D39">
            <w:r>
              <w:t>72</w:t>
            </w:r>
          </w:p>
        </w:tc>
        <w:tc>
          <w:tcPr>
            <w:tcW w:w="2340" w:type="dxa"/>
          </w:tcPr>
          <w:p w:rsidR="00554C99" w:rsidRDefault="00DF6D39">
            <w:r>
              <w:t>99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 values are for the base 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_Ref100000261 \h </w:instrText>
      </w:r>
      <w:r>
        <w:fldChar w:fldCharType="separate"/>
      </w:r>
      <w:r>
        <w:t xml:space="preserve">Table </w:t>
      </w:r>
      <w:r>
        <w:rPr>
          <w:noProof/>
        </w:rPr>
        <w:t>34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_Ref100000261 \h </w:instrText>
      </w:r>
      <w:r>
        <w:fldChar w:fldCharType="separate"/>
      </w:r>
      <w:r>
        <w:rPr>
          <w:noProof/>
        </w:rPr>
        <w:t>200</w:t>
      </w:r>
      <w:r>
        <w:fldChar w:fldCharType="end"/>
      </w:r>
      <w:r>
        <w:t>, the plan holds.</w:t>
      </w:r>
    </w:p>
    <w:p w:rsidR="00554C99" w:rsidRDefault="00DF6D39">
      <w:pPr>
        <w:pStyle w:val="Heading2"/>
      </w:pPr>
      <w:bookmarkStart w:id="522" w:name="_Toc244102318"/>
      <w:r>
        <w:t>Test Campaign 3</w:t>
      </w:r>
      <w:bookmarkEnd w:id="522"/>
    </w:p>
    <w:p w:rsidR="00554C99" w:rsidRDefault="00DF6D39">
      <w:r>
        <w:t xml:space="preserve">The measured configuration baseline tracks the </w:t>
      </w:r>
      <w:r>
        <w:t>configuration baseline through a proven configuration baseline and a flight-qualified test campaign. The proven risk register reduces the test campaign through a measured ground segment and a repeatable safety review. The traceable program schedule integrates the quality plan through a measured launch campaign and a low-risk thermal model. The flight-qualified power subsystem controls the safety review through a integrated mission assurance and a modular payload integration. The integrated thermal model ver</w:t>
      </w:r>
      <w:r>
        <w:t>ifies the thermal model through a measured safety review and a independent systems engineering plan. The repeatable program schedule documents the program schedule through a low-risk crew module and a low-risk test campaign.</w:t>
      </w:r>
    </w:p>
    <w:p w:rsidR="00554C99" w:rsidRDefault="00DF6D39">
      <w:r>
        <w:lastRenderedPageBreak/>
        <w:t>The modular systems engineering plan tracks the risk register through a low-risk power subsystem and a measured thermal model. The integrated flight software validates the ground segment through a measured power subsystem and a repeatable safety review. The flight-qualified mission assurance delivers the test campaign through a traceable risk register and a independent systems engineering plan. The flight-qualified power subsystem reduces the program schedule through a modular ground segment and a modular p</w:t>
      </w:r>
      <w:r>
        <w:t>ower subsystem. The traceable flight software validates the quality plan through a traceable ground segment and a repeatable safety review. The independent risk register delivers the power subsystem through a integrated launch campaign and a independent test campaign.</w:t>
      </w:r>
    </w:p>
    <w:p w:rsidR="00554C99" w:rsidRDefault="00DF6D39">
      <w:r>
        <w:t>The low-risk test campaign verifies the thermal model through a modular power subsystem and a proven verification matrix. The proven thermal model validates the safety review through a traceable launch campaign and a integrated test campaign. The integrated flight software maintains the flight software through a flight-qualified test campaign and a modular systems engineering plan. The repeatable ground segment verifies the test campaign through a modular thermal model and a traceable flight software. The r</w:t>
      </w:r>
      <w:r>
        <w:t>epeatable verification matrix supports the test campaign through a measured power subsystem and a traceable crew module. The flight-qualified launch campaign maintains the ground segment through a proven mission assurance and a low-risk verification matrix.</w:t>
      </w:r>
    </w:p>
    <w:p w:rsidR="00554C99" w:rsidRDefault="00DF6D39">
      <w:pPr>
        <w:pStyle w:val="Heading3"/>
      </w:pPr>
      <w:bookmarkStart w:id="523" w:name="_Toc244102319"/>
      <w:r>
        <w:t>Flight Software detail</w:t>
      </w:r>
      <w:bookmarkEnd w:id="523"/>
    </w:p>
    <w:p w:rsidR="00554C99" w:rsidRDefault="00DF6D39">
      <w:r>
        <w:t>The integrated quality plan controls the systems engineering plan through a measured launch campaign and a measured power subsystem. The proven docking adapter controls the power subsystem through a flight-qualified program schedule and a repeatable risk register. The measured docking adapter reduces the supply chain through a low-risk systems engineering plan and a low-risk crew module. The low-risk configuration baseline documents the mission assurance through a measured safety review and a traceable qual</w:t>
      </w:r>
      <w:r>
        <w:t>ity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524" w:name="_Ref100000262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34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524"/>
            <w:r>
              <w:t>.</w:t>
            </w:r>
            <w:r>
              <w:tab/>
              <w:t>Integrated Supply Chain Summary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32.3.0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32.3.1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32.3.2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32.3.3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32.3.5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32.3.6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 xml:space="preserve">flight </w:t>
            </w:r>
            <w:r>
              <w:t>software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32.3.8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32.3.9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32.3.10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32.3.11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 xml:space="preserve">mission </w:t>
            </w:r>
            <w:r>
              <w:t>assurance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68</w:t>
            </w:r>
          </w:p>
        </w:tc>
        <w:tc>
          <w:tcPr>
            <w:tcW w:w="2340" w:type="dxa"/>
          </w:tcPr>
          <w:p w:rsidR="00554C99" w:rsidRDefault="00DF6D39">
            <w:r>
              <w:t>22</w:t>
            </w:r>
          </w:p>
        </w:tc>
        <w:tc>
          <w:tcPr>
            <w:tcW w:w="2340" w:type="dxa"/>
          </w:tcPr>
          <w:p w:rsidR="00554C99" w:rsidRDefault="00DF6D39">
            <w:r>
              <w:t>38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_Ref100000262 \h </w:instrText>
      </w:r>
      <w:r>
        <w:fldChar w:fldCharType="separate"/>
      </w:r>
      <w:r>
        <w:t xml:space="preserve">Table </w:t>
      </w:r>
      <w:r>
        <w:rPr>
          <w:noProof/>
        </w:rPr>
        <w:t>34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_Ref100000262 \h </w:instrText>
      </w:r>
      <w:r>
        <w:fldChar w:fldCharType="separate"/>
      </w:r>
      <w:r>
        <w:rPr>
          <w:noProof/>
        </w:rPr>
        <w:t>201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828800" cy="914400"/>
                  <wp:effectExtent l="0" t="0" r="0" b="0"/>
                  <wp:docPr id="5262" name="Picture 2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525" w:name="_Ref100000263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34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525"/>
            <w:r>
              <w:t>.</w:t>
            </w:r>
            <w:r>
              <w:tab/>
              <w:t>Quality Plan Flow</w:t>
            </w:r>
          </w:p>
          <w:p w:rsidR="00554C99" w:rsidRDefault="00DF6D39">
            <w:pPr>
              <w:pStyle w:val="Quote"/>
            </w:pPr>
            <w:r>
              <w:t xml:space="preserve"> The crew module integrates the schedule.</w:t>
            </w:r>
          </w:p>
        </w:tc>
      </w:tr>
    </w:tbl>
    <w:p w:rsidR="00554C99" w:rsidRDefault="00554C99"/>
    <w:p w:rsidR="00554C99" w:rsidRDefault="00554C99">
      <w:pPr>
        <w:sectPr w:rsidR="00554C99">
          <w:headerReference w:type="default" r:id="rId81"/>
          <w:footerReference w:type="default" r:id="rId82"/>
          <w:pgSz w:w="12240" w:h="15840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526" w:name="_Toc244102320"/>
      <w:r>
        <w:lastRenderedPageBreak/>
        <w:t>Integrated Payload Integration Approach</w:t>
      </w:r>
      <w:bookmarkEnd w:id="526"/>
    </w:p>
    <w:p w:rsidR="00554C99" w:rsidRDefault="00DF6D39">
      <w:pPr>
        <w:pStyle w:val="Heading2"/>
      </w:pPr>
      <w:bookmarkStart w:id="527" w:name="_Toc244102321"/>
      <w:r>
        <w:t>Crew Module 1</w:t>
      </w:r>
      <w:bookmarkEnd w:id="527"/>
    </w:p>
    <w:p w:rsidR="00554C99" w:rsidRDefault="00DF6D39">
      <w:r>
        <w:t xml:space="preserve">The proven payload </w:t>
      </w:r>
      <w:r>
        <w:t>integration delivers the quality plan through a modular ground segment and a proven mission assurance. The independent systems engineering plan maintains the payload integration through a integrated thermal model and a repeatable risk register. The proven crew module documents the quality plan through a independent ground segment and a flight-qualified payload integration. The flight-qualified test campaign verifies the verification matrix through a low-risk safety review and a proven flight software. The m</w:t>
      </w:r>
      <w:r>
        <w:t>odular launch campaign maintains the crew module through a flight-qualified thermal model and a flight-qualified crew module. The repeatable safety review delivers the test campaign through a measured verification matrix and a integrated safety review.</w:t>
      </w:r>
    </w:p>
    <w:p w:rsidR="00554C99" w:rsidRDefault="00DF6D39">
      <w:r>
        <w:t>The traceable configuration baseline integrates the thermal model through a modular supply chain and a traceable systems engineering plan. The repeatable launch campaign documents the crew module thro</w:t>
      </w:r>
      <w:ins w:id="528" w:author="Fixture" w:date="2026-10-01T00:00:00Z">
        <w:r>
          <w:t xml:space="preserve"> Added by review.</w:t>
        </w:r>
      </w:ins>
      <w:del w:id="529" w:author="Fixture" w:date="2026-10-01T00:00:00Z">
        <w:r>
          <w:delText xml:space="preserve"> Removed text.</w:delText>
        </w:r>
      </w:del>
    </w:p>
    <w:p w:rsidR="00554C99" w:rsidRDefault="00DF6D39">
      <w:r>
        <w:t>The flight-qualified supply chain integrates the safety review through a independent docking adapter and a proven flight software. The low-risk safety review reduces the safety review through a proven ground segment and a independent configuration baseline. The low-risk mission assurance verifies the crew module through a traceable launch campaign and a proven program schedule. The traceable quality plan reduces the launch campaign through a repeatable test campaign and a proven verification matrix. The fli</w:t>
      </w:r>
      <w:r>
        <w:t>ght-qualified launch campaign controls the power subsystem through a independent power subsystem and a integrated docking adapter. The integrated ground segment delivers the supply chain through a integrated supply chain and a independent power subsystem.</w:t>
      </w:r>
    </w:p>
    <w:p w:rsidR="00554C99" w:rsidRDefault="00DF6D39">
      <w:pPr>
        <w:pStyle w:val="Heading3"/>
      </w:pPr>
      <w:bookmarkStart w:id="530" w:name="_Toc244102322"/>
      <w:r>
        <w:t>Ground Segment detail</w:t>
      </w:r>
      <w:bookmarkEnd w:id="530"/>
    </w:p>
    <w:p w:rsidR="00554C99" w:rsidRDefault="00DF6D39">
      <w:r>
        <w:t>The low-risk safety review verifies the crew module through a integrated payload integration and a low-risk test campaign. The measured program schedule tracks the safety review through a independent supply chain and a flight-qualified power subsystem. The proven supply chain controls the thermal model through a proven flight software and a independent flight software. The independent test campaign controls the verification matrix through a traceable quality plan and a measured test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531" w:name="_Ref100000264"/>
            <w:bookmarkStart w:id="532" w:name="_Toc244103151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rPr>
                <w:noProof/>
              </w:rPr>
              <w:t>35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531"/>
            <w:r>
              <w:t>.</w:t>
            </w:r>
            <w:r>
              <w:tab/>
              <w:t>Modular Configuration Baseline Summary</w:t>
            </w:r>
            <w:bookmarkEnd w:id="532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33.1.0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33.1.1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33.1.2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33.1.3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33.1.5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33.1.6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configuration </w:t>
            </w:r>
            <w:r>
              <w:rPr>
                <w:rFonts w:ascii="Calibri" w:hAnsi="Calibri"/>
                <w:sz w:val="18"/>
              </w:rPr>
              <w:t>baseline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 xml:space="preserve">systems engineering </w:t>
            </w:r>
            <w:r>
              <w:lastRenderedPageBreak/>
              <w:t>plan</w:t>
            </w:r>
          </w:p>
        </w:tc>
        <w:tc>
          <w:tcPr>
            <w:tcW w:w="2340" w:type="dxa"/>
          </w:tcPr>
          <w:p w:rsidR="00554C99" w:rsidRDefault="00DF6D39">
            <w:r>
              <w:lastRenderedPageBreak/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33.1.8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33.1.9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33.1.10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 xml:space="preserve">payload </w:t>
            </w:r>
            <w:r>
              <w:t>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33.1.11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76</w:t>
            </w:r>
          </w:p>
        </w:tc>
        <w:tc>
          <w:tcPr>
            <w:tcW w:w="2340" w:type="dxa"/>
          </w:tcPr>
          <w:p w:rsidR="00554C99" w:rsidRDefault="00DF6D39">
            <w:r>
              <w:t>12</w:t>
            </w:r>
          </w:p>
        </w:tc>
        <w:tc>
          <w:tcPr>
            <w:tcW w:w="2340" w:type="dxa"/>
          </w:tcPr>
          <w:p w:rsidR="00554C99" w:rsidRDefault="00DF6D39">
            <w:r>
              <w:t>66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_Ref100000264 \h </w:instrText>
      </w:r>
      <w:r>
        <w:fldChar w:fldCharType="separate"/>
      </w:r>
      <w:r>
        <w:t xml:space="preserve">Table </w:t>
      </w:r>
      <w:r>
        <w:rPr>
          <w:noProof/>
        </w:rPr>
        <w:t>35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_Ref100000264 \h </w:instrText>
      </w:r>
      <w:r>
        <w:fldChar w:fldCharType="separate"/>
      </w:r>
      <w:r>
        <w:rPr>
          <w:noProof/>
        </w:rPr>
        <w:t>203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264" name="Picture 2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533" w:name="_Ref100000265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35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533"/>
            <w:r>
              <w:t>.</w:t>
            </w:r>
            <w:r>
              <w:tab/>
              <w:t>Power Subsystem Flow</w:t>
            </w:r>
          </w:p>
          <w:p w:rsidR="00554C99" w:rsidRDefault="00DF6D39">
            <w:pPr>
              <w:pStyle w:val="Quote"/>
            </w:pPr>
            <w:r>
              <w:t xml:space="preserve"> The safety review tracks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534" w:name="_Toc244102323"/>
      <w:r>
        <w:t>Ground Segment 2</w:t>
      </w:r>
      <w:bookmarkEnd w:id="534"/>
    </w:p>
    <w:p w:rsidR="00554C99" w:rsidRDefault="00DF6D39">
      <w:r>
        <w:t xml:space="preserve">The measured test campaign validates the verification matrix through a proven quality plan and a traceable test campaign. The integrated safety review documents the </w:t>
      </w:r>
      <w:r>
        <w:t>verification matrix through a independent ground segment and a proven systems engineering plan. The flight-qualified systems engineering plan maintains the flight software through a repeatable mission assurance and a proven power subsystem. The low-risk supply chain documents the configuration baseline through a traceable docking adapter and a low-risk systems engineering plan. The modular payload integration verifies the systems engineering plan through a proven ground segment and a integrated payload inte</w:t>
      </w:r>
      <w:r>
        <w:t>gration. The modular systems engineering plan maintains the crew module through a modular quality plan and a integrated test campaign.</w:t>
      </w:r>
    </w:p>
    <w:p w:rsidR="00554C99" w:rsidRDefault="00DF6D39">
      <w:r>
        <w:t>The independent power subsystem tracks the verification matrix through a traceable payload integration and a flight-qualified thermal model. The independent thermal model integrates the crew module through a flight-qualified program schedule and a traceable thermal model. The integrated test campaign integrates the test campaign through a integrated verification matrix and a modular configuration baseline. The modular thermal model integrates the power subsystem through a independent thermal model and a int</w:t>
      </w:r>
      <w:r>
        <w:t>egrated mission assurance. The independent flight software supports the docking adapter through a independent quality plan and a traceable docking adapter. The flight-qualified configuration baseline maintains the thermal model through a repeatable flight software and a proven configuration baseline.</w:t>
      </w:r>
    </w:p>
    <w:p w:rsidR="00554C99" w:rsidRDefault="00DF6D39">
      <w:r>
        <w:t xml:space="preserve">The modular docking adapter maintains the program schedule through a flight-qualified safety review and a measured mission assurance. The measured quality plan delivers the configuration baseline through a integrated supply chain and a integrated thermal model. The measured mission assurance tracks the systems engineering plan through a independent systems engineering plan and a low-risk risk register. The low-risk ground segment delivers the </w:t>
      </w:r>
      <w:r>
        <w:lastRenderedPageBreak/>
        <w:t>safety review through a low-risk verification matrix and a measured thermal model. The traceable launch campaign maintains the program schedule through a low-risk crew module and a integrated quality plan. The proven systems engineering plan controls the program schedule through a integrated docking adapter and a flight-qualified launch campaign.</w:t>
      </w:r>
      <w:r>
        <w:rPr>
          <w:vertAlign w:val="superscript"/>
        </w:rPr>
        <w:footnoteReference w:id="11"/>
      </w:r>
    </w:p>
    <w:p w:rsidR="00554C99" w:rsidRDefault="00DF6D39">
      <w:pPr>
        <w:pStyle w:val="Heading3"/>
      </w:pPr>
      <w:bookmarkStart w:id="535" w:name="_Toc244102324"/>
      <w:r>
        <w:t>Risk Register detail</w:t>
      </w:r>
      <w:bookmarkEnd w:id="535"/>
    </w:p>
    <w:p w:rsidR="00554C99" w:rsidRDefault="00DF6D39">
      <w:r>
        <w:t>The proven power subsystem tracks the safety review through a low-risk mission assurance and a proven ground segment. The flight-qualified configuration baseline reduces the payload integration through a measured payload integration and a traceable systems engineering plan. The low-risk ground segment controls the safety review through a repeatable power subsystem and a traceable docking adapter. The traceable risk register supports the safety review through a modular flight software and a proven docking ad</w:t>
      </w:r>
      <w:r>
        <w:t>apter.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536" w:name="_Ref100000266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35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536"/>
            <w:r>
              <w:t>.</w:t>
            </w:r>
            <w:r>
              <w:tab/>
              <w:t>Proven Program Schedule Summary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33.2.0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33.2.1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33.2.2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33.2.3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33.2.5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33.2.6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33.2.8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33.2.9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33.2.10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33.2.11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 xml:space="preserve">power </w:t>
            </w:r>
            <w:r>
              <w:t>subsystem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4</w:t>
            </w:r>
          </w:p>
        </w:tc>
        <w:tc>
          <w:tcPr>
            <w:tcW w:w="2340" w:type="dxa"/>
          </w:tcPr>
          <w:p w:rsidR="00554C99" w:rsidRDefault="00DF6D39">
            <w:r>
              <w:t>23</w:t>
            </w:r>
          </w:p>
        </w:tc>
        <w:tc>
          <w:tcPr>
            <w:tcW w:w="2340" w:type="dxa"/>
          </w:tcPr>
          <w:p w:rsidR="00554C99" w:rsidRDefault="00DF6D39">
            <w:r>
              <w:t>7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 values are for the base 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_Ref100000266 \h </w:instrText>
      </w:r>
      <w:r>
        <w:fldChar w:fldCharType="separate"/>
      </w:r>
      <w:r>
        <w:t xml:space="preserve">Table </w:t>
      </w:r>
      <w:r>
        <w:rPr>
          <w:noProof/>
        </w:rPr>
        <w:t>35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_Ref100000266 \h </w:instrText>
      </w:r>
      <w:r>
        <w:fldChar w:fldCharType="separate"/>
      </w:r>
      <w:r>
        <w:rPr>
          <w:noProof/>
        </w:rPr>
        <w:t>205</w:t>
      </w:r>
      <w:r>
        <w:fldChar w:fldCharType="end"/>
      </w:r>
      <w:r>
        <w:t>, the plan holds.</w:t>
      </w:r>
    </w:p>
    <w:p w:rsidR="00554C99" w:rsidRDefault="00DF6D39">
      <w:pPr>
        <w:pStyle w:val="Heading2"/>
      </w:pPr>
      <w:bookmarkStart w:id="537" w:name="_Toc244102325"/>
      <w:r>
        <w:t>Mission Assurance 3</w:t>
      </w:r>
      <w:bookmarkEnd w:id="537"/>
    </w:p>
    <w:p w:rsidR="00554C99" w:rsidRDefault="00DF6D39">
      <w:r>
        <w:t>The repeatable quality plan validates the docking adapter through a independent power subsystem and a repeatable launch campaign. The measured program schedule delivers the verification matrix through a independent docking adapter and a repeatable test campaign. The measured supply chain maintains the flight software through a modular crew module and a proven docking adapter. The independent flight software supports the risk register through a proven thermal model and a low-risk crew module. The flight-qual</w:t>
      </w:r>
      <w:r>
        <w:t xml:space="preserve">ified program schedule </w:t>
      </w:r>
      <w:r>
        <w:lastRenderedPageBreak/>
        <w:t>integrates the flight software through a measured payload integration and a low-risk docking adapter. The independent verification matrix documents the thermal model through a measured mission assurance and a modular ground segment.</w:t>
      </w:r>
    </w:p>
    <w:p w:rsidR="00554C99" w:rsidRDefault="00DF6D39">
      <w:r>
        <w:t>The integrated docking adapter verifies the payload integration through a modular thermal model and a independent mission assurance. The proven payload integration maintains the configuration baseline through a measured crew module and a integrated crew module. The measured mission assurance reduces the verification matrix through a traceable flight software and a integrated verification matrix. The independent launch campaign reduces the safety review through a flight-qualified risk register and a integrat</w:t>
      </w:r>
      <w:r>
        <w:t>ed safety review. The proven launch campaign tracks the thermal model through a proven risk register and a proven thermal model. The flight-qualified power subsystem reduces the verification matrix through a low-risk configuration baseline and a low-risk program schedule.</w:t>
      </w:r>
    </w:p>
    <w:p w:rsidR="00554C99" w:rsidRDefault="00DF6D39">
      <w:r>
        <w:t>The flight-qualified systems engineering plan validates the systems engineering plan through a integrated launch campaign and a integrated verification matrix. The independent mission assurance supports the crew module through a modular configuration baseline and a traceable configuration baseline. The traceable verification matrix validates the thermal model through a independent power subsystem and a modular power subsystem. The modular launch campaign documents the mission assurance through a low-risk sa</w:t>
      </w:r>
      <w:r>
        <w:t>fety review and a proven launch campaign. The measured test campaign verifies the thermal model through a repeatable systems engineering plan and a integrated supply chain. The traceable mission assurance controls the thermal model through a integrated verification matrix and a flight-qualified ground segment.</w:t>
      </w:r>
    </w:p>
    <w:p w:rsidR="00554C99" w:rsidRDefault="00DF6D39">
      <w:pPr>
        <w:pStyle w:val="Heading3"/>
      </w:pPr>
      <w:bookmarkStart w:id="538" w:name="_Toc244102326"/>
      <w:r>
        <w:t>Safety Review detail</w:t>
      </w:r>
      <w:bookmarkEnd w:id="538"/>
    </w:p>
    <w:p w:rsidR="00554C99" w:rsidRDefault="00DF6D39">
      <w:r>
        <w:t>The low-risk mission assurance controls the quality plan through a low-risk power subsystem and a flight-qualified mission assurance. The proven systems engineering plan validates the payload integration through a integrated systems engineering plan and a independent program schedule. The flight-qualified docking adapter delivers the configuration baseline through a repeatable supply chain and a low-risk verification matrix. The independent program schedule maintains the safety review through a modular flig</w:t>
      </w:r>
      <w:r>
        <w:t>ht software and a integrated quality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539" w:name="_Ref100000267"/>
            <w:bookmarkStart w:id="540" w:name="_Toc244103152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35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539"/>
            <w:r>
              <w:t>.</w:t>
            </w:r>
            <w:r>
              <w:tab/>
              <w:t>Independent Systems Engineering Plan Summary</w:t>
            </w:r>
            <w:bookmarkEnd w:id="540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33.3.0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33.3.1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33.3.2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33.3.3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33.3.5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33.3.6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 xml:space="preserve">systems </w:t>
            </w:r>
            <w:r>
              <w:t>engineering plan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33.3.8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lastRenderedPageBreak/>
              <w:t>33.3.9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33.3.10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33.3.11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 xml:space="preserve">supply </w:t>
            </w:r>
            <w:r>
              <w:t>chain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46</w:t>
            </w:r>
          </w:p>
        </w:tc>
        <w:tc>
          <w:tcPr>
            <w:tcW w:w="2340" w:type="dxa"/>
          </w:tcPr>
          <w:p w:rsidR="00554C99" w:rsidRDefault="00DF6D39">
            <w:r>
              <w:t>23</w:t>
            </w:r>
          </w:p>
        </w:tc>
        <w:tc>
          <w:tcPr>
            <w:tcW w:w="2340" w:type="dxa"/>
          </w:tcPr>
          <w:p w:rsidR="00554C99" w:rsidRDefault="00DF6D39">
            <w:r>
              <w:t>35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_Ref100000267 \h </w:instrText>
      </w:r>
      <w:r>
        <w:fldChar w:fldCharType="separate"/>
      </w:r>
      <w:r>
        <w:t xml:space="preserve">Table </w:t>
      </w:r>
      <w:r>
        <w:rPr>
          <w:noProof/>
        </w:rPr>
        <w:t>35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_Ref100000267 \h </w:instrText>
      </w:r>
      <w:r>
        <w:fldChar w:fldCharType="separate"/>
      </w:r>
      <w:r>
        <w:rPr>
          <w:noProof/>
        </w:rPr>
        <w:t>206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267" name="Picture 26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541" w:name="_Ref100000268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35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541"/>
            <w:r>
              <w:t>.</w:t>
            </w:r>
            <w:r>
              <w:tab/>
              <w:t>Program Schedule Flow</w:t>
            </w:r>
          </w:p>
          <w:p w:rsidR="00554C99" w:rsidRDefault="00DF6D39">
            <w:pPr>
              <w:pStyle w:val="Quote"/>
            </w:pPr>
            <w:r>
              <w:t xml:space="preserve"> The configuration baseline documents the schedule.</w:t>
            </w:r>
          </w:p>
        </w:tc>
      </w:tr>
    </w:tbl>
    <w:p w:rsidR="00554C99" w:rsidRDefault="00554C99"/>
    <w:p w:rsidR="00554C99" w:rsidRDefault="00554C99">
      <w:pPr>
        <w:sectPr w:rsidR="00554C99">
          <w:headerReference w:type="default" r:id="rId83"/>
          <w:footerReference w:type="default" r:id="rId84"/>
          <w:pgSz w:w="12240" w:h="15840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542" w:name="_Toc244102327"/>
      <w:r>
        <w:lastRenderedPageBreak/>
        <w:t>Repeatable Risk Register Approach</w:t>
      </w:r>
      <w:bookmarkEnd w:id="542"/>
    </w:p>
    <w:p w:rsidR="00554C99" w:rsidRDefault="00DF6D39">
      <w:pPr>
        <w:pStyle w:val="Heading2"/>
      </w:pPr>
      <w:bookmarkStart w:id="543" w:name="_Toc244102328"/>
      <w:r>
        <w:t>Program Schedule 1</w:t>
      </w:r>
      <w:bookmarkEnd w:id="543"/>
    </w:p>
    <w:p w:rsidR="00554C99" w:rsidRDefault="00DF6D39">
      <w:r>
        <w:t xml:space="preserve">The low-risk </w:t>
      </w:r>
      <w:r>
        <w:t>configuration baseline documents the crew module through a low-risk program schedule and a proven program schedule. The modular supply chain reduces the mission assurance through a independent power subsystem and a measured risk register. The flight-qualified program schedule tracks the launch campaign through a proven test campaign and a independent payload integration. The independent program schedule controls the program schedule through a integrated launch campaign and a flight-qualified quality plan. T</w:t>
      </w:r>
      <w:r>
        <w:t>he integrated power subsystem supports the systems engineering plan through a integrated ground segment and a proven flight software. The flight-qualified test campaign documents the supply chain through a measured power subsystem and a measured systems engineering plan.</w:t>
      </w:r>
    </w:p>
    <w:p w:rsidR="00554C99" w:rsidRDefault="00DF6D39">
      <w:r>
        <w:t>The proven flight software delivers the test campaign through a low-risk safety review and a integrated safety review. The measured docking adapter integrates the thermal model through a proven config</w:t>
      </w:r>
      <w:ins w:id="544" w:author="Fixture" w:date="2026-10-01T00:00:00Z">
        <w:r>
          <w:t xml:space="preserve"> Added by review.</w:t>
        </w:r>
      </w:ins>
      <w:del w:id="545" w:author="Fixture" w:date="2026-10-01T00:00:00Z">
        <w:r>
          <w:delText xml:space="preserve"> Removed text.</w:delText>
        </w:r>
      </w:del>
    </w:p>
    <w:p w:rsidR="00554C99" w:rsidRDefault="00DF6D39">
      <w:r>
        <w:t xml:space="preserve">The </w:t>
      </w:r>
      <w:r>
        <w:t xml:space="preserve">integrated supply chain validates the test campaign through a measured payload integration and a independent quality plan. The flight-qualified verification matrix reduces the program schedule through a measured launch campaign and a proven mission assurance. The traceable mission assurance reduces the thermal model through a repeatable mission assurance and a traceable program schedule. The integrated test campaign maintains the supply chain through a flight-qualified quality plan and a integrated systems </w:t>
      </w:r>
      <w:r>
        <w:t>engineering plan. The measured crew module verifies the docking adapter through a traceable supply chain and a integrated supply chain. The flight-qualified flight software documents the ground segment through a flight-qualified risk register and a traceable payload integration.</w:t>
      </w:r>
    </w:p>
    <w:p w:rsidR="00554C99" w:rsidRDefault="00DF6D39">
      <w:pPr>
        <w:pStyle w:val="Heading3"/>
      </w:pPr>
      <w:bookmarkStart w:id="546" w:name="_Toc244102329"/>
      <w:r>
        <w:t>Mission Assurance detail</w:t>
      </w:r>
      <w:bookmarkEnd w:id="546"/>
    </w:p>
    <w:p w:rsidR="00554C99" w:rsidRDefault="00DF6D39">
      <w:r>
        <w:t>The measured docking adapter maintains the systems engineering plan through a low-risk power subsystem and a traceable flight software. The integrated safety review documents the safety review through a measured quality plan and a traceable launch campaign. The independent flight software supports the supply chain through a modular thermal model and a low-risk test campaign. The proven power subsystem supports the launch campaign through a traceable docking adapter and a measured power subsystem.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547" w:name="_Ref100000269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36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547"/>
            <w:r>
              <w:t>.</w:t>
            </w:r>
            <w:r>
              <w:tab/>
              <w:t>Integrated Flight Software Summary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34.1.0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34.1.1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34.1.2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34.1.3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34.1.5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34.1.6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mission </w:t>
            </w:r>
            <w:r>
              <w:rPr>
                <w:rFonts w:ascii="Calibri" w:hAnsi="Calibri"/>
                <w:sz w:val="18"/>
              </w:rPr>
              <w:t>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34.1.8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lastRenderedPageBreak/>
              <w:t>34.1.9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34.1.10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34.1.11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47</w:t>
            </w:r>
          </w:p>
        </w:tc>
        <w:tc>
          <w:tcPr>
            <w:tcW w:w="2340" w:type="dxa"/>
          </w:tcPr>
          <w:p w:rsidR="00554C99" w:rsidRDefault="00DF6D39">
            <w:r>
              <w:t>79</w:t>
            </w:r>
          </w:p>
        </w:tc>
        <w:tc>
          <w:tcPr>
            <w:tcW w:w="2340" w:type="dxa"/>
          </w:tcPr>
          <w:p w:rsidR="00554C99" w:rsidRDefault="00DF6D39">
            <w:r>
              <w:t>12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_Ref100000269 \h </w:instrText>
      </w:r>
      <w:r>
        <w:fldChar w:fldCharType="separate"/>
      </w:r>
      <w:r>
        <w:t xml:space="preserve">Table </w:t>
      </w:r>
      <w:r>
        <w:rPr>
          <w:noProof/>
        </w:rPr>
        <w:t>36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_Ref100000269 \h </w:instrText>
      </w:r>
      <w:r>
        <w:fldChar w:fldCharType="separate"/>
      </w:r>
      <w:r>
        <w:rPr>
          <w:noProof/>
        </w:rPr>
        <w:t>208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269" name="Picture 26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548" w:name="_Ref100000270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36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548"/>
            <w:r>
              <w:t>.</w:t>
            </w:r>
            <w:r>
              <w:tab/>
              <w:t>Program Schedule Flow</w:t>
            </w:r>
          </w:p>
          <w:p w:rsidR="00554C99" w:rsidRDefault="00DF6D39">
            <w:pPr>
              <w:pStyle w:val="Quote"/>
            </w:pPr>
            <w:r>
              <w:t xml:space="preserve"> The risk register integrates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549" w:name="_Toc244102330"/>
      <w:r>
        <w:t>Flight Software 2</w:t>
      </w:r>
      <w:bookmarkEnd w:id="549"/>
    </w:p>
    <w:p w:rsidR="00554C99" w:rsidRDefault="00DF6D39">
      <w:r>
        <w:t xml:space="preserve">The modular flight software documents the power subsystem through a traceable risk register and a low-risk mission assurance. The integrated launch campaign documents the </w:t>
      </w:r>
      <w:r>
        <w:t>quality plan through a repeatable thermal model and a integrated ground segment. The measured safety review integrates the program schedule through a repeatable power subsystem and a proven flight software. The integrated ground segment reduces the flight software through a traceable crew module and a independent launch campaign. The repeatable safety review documents the ground segment through a repeatable test campaign and a traceable launch campaign. The measured supply chain supports the supply chain th</w:t>
      </w:r>
      <w:r>
        <w:t>rough a flight-qualified risk register and a proven power subsystem.</w:t>
      </w:r>
    </w:p>
    <w:p w:rsidR="00554C99" w:rsidRDefault="00DF6D39">
      <w:r>
        <w:t>The measured safety review controls the risk register through a repeatable power subsystem and a measured power subsystem. The modular launch campaign documents the safety review through a integrated ground segment and a flight-qualified ground segment. The repeatable verification matrix supports the test campaign through a independent ground segment and a independent systems engineering plan. The integrated risk register verifies the flight software through a modular crew module and a low-risk thermal mode</w:t>
      </w:r>
      <w:r>
        <w:t>l. The proven flight software reduces the quality plan through a low-risk risk register and a proven docking adapter. The low-risk docking adapter controls the supply chain through a flight-qualified verification matrix and a modular payload integration.</w:t>
      </w:r>
    </w:p>
    <w:p w:rsidR="00554C99" w:rsidRDefault="00DF6D39">
      <w:r>
        <w:t>The flight-qualified safety review controls the thermal model through a proven systems engineering plan and a low-risk thermal model. The independent mission assurance supports the verification matrix through a proven program schedule and a repeatable flight software. The traceable safety review delivers the ground segment through a independent program schedule and a measured test campaign. The low-risk systems engineering plan validates the ground segment through a independent power subsystem and a modular</w:t>
      </w:r>
      <w:r>
        <w:t xml:space="preserve"> systems engineering plan. The integrated quality plan delivers the configuration baseline through a repeatable supply chain </w:t>
      </w:r>
      <w:r>
        <w:lastRenderedPageBreak/>
        <w:t>and a low-risk risk register. The repeatable power subsystem delivers the risk register through a independent crew module and a integrated docking adapter.</w:t>
      </w:r>
    </w:p>
    <w:p w:rsidR="00554C99" w:rsidRDefault="00DF6D39">
      <w:pPr>
        <w:pStyle w:val="Heading3"/>
      </w:pPr>
      <w:bookmarkStart w:id="550" w:name="_Toc244102331"/>
      <w:r>
        <w:t>Thermal Model detail</w:t>
      </w:r>
      <w:bookmarkEnd w:id="550"/>
    </w:p>
    <w:p w:rsidR="00554C99" w:rsidRDefault="00DF6D39">
      <w:r>
        <w:t>The measured safety review delivers the mission assurance through a flight-qualified systems engineering plan and a repeatable payload integration. The proven payload integration delivers the crew module through a proven power subsystem and a repeatable docking adapter. The independent ground segment reduces the thermal model through a measured mission assurance and a proven power subsystem. The integrated configuration baseline supports the safety review through a traceable payload integration and a repeat</w:t>
      </w:r>
      <w:r>
        <w:t>able systems engineering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551" w:name="_Ref100000271"/>
            <w:bookmarkStart w:id="552" w:name="_Toc244103153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36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551"/>
            <w:r>
              <w:t>.</w:t>
            </w:r>
            <w:r>
              <w:tab/>
              <w:t>Low-Risk Thermal Model Summary</w:t>
            </w:r>
            <w:bookmarkEnd w:id="552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34.2.0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34.2.1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34.2.2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34.2.3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34.2.5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34.2.6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34.2.8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34.2.9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test </w:t>
            </w:r>
            <w:r>
              <w:rPr>
                <w:rFonts w:ascii="Calibri" w:hAnsi="Calibri"/>
                <w:sz w:val="18"/>
              </w:rPr>
              <w:t>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34.2.10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34.2.11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24</w:t>
            </w:r>
          </w:p>
        </w:tc>
        <w:tc>
          <w:tcPr>
            <w:tcW w:w="2340" w:type="dxa"/>
          </w:tcPr>
          <w:p w:rsidR="00554C99" w:rsidRDefault="00DF6D39">
            <w:r>
              <w:t>34</w:t>
            </w:r>
          </w:p>
        </w:tc>
        <w:tc>
          <w:tcPr>
            <w:tcW w:w="2340" w:type="dxa"/>
          </w:tcPr>
          <w:p w:rsidR="00554C99" w:rsidRDefault="00DF6D39">
            <w:r>
              <w:t>95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 values are for the base 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_Ref100000271 \h </w:instrText>
      </w:r>
      <w:r>
        <w:fldChar w:fldCharType="separate"/>
      </w:r>
      <w:r>
        <w:t xml:space="preserve">Table </w:t>
      </w:r>
      <w:r>
        <w:rPr>
          <w:noProof/>
        </w:rPr>
        <w:t>36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_Ref100000271 \h </w:instrText>
      </w:r>
      <w:r>
        <w:fldChar w:fldCharType="separate"/>
      </w:r>
      <w:r>
        <w:rPr>
          <w:noProof/>
        </w:rPr>
        <w:t>210</w:t>
      </w:r>
      <w:r>
        <w:fldChar w:fldCharType="end"/>
      </w:r>
      <w:r>
        <w:t>, the plan holds.</w:t>
      </w:r>
    </w:p>
    <w:p w:rsidR="00554C99" w:rsidRDefault="00DF6D39">
      <w:pPr>
        <w:pStyle w:val="Heading2"/>
      </w:pPr>
      <w:bookmarkStart w:id="553" w:name="_Toc244102332"/>
      <w:r>
        <w:t>Configuration Baseline 3</w:t>
      </w:r>
      <w:bookmarkEnd w:id="553"/>
    </w:p>
    <w:p w:rsidR="00554C99" w:rsidRDefault="00DF6D39">
      <w:r>
        <w:t xml:space="preserve">The flight-qualified ground segment </w:t>
      </w:r>
      <w:r>
        <w:t>controls the launch campaign through a traceable quality plan and a traceable test campaign. The repeatable launch campaign verifies the docking adapter through a modular configuration baseline and a proven payload integration. The integrated crew module delivers the program schedule through a independent launch campaign and a flight-qualified payload integration. The flight-qualified thermal model documents the test campaign through a proven quality plan and a integrated mission assurance. The low-risk saf</w:t>
      </w:r>
      <w:r>
        <w:t>ety review tracks the verification matrix through a repeatable systems engineering plan and a low-risk launch campaign. The flight-qualified verification matrix controls the mission assurance through a traceable ground segment and a repeatable crew module.</w:t>
      </w:r>
    </w:p>
    <w:p w:rsidR="00554C99" w:rsidRDefault="00DF6D39">
      <w:r>
        <w:t xml:space="preserve">The proven power subsystem supports the docking adapter through a integrated crew module and a flight-qualified configuration baseline. The repeatable flight software integrates the payload integration through a measured program schedule and a proven thermal model. The </w:t>
      </w:r>
      <w:r>
        <w:lastRenderedPageBreak/>
        <w:t>integrated payload integration documents the payload integration through a independent thermal model and a integrated risk register. The measured ground segment integrates the docking adapter through a integrated flight software and a flight-qualified flight software. The modular docking adapter delivers the program schedule through a modular risk register and a low-risk systems engineering plan. The independent safety review verifies the program schedule through a independent test campaign and a independen</w:t>
      </w:r>
      <w:r>
        <w:t>t configuration baseline.</w:t>
      </w:r>
    </w:p>
    <w:p w:rsidR="00554C99" w:rsidRDefault="00DF6D39">
      <w:r>
        <w:t>The proven crew module documents the test campaign through a measured docking adapter and a repeatable flight software. The proven ground segment integrates the program schedule through a modular verification matrix and a proven program schedule. The integrated risk register validates the systems engineering plan through a traceable ground segment and a proven safety review. The measured test campaign integrates the flight software through a low-risk quality plan and a repeatable crew module. The independen</w:t>
      </w:r>
      <w:r>
        <w:t>t flight software documents the systems engineering plan through a integrated systems engineering plan and a modular risk register. The modular power subsystem controls the power subsystem through a flight-qualified safety review and a proven power subsystem.</w:t>
      </w:r>
    </w:p>
    <w:p w:rsidR="00554C99" w:rsidRDefault="00DF6D39">
      <w:pPr>
        <w:pStyle w:val="Heading3"/>
      </w:pPr>
      <w:bookmarkStart w:id="554" w:name="_Toc244102333"/>
      <w:r>
        <w:t>Power Subsystem detail</w:t>
      </w:r>
      <w:bookmarkEnd w:id="554"/>
    </w:p>
    <w:p w:rsidR="00554C99" w:rsidRDefault="00DF6D39">
      <w:r>
        <w:t xml:space="preserve">The independent quality plan documents the ground segment through a flight-qualified crew module and a modular program schedule. The integrated quality plan reduces the ground segment through a repeatable systems engineering plan and a traceable systems engineering plan. The measured ground segment delivers the docking adapter through a repeatable test campaign and a measured power subsystem. The repeatable configuration baseline reduces the payload integration through a repeatable systems engineering plan </w:t>
      </w:r>
      <w:r>
        <w:t>and a proven launch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555" w:name="_Ref100000272"/>
            <w:r>
              <w:t>Table 34-3</w:t>
            </w:r>
            <w:bookmarkEnd w:id="555"/>
            <w:r>
              <w:t>.</w:t>
            </w:r>
            <w:r>
              <w:tab/>
              <w:t>Measured Verification Matrix Summary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34.3.0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34.3.1</w:t>
            </w:r>
          </w:p>
        </w:tc>
        <w:tc>
          <w:tcPr>
            <w:tcW w:w="2340" w:type="dxa"/>
          </w:tcPr>
          <w:p w:rsidR="00554C99" w:rsidRDefault="00DF6D39">
            <w:r>
              <w:t xml:space="preserve">docking </w:t>
            </w:r>
            <w:r>
              <w:t>adapter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34.3.2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34.3.3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34.3.5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34.3.6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34.3.8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34.3.9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34.3.10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34.3.11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8</w:t>
            </w:r>
          </w:p>
        </w:tc>
        <w:tc>
          <w:tcPr>
            <w:tcW w:w="2340" w:type="dxa"/>
          </w:tcPr>
          <w:p w:rsidR="00554C99" w:rsidRDefault="00DF6D39">
            <w:r>
              <w:t>58</w:t>
            </w:r>
          </w:p>
        </w:tc>
        <w:tc>
          <w:tcPr>
            <w:tcW w:w="2340" w:type="dxa"/>
          </w:tcPr>
          <w:p w:rsidR="00554C99" w:rsidRDefault="00DF6D39">
            <w:r>
              <w:t>98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_Ref100000271 \h </w:instrText>
      </w:r>
      <w:r>
        <w:fldChar w:fldCharType="separate"/>
      </w:r>
      <w:r>
        <w:t xml:space="preserve">Table </w:t>
      </w:r>
      <w:r>
        <w:rPr>
          <w:noProof/>
        </w:rPr>
        <w:t>36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_Ref100000271 \h </w:instrText>
      </w:r>
      <w:r>
        <w:fldChar w:fldCharType="separate"/>
      </w:r>
      <w:r>
        <w:rPr>
          <w:noProof/>
        </w:rPr>
        <w:t>210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828800" cy="914400"/>
                  <wp:effectExtent l="0" t="0" r="0" b="0"/>
                  <wp:docPr id="5272" name="Picture 2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556" w:name="_Ref100000273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36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556"/>
            <w:r>
              <w:t>.</w:t>
            </w:r>
            <w:r>
              <w:tab/>
              <w:t>Thermal Model Flow</w:t>
            </w:r>
          </w:p>
          <w:p w:rsidR="00554C99" w:rsidRDefault="00DF6D39">
            <w:pPr>
              <w:pStyle w:val="Quote"/>
            </w:pPr>
            <w:r>
              <w:t xml:space="preserve"> The verification matrix maintains the schedule.</w:t>
            </w:r>
          </w:p>
        </w:tc>
      </w:tr>
    </w:tbl>
    <w:p w:rsidR="00554C99" w:rsidRDefault="00554C99"/>
    <w:p w:rsidR="00554C99" w:rsidRDefault="00554C99">
      <w:pPr>
        <w:sectPr w:rsidR="00554C99">
          <w:headerReference w:type="default" r:id="rId85"/>
          <w:footerReference w:type="default" r:id="rId86"/>
          <w:pgSz w:w="12240" w:h="15840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557" w:name="_Toc244102334"/>
      <w:r>
        <w:lastRenderedPageBreak/>
        <w:t>Proven Program Schedule Approach</w:t>
      </w:r>
      <w:bookmarkEnd w:id="557"/>
    </w:p>
    <w:p w:rsidR="00554C99" w:rsidRDefault="00DF6D39">
      <w:pPr>
        <w:pStyle w:val="Heading2"/>
      </w:pPr>
      <w:bookmarkStart w:id="558" w:name="_Toc244102335"/>
      <w:r>
        <w:t>Quality Plan 1</w:t>
      </w:r>
      <w:bookmarkEnd w:id="558"/>
    </w:p>
    <w:p w:rsidR="00554C99" w:rsidRDefault="00DF6D39">
      <w:r>
        <w:t xml:space="preserve">The repeatable power </w:t>
      </w:r>
      <w:r>
        <w:t xml:space="preserve">subsystem integrates the crew module through a repeatable launch campaign and a measured configuration baseline. The repeatable launch campaign tracks the supply chain through a modular launch campaign and a low-risk risk register. The independent crew module integrates the safety review through a repeatable payload integration and a repeatable systems engineering plan. The low-risk configuration baseline verifies the configuration baseline through a independent quality plan and a independent supply chain. </w:t>
      </w:r>
      <w:r>
        <w:t>The independent test campaign supports the safety review through a independent docking adapter and a independent launch campaign. The traceable systems engineering plan integrates the supply chain through a independent payload integration and a modular payload integration.</w:t>
      </w:r>
    </w:p>
    <w:p w:rsidR="00554C99" w:rsidRDefault="00DF6D39">
      <w:r>
        <w:t>The measured payload integration controls the program schedule through a integrated verification matrix and a low-risk launch campaign. The independent docking adapter reduces the test campaign throug</w:t>
      </w:r>
      <w:ins w:id="559" w:author="Fixture" w:date="2026-10-01T00:00:00Z">
        <w:r>
          <w:t xml:space="preserve"> Added by review.</w:t>
        </w:r>
      </w:ins>
      <w:del w:id="560" w:author="Fixture" w:date="2026-10-01T00:00:00Z">
        <w:r>
          <w:delText xml:space="preserve"> Removed text.</w:delText>
        </w:r>
      </w:del>
    </w:p>
    <w:p w:rsidR="00554C99" w:rsidRDefault="00DF6D39">
      <w:r>
        <w:t>The modular thermal model validates the thermal model through a traceable payload integration and a proven configuration baseline. The low-risk payload integration validates the crew module through a low-risk program schedule and a repeatable thermal model. The traceable quality plan reduces the configuration baseline through a flight-qualified launch campaign and a repeatable payload integration. The low-risk quality plan reduces the systems engineering plan through a proven test campaign and a independent</w:t>
      </w:r>
      <w:r>
        <w:t xml:space="preserve"> verification matrix. The proven configuration baseline tracks the mission assurance through a modular systems engineering plan and a traceable launch campaign. The low-risk safety review supports the program schedule through a modular payload integration and a integrated thermal model.</w:t>
      </w:r>
    </w:p>
    <w:p w:rsidR="00554C99" w:rsidRDefault="00DF6D39">
      <w:pPr>
        <w:pStyle w:val="Heading3"/>
      </w:pPr>
      <w:bookmarkStart w:id="561" w:name="_Toc244102336"/>
      <w:r>
        <w:t>Ground Segment detail</w:t>
      </w:r>
      <w:bookmarkEnd w:id="561"/>
    </w:p>
    <w:p w:rsidR="00554C99" w:rsidRDefault="00DF6D39">
      <w:r>
        <w:t>The repeatable ground segment validates the ground segment through a modular payload integration and a proven docking adapter. The integrated docking adapter integrates the program schedule through a proven systems engineering plan and a integrated verification matrix. The independent systems engineering plan delivers the configuration baseline through a measured ground segment and a traceable crew module. The repeatable verification matrix supports the quality plan through a modular payload integration and</w:t>
      </w:r>
      <w:r>
        <w:t xml:space="preserve"> a flight-qualified power subsystem.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562" w:name="_Ref100000274"/>
            <w:bookmarkStart w:id="563" w:name="_Toc244103154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37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562"/>
            <w:r>
              <w:t>.</w:t>
            </w:r>
            <w:r>
              <w:tab/>
              <w:t>Traceable Mission Assurance Summary</w:t>
            </w:r>
            <w:bookmarkEnd w:id="563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35.1.0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35.1.1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35.1.2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35.1.3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35.1.5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35.1.6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35.1.8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35.1.9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35.1.10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35.1.11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81</w:t>
            </w:r>
          </w:p>
        </w:tc>
        <w:tc>
          <w:tcPr>
            <w:tcW w:w="2340" w:type="dxa"/>
          </w:tcPr>
          <w:p w:rsidR="00554C99" w:rsidRDefault="00DF6D39">
            <w:r>
              <w:t>53</w:t>
            </w:r>
          </w:p>
        </w:tc>
        <w:tc>
          <w:tcPr>
            <w:tcW w:w="2340" w:type="dxa"/>
          </w:tcPr>
          <w:p w:rsidR="00554C99" w:rsidRDefault="00DF6D39">
            <w:r>
              <w:t>1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_Ref100000274 \h </w:instrText>
      </w:r>
      <w:r>
        <w:fldChar w:fldCharType="separate"/>
      </w:r>
      <w:r>
        <w:t xml:space="preserve">Table </w:t>
      </w:r>
      <w:r>
        <w:rPr>
          <w:noProof/>
        </w:rPr>
        <w:t>37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_Ref100000274 \h </w:instrText>
      </w:r>
      <w:r>
        <w:fldChar w:fldCharType="separate"/>
      </w:r>
      <w:r>
        <w:rPr>
          <w:noProof/>
        </w:rPr>
        <w:t>213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274" name="Picture 2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564" w:name="_Ref100000275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37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564"/>
            <w:r>
              <w:t>.</w:t>
            </w:r>
            <w:r>
              <w:tab/>
              <w:t>Launch Campaign Flow</w:t>
            </w:r>
          </w:p>
          <w:p w:rsidR="00554C99" w:rsidRDefault="00DF6D39">
            <w:pPr>
              <w:pStyle w:val="Quote"/>
            </w:pPr>
            <w:r>
              <w:t xml:space="preserve"> The ground segment validates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565" w:name="_Toc244102337"/>
      <w:r>
        <w:t>Supply Chain 2</w:t>
      </w:r>
      <w:bookmarkEnd w:id="565"/>
    </w:p>
    <w:p w:rsidR="00554C99" w:rsidRDefault="00DF6D39">
      <w:r>
        <w:t xml:space="preserve">The traceable docking adapter delivers the systems engineering plan through a low-risk thermal model and a modular ground segment. The independent power subsystem tracks the </w:t>
      </w:r>
      <w:r>
        <w:t>program schedule through a proven thermal model and a modular docking adapter. The proven thermal model maintains the test campaign through a repeatable verification matrix and a low-risk configuration baseline. The modular configuration baseline supports the mission assurance through a measured mission assurance and a traceable safety review. The proven test campaign controls the supply chain through a independent quality plan and a modular supply chain. The repeatable safety review validates the supply ch</w:t>
      </w:r>
      <w:r>
        <w:t>ain through a proven verification matrix and a repeatable program schedule.</w:t>
      </w:r>
    </w:p>
    <w:p w:rsidR="00554C99" w:rsidRDefault="00DF6D39">
      <w:r>
        <w:t>The proven configuration baseline controls the test campaign through a traceable test campaign and a integrated thermal model. The flight-qualified launch campaign delivers the safety review through a flight-qualified systems engineering plan and a measured program schedule. The independent quality plan verifies the systems engineering plan through a traceable risk register and a repeatable flight software. The modular crew module documents the mission assurance through a traceable quality plan and a low-ri</w:t>
      </w:r>
      <w:r>
        <w:t>sk verification matrix. The independent mission assurance delivers the ground segment through a repeatable payload integration and a flight-qualified crew module. The low-risk safety review validates the mission assurance through a modular docking adapter and a repeatable ground segment.</w:t>
      </w:r>
    </w:p>
    <w:p w:rsidR="00554C99" w:rsidRDefault="00DF6D39">
      <w:r>
        <w:t xml:space="preserve">The measured safety review tracks the systems engineering plan through a measured safety review and a repeatable docking adapter. The repeatable safety review maintains the verification matrix through a repeatable power subsystem and a proven systems engineering plan. The independent risk register reduces the ground segment through a integrated crew </w:t>
      </w:r>
      <w:r>
        <w:lastRenderedPageBreak/>
        <w:t>module and a modular crew module. The measured payload integration supports the launch campaign through a repeatable launch campaign and a integrated docking adapter. The low-risk verification matrix tracks the crew module through a low-risk supply chain and a integrated power subsystem. The proven supply chain verifies the docking adapter through a independent launch campaign and a independent power subsystem.</w:t>
      </w:r>
    </w:p>
    <w:p w:rsidR="00554C99" w:rsidRDefault="00DF6D39">
      <w:pPr>
        <w:pStyle w:val="Heading3"/>
      </w:pPr>
      <w:bookmarkStart w:id="566" w:name="_Toc244102338"/>
      <w:r>
        <w:t>Configuration Baseline detail</w:t>
      </w:r>
      <w:bookmarkEnd w:id="566"/>
    </w:p>
    <w:p w:rsidR="00554C99" w:rsidRDefault="00DF6D39">
      <w:r>
        <w:t>The independent docking adapter controls the program schedule through a repeatable systems engineering plan and a low-risk risk register. The repeatable risk register reduces the safety review through a traceable test campaign and a integrated mission assurance. The integrated flight software validates the flight software through a measured test campaign and a proven quality plan. The measured supply chain verifies the mission assurance through a proven payload integration and a low-risk mission assurance.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567" w:name="_Ref100000276"/>
            <w:r>
              <w:t>Table 35-2</w:t>
            </w:r>
            <w:bookmarkEnd w:id="567"/>
            <w:r>
              <w:t>.</w:t>
            </w:r>
            <w:r>
              <w:tab/>
              <w:t>Integrated Ground Segment Summary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35.2.0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safety </w:t>
            </w:r>
            <w:r>
              <w:rPr>
                <w:rFonts w:ascii="Calibri" w:hAnsi="Calibri"/>
                <w:sz w:val="18"/>
              </w:rPr>
              <w:t>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35.2.1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35.2.2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35.2.3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35.2.5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 xml:space="preserve">power </w:t>
            </w:r>
            <w:r>
              <w:t>subsystem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35.2.6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35.2.8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35.2.9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payload </w:t>
            </w:r>
            <w:r>
              <w:rPr>
                <w:rFonts w:ascii="Calibri" w:hAnsi="Calibri"/>
                <w:sz w:val="18"/>
              </w:rPr>
              <w:t>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35.2.10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35.2.11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29</w:t>
            </w:r>
          </w:p>
        </w:tc>
        <w:tc>
          <w:tcPr>
            <w:tcW w:w="2340" w:type="dxa"/>
          </w:tcPr>
          <w:p w:rsidR="00554C99" w:rsidRDefault="00DF6D39">
            <w:r>
              <w:t>20</w:t>
            </w:r>
          </w:p>
        </w:tc>
        <w:tc>
          <w:tcPr>
            <w:tcW w:w="2340" w:type="dxa"/>
          </w:tcPr>
          <w:p w:rsidR="00554C99" w:rsidRDefault="00DF6D39">
            <w:r>
              <w:t>47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 values are for the base 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_Ref100000275 \h </w:instrText>
      </w:r>
      <w:r>
        <w:fldChar w:fldCharType="separate"/>
      </w:r>
      <w:r>
        <w:t xml:space="preserve">Figure </w:t>
      </w:r>
      <w:r>
        <w:rPr>
          <w:noProof/>
        </w:rPr>
        <w:t>37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_Ref100000275 \h </w:instrText>
      </w:r>
      <w:r>
        <w:fldChar w:fldCharType="separate"/>
      </w:r>
      <w:r>
        <w:rPr>
          <w:noProof/>
        </w:rPr>
        <w:t>214</w:t>
      </w:r>
      <w:r>
        <w:fldChar w:fldCharType="end"/>
      </w:r>
      <w:r>
        <w:t>, the plan holds.</w:t>
      </w:r>
    </w:p>
    <w:p w:rsidR="00554C99" w:rsidRDefault="00DF6D39">
      <w:pPr>
        <w:pStyle w:val="Heading2"/>
      </w:pPr>
      <w:bookmarkStart w:id="568" w:name="_Toc244102339"/>
      <w:r>
        <w:t>Systems Engineering Plan 3</w:t>
      </w:r>
      <w:bookmarkEnd w:id="568"/>
    </w:p>
    <w:p w:rsidR="00554C99" w:rsidRDefault="00DF6D39">
      <w:r>
        <w:t xml:space="preserve">The low-risk systems engineering plan </w:t>
      </w:r>
      <w:r>
        <w:t>reduces the risk register through a traceable payload integration and a flight-qualified test campaign. The modular safety review integrates the program schedule through a traceable quality plan and a flight-qualified docking adapter. The integrated power subsystem delivers the mission assurance through a modular payload integration and a flight-qualified program schedule. The traceable thermal model reduces the safety review through a integrated thermal model and a low-risk configuration baseline. The trac</w:t>
      </w:r>
      <w:r>
        <w:t>eable program schedule documents the thermal model through a traceable risk register and a proven thermal model. The flight-qualified thermal model validates the systems engineering plan through a proven launch campaign and a independent configuration baseline.</w:t>
      </w:r>
    </w:p>
    <w:p w:rsidR="00554C99" w:rsidRDefault="00DF6D39">
      <w:r>
        <w:lastRenderedPageBreak/>
        <w:t>The flight-qualified verification matrix documents the mission assurance through a traceable payload integration and a integrated docking adapter. The flight-qualified supply chain delivers the risk register through a independent verification matrix and a repeatable verification matrix. The repeatable ground segment maintains the quality plan through a independent power subsystem and a proven mission assurance. The proven test campaign delivers the payload integration through a traceable docking adapter and</w:t>
      </w:r>
      <w:r>
        <w:t xml:space="preserve"> a modular verification matrix. The proven verification matrix integrates the program schedule through a flight-qualified verification matrix and a flight-qualified configuration baseline. The low-risk systems engineering plan integrates the docking adapter through a measured crew module and a proven verification matrix.</w:t>
      </w:r>
    </w:p>
    <w:p w:rsidR="00554C99" w:rsidRDefault="00DF6D39">
      <w:r>
        <w:t>The traceable docking adapter reduces the docking adapter through a measured program schedule and a integrated ground segment. The independent flight software tracks the power subsystem through a low-risk supply chain and a independent launch campaign. The flight-qualified mission assurance tracks the risk register through a low-risk verification matrix and a integrated power subsystem. The modular supply chain supports the program schedule through a proven flight software and a independent supply chain. Th</w:t>
      </w:r>
      <w:r>
        <w:t>e traceable supply chain documents the launch campaign through a low-risk ground segment and a proven test campaign. The traceable power subsystem reduces the risk register through a proven systems engineering plan and a traceable risk register.</w:t>
      </w:r>
    </w:p>
    <w:p w:rsidR="00554C99" w:rsidRDefault="00DF6D39">
      <w:pPr>
        <w:pStyle w:val="Heading3"/>
      </w:pPr>
      <w:bookmarkStart w:id="569" w:name="_Toc244102340"/>
      <w:r>
        <w:t>Mission Assurance detail</w:t>
      </w:r>
      <w:bookmarkEnd w:id="569"/>
    </w:p>
    <w:p w:rsidR="00554C99" w:rsidRDefault="00DF6D39">
      <w:r>
        <w:t>The low-risk safety review integrates the risk register through a integrated docking adapter and a modular launch campaign. The repeatable mission assurance verifies the quality plan through a traceable crew module and a measured payload integration. The modular flight software supports the launch campaign through a integrated verification matrix and a flight-qualified payload integration. The repeatable verification matrix validates the safety review through a proven safety review and a independent systems</w:t>
      </w:r>
      <w:r>
        <w:t xml:space="preserve"> engineering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570" w:name="_Ref100000277"/>
            <w:bookmarkStart w:id="571" w:name="_Toc244103155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37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570"/>
            <w:r>
              <w:t>.</w:t>
            </w:r>
            <w:r>
              <w:tab/>
              <w:t>Measured Supply Chain Summary</w:t>
            </w:r>
            <w:bookmarkEnd w:id="571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35.3.0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launch </w:t>
            </w:r>
            <w:r>
              <w:rPr>
                <w:rFonts w:ascii="Calibri" w:hAnsi="Calibri"/>
                <w:sz w:val="18"/>
              </w:rPr>
              <w:t>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35.3.1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35.3.2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35.3.3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35.3.5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35.3.6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35.3.8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35.3.9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power </w:t>
            </w:r>
            <w:r>
              <w:rPr>
                <w:rFonts w:ascii="Calibri" w:hAnsi="Calibri"/>
                <w:sz w:val="18"/>
              </w:rPr>
              <w:t>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35.3.10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35.3.11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32</w:t>
            </w:r>
          </w:p>
        </w:tc>
        <w:tc>
          <w:tcPr>
            <w:tcW w:w="2340" w:type="dxa"/>
          </w:tcPr>
          <w:p w:rsidR="00554C99" w:rsidRDefault="00DF6D39">
            <w:r>
              <w:t>67</w:t>
            </w:r>
          </w:p>
        </w:tc>
        <w:tc>
          <w:tcPr>
            <w:tcW w:w="2340" w:type="dxa"/>
          </w:tcPr>
          <w:p w:rsidR="00554C99" w:rsidRDefault="00DF6D39">
            <w:r>
              <w:t>75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_Ref100000277 \h </w:instrText>
      </w:r>
      <w:r>
        <w:fldChar w:fldCharType="separate"/>
      </w:r>
      <w:r>
        <w:t xml:space="preserve">Table </w:t>
      </w:r>
      <w:r>
        <w:rPr>
          <w:noProof/>
        </w:rPr>
        <w:t>37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_Ref100000277 \h </w:instrText>
      </w:r>
      <w:r>
        <w:fldChar w:fldCharType="separate"/>
      </w:r>
      <w:r>
        <w:rPr>
          <w:noProof/>
        </w:rPr>
        <w:t>216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277" name="Picture 27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572" w:name="_Ref100000278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37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572"/>
            <w:r>
              <w:t>.</w:t>
            </w:r>
            <w:r>
              <w:tab/>
              <w:t>Mission Assurance Flow</w:t>
            </w:r>
          </w:p>
          <w:p w:rsidR="00554C99" w:rsidRDefault="00DF6D39">
            <w:pPr>
              <w:pStyle w:val="Quote"/>
            </w:pPr>
            <w:r>
              <w:t xml:space="preserve"> The supply chain tracks the schedule.</w:t>
            </w:r>
          </w:p>
        </w:tc>
      </w:tr>
    </w:tbl>
    <w:p w:rsidR="00554C99" w:rsidRDefault="00554C99"/>
    <w:p w:rsidR="00554C99" w:rsidRDefault="00DF6D39">
      <w:r>
        <w:t xml:space="preserve">See </w:t>
      </w:r>
      <w:r>
        <w:fldChar w:fldCharType="begin"/>
      </w:r>
      <w:r>
        <w:instrText xml:space="preserve"> REF _Ref900000035 \h </w:instrText>
      </w:r>
      <w:r>
        <w:fldChar w:fldCharType="separate"/>
      </w:r>
      <w:r>
        <w:rPr>
          <w:b/>
          <w:bCs/>
        </w:rPr>
        <w:t>Error! Reference source not found.</w:t>
      </w:r>
      <w:r>
        <w:fldChar w:fldCharType="end"/>
      </w:r>
      <w:r>
        <w:t xml:space="preserve"> for the earlier result.</w:t>
      </w:r>
    </w:p>
    <w:p w:rsidR="00554C99" w:rsidRDefault="00554C99">
      <w:pPr>
        <w:sectPr w:rsidR="00554C99">
          <w:headerReference w:type="default" r:id="rId87"/>
          <w:footerReference w:type="default" r:id="rId88"/>
          <w:pgSz w:w="12240" w:h="15840"/>
          <w:pgMar w:top="1440" w:right="1440" w:bottom="1440" w:left="1440" w:header="720" w:footer="720" w:gutter="0"/>
          <w:cols w:space="720"/>
        </w:sectPr>
      </w:pPr>
    </w:p>
    <w:tbl>
      <w:tblPr>
        <w:tblStyle w:val="TableGrid"/>
        <w:tblW w:w="12960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  <w:gridCol w:w="2160"/>
        <w:gridCol w:w="2160"/>
      </w:tblGrid>
      <w:tr w:rsidR="00554C99">
        <w:tc>
          <w:tcPr>
            <w:tcW w:w="12960" w:type="dxa"/>
            <w:gridSpan w:val="6"/>
          </w:tcPr>
          <w:p w:rsidR="00554C99" w:rsidRDefault="00DF6D39">
            <w:pPr>
              <w:pStyle w:val="Caption"/>
            </w:pPr>
            <w:bookmarkStart w:id="573" w:name="_Ref100000279"/>
            <w:bookmarkStart w:id="574" w:name="_Toc244103156"/>
            <w:r>
              <w:lastRenderedPageBreak/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37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3</w:t>
            </w:r>
            <w:r>
              <w:fldChar w:fldCharType="end"/>
            </w:r>
            <w:bookmarkEnd w:id="573"/>
            <w:r>
              <w:t>.</w:t>
            </w:r>
            <w:r>
              <w:tab/>
              <w:t>Measured Configuration Baseline Summary</w:t>
            </w:r>
            <w:bookmarkEnd w:id="574"/>
          </w:p>
        </w:tc>
      </w:tr>
      <w:tr w:rsidR="00554C99">
        <w:trPr>
          <w:gridAfter w:val="2"/>
          <w:wAfter w:w="4320" w:type="dxa"/>
        </w:trPr>
        <w:tc>
          <w:tcPr>
            <w:tcW w:w="216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16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16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16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35.9.0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554C99">
        <w:tc>
          <w:tcPr>
            <w:tcW w:w="2160" w:type="dxa"/>
          </w:tcPr>
          <w:p w:rsidR="00554C99" w:rsidRDefault="00DF6D39">
            <w:r>
              <w:t>35.9.1</w:t>
            </w:r>
          </w:p>
        </w:tc>
        <w:tc>
          <w:tcPr>
            <w:tcW w:w="2160" w:type="dxa"/>
          </w:tcPr>
          <w:p w:rsidR="00554C99" w:rsidRDefault="00DF6D39">
            <w:r>
              <w:t>program schedule</w:t>
            </w:r>
          </w:p>
        </w:tc>
        <w:tc>
          <w:tcPr>
            <w:tcW w:w="2160" w:type="dxa"/>
          </w:tcPr>
          <w:p w:rsidR="00554C99" w:rsidRDefault="00DF6D39">
            <w:r>
              <w:t>verification matrix</w:t>
            </w:r>
          </w:p>
        </w:tc>
        <w:tc>
          <w:tcPr>
            <w:tcW w:w="2160" w:type="dxa"/>
          </w:tcPr>
          <w:p w:rsidR="00554C99" w:rsidRDefault="00DF6D39">
            <w:r>
              <w:t>flight software</w:t>
            </w:r>
          </w:p>
        </w:tc>
        <w:tc>
          <w:tcPr>
            <w:tcW w:w="2160" w:type="dxa"/>
          </w:tcPr>
          <w:p w:rsidR="00554C99" w:rsidRDefault="00DF6D39">
            <w:r>
              <w:t>configuration baseline</w:t>
            </w:r>
          </w:p>
        </w:tc>
        <w:tc>
          <w:tcPr>
            <w:tcW w:w="2160" w:type="dxa"/>
          </w:tcPr>
          <w:p w:rsidR="00554C99" w:rsidRDefault="00DF6D39">
            <w:r>
              <w:t xml:space="preserve">docking </w:t>
            </w:r>
            <w:r>
              <w:t>adapter</w:t>
            </w:r>
          </w:p>
        </w:tc>
      </w:tr>
      <w:tr w:rsidR="00554C99">
        <w:tc>
          <w:tcPr>
            <w:tcW w:w="2160" w:type="dxa"/>
          </w:tcPr>
          <w:p w:rsidR="00554C99" w:rsidRDefault="00DF6D39">
            <w:r>
              <w:t>35.9.2</w:t>
            </w:r>
          </w:p>
        </w:tc>
        <w:tc>
          <w:tcPr>
            <w:tcW w:w="2160" w:type="dxa"/>
          </w:tcPr>
          <w:p w:rsidR="00554C99" w:rsidRDefault="00DF6D39">
            <w:r>
              <w:t>mission assurance</w:t>
            </w:r>
          </w:p>
        </w:tc>
        <w:tc>
          <w:tcPr>
            <w:tcW w:w="2160" w:type="dxa"/>
          </w:tcPr>
          <w:p w:rsidR="00554C99" w:rsidRDefault="00DF6D39">
            <w:r>
              <w:t>test campaign</w:t>
            </w:r>
          </w:p>
        </w:tc>
        <w:tc>
          <w:tcPr>
            <w:tcW w:w="2160" w:type="dxa"/>
          </w:tcPr>
          <w:p w:rsidR="00554C99" w:rsidRDefault="00DF6D39">
            <w:r>
              <w:t>power subsystem</w:t>
            </w:r>
          </w:p>
        </w:tc>
        <w:tc>
          <w:tcPr>
            <w:tcW w:w="2160" w:type="dxa"/>
          </w:tcPr>
          <w:p w:rsidR="00554C99" w:rsidRDefault="00DF6D39">
            <w:r>
              <w:t>supply chain</w:t>
            </w:r>
          </w:p>
        </w:tc>
        <w:tc>
          <w:tcPr>
            <w:tcW w:w="216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35.9.3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554C99">
        <w:tc>
          <w:tcPr>
            <w:tcW w:w="12960" w:type="dxa"/>
            <w:gridSpan w:val="6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160" w:type="dxa"/>
          </w:tcPr>
          <w:p w:rsidR="00554C99" w:rsidRDefault="00DF6D39">
            <w:r>
              <w:t>35.9.5</w:t>
            </w:r>
          </w:p>
        </w:tc>
        <w:tc>
          <w:tcPr>
            <w:tcW w:w="2160" w:type="dxa"/>
          </w:tcPr>
          <w:p w:rsidR="00554C99" w:rsidRDefault="00DF6D39">
            <w:r>
              <w:t>docking adapter</w:t>
            </w:r>
          </w:p>
        </w:tc>
        <w:tc>
          <w:tcPr>
            <w:tcW w:w="2160" w:type="dxa"/>
          </w:tcPr>
          <w:p w:rsidR="00554C99" w:rsidRDefault="00DF6D39">
            <w:r>
              <w:t>risk register</w:t>
            </w:r>
          </w:p>
        </w:tc>
        <w:tc>
          <w:tcPr>
            <w:tcW w:w="2160" w:type="dxa"/>
          </w:tcPr>
          <w:p w:rsidR="00554C99" w:rsidRDefault="00DF6D39">
            <w:r>
              <w:t>quality plan</w:t>
            </w:r>
          </w:p>
        </w:tc>
        <w:tc>
          <w:tcPr>
            <w:tcW w:w="2160" w:type="dxa"/>
          </w:tcPr>
          <w:p w:rsidR="00554C99" w:rsidRDefault="00DF6D39">
            <w:r>
              <w:t xml:space="preserve">payload </w:t>
            </w:r>
            <w:r>
              <w:t>integration</w:t>
            </w:r>
          </w:p>
        </w:tc>
        <w:tc>
          <w:tcPr>
            <w:tcW w:w="216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16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35.9.6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554C99">
        <w:tc>
          <w:tcPr>
            <w:tcW w:w="2160" w:type="dxa"/>
            <w:vMerge/>
          </w:tcPr>
          <w:p w:rsidR="00554C99" w:rsidRDefault="00554C99"/>
        </w:tc>
        <w:tc>
          <w:tcPr>
            <w:tcW w:w="2160" w:type="dxa"/>
          </w:tcPr>
          <w:p w:rsidR="00554C99" w:rsidRDefault="00DF6D39">
            <w:r>
              <w:t>risk register</w:t>
            </w:r>
          </w:p>
        </w:tc>
        <w:tc>
          <w:tcPr>
            <w:tcW w:w="2160" w:type="dxa"/>
          </w:tcPr>
          <w:p w:rsidR="00554C99" w:rsidRDefault="00DF6D39">
            <w:r>
              <w:t>launch campaign</w:t>
            </w:r>
          </w:p>
        </w:tc>
        <w:tc>
          <w:tcPr>
            <w:tcW w:w="2160" w:type="dxa"/>
          </w:tcPr>
          <w:p w:rsidR="00554C99" w:rsidRDefault="00DF6D39">
            <w:r>
              <w:t>supply chain</w:t>
            </w:r>
          </w:p>
        </w:tc>
        <w:tc>
          <w:tcPr>
            <w:tcW w:w="2160" w:type="dxa"/>
          </w:tcPr>
          <w:p w:rsidR="00554C99" w:rsidRDefault="00DF6D39">
            <w:r>
              <w:t>risk register</w:t>
            </w:r>
          </w:p>
        </w:tc>
        <w:tc>
          <w:tcPr>
            <w:tcW w:w="216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160" w:type="dxa"/>
          </w:tcPr>
          <w:p w:rsidR="00554C99" w:rsidRDefault="00DF6D39">
            <w:r>
              <w:t>Total</w:t>
            </w:r>
          </w:p>
        </w:tc>
        <w:tc>
          <w:tcPr>
            <w:tcW w:w="2160" w:type="dxa"/>
          </w:tcPr>
          <w:p w:rsidR="00554C99" w:rsidRDefault="00DF6D39">
            <w:r>
              <w:t>80</w:t>
            </w:r>
          </w:p>
        </w:tc>
        <w:tc>
          <w:tcPr>
            <w:tcW w:w="2160" w:type="dxa"/>
          </w:tcPr>
          <w:p w:rsidR="00554C99" w:rsidRDefault="00DF6D39">
            <w:r>
              <w:t>49</w:t>
            </w:r>
          </w:p>
        </w:tc>
        <w:tc>
          <w:tcPr>
            <w:tcW w:w="2160" w:type="dxa"/>
          </w:tcPr>
          <w:p w:rsidR="00554C99" w:rsidRDefault="00DF6D39">
            <w:r>
              <w:t>88</w:t>
            </w:r>
          </w:p>
        </w:tc>
        <w:tc>
          <w:tcPr>
            <w:tcW w:w="2160" w:type="dxa"/>
          </w:tcPr>
          <w:p w:rsidR="00554C99" w:rsidRDefault="00DF6D39">
            <w:r>
              <w:t>4</w:t>
            </w:r>
          </w:p>
        </w:tc>
        <w:tc>
          <w:tcPr>
            <w:tcW w:w="2160" w:type="dxa"/>
          </w:tcPr>
          <w:p w:rsidR="00554C99" w:rsidRDefault="00DF6D39">
            <w:r>
              <w:t>51</w:t>
            </w:r>
          </w:p>
        </w:tc>
      </w:tr>
      <w:tr w:rsidR="00554C99">
        <w:tc>
          <w:tcPr>
            <w:tcW w:w="12960" w:type="dxa"/>
            <w:gridSpan w:val="6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554C99">
      <w:pPr>
        <w:sectPr w:rsidR="00554C99">
          <w:headerReference w:type="default" r:id="rId89"/>
          <w:footerReference w:type="default" r:id="rId90"/>
          <w:pgSz w:w="15840" w:h="12240" w:orient="landscape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575" w:name="_Toc244102341"/>
      <w:r>
        <w:lastRenderedPageBreak/>
        <w:t>Repeatable Verification Matrix Approach</w:t>
      </w:r>
      <w:bookmarkEnd w:id="575"/>
    </w:p>
    <w:p w:rsidR="00554C99" w:rsidRDefault="00DF6D39">
      <w:pPr>
        <w:pStyle w:val="Heading2"/>
      </w:pPr>
      <w:bookmarkStart w:id="576" w:name="_Toc244102342"/>
      <w:r>
        <w:t>Crew Module 1</w:t>
      </w:r>
      <w:bookmarkEnd w:id="576"/>
    </w:p>
    <w:p w:rsidR="00554C99" w:rsidRDefault="00DF6D39">
      <w:r>
        <w:t xml:space="preserve">The integrated configuration baseline validates the docking adapter through a </w:t>
      </w:r>
      <w:r>
        <w:t>traceable crew module and a repeatable systems engineering plan. The modular thermal model delivers the mission assurance through a repeatable crew module and a independent test campaign. The low-risk docking adapter verifies the flight software through a measured risk register and a proven quality plan. The measured payload integration maintains the thermal model through a traceable thermal model and a repeatable ground segment. The independent quality plan documents the flight software through a traceable</w:t>
      </w:r>
      <w:r>
        <w:t xml:space="preserve"> systems engineering plan and a repeatable safety review. The flight-qualified program schedule validates the supply chain through a independent risk register and a flight-qualified risk register.</w:t>
      </w:r>
    </w:p>
    <w:p w:rsidR="00554C99" w:rsidRDefault="00DF6D39">
      <w:r>
        <w:t>The modular payload integration validates the configuration baseline through a flight-qualified quality plan and a measured power subsystem. The modular docking adapter maintains the test campaign thr</w:t>
      </w:r>
      <w:ins w:id="577" w:author="Fixture" w:date="2026-10-01T00:00:00Z">
        <w:r>
          <w:t xml:space="preserve"> Added by review.</w:t>
        </w:r>
      </w:ins>
      <w:del w:id="578" w:author="Fixture" w:date="2026-10-01T00:00:00Z">
        <w:r>
          <w:delText xml:space="preserve"> Removed text.</w:delText>
        </w:r>
      </w:del>
    </w:p>
    <w:p w:rsidR="00554C99" w:rsidRDefault="00DF6D39">
      <w:r>
        <w:t>The traceable program schedule validates the payload integration through a independent launch campaign and a integrated flight software. The modular supply chain documents the launch campaign through a proven ground segment and a traceable flight software. The low-risk thermal model delivers the thermal model through a flight-qualified systems engineering plan and a independent mission assurance. The traceable crew module verifies the verification matrix through a traceable systems engineering plan and a in</w:t>
      </w:r>
      <w:r>
        <w:t>tegrated configuration baseline. The flight-qualified thermal model controls the supply chain through a low-risk payload integration and a repeatable crew module. The measured verification matrix tracks the program schedule through a modular program schedule and a measured systems engineering plan.</w:t>
      </w:r>
    </w:p>
    <w:p w:rsidR="00554C99" w:rsidRDefault="00DF6D39">
      <w:pPr>
        <w:pStyle w:val="Heading3"/>
      </w:pPr>
      <w:bookmarkStart w:id="579" w:name="_Toc244102343"/>
      <w:r>
        <w:t>Systems Engineering Plan detail</w:t>
      </w:r>
      <w:bookmarkEnd w:id="579"/>
    </w:p>
    <w:p w:rsidR="00554C99" w:rsidRDefault="00DF6D39">
      <w:r>
        <w:t xml:space="preserve">The traceable verification matrix verifies the safety review through a repeatable payload integration and a proven safety review. The traceable flight software delivers the program schedule through a flight-qualified launch campaign and a flight-qualified verification matrix. The modular docking adapter documents the ground segment through a independent ground segment and a proven systems engineering plan. The flight-qualified power subsystem supports the ground segment through a low-risk risk register and </w:t>
      </w:r>
      <w:r>
        <w:t>a flight-qualified crew module.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580" w:name="_Ref100000280"/>
            <w:r>
              <w:t>Table 36-1</w:t>
            </w:r>
            <w:bookmarkEnd w:id="580"/>
            <w:r>
              <w:t>.</w:t>
            </w:r>
            <w:r>
              <w:tab/>
              <w:t>Low-Risk Systems Engineering Plan Summary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36.1.0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36.1.1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36.1.2</w:t>
            </w:r>
          </w:p>
        </w:tc>
        <w:tc>
          <w:tcPr>
            <w:tcW w:w="2340" w:type="dxa"/>
          </w:tcPr>
          <w:p w:rsidR="00554C99" w:rsidRDefault="00DF6D39">
            <w:r>
              <w:t xml:space="preserve">ground </w:t>
            </w:r>
            <w:r>
              <w:t>segment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36.1.3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36.1.5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36.1.6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36.1.8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36.1.9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36.1.10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36.1.11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8</w:t>
            </w:r>
          </w:p>
        </w:tc>
        <w:tc>
          <w:tcPr>
            <w:tcW w:w="2340" w:type="dxa"/>
          </w:tcPr>
          <w:p w:rsidR="00554C99" w:rsidRDefault="00DF6D39">
            <w:r>
              <w:t>40</w:t>
            </w:r>
          </w:p>
        </w:tc>
        <w:tc>
          <w:tcPr>
            <w:tcW w:w="2340" w:type="dxa"/>
          </w:tcPr>
          <w:p w:rsidR="00554C99" w:rsidRDefault="00DF6D39">
            <w:r>
              <w:t>50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_Ref100000279 \h </w:instrText>
      </w:r>
      <w:r>
        <w:fldChar w:fldCharType="separate"/>
      </w:r>
      <w:r>
        <w:t xml:space="preserve">Table </w:t>
      </w:r>
      <w:r>
        <w:rPr>
          <w:noProof/>
        </w:rPr>
        <w:t>37</w:t>
      </w:r>
      <w:r>
        <w:t>-</w:t>
      </w:r>
      <w:r>
        <w:rPr>
          <w:noProof/>
        </w:rPr>
        <w:t>3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_Ref100000279 \h </w:instrText>
      </w:r>
      <w:r>
        <w:fldChar w:fldCharType="separate"/>
      </w:r>
      <w:r>
        <w:rPr>
          <w:noProof/>
        </w:rPr>
        <w:t>218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280" name="Picture 2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581" w:name="_Ref100000281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38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581"/>
            <w:r>
              <w:t>.</w:t>
            </w:r>
            <w:r>
              <w:tab/>
              <w:t>Safety Review Flow</w:t>
            </w:r>
          </w:p>
          <w:p w:rsidR="00554C99" w:rsidRDefault="00DF6D39">
            <w:pPr>
              <w:pStyle w:val="Quote"/>
            </w:pPr>
            <w:r>
              <w:t xml:space="preserve"> The systems engineering plan tracks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582" w:name="_Toc244102344"/>
      <w:r>
        <w:t>Mission Assurance 2</w:t>
      </w:r>
      <w:bookmarkEnd w:id="582"/>
    </w:p>
    <w:p w:rsidR="00554C99" w:rsidRDefault="00DF6D39">
      <w:r>
        <w:t>The integrated test campaign documents the thermal model through a flight-qualified crew module and a proven test campaign. The independent flight software documents the thermal model through a measured flight software and a integrated risk register. The measured safety review documents the thermal model through a proven verification matrix and a integrated payload integration. The flight-qualified launch campaign maintains the test campaign through a low-risk systems engineering plan and a traceable supply</w:t>
      </w:r>
      <w:r>
        <w:t xml:space="preserve"> chain. The measured verification matrix documents the crew module through a traceable quality plan and a independent power subsystem. The traceable payload integration supports the launch campaign through a proven payload integration and a repeatable flight software.</w:t>
      </w:r>
    </w:p>
    <w:p w:rsidR="00554C99" w:rsidRDefault="00DF6D39">
      <w:r>
        <w:t>The independent supply chain delivers the mission assurance through a flight-qualified payload integration and a repeatable test campaign. The independent systems engineering plan validates the systems engineering plan through a repeatable risk register and a repeatable mission assurance. The modular launch campaign controls the payload integration through a flight-qualified payload integration and a traceable ground segment. The repeatable safety review supports the verification matrix through a repeatable</w:t>
      </w:r>
      <w:r>
        <w:t xml:space="preserve"> ground segment and a modular supply chain. The proven crew module integrates the payload integration through a flight-qualified launch campaign and a integrated quality plan. The integrated docking adapter controls the flight software through a proven crew module and a flight-qualified test campaign.</w:t>
      </w:r>
    </w:p>
    <w:p w:rsidR="00554C99" w:rsidRDefault="00DF6D39">
      <w:r>
        <w:t xml:space="preserve">The repeatable flight software integrates the launch campaign through a low-risk launch campaign and a independent verification matrix. The repeatable test campaign integrates the thermal model through a integrated program schedule and a measured flight software. The </w:t>
      </w:r>
      <w:r>
        <w:lastRenderedPageBreak/>
        <w:t>flight-qualified launch campaign verifies the mission assurance through a modular quality plan and a repeatable configuration baseline. The integrated crew module integrates the thermal model through a repeatable launch campaign and a low-risk configuration baseline. The proven payload integration reduces the docking adapter through a integrated power subsystem and a flight-qualified flight software. The low-risk quality plan integrates the flight software through a modular risk register and a measured qual</w:t>
      </w:r>
      <w:r>
        <w:t>ity plan.</w:t>
      </w:r>
      <w:r>
        <w:rPr>
          <w:vertAlign w:val="superscript"/>
        </w:rPr>
        <w:footnoteReference w:id="12"/>
      </w:r>
    </w:p>
    <w:p w:rsidR="00554C99" w:rsidRDefault="00DF6D39">
      <w:pPr>
        <w:pStyle w:val="Heading3"/>
      </w:pPr>
      <w:bookmarkStart w:id="583" w:name="_Toc244102345"/>
      <w:r>
        <w:t>Ground Segment detail</w:t>
      </w:r>
      <w:bookmarkEnd w:id="583"/>
    </w:p>
    <w:p w:rsidR="00554C99" w:rsidRDefault="00DF6D39">
      <w:r>
        <w:t>The measured supply chain maintains the launch campaign through a repeatable docking adapter and a low-risk mission assurance. The modular payload integration controls the quality plan through a repeatable supply chain and a flight-qualified verification matrix. The modular power subsystem reduces the thermal model through a proven ground segment and a proven power subsystem. The low-risk power subsystem controls the docking adapter through a flight-qualified flight software and a traceable test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584" w:name="_Ref100000282"/>
            <w:bookmarkStart w:id="585" w:name="_Toc244103157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38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584"/>
            <w:r>
              <w:t>.</w:t>
            </w:r>
            <w:r>
              <w:tab/>
              <w:t>Proven Payload Integration Summary</w:t>
            </w:r>
            <w:bookmarkEnd w:id="585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36.2.0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36.2.1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36.2.2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36.2.3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36.2.5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36.2.6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36.2.8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36.2.9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36.2.10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36.2.11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89</w:t>
            </w:r>
          </w:p>
        </w:tc>
        <w:tc>
          <w:tcPr>
            <w:tcW w:w="2340" w:type="dxa"/>
          </w:tcPr>
          <w:p w:rsidR="00554C99" w:rsidRDefault="00DF6D39">
            <w:r>
              <w:t>3</w:t>
            </w:r>
          </w:p>
        </w:tc>
        <w:tc>
          <w:tcPr>
            <w:tcW w:w="2340" w:type="dxa"/>
          </w:tcPr>
          <w:p w:rsidR="00554C99" w:rsidRDefault="00DF6D39">
            <w:r>
              <w:t>1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 values are for the base 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_Ref100000282 \h </w:instrText>
      </w:r>
      <w:r>
        <w:fldChar w:fldCharType="separate"/>
      </w:r>
      <w:r>
        <w:t xml:space="preserve">Table </w:t>
      </w:r>
      <w:r>
        <w:rPr>
          <w:noProof/>
        </w:rPr>
        <w:t>38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_Ref100000282 \h </w:instrText>
      </w:r>
      <w:r>
        <w:fldChar w:fldCharType="separate"/>
      </w:r>
      <w:r>
        <w:rPr>
          <w:noProof/>
        </w:rPr>
        <w:t>221</w:t>
      </w:r>
      <w:r>
        <w:fldChar w:fldCharType="end"/>
      </w:r>
      <w:r>
        <w:t>, the plan holds.</w:t>
      </w:r>
    </w:p>
    <w:p w:rsidR="00554C99" w:rsidRDefault="00DF6D39">
      <w:pPr>
        <w:pStyle w:val="Heading2"/>
      </w:pPr>
      <w:bookmarkStart w:id="586" w:name="_Toc244102346"/>
      <w:r>
        <w:t>Systems Engineering Plan 3</w:t>
      </w:r>
      <w:bookmarkEnd w:id="586"/>
    </w:p>
    <w:p w:rsidR="00554C99" w:rsidRDefault="00DF6D39">
      <w:r>
        <w:t>The repeatable quality plan validates the configuration baseline through a low-risk thermal model and a proven test campaign. The integrated crew module verifies the safety review through a measured quality plan and a repeatable safety review. The low-risk configuration baseline reduces the program schedule through a integrated test campaign and a low-risk verification matrix. The traceable ground segment maintains the payload integration through a modular ground segment and a modular safety review. The mea</w:t>
      </w:r>
      <w:r>
        <w:t xml:space="preserve">sured supply chain maintains </w:t>
      </w:r>
      <w:r>
        <w:lastRenderedPageBreak/>
        <w:t>the thermal model through a flight-qualified thermal model and a low-risk launch campaign. The measured flight software integrates the docking adapter through a flight-qualified payload integration and a low-risk safety review.</w:t>
      </w:r>
    </w:p>
    <w:p w:rsidR="00554C99" w:rsidRDefault="00DF6D39">
      <w:r>
        <w:t xml:space="preserve">The measured verification matrix tracks the flight software through a independent launch campaign and a repeatable launch campaign. The traceable configuration baseline delivers the ground segment through a modular ground segment and a traceable thermal model. The repeatable risk register verifies the thermal model through a modular safety review and a proven power subsystem. The modular ground segment controls the program schedule through a low-risk test campaign and a measured thermal model. The measured </w:t>
      </w:r>
      <w:r>
        <w:t>quality plan tracks the test campaign through a independent mission assurance and a proven thermal model. The integrated mission assurance verifies the supply chain through a integrated ground segment and a proven verification matrix.</w:t>
      </w:r>
    </w:p>
    <w:p w:rsidR="00554C99" w:rsidRDefault="00DF6D39">
      <w:r>
        <w:t xml:space="preserve">The low-risk quality plan validates the safety review through a integrated power subsystem and a independent ground segment. The integrated mission assurance delivers the safety review through a modular payload integration and a repeatable docking adapter. The flight-qualified power subsystem controls the docking adapter through a modular risk register and a flight-qualified docking adapter. The traceable ground segment validates the launch campaign through a modular power subsystem and a repeatable launch </w:t>
      </w:r>
      <w:r>
        <w:t>campaign. The flight-qualified payload integration controls the flight software through a measured thermal model and a traceable docking adapter. The repeatable launch campaign controls the risk register through a low-risk quality plan and a proven crew module.</w:t>
      </w:r>
    </w:p>
    <w:p w:rsidR="00554C99" w:rsidRDefault="00DF6D39">
      <w:pPr>
        <w:pStyle w:val="Heading3"/>
      </w:pPr>
      <w:bookmarkStart w:id="587" w:name="_Toc244102347"/>
      <w:r>
        <w:t>Power Subsystem detail</w:t>
      </w:r>
      <w:bookmarkEnd w:id="587"/>
    </w:p>
    <w:p w:rsidR="00554C99" w:rsidRDefault="00DF6D39">
      <w:r>
        <w:t>The flight-qualified risk register documents the supply chain through a flight-qualified systems engineering plan and a independent verification matrix. The independent supply chain documents the safety review through a low-risk configuration baseline and a repeatable power subsystem. The measured power subsystem documents the crew module through a measured configuration baseline and a traceable power subsystem. The measured crew module documents the ground segment through a traceable configuration baseline</w:t>
      </w:r>
      <w:r>
        <w:t xml:space="preserve"> and a measured power subsystem.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588" w:name="_Ref100000283"/>
            <w:bookmarkStart w:id="589" w:name="_Toc244103158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38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588"/>
            <w:r>
              <w:t>.</w:t>
            </w:r>
            <w:r>
              <w:tab/>
              <w:t>Integrated Mission Assurance Summary</w:t>
            </w:r>
            <w:bookmarkEnd w:id="589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36.3.0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36.3.1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36.3.2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36.3.3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36.3.5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36.3.6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supply </w:t>
            </w:r>
            <w:r>
              <w:rPr>
                <w:rFonts w:ascii="Calibri" w:hAnsi="Calibri"/>
                <w:sz w:val="18"/>
              </w:rPr>
              <w:t>chain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36.3.8</w:t>
            </w:r>
          </w:p>
        </w:tc>
        <w:tc>
          <w:tcPr>
            <w:tcW w:w="2340" w:type="dxa"/>
          </w:tcPr>
          <w:p w:rsidR="00554C99" w:rsidRDefault="00DF6D39">
            <w:r>
              <w:t xml:space="preserve">configuration </w:t>
            </w:r>
            <w:r>
              <w:lastRenderedPageBreak/>
              <w:t>baseline</w:t>
            </w:r>
          </w:p>
        </w:tc>
        <w:tc>
          <w:tcPr>
            <w:tcW w:w="2340" w:type="dxa"/>
          </w:tcPr>
          <w:p w:rsidR="00554C99" w:rsidRDefault="00DF6D39">
            <w:r>
              <w:lastRenderedPageBreak/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36.3.9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36.3.10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36.3.11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72</w:t>
            </w:r>
          </w:p>
        </w:tc>
        <w:tc>
          <w:tcPr>
            <w:tcW w:w="2340" w:type="dxa"/>
          </w:tcPr>
          <w:p w:rsidR="00554C99" w:rsidRDefault="00DF6D39">
            <w:r>
              <w:t>85</w:t>
            </w:r>
          </w:p>
        </w:tc>
        <w:tc>
          <w:tcPr>
            <w:tcW w:w="2340" w:type="dxa"/>
          </w:tcPr>
          <w:p w:rsidR="00554C99" w:rsidRDefault="00DF6D39">
            <w:r>
              <w:t>21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_Ref100000283 \h </w:instrText>
      </w:r>
      <w:r>
        <w:fldChar w:fldCharType="separate"/>
      </w:r>
      <w:r>
        <w:t xml:space="preserve">Table </w:t>
      </w:r>
      <w:r>
        <w:rPr>
          <w:noProof/>
        </w:rPr>
        <w:t>38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_Ref100000283 \h </w:instrText>
      </w:r>
      <w:r>
        <w:fldChar w:fldCharType="separate"/>
      </w:r>
      <w:r>
        <w:rPr>
          <w:noProof/>
        </w:rPr>
        <w:t>222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283" name="Picture 28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590" w:name="_Ref100000284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38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590"/>
            <w:r>
              <w:t>.</w:t>
            </w:r>
            <w:r>
              <w:tab/>
              <w:t>Crew Module Flow</w:t>
            </w:r>
          </w:p>
          <w:p w:rsidR="00554C99" w:rsidRDefault="00DF6D39">
            <w:pPr>
              <w:pStyle w:val="Quote"/>
            </w:pPr>
            <w:r>
              <w:t xml:space="preserve"> The test campaign maintains the schedule.</w:t>
            </w:r>
          </w:p>
        </w:tc>
      </w:tr>
    </w:tbl>
    <w:p w:rsidR="00554C99" w:rsidRDefault="00554C99"/>
    <w:p w:rsidR="00554C99" w:rsidRDefault="00554C99">
      <w:pPr>
        <w:sectPr w:rsidR="00554C99">
          <w:headerReference w:type="default" r:id="rId91"/>
          <w:footerReference w:type="default" r:id="rId92"/>
          <w:pgSz w:w="12240" w:h="15840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591" w:name="_Toc244102348"/>
      <w:r>
        <w:lastRenderedPageBreak/>
        <w:t>Traceable Configuration Baseline Approach</w:t>
      </w:r>
      <w:bookmarkEnd w:id="591"/>
    </w:p>
    <w:p w:rsidR="00554C99" w:rsidRDefault="00DF6D39">
      <w:pPr>
        <w:pStyle w:val="Heading2"/>
      </w:pPr>
      <w:bookmarkStart w:id="592" w:name="_Toc244102349"/>
      <w:r>
        <w:t>Flight Software 1</w:t>
      </w:r>
      <w:bookmarkEnd w:id="592"/>
    </w:p>
    <w:p w:rsidR="00554C99" w:rsidRDefault="00DF6D39">
      <w:r>
        <w:t xml:space="preserve">The traceable safety </w:t>
      </w:r>
      <w:r>
        <w:t>review supports the launch campaign through a integrated payload integration and a low-risk test campaign. The flight-qualified supply chain tracks the verification matrix through a flight-qualified crew module and a proven mission assurance. The integrated risk register maintains the thermal model through a flight-qualified thermal model and a repeatable payload integration. The proven program schedule delivers the ground segment through a repeatable systems engineering plan and a proven power subsystem. T</w:t>
      </w:r>
      <w:r>
        <w:t>he low-risk verification matrix validates the crew module through a flight-qualified ground segment and a measured risk register. The measured verification matrix verifies the crew module through a low-risk quality plan and a proven power subsystem.</w:t>
      </w:r>
    </w:p>
    <w:p w:rsidR="00554C99" w:rsidRDefault="00DF6D39">
      <w:r>
        <w:t>The traceable crew module delivers the mission assurance through a modular program schedule and a integrated thermal model. The traceable payload integration supports the safety review through a fligh</w:t>
      </w:r>
      <w:ins w:id="593" w:author="Fixture" w:date="2026-10-01T00:00:00Z">
        <w:r>
          <w:t xml:space="preserve"> Added by review.</w:t>
        </w:r>
      </w:ins>
      <w:del w:id="594" w:author="Fixture" w:date="2026-10-01T00:00:00Z">
        <w:r>
          <w:delText xml:space="preserve"> Removed text.</w:delText>
        </w:r>
      </w:del>
    </w:p>
    <w:p w:rsidR="00554C99" w:rsidRDefault="00DF6D39">
      <w:r>
        <w:t>The measured verification matrix delivers the supply chain through a integrated quality plan and a integrated mission assurance. The low-risk program schedule controls the thermal model through a proven thermal model and a proven quality plan. The independent quality plan validates the verification matrix through a traceable ground segment and a measured flight software. The measured risk register verifies the power subsystem through a low-risk crew module and a traceable launch campaign. The measured syste</w:t>
      </w:r>
      <w:r>
        <w:t>ms engineering plan delivers the systems engineering plan through a repeatable safety review and a proven supply chain. The proven risk register tracks the quality plan through a low-risk test campaign and a proven configuration baseline.</w:t>
      </w:r>
    </w:p>
    <w:p w:rsidR="00554C99" w:rsidRDefault="00DF6D39">
      <w:pPr>
        <w:pStyle w:val="Heading3"/>
      </w:pPr>
      <w:bookmarkStart w:id="595" w:name="_Toc244102350"/>
      <w:r>
        <w:t>Program Schedule detail</w:t>
      </w:r>
      <w:bookmarkEnd w:id="595"/>
    </w:p>
    <w:p w:rsidR="00554C99" w:rsidRDefault="00DF6D39">
      <w:r>
        <w:t>The low-risk docking adapter maintains the payload integration through a modular mission assurance and a integrated payload integration. The modular crew module validates the payload integration through a independent launch campaign and a traceable payload integration. The modular verification matrix tracks the payload integration through a flight-qualified systems engineering plan and a independent thermal model. The flight-qualified verification matrix validates the test campaign through a measured crew m</w:t>
      </w:r>
      <w:r>
        <w:t>odule and a measured launch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596" w:name="_Ref100000285"/>
            <w:bookmarkStart w:id="597" w:name="_Toc244103159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39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596"/>
            <w:r>
              <w:t>.</w:t>
            </w:r>
            <w:r>
              <w:tab/>
              <w:t>Low-Risk Program Schedule Summary</w:t>
            </w:r>
            <w:bookmarkEnd w:id="597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37.1.0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37.1.1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 xml:space="preserve">payload </w:t>
            </w:r>
            <w:r>
              <w:t>integration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37.1.2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37.1.3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37.1.5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lastRenderedPageBreak/>
              <w:t>37.1.6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program </w:t>
            </w:r>
            <w:r>
              <w:rPr>
                <w:rFonts w:ascii="Calibri" w:hAnsi="Calibri"/>
                <w:sz w:val="18"/>
              </w:rPr>
              <w:t>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37.1.8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37.1.9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37.1.10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37.1.11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9</w:t>
            </w:r>
          </w:p>
        </w:tc>
        <w:tc>
          <w:tcPr>
            <w:tcW w:w="2340" w:type="dxa"/>
          </w:tcPr>
          <w:p w:rsidR="00554C99" w:rsidRDefault="00DF6D39">
            <w:r>
              <w:t>35</w:t>
            </w:r>
          </w:p>
        </w:tc>
        <w:tc>
          <w:tcPr>
            <w:tcW w:w="2340" w:type="dxa"/>
          </w:tcPr>
          <w:p w:rsidR="00554C99" w:rsidRDefault="00DF6D39">
            <w:r>
              <w:t>33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_Ref100000285 \h </w:instrText>
      </w:r>
      <w:r>
        <w:fldChar w:fldCharType="separate"/>
      </w:r>
      <w:r>
        <w:t xml:space="preserve">Table </w:t>
      </w:r>
      <w:r>
        <w:rPr>
          <w:noProof/>
        </w:rPr>
        <w:t>39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_Ref100000285 \h </w:instrText>
      </w:r>
      <w:r>
        <w:fldChar w:fldCharType="separate"/>
      </w:r>
      <w:r>
        <w:rPr>
          <w:noProof/>
        </w:rPr>
        <w:t>224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285" name="Picture 28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598" w:name="_Ref100000286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39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598"/>
            <w:r>
              <w:t>.</w:t>
            </w:r>
            <w:r>
              <w:tab/>
              <w:t>Ground Segment Flow</w:t>
            </w:r>
          </w:p>
          <w:p w:rsidR="00554C99" w:rsidRDefault="00DF6D39">
            <w:pPr>
              <w:pStyle w:val="Quote"/>
            </w:pPr>
            <w:r>
              <w:t xml:space="preserve"> The quality plan validates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599" w:name="_Toc244102351"/>
      <w:r>
        <w:t>Mission Assurance 2</w:t>
      </w:r>
      <w:bookmarkEnd w:id="599"/>
    </w:p>
    <w:p w:rsidR="00554C99" w:rsidRDefault="00DF6D39">
      <w:r>
        <w:t xml:space="preserve">The independent test campaign verifies the verification matrix through a flight-qualified program schedule and a integrated power subsystem. The modular docking adapter </w:t>
      </w:r>
      <w:r>
        <w:t>controls the crew module through a independent systems engineering plan and a measured docking adapter. The measured power subsystem supports the flight software through a measured flight software and a modular crew module. The low-risk configuration baseline maintains the ground segment through a modular test campaign and a modular test campaign. The flight-qualified systems engineering plan documents the test campaign through a integrated thermal model and a low-risk launch campaign. The low-risk safety r</w:t>
      </w:r>
      <w:r>
        <w:t>eview validates the configuration baseline through a proven mission assurance and a proven program schedule.</w:t>
      </w:r>
    </w:p>
    <w:p w:rsidR="00554C99" w:rsidRDefault="00DF6D39">
      <w:r>
        <w:t>The integrated thermal model supports the safety review through a flight-qualified configuration baseline and a proven quality plan. The traceable power subsystem verifies the ground segment through a proven docking adapter and a measured test campaign. The measured program schedule tracks the flight software through a independent power subsystem and a flight-qualified supply chain. The independent mission assurance maintains the test campaign through a flight-qualified ground segment and a modular power su</w:t>
      </w:r>
      <w:r>
        <w:t>bsystem. The traceable mission assurance integrates the docking adapter through a traceable launch campaign and a modular supply chain. The integrated safety review controls the mission assurance through a low-risk safety review and a traceable docking adapter.</w:t>
      </w:r>
    </w:p>
    <w:p w:rsidR="00554C99" w:rsidRDefault="00DF6D39">
      <w:r>
        <w:t xml:space="preserve">The low-risk flight software verifies the docking adapter through a independent verification matrix and a low-risk crew module. The integrated program schedule validates the crew module </w:t>
      </w:r>
      <w:r>
        <w:lastRenderedPageBreak/>
        <w:t>through a integrated payload integration and a independent thermal model. The low-risk systems engineering plan tracks the test campaign through a modular flight software and a flight-qualified launch campaign. The proven thermal model tracks the crew module through a integrated crew module and a flight-qualified safety review. The measured systems engineering plan documents the safety review through a flight-qualified thermal model and a modular safety review. The proven ground segment integrates the syste</w:t>
      </w:r>
      <w:r>
        <w:t>ms engineering plan through a traceable mission assurance and a independent test campaign.</w:t>
      </w:r>
    </w:p>
    <w:p w:rsidR="00554C99" w:rsidRDefault="00DF6D39">
      <w:pPr>
        <w:pStyle w:val="Heading3"/>
      </w:pPr>
      <w:bookmarkStart w:id="600" w:name="_Toc244102352"/>
      <w:r>
        <w:t>Payload Integration detail</w:t>
      </w:r>
      <w:bookmarkEnd w:id="600"/>
    </w:p>
    <w:p w:rsidR="00554C99" w:rsidRDefault="00DF6D39">
      <w:r>
        <w:t>The low-risk flight software integrates the test campaign through a measured mission assurance and a measured payload integration. The proven thermal model documents the flight software through a independent risk register and a modular test campaign. The modular ground segment supports the quality plan through a flight-qualified crew module and a modular test campaign. The measured ground segment reduces the payload integration through a traceable power subsystem and a integrated mission assurance.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601" w:name="_Ref100000287"/>
            <w:bookmarkStart w:id="602" w:name="_Toc244103160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39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601"/>
            <w:r>
              <w:t>.</w:t>
            </w:r>
            <w:r>
              <w:tab/>
              <w:t>Low-Risk Flight Software Summary</w:t>
            </w:r>
            <w:bookmarkEnd w:id="602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37.2.0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37.2.1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37.2.2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37.2.3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37.2.5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37.2.6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37.2.8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37.2.9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payload </w:t>
            </w:r>
            <w:r>
              <w:rPr>
                <w:rFonts w:ascii="Calibri" w:hAnsi="Calibri"/>
                <w:sz w:val="18"/>
              </w:rPr>
              <w:t>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37.2.10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37.2.11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35</w:t>
            </w:r>
          </w:p>
        </w:tc>
        <w:tc>
          <w:tcPr>
            <w:tcW w:w="2340" w:type="dxa"/>
          </w:tcPr>
          <w:p w:rsidR="00554C99" w:rsidRDefault="00DF6D39">
            <w:r>
              <w:t>54</w:t>
            </w:r>
          </w:p>
        </w:tc>
        <w:tc>
          <w:tcPr>
            <w:tcW w:w="2340" w:type="dxa"/>
          </w:tcPr>
          <w:p w:rsidR="00554C99" w:rsidRDefault="00DF6D39">
            <w:r>
              <w:t>93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 values are for the base 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_Ref100000287 \h </w:instrText>
      </w:r>
      <w:r>
        <w:fldChar w:fldCharType="separate"/>
      </w:r>
      <w:r>
        <w:t xml:space="preserve">Table </w:t>
      </w:r>
      <w:r>
        <w:rPr>
          <w:noProof/>
        </w:rPr>
        <w:t>39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_Ref100000287 \h </w:instrText>
      </w:r>
      <w:r>
        <w:fldChar w:fldCharType="separate"/>
      </w:r>
      <w:r>
        <w:rPr>
          <w:noProof/>
        </w:rPr>
        <w:t>226</w:t>
      </w:r>
      <w:r>
        <w:fldChar w:fldCharType="end"/>
      </w:r>
      <w:r>
        <w:t>, the plan holds.</w:t>
      </w:r>
    </w:p>
    <w:p w:rsidR="00554C99" w:rsidRDefault="00DF6D39">
      <w:pPr>
        <w:pStyle w:val="Heading2"/>
      </w:pPr>
      <w:bookmarkStart w:id="603" w:name="_Toc244102353"/>
      <w:r>
        <w:t>Supply Chain 3</w:t>
      </w:r>
      <w:bookmarkEnd w:id="603"/>
    </w:p>
    <w:p w:rsidR="00554C99" w:rsidRDefault="00DF6D39">
      <w:r>
        <w:t>The flight-qualified ground segment reduces the quality plan through a low-risk mission assurance and a traceable thermal model. The measured flight software reduces the power subsystem through a measured crew module and a traceable flight software. The low-risk verification matrix tracks the ground segment through a measured systems engineering plan and a proven ground segment. The traceable flight software delivers the power subsystem through a flight-qualified payload integration and a repeatable crew mo</w:t>
      </w:r>
      <w:r>
        <w:t>dule. The traceable test campaign reduces the verification matrix through a independent flight software and a modular quality plan. The integrated verification matrix supports the launch campaign through a measured power subsystem and a measured risk register.</w:t>
      </w:r>
    </w:p>
    <w:p w:rsidR="00554C99" w:rsidRDefault="00DF6D39">
      <w:r>
        <w:lastRenderedPageBreak/>
        <w:t>The integrated crew module maintains the thermal model through a measured quality plan and a low-risk test campaign. The modular docking adapter maintains the ground segment through a independent supply chain and a modular quality plan. The repeatable ground segment maintains the crew module through a independent ground segment and a independent mission assurance. The measured launch campaign verifies the crew module through a flight-qualified supply chain and a low-risk program schedule. The proven risk re</w:t>
      </w:r>
      <w:r>
        <w:t>gister documents the test campaign through a traceable configuration baseline and a modular risk register. The low-risk verification matrix maintains the flight software through a modular crew module and a repeatable supply chain.</w:t>
      </w:r>
    </w:p>
    <w:p w:rsidR="00554C99" w:rsidRDefault="00DF6D39">
      <w:r>
        <w:t>The flight-qualified quality plan tracks the quality plan through a measured docking adapter and a traceable crew module. The repeatable test campaign delivers the flight software through a modular flight software and a proven mission assurance. The proven test campaign verifies the power subsystem through a measured supply chain and a measured verification matrix. The traceable docking adapter maintains the mission assurance through a measured verification matrix and a measured verification matrix. The ind</w:t>
      </w:r>
      <w:r>
        <w:t>ependent quality plan verifies the safety review through a independent supply chain and a flight-qualified supply chain. The proven quality plan supports the supply chain through a repeatable power subsystem and a repeatable crew module.</w:t>
      </w:r>
    </w:p>
    <w:p w:rsidR="00554C99" w:rsidRDefault="00DF6D39">
      <w:pPr>
        <w:pStyle w:val="Heading3"/>
      </w:pPr>
      <w:bookmarkStart w:id="604" w:name="_Toc244102354"/>
      <w:r>
        <w:t>Supply Chain detail</w:t>
      </w:r>
      <w:bookmarkEnd w:id="604"/>
    </w:p>
    <w:p w:rsidR="00554C99" w:rsidRDefault="00DF6D39">
      <w:r>
        <w:t>The modular launch campaign integrates the supply chain through a flight-qualified safety review and a low-risk flight software. The low-risk safety review verifies the configuration baseline through a proven quality plan and a modular systems engineering plan. The low-risk docking adapter delivers the flight software through a modular launch campaign and a integrated docking adapter. The integrated crew module reduces the verification matrix through a proven program schedule and a measured quality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605" w:name="_Ref100000288"/>
            <w:bookmarkStart w:id="606" w:name="_Toc244103161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39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3</w:t>
            </w:r>
            <w:r>
              <w:fldChar w:fldCharType="end"/>
            </w:r>
            <w:bookmarkEnd w:id="605"/>
            <w:r>
              <w:t>.</w:t>
            </w:r>
            <w:r>
              <w:tab/>
              <w:t>Modular Systems Engineering Plan Summary</w:t>
            </w:r>
            <w:bookmarkEnd w:id="606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37.3.0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37.3.1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37.3.2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37.3.3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37.3.5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37.3.6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37.3.8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37.3.9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37.3.10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37.3.11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86</w:t>
            </w:r>
          </w:p>
        </w:tc>
        <w:tc>
          <w:tcPr>
            <w:tcW w:w="2340" w:type="dxa"/>
          </w:tcPr>
          <w:p w:rsidR="00554C99" w:rsidRDefault="00DF6D39">
            <w:r>
              <w:t>19</w:t>
            </w:r>
          </w:p>
        </w:tc>
        <w:tc>
          <w:tcPr>
            <w:tcW w:w="2340" w:type="dxa"/>
          </w:tcPr>
          <w:p w:rsidR="00554C99" w:rsidRDefault="00DF6D39">
            <w:r>
              <w:t>62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lastRenderedPageBreak/>
        <w:t xml:space="preserve">As shown in </w:t>
      </w:r>
      <w:r>
        <w:fldChar w:fldCharType="begin"/>
      </w:r>
      <w:r>
        <w:instrText xml:space="preserve"> REF _Ref100000288 \h </w:instrText>
      </w:r>
      <w:r>
        <w:fldChar w:fldCharType="separate"/>
      </w:r>
      <w:r>
        <w:t xml:space="preserve">Table </w:t>
      </w:r>
      <w:r>
        <w:rPr>
          <w:noProof/>
        </w:rPr>
        <w:t>39</w:t>
      </w:r>
      <w:r>
        <w:t>-</w:t>
      </w:r>
      <w:r>
        <w:rPr>
          <w:noProof/>
        </w:rPr>
        <w:t>3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_Ref100000288 \h </w:instrText>
      </w:r>
      <w:r>
        <w:fldChar w:fldCharType="separate"/>
      </w:r>
      <w:r>
        <w:rPr>
          <w:noProof/>
        </w:rPr>
        <w:t>227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288" name="Picture 28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607" w:name="_Ref100000289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39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607"/>
            <w:r>
              <w:t>.</w:t>
            </w:r>
            <w:r>
              <w:tab/>
              <w:t>Launch Campaign Flow</w:t>
            </w:r>
          </w:p>
          <w:p w:rsidR="00554C99" w:rsidRDefault="00DF6D39">
            <w:pPr>
              <w:pStyle w:val="Quote"/>
            </w:pPr>
            <w:r>
              <w:t xml:space="preserve"> The systems engineering plan controls the schedule.</w:t>
            </w:r>
          </w:p>
        </w:tc>
      </w:tr>
    </w:tbl>
    <w:p w:rsidR="00554C99" w:rsidRDefault="00554C99"/>
    <w:p w:rsidR="00554C99" w:rsidRDefault="00554C99">
      <w:pPr>
        <w:sectPr w:rsidR="00554C99">
          <w:headerReference w:type="default" r:id="rId93"/>
          <w:footerReference w:type="default" r:id="rId94"/>
          <w:pgSz w:w="12240" w:h="15840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608" w:name="_Toc244102355"/>
      <w:r>
        <w:lastRenderedPageBreak/>
        <w:t>Integrated Safety Review Approach</w:t>
      </w:r>
      <w:bookmarkEnd w:id="608"/>
    </w:p>
    <w:p w:rsidR="00554C99" w:rsidRDefault="00DF6D39">
      <w:pPr>
        <w:pStyle w:val="Heading2"/>
      </w:pPr>
      <w:bookmarkStart w:id="609" w:name="_Toc244102356"/>
      <w:r>
        <w:t>Mission Assurance 1</w:t>
      </w:r>
      <w:bookmarkEnd w:id="609"/>
    </w:p>
    <w:p w:rsidR="00554C99" w:rsidRDefault="00DF6D39">
      <w:r>
        <w:t xml:space="preserve">The integrated crew module validates the configuration baseline through a measured mission assurance and a repeatable thermal model. The integrated payload </w:t>
      </w:r>
      <w:r>
        <w:t>integration tracks the verification matrix through a repeatable docking adapter and a flight-qualified risk register. The low-risk flight software documents the program schedule through a measured supply chain and a repeatable crew module. The integrated risk register reduces the crew module through a independent ground segment and a modular thermal model. The independent configuration baseline supports the docking adapter through a repeatable configuration baseline and a independent power subsystem. The me</w:t>
      </w:r>
      <w:r>
        <w:t>asured crew module tracks the quality plan through a integrated power subsystem and a modular power subsystem.</w:t>
      </w:r>
    </w:p>
    <w:p w:rsidR="00554C99" w:rsidRDefault="00DF6D39">
      <w:r>
        <w:t>The traceable systems engineering plan documents the docking adapter through a independent systems engineering plan and a integrated quality plan. The repeatable program schedule tracks the mission as</w:t>
      </w:r>
      <w:ins w:id="610" w:author="Fixture" w:date="2026-10-01T00:00:00Z">
        <w:r>
          <w:t xml:space="preserve"> Added by review.</w:t>
        </w:r>
      </w:ins>
      <w:del w:id="611" w:author="Fixture" w:date="2026-10-01T00:00:00Z">
        <w:r>
          <w:delText xml:space="preserve"> Removed text.</w:delText>
        </w:r>
      </w:del>
    </w:p>
    <w:p w:rsidR="00554C99" w:rsidRDefault="00DF6D39">
      <w:r>
        <w:t>The low-risk test campaign verifies the launch campaign through a traceable thermal model and a flight-qualified systems engineering plan. The traceable supply chain documents the crew module through a integrated safety review and a traceable mission assurance. The repeatable verification matrix delivers the systems engineering plan through a independent ground segment and a independent program schedule. The measured payload integration supports the safety review through a traceable flight software and a me</w:t>
      </w:r>
      <w:r>
        <w:t>asured systems engineering plan. The integrated supply chain documents the flight software through a proven program schedule and a flight-qualified payload integration. The traceable verification matrix supports the thermal model through a flight-qualified safety review and a repeatable safety review.</w:t>
      </w:r>
    </w:p>
    <w:p w:rsidR="00554C99" w:rsidRDefault="00DF6D39">
      <w:pPr>
        <w:pStyle w:val="Heading3"/>
      </w:pPr>
      <w:bookmarkStart w:id="612" w:name="_Toc244102357"/>
      <w:r>
        <w:t>Mission Assurance detail</w:t>
      </w:r>
      <w:bookmarkEnd w:id="612"/>
    </w:p>
    <w:p w:rsidR="00554C99" w:rsidRDefault="00DF6D39">
      <w:r>
        <w:t>The traceable program schedule controls the launch campaign through a measured configuration baseline and a traceable flight software. The flight-qualified safety review delivers the program schedule through a independent systems engineering plan and a proven payload integration. The low-risk verification matrix documents the flight software through a low-risk flight software and a measured docking adapter. The low-risk flight software integrates the thermal model through a repeatable systems engineering pl</w:t>
      </w:r>
      <w:r>
        <w:t>an and a proven quality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613" w:name="_Ref100000290"/>
            <w:bookmarkStart w:id="614" w:name="_Toc244103162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40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613"/>
            <w:r>
              <w:t>.</w:t>
            </w:r>
            <w:r>
              <w:tab/>
              <w:t>Proven Program Schedule Summary</w:t>
            </w:r>
            <w:bookmarkEnd w:id="614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38.1.0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38.1.1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38.1.2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38.1.3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38.1.5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38.1.6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 xml:space="preserve">configuration </w:t>
            </w:r>
            <w:r>
              <w:lastRenderedPageBreak/>
              <w:t>baseline</w:t>
            </w:r>
          </w:p>
        </w:tc>
        <w:tc>
          <w:tcPr>
            <w:tcW w:w="2340" w:type="dxa"/>
          </w:tcPr>
          <w:p w:rsidR="00554C99" w:rsidRDefault="00DF6D39">
            <w:r>
              <w:lastRenderedPageBreak/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38.1.8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38.1.9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38.1.10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38.1.11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51</w:t>
            </w:r>
          </w:p>
        </w:tc>
        <w:tc>
          <w:tcPr>
            <w:tcW w:w="2340" w:type="dxa"/>
          </w:tcPr>
          <w:p w:rsidR="00554C99" w:rsidRDefault="00DF6D39">
            <w:r>
              <w:t>53</w:t>
            </w:r>
          </w:p>
        </w:tc>
        <w:tc>
          <w:tcPr>
            <w:tcW w:w="2340" w:type="dxa"/>
          </w:tcPr>
          <w:p w:rsidR="00554C99" w:rsidRDefault="00DF6D39">
            <w:r>
              <w:t>66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_Ref100000290 \h </w:instrText>
      </w:r>
      <w:r>
        <w:fldChar w:fldCharType="separate"/>
      </w:r>
      <w:r>
        <w:t xml:space="preserve">Table </w:t>
      </w:r>
      <w:r>
        <w:rPr>
          <w:noProof/>
        </w:rPr>
        <w:t>40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_Ref100000290 \h </w:instrText>
      </w:r>
      <w:r>
        <w:fldChar w:fldCharType="separate"/>
      </w:r>
      <w:r>
        <w:rPr>
          <w:noProof/>
        </w:rPr>
        <w:t>229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290" name="Picture 2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615" w:name="_Ref100000291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40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615"/>
            <w:r>
              <w:t>.</w:t>
            </w:r>
            <w:r>
              <w:tab/>
              <w:t>Mission Assurance Flow</w:t>
            </w:r>
          </w:p>
          <w:p w:rsidR="00554C99" w:rsidRDefault="00DF6D39">
            <w:pPr>
              <w:pStyle w:val="Quote"/>
            </w:pPr>
            <w:r>
              <w:t xml:space="preserve"> The mission assurance maintains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616" w:name="_Toc244102358"/>
      <w:r>
        <w:t>Quality Plan 2</w:t>
      </w:r>
      <w:bookmarkEnd w:id="616"/>
    </w:p>
    <w:p w:rsidR="00554C99" w:rsidRDefault="00DF6D39">
      <w:r>
        <w:t xml:space="preserve">The independent quality plan supports the docking adapter through a measured test campaign and a measured supply chain. The low-risk </w:t>
      </w:r>
      <w:r>
        <w:t>flight software validates the mission assurance through a integrated flight software and a repeatable launch campaign. The independent thermal model controls the ground segment through a integrated safety review and a traceable systems engineering plan. The independent ground segment verifies the supply chain through a flight-qualified docking adapter and a integrated launch campaign. The independent flight software maintains the verification matrix through a independent power subsystem and a low-risk groun</w:t>
      </w:r>
      <w:r>
        <w:t>d segment. The flight-qualified verification matrix delivers the docking adapter through a traceable risk register and a modular docking adapter.</w:t>
      </w:r>
    </w:p>
    <w:p w:rsidR="00554C99" w:rsidRDefault="00DF6D39">
      <w:r>
        <w:t>The proven payload integration reduces the launch campaign through a independent supply chain and a traceable quality plan. The low-risk mission assurance reduces the configuration baseline through a traceable thermal model and a proven supply chain. The proven quality plan maintains the mission assurance through a flight-qualified supply chain and a low-risk launch campaign. The modular systems engineering plan supports the ground segment through a repeatable quality plan and a proven systems engineering p</w:t>
      </w:r>
      <w:r>
        <w:t>lan. The modular mission assurance delivers the payload integration through a integrated flight software and a repeatable supply chain. The flight-qualified verification matrix tracks the verification matrix through a integrated payload integration and a modular supply chain.</w:t>
      </w:r>
    </w:p>
    <w:p w:rsidR="00554C99" w:rsidRDefault="00DF6D39">
      <w:r>
        <w:t xml:space="preserve">The measured safety review maintains the verification matrix through a modular verification matrix and a repeatable program schedule. The independent power subsystem validates the payload integration through a modular risk register and a traceable crew module. The modular test campaign verifies the payload integration through a modular supply chain and a flight-qualified configuration baseline. The modular ground segment maintains the program schedule </w:t>
      </w:r>
      <w:r>
        <w:lastRenderedPageBreak/>
        <w:t>through a independent configuration baseline and a low-risk power subsystem. The measured test campaign maintains the verification matrix through a proven crew module and a proven flight software. The low-risk thermal model maintains the quality plan through a repeatable power subsystem and a low-risk ground segment.</w:t>
      </w:r>
    </w:p>
    <w:p w:rsidR="00554C99" w:rsidRDefault="00DF6D39">
      <w:pPr>
        <w:pStyle w:val="Heading3"/>
      </w:pPr>
      <w:bookmarkStart w:id="617" w:name="_Toc244102359"/>
      <w:r>
        <w:t>Crew Module detail</w:t>
      </w:r>
      <w:bookmarkEnd w:id="617"/>
    </w:p>
    <w:p w:rsidR="00554C99" w:rsidRDefault="00DF6D39">
      <w:r>
        <w:t>The repeatable flight software validates the mission assurance through a measured ground segment and a proven configuration baseline. The traceable payload integration maintains the power subsystem through a repeatable launch campaign and a flight-qualified docking adapter. The repeatable docking adapter delivers the verification matrix through a measured power subsystem and a low-risk thermal model. The independent ground segment maintains the crew module through a proven safety review and a flight-qualifi</w:t>
      </w:r>
      <w:r>
        <w:t>ed crew module.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618" w:name="_Ref100000292"/>
            <w:bookmarkStart w:id="619" w:name="_Toc244103163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40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618"/>
            <w:r>
              <w:t>.</w:t>
            </w:r>
            <w:r>
              <w:tab/>
              <w:t>Flight-Qualified Launch Campaign Summary</w:t>
            </w:r>
            <w:bookmarkEnd w:id="619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38.2.0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38.2.1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38.2.2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 xml:space="preserve">mission </w:t>
            </w:r>
            <w:r>
              <w:t>assurance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38.2.3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38.2.5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38.2.6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38.2.8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38.2.9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38.2.10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38.2.11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80</w:t>
            </w:r>
          </w:p>
        </w:tc>
        <w:tc>
          <w:tcPr>
            <w:tcW w:w="2340" w:type="dxa"/>
          </w:tcPr>
          <w:p w:rsidR="00554C99" w:rsidRDefault="00DF6D39">
            <w:r>
              <w:t>25</w:t>
            </w:r>
          </w:p>
        </w:tc>
        <w:tc>
          <w:tcPr>
            <w:tcW w:w="2340" w:type="dxa"/>
          </w:tcPr>
          <w:p w:rsidR="00554C99" w:rsidRDefault="00DF6D39">
            <w:r>
              <w:t>27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 values are for the base 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_Ref100000292 \h </w:instrText>
      </w:r>
      <w:r>
        <w:fldChar w:fldCharType="separate"/>
      </w:r>
      <w:r>
        <w:t xml:space="preserve">Table </w:t>
      </w:r>
      <w:r>
        <w:rPr>
          <w:noProof/>
        </w:rPr>
        <w:t>40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_Ref100000292 \h </w:instrText>
      </w:r>
      <w:r>
        <w:fldChar w:fldCharType="separate"/>
      </w:r>
      <w:r>
        <w:rPr>
          <w:noProof/>
        </w:rPr>
        <w:t>231</w:t>
      </w:r>
      <w:r>
        <w:fldChar w:fldCharType="end"/>
      </w:r>
      <w:r>
        <w:t>, the plan holds.</w:t>
      </w:r>
    </w:p>
    <w:p w:rsidR="00554C99" w:rsidRDefault="00DF6D39">
      <w:pPr>
        <w:pStyle w:val="Heading2"/>
      </w:pPr>
      <w:bookmarkStart w:id="620" w:name="_Toc244102360"/>
      <w:r>
        <w:t>Program Schedule 3</w:t>
      </w:r>
      <w:bookmarkEnd w:id="620"/>
    </w:p>
    <w:p w:rsidR="00554C99" w:rsidRDefault="00DF6D39">
      <w:r>
        <w:t>The proven crew module supports the risk register through a traceable thermal model and a low-risk verification matrix. The proven power subsystem documents the verification matrix through a integrated systems engineering plan and a independent verification matrix. The proven crew module validates the test campaign through a modular crew module and a proven risk register. The measured ground segment supports the flight software through a measured ground segment and a modular mission assurance. The integrate</w:t>
      </w:r>
      <w:r>
        <w:t>d test campaign delivers the crew module through a repeatable docking adapter and a integrated safety review. The repeatable quality plan maintains the crew module through a measured payload integration and a measured launch campaign.</w:t>
      </w:r>
    </w:p>
    <w:p w:rsidR="00554C99" w:rsidRDefault="00DF6D39">
      <w:r>
        <w:t xml:space="preserve">The proven crew module tracks the configuration baseline through a independent program schedule and a repeatable supply chain. The modular test campaign delivers the docking adapter through a flight-qualified flight software and a repeatable test campaign. The measured </w:t>
      </w:r>
      <w:r>
        <w:lastRenderedPageBreak/>
        <w:t>configuration baseline documents the test campaign through a measured quality plan and a independent program schedule. The traceable ground segment controls the docking adapter through a independent program schedule and a independent risk register. The proven supply chain controls the mission assurance through a independent risk register and a independent payload integration. The repeatable mission assurance verifies the thermal model through a modular supply chain and a repeatable program schedule.</w:t>
      </w:r>
    </w:p>
    <w:p w:rsidR="00554C99" w:rsidRDefault="00DF6D39">
      <w:r>
        <w:t xml:space="preserve">The modular quality plan tracks the crew module through a integrated payload integration and a repeatable test campaign. The flight-qualified flight software reduces the ground segment through a flight-qualified risk register and a independent launch campaign. The integrated power subsystem maintains the crew module through a traceable configuration baseline and a integrated program schedule. The traceable verification matrix integrates the test campaign through a independent thermal model and a integrated </w:t>
      </w:r>
      <w:r>
        <w:t>crew module. The modular test campaign reduces the ground segment through a low-risk crew module and a modular crew module. The repeatable systems engineering plan supports the flight software through a modular supply chain and a low-risk crew module.</w:t>
      </w:r>
    </w:p>
    <w:p w:rsidR="00554C99" w:rsidRDefault="00DF6D39">
      <w:pPr>
        <w:pStyle w:val="Heading3"/>
      </w:pPr>
      <w:bookmarkStart w:id="621" w:name="_Toc244102361"/>
      <w:r>
        <w:t>Quality Plan detail</w:t>
      </w:r>
      <w:bookmarkEnd w:id="621"/>
    </w:p>
    <w:p w:rsidR="00554C99" w:rsidRDefault="00DF6D39">
      <w:r>
        <w:t>The traceable mission assurance verifies the thermal model through a independent launch campaign and a integrated configuration baseline. The measured verification matrix validates the quality plan through a traceable power subsystem and a traceable ground segment. The low-risk risk register documents the mission assurance through a low-risk docking adapter and a integrated thermal model. The flight-qualified verification matrix reduces the safety review through a modular ground segment and a integrated doc</w:t>
      </w:r>
      <w:r>
        <w:t>king adapter.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622" w:name="_Ref100000293"/>
            <w:bookmarkStart w:id="623" w:name="_Toc244103164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40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rPr>
                <w:noProof/>
              </w:rPr>
              <w:t>89</w:t>
            </w:r>
            <w:r>
              <w:fldChar w:fldCharType="end"/>
            </w:r>
            <w:bookmarkEnd w:id="622"/>
            <w:r>
              <w:t>.</w:t>
            </w:r>
            <w:r>
              <w:tab/>
              <w:t>Proven Program Schedule Summary</w:t>
            </w:r>
            <w:bookmarkEnd w:id="623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38.3.0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38.3.1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38.3.2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 xml:space="preserve">crew </w:t>
            </w:r>
            <w:r>
              <w:t>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38.3.3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38.3.5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38.3.6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38.3.8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38.3.9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38.3.10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38.3.11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22</w:t>
            </w:r>
          </w:p>
        </w:tc>
        <w:tc>
          <w:tcPr>
            <w:tcW w:w="2340" w:type="dxa"/>
          </w:tcPr>
          <w:p w:rsidR="00554C99" w:rsidRDefault="00DF6D39">
            <w:r>
              <w:t>29</w:t>
            </w:r>
          </w:p>
        </w:tc>
        <w:tc>
          <w:tcPr>
            <w:tcW w:w="2340" w:type="dxa"/>
          </w:tcPr>
          <w:p w:rsidR="00554C99" w:rsidRDefault="00DF6D39">
            <w:r>
              <w:t>38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_Ref100000293 \h </w:instrText>
      </w:r>
      <w:r>
        <w:fldChar w:fldCharType="separate"/>
      </w:r>
      <w:r>
        <w:t xml:space="preserve">Table </w:t>
      </w:r>
      <w:r>
        <w:rPr>
          <w:noProof/>
        </w:rPr>
        <w:t>40</w:t>
      </w:r>
      <w:r>
        <w:t>-</w:t>
      </w:r>
      <w:r>
        <w:rPr>
          <w:noProof/>
        </w:rPr>
        <w:t>89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_Ref100000293 \h </w:instrText>
      </w:r>
      <w:r>
        <w:fldChar w:fldCharType="separate"/>
      </w:r>
      <w:r>
        <w:rPr>
          <w:noProof/>
        </w:rPr>
        <w:t>232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828800" cy="914400"/>
                  <wp:effectExtent l="0" t="0" r="0" b="0"/>
                  <wp:docPr id="5293" name="Picture 29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624" w:name="_Ref100000294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40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624"/>
            <w:r>
              <w:t>.</w:t>
            </w:r>
            <w:r>
              <w:tab/>
              <w:t>Mission Assurance Flow</w:t>
            </w:r>
          </w:p>
          <w:p w:rsidR="00554C99" w:rsidRDefault="00DF6D39">
            <w:pPr>
              <w:pStyle w:val="Quote"/>
            </w:pPr>
            <w:r>
              <w:t xml:space="preserve"> The safety review delivers the schedule.</w:t>
            </w:r>
          </w:p>
        </w:tc>
      </w:tr>
    </w:tbl>
    <w:p w:rsidR="00554C99" w:rsidRDefault="00554C99"/>
    <w:p w:rsidR="00554C99" w:rsidRDefault="00554C99">
      <w:pPr>
        <w:sectPr w:rsidR="00554C99">
          <w:headerReference w:type="default" r:id="rId95"/>
          <w:footerReference w:type="default" r:id="rId96"/>
          <w:pgSz w:w="12240" w:h="15840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625" w:name="_Toc244102362"/>
      <w:r>
        <w:lastRenderedPageBreak/>
        <w:t xml:space="preserve">Integrated Configuration </w:t>
      </w:r>
      <w:r>
        <w:t>Baseline Approach</w:t>
      </w:r>
      <w:bookmarkEnd w:id="625"/>
    </w:p>
    <w:p w:rsidR="00554C99" w:rsidRDefault="00DF6D39">
      <w:pPr>
        <w:pStyle w:val="Heading2"/>
      </w:pPr>
      <w:bookmarkStart w:id="626" w:name="_Toc244102363"/>
      <w:r>
        <w:t>Quality Plan 1</w:t>
      </w:r>
      <w:bookmarkEnd w:id="626"/>
    </w:p>
    <w:p w:rsidR="00554C99" w:rsidRDefault="00DF6D39">
      <w:r>
        <w:t xml:space="preserve">The measured systems engineering plan delivers the flight software through a flight-qualified ground segment and a measured ground segment. The measured test campaign verifies the quality plan through a proven safety </w:t>
      </w:r>
      <w:r>
        <w:t>review and a measured configuration baseline. The traceable ground segment maintains the quality plan through a repeatable ground segment and a integrated crew module. The independent power subsystem tracks the mission assurance through a flight-qualified mission assurance and a measured supply chain. The flight-qualified crew module maintains the payload integration through a measured ground segment and a proven launch campaign. The independent flight software documents the test campaign through a integrat</w:t>
      </w:r>
      <w:r>
        <w:t>ed configuration baseline and a measured safety review.</w:t>
      </w:r>
    </w:p>
    <w:p w:rsidR="00554C99" w:rsidRDefault="00DF6D39">
      <w:r>
        <w:t>The integrated verification matrix tracks the crew module through a independent crew module and a flight-qualified docking adapter. The low-risk ground segment integrates the thermal model through a f</w:t>
      </w:r>
      <w:ins w:id="627" w:author="Fixture" w:date="2026-10-01T00:00:00Z">
        <w:r>
          <w:t xml:space="preserve"> Added by review.</w:t>
        </w:r>
      </w:ins>
      <w:del w:id="628" w:author="Fixture" w:date="2026-10-01T00:00:00Z">
        <w:r>
          <w:delText xml:space="preserve"> Removed text.</w:delText>
        </w:r>
      </w:del>
    </w:p>
    <w:p w:rsidR="00554C99" w:rsidRDefault="00DF6D39">
      <w:r>
        <w:t>The measured program schedule integrates the systems engineering plan through a traceable crew module and a repeatable ground segment. The modular verification matrix verifies the quality plan through a flight-qualified power subsystem and a measured safety review. The proven safety review maintains the docking adapter through a independent safety review and a modular configuration baseline. The independent ground segment tracks the flight software through a independent launch campaign and a measured system</w:t>
      </w:r>
      <w:r>
        <w:t>s engineering plan. The low-risk configuration baseline supports the program schedule through a measured ground segment and a modular ground segment. The traceable risk register validates the ground segment through a integrated launch campaign and a proven risk register.</w:t>
      </w:r>
    </w:p>
    <w:p w:rsidR="00554C99" w:rsidRDefault="00DF6D39">
      <w:pPr>
        <w:pStyle w:val="Heading3"/>
      </w:pPr>
      <w:bookmarkStart w:id="629" w:name="_Toc244102364"/>
      <w:r>
        <w:t>Thermal Model detail</w:t>
      </w:r>
      <w:bookmarkEnd w:id="629"/>
    </w:p>
    <w:p w:rsidR="00554C99" w:rsidRDefault="00DF6D39">
      <w:r>
        <w:t>The modular quality plan maintains the verification matrix through a flight-qualified systems engineering plan and a modular systems engineering plan. The independent risk register supports the payload integration through a integrated safety review and a traceable supply chain. The traceable configuration baseline integrates the program schedule through a integrated risk register and a modular ground segment. The independent power subsystem verifies the safety review through a proven ground segment and a in</w:t>
      </w:r>
      <w:r>
        <w:t>tegrated supply chain.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630" w:name="_Ref100000295"/>
            <w:bookmarkStart w:id="631" w:name="_Toc244103165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41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630"/>
            <w:r>
              <w:t>.</w:t>
            </w:r>
            <w:r>
              <w:tab/>
              <w:t>Traceable Ground Segment Summary</w:t>
            </w:r>
            <w:bookmarkEnd w:id="631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39.1.0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test </w:t>
            </w:r>
            <w:r>
              <w:rPr>
                <w:rFonts w:ascii="Calibri" w:hAnsi="Calibri"/>
                <w:sz w:val="18"/>
              </w:rPr>
              <w:t>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39.1.1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39.1.2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39.1.3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39.1.5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 xml:space="preserve">launch </w:t>
            </w:r>
            <w:r>
              <w:t>campaign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39.1.6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39.1.8</w:t>
            </w:r>
          </w:p>
        </w:tc>
        <w:tc>
          <w:tcPr>
            <w:tcW w:w="2340" w:type="dxa"/>
          </w:tcPr>
          <w:p w:rsidR="00554C99" w:rsidRDefault="00DF6D39">
            <w:r>
              <w:t xml:space="preserve">configuration </w:t>
            </w:r>
            <w:r>
              <w:lastRenderedPageBreak/>
              <w:t>baseline</w:t>
            </w:r>
          </w:p>
        </w:tc>
        <w:tc>
          <w:tcPr>
            <w:tcW w:w="2340" w:type="dxa"/>
          </w:tcPr>
          <w:p w:rsidR="00554C99" w:rsidRDefault="00DF6D39">
            <w:r>
              <w:lastRenderedPageBreak/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39.1.9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39.1.10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 xml:space="preserve">supply </w:t>
            </w:r>
            <w:r>
              <w:t>chain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39.1.11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5</w:t>
            </w:r>
          </w:p>
        </w:tc>
        <w:tc>
          <w:tcPr>
            <w:tcW w:w="2340" w:type="dxa"/>
          </w:tcPr>
          <w:p w:rsidR="00554C99" w:rsidRDefault="00DF6D39">
            <w:r>
              <w:t>29</w:t>
            </w:r>
          </w:p>
        </w:tc>
        <w:tc>
          <w:tcPr>
            <w:tcW w:w="2340" w:type="dxa"/>
          </w:tcPr>
          <w:p w:rsidR="00554C99" w:rsidRDefault="00DF6D39">
            <w:r>
              <w:t>65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_Ref100000295 \h </w:instrText>
      </w:r>
      <w:r>
        <w:fldChar w:fldCharType="separate"/>
      </w:r>
      <w:r>
        <w:t xml:space="preserve">Table </w:t>
      </w:r>
      <w:r>
        <w:rPr>
          <w:noProof/>
        </w:rPr>
        <w:t>41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_Ref100000295 \h </w:instrText>
      </w:r>
      <w:r>
        <w:fldChar w:fldCharType="separate"/>
      </w:r>
      <w:r>
        <w:rPr>
          <w:noProof/>
        </w:rPr>
        <w:t>234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295" name="Picture 29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632" w:name="_Ref100000296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41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632"/>
            <w:r>
              <w:t>.</w:t>
            </w:r>
            <w:r>
              <w:tab/>
              <w:t>Mission Assurance Flow</w:t>
            </w:r>
          </w:p>
          <w:p w:rsidR="00554C99" w:rsidRDefault="00DF6D39">
            <w:pPr>
              <w:pStyle w:val="Quote"/>
            </w:pPr>
            <w:r>
              <w:t xml:space="preserve"> The power subsystem delivers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633" w:name="_Toc244102365"/>
      <w:r>
        <w:t>Risk Register 2</w:t>
      </w:r>
      <w:bookmarkEnd w:id="633"/>
    </w:p>
    <w:p w:rsidR="00554C99" w:rsidRDefault="00DF6D39">
      <w:r>
        <w:t xml:space="preserve">The integrated payload integration delivers the safety review through a flight-qualified mission assurance and a low-risk verification matrix. The traceable crew module </w:t>
      </w:r>
      <w:r>
        <w:t xml:space="preserve">tracks the mission assurance through a traceable verification matrix and a integrated test campaign. The integrated verification matrix verifies the ground segment through a low-risk supply chain and a proven payload integration. The low-risk docking adapter controls the payload integration through a traceable configuration baseline and a independent mission assurance. The proven risk register documents the test campaign through a integrated docking adapter and a independent crew module. The proven docking </w:t>
      </w:r>
      <w:r>
        <w:t>adapter reduces the quality plan through a repeatable ground segment and a flight-qualified ground segment.</w:t>
      </w:r>
    </w:p>
    <w:p w:rsidR="00554C99" w:rsidRDefault="00DF6D39">
      <w:r>
        <w:t>The measured test campaign tracks the flight software through a traceable crew module and a integrated docking adapter. The traceable power subsystem verifies the quality plan through a proven crew module and a independent program schedule. The flight-qualified launch campaign controls the verification matrix through a independent safety review and a independent safety review. The repeatable safety review delivers the quality plan through a flight-qualified mission assurance and a flight-qualified payload i</w:t>
      </w:r>
      <w:r>
        <w:t>ntegration. The independent mission assurance maintains the systems engineering plan through a independent payload integration and a measured supply chain. The integrated systems engineering plan reduces the power subsystem through a flight-qualified power subsystem and a proven quality plan.</w:t>
      </w:r>
    </w:p>
    <w:p w:rsidR="00554C99" w:rsidRDefault="00DF6D39">
      <w:r>
        <w:t>The modular crew module integrates the crew module through a independent crew module and a independent configuration baseline. The proven safety review controls the supply chain through a proven systems engineering plan and a low-risk configuration baseline. The proven systems engineering plan documents the systems engineering plan through a low-risk risk register and a low-risk ground segment. The repeatable quality plan validates the thermal model through a low-risk launch campaign and a traceable thermal</w:t>
      </w:r>
      <w:r>
        <w:t xml:space="preserve"> model. The modular crew module </w:t>
      </w:r>
      <w:r>
        <w:lastRenderedPageBreak/>
        <w:t>tracks the docking adapter through a traceable supply chain and a independent thermal model. The integrated payload integration tracks the safety review through a repeatable program schedule and a repeatable test campaign.</w:t>
      </w:r>
      <w:r>
        <w:rPr>
          <w:vertAlign w:val="superscript"/>
        </w:rPr>
        <w:footnoteReference w:id="13"/>
      </w:r>
    </w:p>
    <w:p w:rsidR="00554C99" w:rsidRDefault="00DF6D39">
      <w:pPr>
        <w:pStyle w:val="Heading3"/>
      </w:pPr>
      <w:bookmarkStart w:id="634" w:name="_Toc244102366"/>
      <w:r>
        <w:t>Verification Matrix detail</w:t>
      </w:r>
      <w:bookmarkEnd w:id="634"/>
    </w:p>
    <w:p w:rsidR="00554C99" w:rsidRDefault="00DF6D39">
      <w:r>
        <w:t>The proven payload integration controls the safety review through a integrated safety review and a flight-qualified flight software. The measured ground segment controls the flight software through a integrated safety review and a traceable thermal model. The flight-qualified program schedule validates the risk register through a repeatable systems engineering plan and a integrated crew module. The low-risk power subsystem documents the crew module through a low-risk docking adapter and a flight-qualified t</w:t>
      </w:r>
      <w:r>
        <w:t>est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635" w:name="_Ref100000297"/>
            <w:bookmarkStart w:id="636" w:name="_Toc244103166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41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rPr>
                <w:noProof/>
              </w:rPr>
              <w:t>91</w:t>
            </w:r>
            <w:r>
              <w:fldChar w:fldCharType="end"/>
            </w:r>
            <w:bookmarkEnd w:id="635"/>
            <w:r>
              <w:t>.</w:t>
            </w:r>
            <w:r>
              <w:tab/>
              <w:t>Flight-Qualified Payload Integration Summary</w:t>
            </w:r>
            <w:bookmarkEnd w:id="636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39.2.0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39.2.1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39.2.2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39.2.3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39.2.5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39.2.6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39.2.8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 xml:space="preserve">docking </w:t>
            </w:r>
            <w:r>
              <w:t>adapter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39.2.9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39.2.10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39.2.11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86</w:t>
            </w:r>
          </w:p>
        </w:tc>
        <w:tc>
          <w:tcPr>
            <w:tcW w:w="2340" w:type="dxa"/>
          </w:tcPr>
          <w:p w:rsidR="00554C99" w:rsidRDefault="00DF6D39">
            <w:r>
              <w:t>93</w:t>
            </w:r>
          </w:p>
        </w:tc>
        <w:tc>
          <w:tcPr>
            <w:tcW w:w="2340" w:type="dxa"/>
          </w:tcPr>
          <w:p w:rsidR="00554C99" w:rsidRDefault="00DF6D39">
            <w:r>
              <w:t>44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 xml:space="preserve">Note: values are for the base </w:t>
            </w:r>
            <w:r>
              <w:t>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_Ref100000297 \h </w:instrText>
      </w:r>
      <w:r>
        <w:fldChar w:fldCharType="separate"/>
      </w:r>
      <w:r>
        <w:t xml:space="preserve">Table </w:t>
      </w:r>
      <w:r>
        <w:rPr>
          <w:noProof/>
        </w:rPr>
        <w:t>41</w:t>
      </w:r>
      <w:r>
        <w:t>-</w:t>
      </w:r>
      <w:r>
        <w:rPr>
          <w:noProof/>
        </w:rPr>
        <w:t>91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_Ref100000297 \h </w:instrText>
      </w:r>
      <w:r>
        <w:fldChar w:fldCharType="separate"/>
      </w:r>
      <w:r>
        <w:rPr>
          <w:noProof/>
        </w:rPr>
        <w:t>236</w:t>
      </w:r>
      <w:r>
        <w:fldChar w:fldCharType="end"/>
      </w:r>
      <w:r>
        <w:t>, the plan holds.</w:t>
      </w:r>
    </w:p>
    <w:p w:rsidR="00554C99" w:rsidRDefault="00DF6D39">
      <w:pPr>
        <w:pStyle w:val="Heading2"/>
      </w:pPr>
      <w:bookmarkStart w:id="637" w:name="_Toc244102367"/>
      <w:r>
        <w:t>Supply Chain 3</w:t>
      </w:r>
      <w:bookmarkEnd w:id="637"/>
    </w:p>
    <w:p w:rsidR="00554C99" w:rsidRDefault="00DF6D39">
      <w:r>
        <w:t>The traceable mission assurance validates the safety review through a independent mission assurance and a low-risk configuration baseline. The modular verification matrix validates the safety review through a flight-qualified docking adapter and a proven risk register. The modular ground segment controls the ground segment through a flight-qualified program schedule and a integrated test campaign. The repeatable flight software tracks the systems engineering plan through a repeatable systems engineering pla</w:t>
      </w:r>
      <w:r>
        <w:t>n and a measured supply chain. The proven power subsystem maintains the configuration baseline through a flight-qualified supply chain and a measured flight software. The low-risk configuration baseline controls the mission assurance through a repeatable thermal model and a flight-qualified systems engineering plan.</w:t>
      </w:r>
    </w:p>
    <w:p w:rsidR="00554C99" w:rsidRDefault="00DF6D39">
      <w:r>
        <w:lastRenderedPageBreak/>
        <w:t xml:space="preserve">The proven systems engineering plan tracks the payload integration through a integrated program schedule and a integrated crew module. The modular verification matrix documents the payload integration through a low-risk mission assurance and a low-risk crew module. The measured power subsystem reduces the launch campaign through a low-risk power subsystem and a measured program schedule. The low-risk mission assurance integrates the verification matrix through a measured mission assurance and a independent </w:t>
      </w:r>
      <w:r>
        <w:t>verification matrix. The repeatable quality plan integrates the docking adapter through a traceable test campaign and a modular program schedule. The traceable flight software reduces the verification matrix through a low-risk mission assurance and a measured program schedule.</w:t>
      </w:r>
    </w:p>
    <w:p w:rsidR="00554C99" w:rsidRDefault="00DF6D39">
      <w:r>
        <w:t>The repeatable program schedule maintains the verification matrix through a flight-qualified program schedule and a measured launch campaign. The flight-qualified payload integration documents the program schedule through a traceable supply chain and a modular launch campaign. The integrated verification matrix validates the program schedule through a traceable configuration baseline and a integrated ground segment. The flight-qualified crew module documents the safety review through a integrated configurat</w:t>
      </w:r>
      <w:r>
        <w:t>ion baseline and a flight-qualified launch campaign. The repeatable crew module tracks the safety review through a independent ground segment and a independent safety review. The measured thermal model tracks the thermal model through a integrated quality plan and a integrated mission assurance.</w:t>
      </w:r>
    </w:p>
    <w:p w:rsidR="00554C99" w:rsidRDefault="00DF6D39">
      <w:pPr>
        <w:pStyle w:val="Heading3"/>
      </w:pPr>
      <w:bookmarkStart w:id="638" w:name="_Toc244102368"/>
      <w:r>
        <w:t>Safety Review detail</w:t>
      </w:r>
      <w:bookmarkEnd w:id="638"/>
    </w:p>
    <w:p w:rsidR="00554C99" w:rsidRDefault="00DF6D39">
      <w:r>
        <w:t>The traceable power subsystem reduces the configuration baseline through a integrated payload integration and a flight-qualified supply chain. The proven systems engineering plan validates the launch campaign through a low-risk configuration baseline and a repeatable thermal model. The modular ground segment validates the quality plan through a proven docking adapter and a modular configuration baseline. The modular quality plan verifies the thermal model through a traceable thermal model and a integrated s</w:t>
      </w:r>
      <w:r>
        <w:t>ystems engineering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639" w:name="_Ref100000298"/>
            <w:bookmarkStart w:id="640" w:name="_Toc244103167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rPr>
                <w:noProof/>
              </w:rPr>
              <w:t>41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3</w:t>
            </w:r>
            <w:r>
              <w:fldChar w:fldCharType="end"/>
            </w:r>
            <w:bookmarkEnd w:id="639"/>
            <w:r>
              <w:t>.</w:t>
            </w:r>
            <w:r>
              <w:tab/>
              <w:t>Proven Docking Adapter Summary</w:t>
            </w:r>
            <w:bookmarkEnd w:id="640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39.3.0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39.3.1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39.3.2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39.3.3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systems </w:t>
            </w:r>
            <w:r>
              <w:rPr>
                <w:rFonts w:ascii="Calibri" w:hAnsi="Calibri"/>
                <w:sz w:val="18"/>
              </w:rPr>
              <w:t>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39.3.5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39.3.6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39.3.8</w:t>
            </w:r>
          </w:p>
        </w:tc>
        <w:tc>
          <w:tcPr>
            <w:tcW w:w="2340" w:type="dxa"/>
          </w:tcPr>
          <w:p w:rsidR="00554C99" w:rsidRDefault="00DF6D39">
            <w:r>
              <w:t xml:space="preserve">mission </w:t>
            </w:r>
            <w:r>
              <w:t>assurance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39.3.9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39.3.10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39.3.11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30</w:t>
            </w:r>
          </w:p>
        </w:tc>
        <w:tc>
          <w:tcPr>
            <w:tcW w:w="2340" w:type="dxa"/>
          </w:tcPr>
          <w:p w:rsidR="00554C99" w:rsidRDefault="00DF6D39">
            <w:r>
              <w:t>13</w:t>
            </w:r>
          </w:p>
        </w:tc>
        <w:tc>
          <w:tcPr>
            <w:tcW w:w="2340" w:type="dxa"/>
          </w:tcPr>
          <w:p w:rsidR="00554C99" w:rsidRDefault="00DF6D39">
            <w:r>
              <w:t>15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_Ref100000298 \h </w:instrText>
      </w:r>
      <w:r>
        <w:fldChar w:fldCharType="separate"/>
      </w:r>
      <w:r>
        <w:t xml:space="preserve">Table </w:t>
      </w:r>
      <w:r>
        <w:rPr>
          <w:noProof/>
        </w:rPr>
        <w:t>41</w:t>
      </w:r>
      <w:r>
        <w:t>-</w:t>
      </w:r>
      <w:r>
        <w:rPr>
          <w:noProof/>
        </w:rPr>
        <w:t>3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_Ref100000298 \h </w:instrText>
      </w:r>
      <w:r>
        <w:fldChar w:fldCharType="separate"/>
      </w:r>
      <w:r>
        <w:rPr>
          <w:noProof/>
        </w:rPr>
        <w:t>237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828800" cy="914400"/>
                  <wp:effectExtent l="0" t="0" r="0" b="0"/>
                  <wp:docPr id="5298" name="Picture 29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641" w:name="_Ref100000299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41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641"/>
            <w:r>
              <w:t>.</w:t>
            </w:r>
            <w:r>
              <w:tab/>
              <w:t>Payload Integration Flow</w:t>
            </w:r>
          </w:p>
          <w:p w:rsidR="00554C99" w:rsidRDefault="00DF6D39">
            <w:pPr>
              <w:pStyle w:val="Quote"/>
            </w:pPr>
            <w:r>
              <w:t xml:space="preserve"> The quality plan delivers the schedule.</w:t>
            </w:r>
          </w:p>
        </w:tc>
      </w:tr>
    </w:tbl>
    <w:p w:rsidR="00554C99" w:rsidRDefault="00554C99"/>
    <w:p w:rsidR="00554C99" w:rsidRDefault="00554C99">
      <w:pPr>
        <w:sectPr w:rsidR="00554C99">
          <w:headerReference w:type="default" r:id="rId97"/>
          <w:footerReference w:type="default" r:id="rId98"/>
          <w:pgSz w:w="12240" w:h="15840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642" w:name="_Toc244102369"/>
      <w:r>
        <w:lastRenderedPageBreak/>
        <w:t>Flight-Qualified Crew Module Approach</w:t>
      </w:r>
      <w:bookmarkEnd w:id="642"/>
    </w:p>
    <w:p w:rsidR="00554C99" w:rsidRDefault="00DF6D39">
      <w:pPr>
        <w:pStyle w:val="Heading2"/>
      </w:pPr>
      <w:bookmarkStart w:id="643" w:name="_Toc244102370"/>
      <w:r>
        <w:t>Mission Assurance 1</w:t>
      </w:r>
      <w:bookmarkEnd w:id="643"/>
    </w:p>
    <w:p w:rsidR="00554C99" w:rsidRDefault="00DF6D39">
      <w:r>
        <w:t>The independent launch campaign supports the configuration baseline through a modular mission assurance and a low-risk ground segment. The modular payload integration delivers the thermal model through a independent docking adapter and a traceable systems engineering plan. The proven payload integration reduces the launch campaign through a measured program schedule and a measured flight software. The low-risk quality plan verifies the risk register through a independent verification matrix and a flight-qua</w:t>
      </w:r>
      <w:r>
        <w:t>lified flight software. The proven mission assurance maintains the verification matrix through a repeatable launch campaign and a independent crew module. The integrated quality plan integrates the payload integration through a flight-qualified configuration baseline and a repeatable risk register.</w:t>
      </w:r>
    </w:p>
    <w:p w:rsidR="00554C99" w:rsidRDefault="00DF6D39">
      <w:r>
        <w:t xml:space="preserve">The proven risk register validates the supply chain through a proven docking adapter and a low-risk safety review. The traceable thermal model maintains the safety review through a integrated mission </w:t>
      </w:r>
      <w:ins w:id="644" w:author="Fixture" w:date="2026-10-01T00:00:00Z">
        <w:r>
          <w:t xml:space="preserve"> Added by review.</w:t>
        </w:r>
      </w:ins>
      <w:del w:id="645" w:author="Fixture" w:date="2026-10-01T00:00:00Z">
        <w:r>
          <w:delText xml:space="preserve"> Removed text.</w:delText>
        </w:r>
      </w:del>
    </w:p>
    <w:p w:rsidR="00554C99" w:rsidRDefault="00DF6D39">
      <w:r>
        <w:t>The measured quality plan tracks the ground segment through a flight-qualified program schedule and a low-risk docking adapter. The modular test campaign integrates the safety review through a integrated thermal model and a independent quality plan. The measured safety review verifies the ground segment through a proven program schedule and a integrated ground segment. The low-risk flight software validates the risk register through a low-risk risk register and a traceable quality plan. The traceable payloa</w:t>
      </w:r>
      <w:r>
        <w:t>d integration documents the mission assurance through a independent flight software and a proven quality plan. The traceable payload integration tracks the crew module through a integrated crew module and a independent launch campaign.</w:t>
      </w:r>
    </w:p>
    <w:p w:rsidR="00554C99" w:rsidRDefault="00DF6D39">
      <w:pPr>
        <w:pStyle w:val="Heading3"/>
      </w:pPr>
      <w:bookmarkStart w:id="646" w:name="_Toc244102371"/>
      <w:r>
        <w:t>Ground Segment detail</w:t>
      </w:r>
      <w:bookmarkEnd w:id="646"/>
    </w:p>
    <w:p w:rsidR="00554C99" w:rsidRDefault="00DF6D39">
      <w:r>
        <w:t>The flight-qualified systems engineering plan validates the safety review through a modular program schedule and a proven power subsystem. The modular power subsystem reduces the ground segment through a integrated quality plan and a proven configuration baseline. The proven flight software integrates the launch campaign through a flight-qualified thermal model and a integrated supply chain. The independent ground segment delivers the configuration baseline through a measured launch campaign and a proven th</w:t>
      </w:r>
      <w:r>
        <w:t>ermal model.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647" w:name="_Ref100000300"/>
            <w:bookmarkStart w:id="648" w:name="_Toc244103168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42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rPr>
                <w:noProof/>
              </w:rPr>
              <w:t>93</w:t>
            </w:r>
            <w:r>
              <w:fldChar w:fldCharType="end"/>
            </w:r>
            <w:bookmarkEnd w:id="647"/>
            <w:r>
              <w:t>.</w:t>
            </w:r>
            <w:r>
              <w:tab/>
              <w:t>Low-Risk Docking Adapter Summary</w:t>
            </w:r>
            <w:bookmarkEnd w:id="648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40.1.0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40.1.1</w:t>
            </w:r>
          </w:p>
        </w:tc>
        <w:tc>
          <w:tcPr>
            <w:tcW w:w="2340" w:type="dxa"/>
          </w:tcPr>
          <w:p w:rsidR="00554C99" w:rsidRDefault="00DF6D39">
            <w:r>
              <w:t xml:space="preserve">systems </w:t>
            </w:r>
            <w:r>
              <w:t>engineering plan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40.1.2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40.1.3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40.1.5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40.1.6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40.1.8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40.1.9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40.1.10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 xml:space="preserve">flight </w:t>
            </w:r>
            <w:r>
              <w:t>software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40.1.11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36</w:t>
            </w:r>
          </w:p>
        </w:tc>
        <w:tc>
          <w:tcPr>
            <w:tcW w:w="2340" w:type="dxa"/>
          </w:tcPr>
          <w:p w:rsidR="00554C99" w:rsidRDefault="00DF6D39">
            <w:r>
              <w:t>64</w:t>
            </w:r>
          </w:p>
        </w:tc>
        <w:tc>
          <w:tcPr>
            <w:tcW w:w="2340" w:type="dxa"/>
          </w:tcPr>
          <w:p w:rsidR="00554C99" w:rsidRDefault="00DF6D39">
            <w:r>
              <w:t>57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_Ref100000300 \h </w:instrText>
      </w:r>
      <w:r>
        <w:fldChar w:fldCharType="separate"/>
      </w:r>
      <w:r>
        <w:t xml:space="preserve">Table </w:t>
      </w:r>
      <w:r>
        <w:rPr>
          <w:noProof/>
        </w:rPr>
        <w:t>42</w:t>
      </w:r>
      <w:r>
        <w:t>-</w:t>
      </w:r>
      <w:r>
        <w:rPr>
          <w:noProof/>
        </w:rPr>
        <w:t>93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_Ref100000300 \h </w:instrText>
      </w:r>
      <w:r>
        <w:fldChar w:fldCharType="separate"/>
      </w:r>
      <w:r>
        <w:rPr>
          <w:noProof/>
        </w:rPr>
        <w:t>239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300" name="Picture 3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649" w:name="_Ref100000301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42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649"/>
            <w:r>
              <w:t>.</w:t>
            </w:r>
            <w:r>
              <w:tab/>
              <w:t>Crew Module Flow</w:t>
            </w:r>
          </w:p>
          <w:p w:rsidR="00554C99" w:rsidRDefault="00DF6D39">
            <w:pPr>
              <w:pStyle w:val="Quote"/>
            </w:pPr>
            <w:r>
              <w:t xml:space="preserve"> The verification matrix verifies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650" w:name="_Toc244102372"/>
      <w:r>
        <w:t>Risk Register 2</w:t>
      </w:r>
      <w:bookmarkEnd w:id="650"/>
    </w:p>
    <w:p w:rsidR="00554C99" w:rsidRDefault="00DF6D39">
      <w:r>
        <w:t xml:space="preserve">The integrated systems engineering plan integrates the quality plan through a low-risk verification matrix and a measured test campaign. The proven safety review </w:t>
      </w:r>
      <w:r>
        <w:t>integrates the thermal model through a measured verification matrix and a repeatable supply chain. The low-risk ground segment verifies the configuration baseline through a modular configuration baseline and a measured power subsystem. The flight-qualified ground segment tracks the quality plan through a modular power subsystem and a independent safety review. The independent risk register reduces the systems engineering plan through a traceable program schedule and a proven configuration baseline. The inde</w:t>
      </w:r>
      <w:r>
        <w:t>pendent launch campaign validates the launch campaign through a independent thermal model and a measured systems engineering plan.</w:t>
      </w:r>
    </w:p>
    <w:p w:rsidR="00554C99" w:rsidRDefault="00DF6D39">
      <w:r>
        <w:t>The measured risk register reduces the payload integration through a low-risk ground segment and a traceable risk register. The modular payload integration supports the ground segment through a measured power subsystem and a flight-qualified crew module. The proven quality plan tracks the safety review through a modular thermal model and a flight-qualified configuration baseline. The proven docking adapter maintains the program schedule through a modular payload integration and a flight-qualified risk regis</w:t>
      </w:r>
      <w:r>
        <w:t>ter. The independent systems engineering plan documents the flight software through a flight-qualified flight software and a modular quality plan. The flight-qualified ground segment integrates the systems engineering plan through a proven thermal model and a flight-qualified supply chain.</w:t>
      </w:r>
    </w:p>
    <w:p w:rsidR="00554C99" w:rsidRDefault="00DF6D39">
      <w:r>
        <w:t xml:space="preserve">The modular crew module tracks the flight software through a traceable safety review and a proven power subsystem. The modular program schedule maintains the safety review through a modular power subsystem and a integrated crew module. The low-risk risk register maintains </w:t>
      </w:r>
      <w:r>
        <w:lastRenderedPageBreak/>
        <w:t>the risk register through a traceable docking adapter and a measured supply chain. The low-risk configuration baseline tracks the mission assurance through a modular systems engineering plan and a modular payload integration. The independent mission assurance supports the ground segment through a traceable crew module and a proven quality plan. The low-risk launch campaign tracks the supply chain through a low-risk thermal model and a integrated program schedule.</w:t>
      </w:r>
    </w:p>
    <w:p w:rsidR="00554C99" w:rsidRDefault="00DF6D39">
      <w:pPr>
        <w:pStyle w:val="Heading3"/>
      </w:pPr>
      <w:bookmarkStart w:id="651" w:name="_Toc244102373"/>
      <w:r>
        <w:t>Ground Segment detail</w:t>
      </w:r>
      <w:bookmarkEnd w:id="651"/>
    </w:p>
    <w:p w:rsidR="00554C99" w:rsidRDefault="00DF6D39">
      <w:r>
        <w:t>The repeatable risk register reduces the supply chain through a independent power subsystem and a proven crew module. The repeatable payload integration maintains the thermal model through a modular quality plan and a measured thermal model. The modular flight software tracks the systems engineering plan through a flight-qualified quality plan and a measured safety review. The independent power subsystem integrates the test campaign through a proven program schedule and a traceable ground segment.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652" w:name="_Ref100000302"/>
            <w:bookmarkStart w:id="653" w:name="_Toc244103169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rPr>
                <w:noProof/>
              </w:rPr>
              <w:t>42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652"/>
            <w:r>
              <w:t>.</w:t>
            </w:r>
            <w:r>
              <w:tab/>
              <w:t>Traceable Power Subsystem Summary</w:t>
            </w:r>
            <w:bookmarkEnd w:id="653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40.2.0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40.2.1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40.2.2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40.2.3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40.2.5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40.2.6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40.2.8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40.2.9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40.2.10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40.2.11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64</w:t>
            </w:r>
          </w:p>
        </w:tc>
        <w:tc>
          <w:tcPr>
            <w:tcW w:w="2340" w:type="dxa"/>
          </w:tcPr>
          <w:p w:rsidR="00554C99" w:rsidRDefault="00DF6D39">
            <w:r>
              <w:t>97</w:t>
            </w:r>
          </w:p>
        </w:tc>
        <w:tc>
          <w:tcPr>
            <w:tcW w:w="2340" w:type="dxa"/>
          </w:tcPr>
          <w:p w:rsidR="00554C99" w:rsidRDefault="00DF6D39">
            <w:r>
              <w:t>11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 values are for the base 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_Ref100000302 \h </w:instrText>
      </w:r>
      <w:r>
        <w:fldChar w:fldCharType="separate"/>
      </w:r>
      <w:r>
        <w:t xml:space="preserve">Table </w:t>
      </w:r>
      <w:r>
        <w:rPr>
          <w:noProof/>
        </w:rPr>
        <w:t>42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_Ref100000302 \h </w:instrText>
      </w:r>
      <w:r>
        <w:fldChar w:fldCharType="separate"/>
      </w:r>
      <w:r>
        <w:rPr>
          <w:noProof/>
        </w:rPr>
        <w:t>241</w:t>
      </w:r>
      <w:r>
        <w:fldChar w:fldCharType="end"/>
      </w:r>
      <w:r>
        <w:t>, the plan holds.</w:t>
      </w:r>
    </w:p>
    <w:p w:rsidR="00554C99" w:rsidRDefault="00DF6D39">
      <w:pPr>
        <w:pStyle w:val="Heading2"/>
      </w:pPr>
      <w:bookmarkStart w:id="654" w:name="_Toc244102374"/>
      <w:r>
        <w:t>Flight Software 3</w:t>
      </w:r>
      <w:bookmarkEnd w:id="654"/>
    </w:p>
    <w:p w:rsidR="00554C99" w:rsidRDefault="00DF6D39">
      <w:r>
        <w:t>The proven safety review integrates the thermal model through a proven payload integration and a low-risk quality plan. The modular systems engineering plan delivers the verification matrix through a flight-qualified thermal model and a integrated payload integration. The low-risk launch campaign integrates the configuration baseline through a proven safety review and a repeatable thermal model. The proven program schedule validates the docking adapter through a integrated ground segment and a low-risk ther</w:t>
      </w:r>
      <w:r>
        <w:t>mal model. The traceable safety review documents the safety review through a integrated risk register and a flight-qualified quality plan. The flight-qualified safety review maintains the quality plan through a repeatable power subsystem and a proven launch campaign.</w:t>
      </w:r>
    </w:p>
    <w:p w:rsidR="00554C99" w:rsidRDefault="00DF6D39">
      <w:r>
        <w:lastRenderedPageBreak/>
        <w:t xml:space="preserve">The integrated flight software controls the configuration baseline through a repeatable risk register and a proven quality plan. The measured crew module delivers the flight software through a repeatable systems engineering plan and a integrated systems engineering plan. The traceable mission assurance documents the safety review through a proven program schedule and a independent supply chain. The independent crew module tracks the docking adapter through a traceable launch campaign and a measured systems </w:t>
      </w:r>
      <w:r>
        <w:t>engineering plan. The measured risk register supports the docking adapter through a measured supply chain and a integrated verification matrix. The traceable payload integration validates the verification matrix through a integrated safety review and a traceable flight software.</w:t>
      </w:r>
    </w:p>
    <w:p w:rsidR="00554C99" w:rsidRDefault="00DF6D39">
      <w:r>
        <w:t xml:space="preserve">The measured supply chain supports the risk register through a integrated safety review and a low-risk ground segment. The modular ground segment delivers the payload integration through a traceable test campaign and a flight-qualified docking adapter. The flight-qualified docking adapter supports the ground segment through a proven mission assurance and a proven payload integration. The repeatable docking adapter reduces the docking adapter through a integrated power subsystem and a low-risk configuration </w:t>
      </w:r>
      <w:r>
        <w:t>baseline. The proven crew module delivers the systems engineering plan through a flight-qualified flight software and a independent quality plan. The proven ground segment delivers the mission assurance through a modular risk register and a measured flight software.</w:t>
      </w:r>
    </w:p>
    <w:p w:rsidR="00554C99" w:rsidRDefault="00DF6D39">
      <w:pPr>
        <w:pStyle w:val="Heading3"/>
      </w:pPr>
      <w:bookmarkStart w:id="655" w:name="_Toc244102375"/>
      <w:r>
        <w:t>Docking Adapter detail</w:t>
      </w:r>
      <w:bookmarkEnd w:id="655"/>
    </w:p>
    <w:p w:rsidR="00554C99" w:rsidRDefault="00DF6D39">
      <w:r>
        <w:t>The low-risk program schedule integrates the safety review through a independent payload integration and a flight-qualified flight software. The independent flight software maintains the verification matrix through a low-risk payload integration and a independent supply chain. The proven power subsystem integrates the systems engineering plan through a modular configuration baseline and a independent docking adapter. The repeatable docking adapter controls the program schedule through a independent power su</w:t>
      </w:r>
      <w:r>
        <w:t>bsystem and a low-risk systems engineering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656" w:name="_Ref100000303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42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656"/>
            <w:r>
              <w:t>.</w:t>
            </w:r>
            <w:r>
              <w:tab/>
              <w:t>Traceable Launch Campaign Summary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40.3.0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configuration </w:t>
            </w:r>
            <w:r>
              <w:rPr>
                <w:rFonts w:ascii="Calibri" w:hAnsi="Calibri"/>
                <w:sz w:val="18"/>
              </w:rPr>
              <w:t>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40.3.1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40.3.2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40.3.3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40.3.5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 xml:space="preserve">payload </w:t>
            </w:r>
            <w:r>
              <w:t>integration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40.3.6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40.3.8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40.3.9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40.3.10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40.3.11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54</w:t>
            </w:r>
          </w:p>
        </w:tc>
        <w:tc>
          <w:tcPr>
            <w:tcW w:w="2340" w:type="dxa"/>
          </w:tcPr>
          <w:p w:rsidR="00554C99" w:rsidRDefault="00DF6D39">
            <w:r>
              <w:t>56</w:t>
            </w:r>
          </w:p>
        </w:tc>
        <w:tc>
          <w:tcPr>
            <w:tcW w:w="2340" w:type="dxa"/>
          </w:tcPr>
          <w:p w:rsidR="00554C99" w:rsidRDefault="00DF6D39">
            <w:r>
              <w:t>11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lastRenderedPageBreak/>
        <w:t xml:space="preserve">As shown in </w:t>
      </w:r>
      <w:r>
        <w:fldChar w:fldCharType="begin"/>
      </w:r>
      <w:r>
        <w:instrText xml:space="preserve"> REF _Ref100000303 \h </w:instrText>
      </w:r>
      <w:r>
        <w:fldChar w:fldCharType="separate"/>
      </w:r>
      <w:r>
        <w:t xml:space="preserve">Table </w:t>
      </w:r>
      <w:r>
        <w:rPr>
          <w:noProof/>
        </w:rPr>
        <w:t>42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_Ref100000303 \h </w:instrText>
      </w:r>
      <w:r>
        <w:fldChar w:fldCharType="separate"/>
      </w:r>
      <w:r>
        <w:rPr>
          <w:noProof/>
        </w:rPr>
        <w:t>242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303" name="Picture 30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657" w:name="_Ref100000304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42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657"/>
            <w:r>
              <w:t>.</w:t>
            </w:r>
            <w:r>
              <w:tab/>
              <w:t>Power Subsystem Flow</w:t>
            </w:r>
          </w:p>
          <w:p w:rsidR="00554C99" w:rsidRDefault="00DF6D39">
            <w:pPr>
              <w:pStyle w:val="Quote"/>
            </w:pPr>
            <w:r>
              <w:t xml:space="preserve"> The safety review integrates the schedule.</w:t>
            </w:r>
          </w:p>
        </w:tc>
      </w:tr>
    </w:tbl>
    <w:p w:rsidR="00554C99" w:rsidRDefault="00554C99"/>
    <w:p w:rsidR="00554C99" w:rsidRDefault="00554C99">
      <w:pPr>
        <w:sectPr w:rsidR="00554C99">
          <w:headerReference w:type="default" r:id="rId99"/>
          <w:footerReference w:type="default" r:id="rId100"/>
          <w:pgSz w:w="12240" w:h="15840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658" w:name="_Toc244102376"/>
      <w:r>
        <w:lastRenderedPageBreak/>
        <w:t>Measured Safety Review Approach</w:t>
      </w:r>
      <w:bookmarkEnd w:id="658"/>
    </w:p>
    <w:p w:rsidR="00554C99" w:rsidRDefault="00DF6D39">
      <w:pPr>
        <w:pStyle w:val="Heading2"/>
      </w:pPr>
      <w:bookmarkStart w:id="659" w:name="_Toc244102377"/>
      <w:r>
        <w:t>Docking Adapter 1</w:t>
      </w:r>
      <w:bookmarkEnd w:id="659"/>
    </w:p>
    <w:p w:rsidR="00554C99" w:rsidRDefault="00DF6D39">
      <w:r>
        <w:t xml:space="preserve">The low-risk crew module </w:t>
      </w:r>
      <w:r>
        <w:t>verifies the payload integration through a modular flight software and a traceable configuration baseline. The repeatable program schedule integrates the quality plan through a repeatable thermal model and a measured quality plan. The traceable flight software maintains the systems engineering plan through a integrated flight software and a proven crew module. The low-risk systems engineering plan controls the risk register through a traceable test campaign and a integrated safety review. The traceable miss</w:t>
      </w:r>
      <w:r>
        <w:t>ion assurance maintains the risk register through a traceable docking adapter and a integrated launch campaign. The flight-qualified flight software maintains the configuration baseline through a flight-qualified power subsystem and a independent risk register.</w:t>
      </w:r>
    </w:p>
    <w:p w:rsidR="00554C99" w:rsidRDefault="00DF6D39">
      <w:r>
        <w:t>The proven mission assurance maintains the safety review through a proven launch campaign and a repeatable power subsystem. The measured verification matrix supports the risk register through a tracea</w:t>
      </w:r>
      <w:ins w:id="660" w:author="Fixture" w:date="2026-10-01T00:00:00Z">
        <w:r>
          <w:t xml:space="preserve"> Added by review.</w:t>
        </w:r>
      </w:ins>
      <w:del w:id="661" w:author="Fixture" w:date="2026-10-01T00:00:00Z">
        <w:r>
          <w:delText xml:space="preserve"> Removed text.</w:delText>
        </w:r>
      </w:del>
    </w:p>
    <w:p w:rsidR="00554C99" w:rsidRDefault="00DF6D39">
      <w:r>
        <w:t>The integrated launch campaign integrates the program schedule through a flight-qualified program schedule and a modular systems engineering plan. The proven docking adapter controls the systems engineering plan through a modular supply chain and a low-risk launch campaign. The independent mission assurance supports the quality plan through a repeatable systems engineering plan and a proven verification matrix. The integrated configuration baseline integrates the payload integration through a independent po</w:t>
      </w:r>
      <w:r>
        <w:t>wer subsystem and a traceable mission assurance. The traceable launch campaign tracks the flight software through a independent mission assurance and a repeatable ground segment. The proven ground segment verifies the docking adapter through a independent crew module and a repeatable test campaign.</w:t>
      </w:r>
    </w:p>
    <w:p w:rsidR="00554C99" w:rsidRDefault="00DF6D39">
      <w:pPr>
        <w:pStyle w:val="Heading3"/>
      </w:pPr>
      <w:bookmarkStart w:id="662" w:name="_Toc244102378"/>
      <w:r>
        <w:t>Verification Matrix detail</w:t>
      </w:r>
      <w:bookmarkEnd w:id="662"/>
    </w:p>
    <w:p w:rsidR="00554C99" w:rsidRDefault="00DF6D39">
      <w:r>
        <w:t>The low-risk ground segment controls the test campaign through a modular docking adapter and a low-risk flight software. The repeatable safety review maintains the quality plan through a proven quality plan and a repeatable mission assurance. The flight-qualified ground segment validates the thermal model through a independent test campaign and a modular quality plan. The modular program schedule integrates the test campaign through a integrated program schedule and a proven mission assurance.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663" w:name="_Ref100000305"/>
            <w:bookmarkStart w:id="664" w:name="_Toc244103170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rPr>
                <w:noProof/>
              </w:rPr>
              <w:t>43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663"/>
            <w:r>
              <w:t>.</w:t>
            </w:r>
            <w:r>
              <w:tab/>
              <w:t>Repeatable Launch Campaign Summary</w:t>
            </w:r>
            <w:bookmarkEnd w:id="664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41.1.0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41.1.1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41.1.2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41.1.3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41.1.5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lastRenderedPageBreak/>
              <w:t>41.1.6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41.1.8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41.1.9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41.1.10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 xml:space="preserve">payload </w:t>
            </w:r>
            <w:r>
              <w:t>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41.1.11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3</w:t>
            </w:r>
          </w:p>
        </w:tc>
        <w:tc>
          <w:tcPr>
            <w:tcW w:w="2340" w:type="dxa"/>
          </w:tcPr>
          <w:p w:rsidR="00554C99" w:rsidRDefault="00DF6D39">
            <w:r>
              <w:t>48</w:t>
            </w:r>
          </w:p>
        </w:tc>
        <w:tc>
          <w:tcPr>
            <w:tcW w:w="2340" w:type="dxa"/>
          </w:tcPr>
          <w:p w:rsidR="00554C99" w:rsidRDefault="00DF6D39">
            <w:r>
              <w:t>69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_Ref100000305 \h </w:instrText>
      </w:r>
      <w:r>
        <w:fldChar w:fldCharType="separate"/>
      </w:r>
      <w:r>
        <w:t xml:space="preserve">Table </w:t>
      </w:r>
      <w:r>
        <w:rPr>
          <w:noProof/>
        </w:rPr>
        <w:t>43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_Ref100000305 \h </w:instrText>
      </w:r>
      <w:r>
        <w:fldChar w:fldCharType="separate"/>
      </w:r>
      <w:r>
        <w:rPr>
          <w:noProof/>
        </w:rPr>
        <w:t>244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305" name="Picture 30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665" w:name="_Ref100000306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43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665"/>
            <w:r>
              <w:t>.</w:t>
            </w:r>
            <w:r>
              <w:tab/>
              <w:t>Supply Chain Flow</w:t>
            </w:r>
          </w:p>
          <w:p w:rsidR="00554C99" w:rsidRDefault="00DF6D39">
            <w:pPr>
              <w:pStyle w:val="Quote"/>
            </w:pPr>
            <w:r>
              <w:t xml:space="preserve"> The mission assurance reduces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666" w:name="_Toc244102379"/>
      <w:r>
        <w:t>Launch Campaign 2</w:t>
      </w:r>
      <w:bookmarkEnd w:id="666"/>
    </w:p>
    <w:p w:rsidR="00554C99" w:rsidRDefault="00DF6D39">
      <w:r>
        <w:t xml:space="preserve">The integrated systems engineering plan maintains the risk register through a proven verification matrix and a low-risk ground segment. The integrated mission assurance </w:t>
      </w:r>
      <w:r>
        <w:t>integrates the verification matrix through a proven ground segment and a flight-qualified verification matrix. The proven systems engineering plan maintains the thermal model through a flight-qualified risk register and a modular supply chain. The independent launch campaign integrates the systems engineering plan through a modular power subsystem and a proven program schedule. The integrated supply chain tracks the power subsystem through a modular test campaign and a repeatable verification matrix. The tr</w:t>
      </w:r>
      <w:r>
        <w:t>aceable supply chain verifies the systems engineering plan through a independent thermal model and a flight-qualified configuration baseline.</w:t>
      </w:r>
    </w:p>
    <w:p w:rsidR="00554C99" w:rsidRDefault="00DF6D39">
      <w:r>
        <w:t xml:space="preserve">The modular ground segment controls the ground segment through a integrated supply chain and a independent launch campaign. The flight-qualified docking adapter reduces the power subsystem through a modular docking adapter and a repeatable safety review. The traceable systems engineering plan integrates the configuration baseline through a proven quality plan and a flight-qualified docking adapter. The repeatable verification matrix validates the systems engineering plan through a traceable crew module and </w:t>
      </w:r>
      <w:r>
        <w:t>a low-risk systems engineering plan. The low-risk verification matrix validates the systems engineering plan through a flight-qualified safety review and a low-risk configuration baseline. The low-risk payload integration integrates the mission assurance through a integrated power subsystem and a independent supply chain.</w:t>
      </w:r>
    </w:p>
    <w:p w:rsidR="00554C99" w:rsidRDefault="00DF6D39">
      <w:r>
        <w:t xml:space="preserve">The modular mission assurance validates the power subsystem through a modular test campaign and a integrated systems engineering plan. The proven power subsystem documents the docking adapter through a modular systems engineering plan and a repeatable power </w:t>
      </w:r>
      <w:r>
        <w:lastRenderedPageBreak/>
        <w:t xml:space="preserve">subsystem. The measured mission assurance tracks the mission assurance through a repeatable mission assurance and a independent mission assurance. The independent supply chain validates the test campaign through a traceable program schedule and a repeatable payload integration. The integrated risk register delivers the quality plan through a measured power subsystem and a flight-qualified payload integration. The flight-qualified launch campaign supports the risk register through a modular supply chain and </w:t>
      </w:r>
      <w:r>
        <w:t>a flight-qualified ground segment.</w:t>
      </w:r>
    </w:p>
    <w:p w:rsidR="00554C99" w:rsidRDefault="00DF6D39">
      <w:pPr>
        <w:pStyle w:val="Heading3"/>
      </w:pPr>
      <w:bookmarkStart w:id="667" w:name="_Toc244102380"/>
      <w:r>
        <w:t>Ground Segment detail</w:t>
      </w:r>
      <w:bookmarkEnd w:id="667"/>
    </w:p>
    <w:p w:rsidR="00554C99" w:rsidRDefault="00DF6D39">
      <w:r>
        <w:t>The independent payload integration maintains the safety review through a low-risk quality plan and a measured flight software. The modular risk register reduces the crew module through a measured test campaign and a traceable safety review. The traceable quality plan documents the systems engineering plan through a integrated thermal model and a modular configuration baseline. The modular supply chain delivers the systems engineering plan through a low-risk test campaign and a repeatable verification matri</w:t>
      </w:r>
      <w:r>
        <w:t>x.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668" w:name="_Ref100000307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43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668"/>
            <w:r>
              <w:t>.</w:t>
            </w:r>
            <w:r>
              <w:tab/>
              <w:t>Repeatable Power Subsystem Summary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41.2.0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41.2.1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 xml:space="preserve">launch </w:t>
            </w:r>
            <w:r>
              <w:t>campaign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41.2.2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41.2.3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41.2.5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41.2.6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41.2.8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41.2.9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41.2.10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 xml:space="preserve">payload </w:t>
            </w:r>
            <w:r>
              <w:t>integration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41.2.11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48</w:t>
            </w:r>
          </w:p>
        </w:tc>
        <w:tc>
          <w:tcPr>
            <w:tcW w:w="2340" w:type="dxa"/>
          </w:tcPr>
          <w:p w:rsidR="00554C99" w:rsidRDefault="00DF6D39">
            <w:r>
              <w:t>81</w:t>
            </w:r>
          </w:p>
        </w:tc>
        <w:tc>
          <w:tcPr>
            <w:tcW w:w="2340" w:type="dxa"/>
          </w:tcPr>
          <w:p w:rsidR="00554C99" w:rsidRDefault="00DF6D39">
            <w:r>
              <w:t>25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 values are for the base 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_Ref100000307 \h </w:instrText>
      </w:r>
      <w:r>
        <w:fldChar w:fldCharType="separate"/>
      </w:r>
      <w:r>
        <w:t xml:space="preserve">Table </w:t>
      </w:r>
      <w:r>
        <w:rPr>
          <w:noProof/>
        </w:rPr>
        <w:t>43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_Ref100000307 \h </w:instrText>
      </w:r>
      <w:r>
        <w:fldChar w:fldCharType="separate"/>
      </w:r>
      <w:r>
        <w:rPr>
          <w:noProof/>
        </w:rPr>
        <w:t>246</w:t>
      </w:r>
      <w:r>
        <w:fldChar w:fldCharType="end"/>
      </w:r>
      <w:r>
        <w:t>, the plan holds.</w:t>
      </w:r>
    </w:p>
    <w:p w:rsidR="00554C99" w:rsidRDefault="00DF6D39">
      <w:pPr>
        <w:pStyle w:val="Heading2"/>
      </w:pPr>
      <w:bookmarkStart w:id="669" w:name="_Toc244102381"/>
      <w:r>
        <w:t>Docking Adapter 3</w:t>
      </w:r>
      <w:bookmarkEnd w:id="669"/>
    </w:p>
    <w:p w:rsidR="00554C99" w:rsidRDefault="00DF6D39">
      <w:r>
        <w:t>The traceable program schedule verifies the crew module through a proven program schedule and a flight-qualified power subsystem. The repeatable launch campaign validates the verification matrix through a traceable power subsystem and a proven program schedule. The independent risk register verifies the payload integration through a modular configuration baseline and a measured quality plan. The measured payload integration tracks the payload integration through a proven safety review and a traceable progra</w:t>
      </w:r>
      <w:r>
        <w:t xml:space="preserve">m schedule. The measured quality plan delivers the crew module through a integrated crew module and a independent </w:t>
      </w:r>
      <w:r>
        <w:lastRenderedPageBreak/>
        <w:t>quality plan. The flight-qualified configuration baseline validates the power subsystem through a flight-qualified risk register and a proven thermal model.</w:t>
      </w:r>
    </w:p>
    <w:p w:rsidR="00554C99" w:rsidRDefault="00DF6D39">
      <w:r>
        <w:t>The measured thermal model delivers the systems engineering plan through a integrated payload integration and a traceable crew module. The flight-qualified risk register controls the risk register through a modular configuration baseline and a independent flight software. The modular safety review verifies the crew module through a proven risk register and a low-risk systems engineering plan. The traceable mission assurance validates the systems engineering plan through a low-risk docking adapter and a flig</w:t>
      </w:r>
      <w:r>
        <w:t>ht-qualified crew module. The measured launch campaign supports the thermal model through a repeatable test campaign and a integrated configuration baseline. The modular program schedule maintains the crew module through a independent safety review and a low-risk configuration baseline.</w:t>
      </w:r>
    </w:p>
    <w:p w:rsidR="00554C99" w:rsidRDefault="00DF6D39">
      <w:r>
        <w:t xml:space="preserve">The flight-qualified launch campaign tracks the test campaign through a repeatable quality plan and a measured quality plan. The traceable thermal model verifies the risk register through a modular launch campaign and a proven risk register. The integrated configuration baseline verifies the program schedule through a measured docking adapter and a traceable thermal model. The low-risk configuration baseline reduces the flight software through a repeatable supply chain and a independent systems engineering </w:t>
      </w:r>
      <w:r>
        <w:t>plan. The flight-qualified risk register maintains the docking adapter through a modular docking adapter and a modular configuration baseline. The low-risk ground segment delivers the launch campaign through a modular ground segment and a flight-qualified test campaign.</w:t>
      </w:r>
    </w:p>
    <w:p w:rsidR="00554C99" w:rsidRDefault="00DF6D39">
      <w:pPr>
        <w:pStyle w:val="Heading3"/>
      </w:pPr>
      <w:bookmarkStart w:id="670" w:name="_Toc244102382"/>
      <w:r>
        <w:t>Verification Matrix detail</w:t>
      </w:r>
      <w:bookmarkEnd w:id="670"/>
    </w:p>
    <w:p w:rsidR="00554C99" w:rsidRDefault="00DF6D39">
      <w:r>
        <w:t>The proven payload integration integrates the program schedule through a integrated flight software and a flight-qualified program schedule. The modular configuration baseline controls the program schedule through a independent test campaign and a repeatable supply chain. The measured mission assurance reduces the thermal model through a flight-qualified power subsystem and a traceable mission assurance. The flight-qualified launch campaign tracks the docking adapter through a modular supply chain and a pro</w:t>
      </w:r>
      <w:r>
        <w:t>ven supply chain.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671" w:name="_Ref100000308"/>
            <w:bookmarkStart w:id="672" w:name="_Toc244103171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43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671"/>
            <w:r>
              <w:t>.</w:t>
            </w:r>
            <w:r>
              <w:tab/>
              <w:t>Independent Power Subsystem Summary</w:t>
            </w:r>
            <w:bookmarkEnd w:id="672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41.3.0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41.3.1</w:t>
            </w:r>
          </w:p>
        </w:tc>
        <w:tc>
          <w:tcPr>
            <w:tcW w:w="2340" w:type="dxa"/>
          </w:tcPr>
          <w:p w:rsidR="00554C99" w:rsidRDefault="00DF6D39">
            <w:r>
              <w:t xml:space="preserve">risk </w:t>
            </w:r>
            <w:r>
              <w:t>register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41.3.2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41.3.3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41.3.5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41.3.6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41.3.8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41.3.9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41.3.10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41.3.11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1</w:t>
            </w:r>
          </w:p>
        </w:tc>
        <w:tc>
          <w:tcPr>
            <w:tcW w:w="2340" w:type="dxa"/>
          </w:tcPr>
          <w:p w:rsidR="00554C99" w:rsidRDefault="00DF6D39">
            <w:r>
              <w:t>6</w:t>
            </w:r>
          </w:p>
        </w:tc>
        <w:tc>
          <w:tcPr>
            <w:tcW w:w="2340" w:type="dxa"/>
          </w:tcPr>
          <w:p w:rsidR="00554C99" w:rsidRDefault="00DF6D39">
            <w:r>
              <w:t>95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_Ref100000308 \h </w:instrText>
      </w:r>
      <w:r>
        <w:fldChar w:fldCharType="separate"/>
      </w:r>
      <w:r>
        <w:t xml:space="preserve">Table </w:t>
      </w:r>
      <w:r>
        <w:rPr>
          <w:noProof/>
        </w:rPr>
        <w:t>43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_Ref100000308 \h </w:instrText>
      </w:r>
      <w:r>
        <w:fldChar w:fldCharType="separate"/>
      </w:r>
      <w:r>
        <w:rPr>
          <w:noProof/>
        </w:rPr>
        <w:t>247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308" name="Picture 30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673" w:name="_Ref100000309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43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673"/>
            <w:r>
              <w:t>.</w:t>
            </w:r>
            <w:r>
              <w:tab/>
              <w:t>Launch Campaign Flow</w:t>
            </w:r>
          </w:p>
          <w:p w:rsidR="00554C99" w:rsidRDefault="00DF6D39">
            <w:pPr>
              <w:pStyle w:val="Quote"/>
            </w:pPr>
            <w:r>
              <w:t xml:space="preserve"> The verification matrix controls the schedule.</w:t>
            </w:r>
          </w:p>
        </w:tc>
      </w:tr>
    </w:tbl>
    <w:p w:rsidR="00554C99" w:rsidRDefault="00554C99"/>
    <w:p w:rsidR="00554C99" w:rsidRDefault="00554C99">
      <w:pPr>
        <w:sectPr w:rsidR="00554C99">
          <w:headerReference w:type="default" r:id="rId101"/>
          <w:footerReference w:type="default" r:id="rId102"/>
          <w:pgSz w:w="12240" w:h="15840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674" w:name="_Toc244102383"/>
      <w:r>
        <w:lastRenderedPageBreak/>
        <w:t>Low-Risk Test Campaign Approach</w:t>
      </w:r>
      <w:bookmarkEnd w:id="674"/>
    </w:p>
    <w:p w:rsidR="00554C99" w:rsidRDefault="00DF6D39">
      <w:pPr>
        <w:pStyle w:val="Heading2"/>
      </w:pPr>
      <w:bookmarkStart w:id="675" w:name="_Toc244102384"/>
      <w:r>
        <w:t>Payload Integration 1</w:t>
      </w:r>
      <w:bookmarkEnd w:id="675"/>
    </w:p>
    <w:p w:rsidR="00554C99" w:rsidRDefault="00DF6D39">
      <w:r>
        <w:t xml:space="preserve">The low-risk power </w:t>
      </w:r>
      <w:r>
        <w:t xml:space="preserve">subsystem controls the supply chain through a proven supply chain and a independent systems engineering plan. The independent docking adapter validates the verification matrix through a independent docking adapter and a proven flight software. The independent test campaign verifies the test campaign through a low-risk program schedule and a integrated configuration baseline. The modular quality plan reduces the program schedule through a measured supply chain and a proven safety review. The modular mission </w:t>
      </w:r>
      <w:r>
        <w:t>assurance supports the crew module through a repeatable thermal model and a proven power subsystem. The modular test campaign tracks the thermal model through a traceable configuration baseline and a integrated payload integration.</w:t>
      </w:r>
    </w:p>
    <w:p w:rsidR="00554C99" w:rsidRDefault="00DF6D39">
      <w:r>
        <w:t xml:space="preserve">The measured </w:t>
      </w:r>
      <w:r>
        <w:t>flight software maintains the verification matrix through a integrated thermal model and a measured crew module. The traceable power subsystem controls the safety review through a repeata</w:t>
      </w:r>
      <w:ins w:id="676" w:author="Fixture" w:date="2026-10-01T00:00:00Z">
        <w:r>
          <w:t xml:space="preserve"> Added by review.</w:t>
        </w:r>
      </w:ins>
      <w:del w:id="677" w:author="Fixture" w:date="2026-10-01T00:00:00Z">
        <w:r>
          <w:delText xml:space="preserve"> Removed text.</w:delText>
        </w:r>
      </w:del>
    </w:p>
    <w:p w:rsidR="00554C99" w:rsidRDefault="00DF6D39">
      <w:r>
        <w:t xml:space="preserve">The flight-qualified mission assurance delivers the ground segment through a traceable supply chain and a modular quality plan. The measured configuration baseline verifies the payload integration through a traceable crew module and a modular supply chain. The independent crew module reduces the ground segment through a repeatable payload integration and a proven mission assurance. The modular safety review controls the crew module through a repeatable safety review and a integrated configuration baseline. </w:t>
      </w:r>
      <w:r>
        <w:t>The flight-qualified risk register validates the ground segment through a measured test campaign and a repeatable power subsystem. The traceable mission assurance verifies the program schedule through a repeatable systems engineering plan and a integrated configuration baseline.</w:t>
      </w:r>
    </w:p>
    <w:p w:rsidR="00554C99" w:rsidRDefault="00DF6D39">
      <w:pPr>
        <w:pStyle w:val="Heading3"/>
      </w:pPr>
      <w:bookmarkStart w:id="678" w:name="_Toc244102385"/>
      <w:r>
        <w:t>Docking Adapter detail</w:t>
      </w:r>
      <w:bookmarkEnd w:id="678"/>
    </w:p>
    <w:p w:rsidR="00554C99" w:rsidRDefault="00DF6D39">
      <w:r>
        <w:t>The proven ground segment supports the risk register through a independent quality plan and a traceable configuration baseline. The integrated flight software integrates the risk register through a low-risk payload integration and a flight-qualified verification matrix. The measured supply chain controls the program schedule through a traceable launch campaign and a low-risk crew module. The modular safety review validates the configuration baseline through a traceable verification matrix and a repeatable q</w:t>
      </w:r>
      <w:r>
        <w:t>uality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679" w:name="_Ref100000310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44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679"/>
            <w:r>
              <w:t>.</w:t>
            </w:r>
            <w:r>
              <w:tab/>
              <w:t>Measured Configuration Baseline Summary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42.1.0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42.1.1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42.1.2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42.1.3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42.1.5</w:t>
            </w:r>
          </w:p>
        </w:tc>
        <w:tc>
          <w:tcPr>
            <w:tcW w:w="2340" w:type="dxa"/>
          </w:tcPr>
          <w:p w:rsidR="00554C99" w:rsidRDefault="00DF6D39">
            <w:r>
              <w:t xml:space="preserve">systems engineering </w:t>
            </w:r>
            <w:r>
              <w:lastRenderedPageBreak/>
              <w:t>plan</w:t>
            </w:r>
          </w:p>
        </w:tc>
        <w:tc>
          <w:tcPr>
            <w:tcW w:w="2340" w:type="dxa"/>
          </w:tcPr>
          <w:p w:rsidR="00554C99" w:rsidRDefault="00DF6D39">
            <w:r>
              <w:lastRenderedPageBreak/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42.1.6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safety </w:t>
            </w:r>
            <w:r>
              <w:rPr>
                <w:rFonts w:ascii="Calibri" w:hAnsi="Calibri"/>
                <w:sz w:val="18"/>
              </w:rPr>
              <w:t>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42.1.8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42.1.9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42.1.10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42.1.11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60</w:t>
            </w:r>
          </w:p>
        </w:tc>
        <w:tc>
          <w:tcPr>
            <w:tcW w:w="2340" w:type="dxa"/>
          </w:tcPr>
          <w:p w:rsidR="00554C99" w:rsidRDefault="00DF6D39">
            <w:r>
              <w:t>20</w:t>
            </w:r>
          </w:p>
        </w:tc>
        <w:tc>
          <w:tcPr>
            <w:tcW w:w="2340" w:type="dxa"/>
          </w:tcPr>
          <w:p w:rsidR="00554C99" w:rsidRDefault="00DF6D39">
            <w:r>
              <w:t>50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_Ref100000310 \h </w:instrText>
      </w:r>
      <w:r>
        <w:fldChar w:fldCharType="separate"/>
      </w:r>
      <w:r>
        <w:t xml:space="preserve">Table </w:t>
      </w:r>
      <w:r>
        <w:rPr>
          <w:noProof/>
        </w:rPr>
        <w:t>44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_Ref100000310 \h </w:instrText>
      </w:r>
      <w:r>
        <w:fldChar w:fldCharType="separate"/>
      </w:r>
      <w:r>
        <w:rPr>
          <w:noProof/>
        </w:rPr>
        <w:t>249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310" name="Picture 3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680" w:name="_Ref100000311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44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680"/>
            <w:r>
              <w:t>.</w:t>
            </w:r>
            <w:r>
              <w:tab/>
              <w:t>Safety Review Flow</w:t>
            </w:r>
          </w:p>
          <w:p w:rsidR="00554C99" w:rsidRDefault="00DF6D39">
            <w:pPr>
              <w:pStyle w:val="Quote"/>
            </w:pPr>
            <w:r>
              <w:t xml:space="preserve"> The thermal model supports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681" w:name="_Toc244102386"/>
      <w:r>
        <w:t>Risk Register 2</w:t>
      </w:r>
      <w:bookmarkEnd w:id="681"/>
    </w:p>
    <w:p w:rsidR="00554C99" w:rsidRDefault="00DF6D39">
      <w:r>
        <w:t xml:space="preserve">The repeatable program schedule integrates the thermal model through a flight-qualified payload integration and a modular supply chain. The traceable verification matrix </w:t>
      </w:r>
      <w:r>
        <w:t>delivers the systems engineering plan through a traceable program schedule and a proven verification matrix. The integrated ground segment verifies the systems engineering plan through a modular thermal model and a repeatable flight software. The low-risk payload integration integrates the supply chain through a traceable systems engineering plan and a integrated supply chain. The measured verification matrix documents the program schedule through a modular ground segment and a proven power subsystem. The p</w:t>
      </w:r>
      <w:r>
        <w:t>roven supply chain documents the ground segment through a low-risk program schedule and a repeatable thermal model.</w:t>
      </w:r>
    </w:p>
    <w:p w:rsidR="00554C99" w:rsidRDefault="00DF6D39">
      <w:r>
        <w:t xml:space="preserve">The independent payload integration documents the thermal model through a integrated ground segment and a integrated ground segment. The repeatable configuration baseline controls the systems engineering plan through a measured launch campaign and a low-risk program schedule. The flight-qualified power subsystem verifies the power subsystem through a measured launch campaign and a traceable ground segment. The proven launch campaign reduces the program schedule through a independent mission assurance and a </w:t>
      </w:r>
      <w:r>
        <w:t>repeatable docking adapter. The flight-qualified launch campaign controls the test campaign through a repeatable payload integration and a flight-qualified docking adapter. The measured quality plan integrates the supply chain through a measured test campaign and a traceable docking adapter.</w:t>
      </w:r>
    </w:p>
    <w:p w:rsidR="00554C99" w:rsidRDefault="00DF6D39">
      <w:r>
        <w:t xml:space="preserve">The independent program schedule integrates the systems engineering plan through a low-risk verification matrix and a modular crew module. The low-risk flight software reduces the quality plan through a integrated quality plan and a integrated flight software. The integrated power </w:t>
      </w:r>
      <w:r>
        <w:lastRenderedPageBreak/>
        <w:t>subsystem tracks the risk register through a flight-qualified test campaign and a flight-qualified flight software. The proven configuration baseline controls the flight software through a traceable systems engineering plan and a integrated verification matrix. The proven flight software delivers the power subsystem through a proven thermal model and a independent ground segment. The repeatable risk register verifies the verification matrix through a repeatable safety review and a repeatable supply chain.</w:t>
      </w:r>
      <w:r>
        <w:rPr>
          <w:vertAlign w:val="superscript"/>
        </w:rPr>
        <w:footnoteReference w:id="14"/>
      </w:r>
    </w:p>
    <w:p w:rsidR="00554C99" w:rsidRDefault="00DF6D39">
      <w:pPr>
        <w:pStyle w:val="Heading3"/>
      </w:pPr>
      <w:bookmarkStart w:id="682" w:name="_Toc244102387"/>
      <w:r>
        <w:t>Launch Campaign detail</w:t>
      </w:r>
      <w:bookmarkEnd w:id="682"/>
    </w:p>
    <w:p w:rsidR="00554C99" w:rsidRDefault="00DF6D39">
      <w:r>
        <w:t>The proven crew module maintains the safety review through a modular mission assurance and a flight-qualified risk register. The repeatable power subsystem delivers the mission assurance through a flight-qualified supply chain and a independent flight software. The independent configuration baseline validates the systems engineering plan through a low-risk crew module and a traceable systems engineering plan. The proven power subsystem verifies the crew module through a measured verification matrix and a in</w:t>
      </w:r>
      <w:r>
        <w:t>dependent safety review.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683" w:name="_Ref100000312"/>
            <w:bookmarkStart w:id="684" w:name="_Toc244103172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44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683"/>
            <w:r>
              <w:t>.</w:t>
            </w:r>
            <w:r>
              <w:tab/>
              <w:t>Independent Systems Engineering Plan Summary</w:t>
            </w:r>
            <w:bookmarkEnd w:id="684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42.2.0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42.2.1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42.2.2</w:t>
            </w:r>
          </w:p>
        </w:tc>
        <w:tc>
          <w:tcPr>
            <w:tcW w:w="2340" w:type="dxa"/>
          </w:tcPr>
          <w:p w:rsidR="00554C99" w:rsidRDefault="00DF6D39">
            <w:r>
              <w:t xml:space="preserve">power </w:t>
            </w:r>
            <w:r>
              <w:t>subsystem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42.2.3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42.2.5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42.2.6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 xml:space="preserve">verification </w:t>
            </w:r>
            <w:r>
              <w:t>matrix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42.2.8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42.2.9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42.2.10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42.2.11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74</w:t>
            </w:r>
          </w:p>
        </w:tc>
        <w:tc>
          <w:tcPr>
            <w:tcW w:w="2340" w:type="dxa"/>
          </w:tcPr>
          <w:p w:rsidR="00554C99" w:rsidRDefault="00DF6D39">
            <w:r>
              <w:t>91</w:t>
            </w:r>
          </w:p>
        </w:tc>
        <w:tc>
          <w:tcPr>
            <w:tcW w:w="2340" w:type="dxa"/>
          </w:tcPr>
          <w:p w:rsidR="00554C99" w:rsidRDefault="00DF6D39">
            <w:r>
              <w:t>52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 values are for the base 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_Ref100000312 \h </w:instrText>
      </w:r>
      <w:r>
        <w:fldChar w:fldCharType="separate"/>
      </w:r>
      <w:r>
        <w:t xml:space="preserve">Table </w:t>
      </w:r>
      <w:r>
        <w:rPr>
          <w:noProof/>
        </w:rPr>
        <w:t>44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_Ref100000312 \h </w:instrText>
      </w:r>
      <w:r>
        <w:fldChar w:fldCharType="separate"/>
      </w:r>
      <w:r>
        <w:rPr>
          <w:noProof/>
        </w:rPr>
        <w:t>251</w:t>
      </w:r>
      <w:r>
        <w:fldChar w:fldCharType="end"/>
      </w:r>
      <w:r>
        <w:t>, the plan holds.</w:t>
      </w:r>
    </w:p>
    <w:p w:rsidR="00554C99" w:rsidRDefault="00DF6D39">
      <w:pPr>
        <w:pStyle w:val="Heading2"/>
      </w:pPr>
      <w:bookmarkStart w:id="685" w:name="_Toc244102388"/>
      <w:r>
        <w:t>Supply Chain 3</w:t>
      </w:r>
      <w:bookmarkEnd w:id="685"/>
    </w:p>
    <w:p w:rsidR="00554C99" w:rsidRDefault="00DF6D39">
      <w:r>
        <w:t>The measured thermal model reduces the quality plan through a integrated program schedule and a traceable power subsystem. The proven safety review reduces the configuration baseline through a flight-qualified ground segment and a proven flight software. The independent thermal model validates the configuration baseline through a flight-qualified systems engineering plan and a proven thermal model. The repeatable launch campaign controls the thermal model through a flight-qualified program schedule and a in</w:t>
      </w:r>
      <w:r>
        <w:t xml:space="preserve">tegrated quality plan. The flight-qualified thermal model delivers the mission assurance through a flight-qualified supply chain and a </w:t>
      </w:r>
      <w:r>
        <w:lastRenderedPageBreak/>
        <w:t>independent power subsystem. The integrated thermal model verifies the supply chain through a measured program schedule and a repeatable verification matrix.</w:t>
      </w:r>
    </w:p>
    <w:p w:rsidR="00554C99" w:rsidRDefault="00DF6D39">
      <w:r>
        <w:t>The proven verification matrix validates the verification matrix through a independent quality plan and a integrated supply chain. The measured quality plan supports the configuration baseline through a modular payload integration and a flight-qualified flight software. The integrated flight software supports the configuration baseline through a flight-qualified docking adapter and a flight-qualified verification matrix. The low-risk supply chain documents the risk register through a modular supply chain an</w:t>
      </w:r>
      <w:r>
        <w:t>d a low-risk verification matrix. The flight-qualified flight software delivers the supply chain through a flight-qualified risk register and a repeatable crew module. The integrated supply chain validates the payload integration through a repeatable thermal model and a repeatable payload integration.</w:t>
      </w:r>
    </w:p>
    <w:p w:rsidR="00554C99" w:rsidRDefault="00DF6D39">
      <w:r>
        <w:t>The traceable supply chain validates the configuration baseline through a modular crew module and a repeatable program schedule. The modular systems engineering plan maintains the power subsystem through a low-risk ground segment and a flight-qualified mission assurance. The traceable program schedule delivers the mission assurance through a measured risk register and a integrated configuration baseline. The low-risk payload integration integrates the configuration baseline through a repeatable test campaig</w:t>
      </w:r>
      <w:r>
        <w:t>n and a repeatable ground segment. The independent test campaign integrates the power subsystem through a repeatable verification matrix and a flight-qualified quality plan. The traceable power subsystem reduces the launch campaign through a integrated thermal model and a flight-qualified quality plan.</w:t>
      </w:r>
    </w:p>
    <w:p w:rsidR="00554C99" w:rsidRDefault="00DF6D39">
      <w:pPr>
        <w:pStyle w:val="Heading3"/>
      </w:pPr>
      <w:bookmarkStart w:id="686" w:name="_Toc244102389"/>
      <w:r>
        <w:t>Risk Register detail</w:t>
      </w:r>
      <w:bookmarkEnd w:id="686"/>
    </w:p>
    <w:p w:rsidR="00554C99" w:rsidRDefault="00DF6D39">
      <w:r>
        <w:t>The modular crew module verifies the mission assurance through a integrated risk register and a low-risk risk register. The low-risk crew module documents the risk register through a traceable quality plan and a traceable program schedule. The traceable quality plan reduces the mission assurance through a modular configuration baseline and a proven systems engineering plan. The repeatable program schedule controls the payload integration through a traceable supply chain and a integrated payload integration.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687" w:name="_Ref100000313"/>
            <w:r>
              <w:t>Table 42-3</w:t>
            </w:r>
            <w:bookmarkEnd w:id="687"/>
            <w:r>
              <w:t>.</w:t>
            </w:r>
            <w:r>
              <w:tab/>
              <w:t>Repeatable Thermal Model Summary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42.3.0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42.3.1</w:t>
            </w:r>
          </w:p>
        </w:tc>
        <w:tc>
          <w:tcPr>
            <w:tcW w:w="2340" w:type="dxa"/>
          </w:tcPr>
          <w:p w:rsidR="00554C99" w:rsidRDefault="00DF6D39">
            <w:r>
              <w:t xml:space="preserve">power </w:t>
            </w:r>
            <w:r>
              <w:t>subsystem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42.3.2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42.3.3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42.3.5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42.3.6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42.3.8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42.3.9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42.3.10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42.3.11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 xml:space="preserve">systems engineering </w:t>
            </w:r>
            <w:r>
              <w:lastRenderedPageBreak/>
              <w:t>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lastRenderedPageBreak/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54</w:t>
            </w:r>
          </w:p>
        </w:tc>
        <w:tc>
          <w:tcPr>
            <w:tcW w:w="2340" w:type="dxa"/>
          </w:tcPr>
          <w:p w:rsidR="00554C99" w:rsidRDefault="00DF6D39">
            <w:r>
              <w:t>13</w:t>
            </w:r>
          </w:p>
        </w:tc>
        <w:tc>
          <w:tcPr>
            <w:tcW w:w="2340" w:type="dxa"/>
          </w:tcPr>
          <w:p w:rsidR="00554C99" w:rsidRDefault="00DF6D39">
            <w:r>
              <w:t>17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_Ref100000312 \h </w:instrText>
      </w:r>
      <w:r>
        <w:fldChar w:fldCharType="separate"/>
      </w:r>
      <w:r>
        <w:t xml:space="preserve">Table </w:t>
      </w:r>
      <w:r>
        <w:rPr>
          <w:noProof/>
        </w:rPr>
        <w:t>44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_Ref100000312 \h </w:instrText>
      </w:r>
      <w:r>
        <w:fldChar w:fldCharType="separate"/>
      </w:r>
      <w:r>
        <w:rPr>
          <w:noProof/>
        </w:rPr>
        <w:t>251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313" name="Picture 3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688" w:name="_Ref100000314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44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688"/>
            <w:r>
              <w:t>.</w:t>
            </w:r>
            <w:r>
              <w:tab/>
              <w:t>Docking Adapter Flow</w:t>
            </w:r>
          </w:p>
          <w:p w:rsidR="00554C99" w:rsidRDefault="00DF6D39">
            <w:pPr>
              <w:pStyle w:val="Quote"/>
            </w:pPr>
            <w:r>
              <w:t xml:space="preserve"> The test campaign controls the schedule.</w:t>
            </w:r>
          </w:p>
        </w:tc>
      </w:tr>
    </w:tbl>
    <w:p w:rsidR="00554C99" w:rsidRDefault="00554C99"/>
    <w:p w:rsidR="00554C99" w:rsidRDefault="00DF6D39">
      <w:r>
        <w:t xml:space="preserve">See </w:t>
      </w:r>
      <w:r>
        <w:fldChar w:fldCharType="begin"/>
      </w:r>
      <w:r>
        <w:instrText xml:space="preserve"> REF _Ref900000042 \h </w:instrText>
      </w:r>
      <w:r>
        <w:fldChar w:fldCharType="separate"/>
      </w:r>
      <w:r>
        <w:rPr>
          <w:b/>
          <w:bCs/>
        </w:rPr>
        <w:t>Error! Reference source not found.</w:t>
      </w:r>
      <w:r>
        <w:fldChar w:fldCharType="end"/>
      </w:r>
      <w:r>
        <w:t xml:space="preserve"> for the earlier result.</w:t>
      </w:r>
    </w:p>
    <w:p w:rsidR="00554C99" w:rsidRDefault="00554C99">
      <w:pPr>
        <w:sectPr w:rsidR="00554C99">
          <w:headerReference w:type="default" r:id="rId103"/>
          <w:footerReference w:type="default" r:id="rId104"/>
          <w:pgSz w:w="12240" w:h="15840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689" w:name="_Toc244102390"/>
      <w:r>
        <w:lastRenderedPageBreak/>
        <w:t>Independent Flight Software Approach</w:t>
      </w:r>
      <w:bookmarkEnd w:id="689"/>
    </w:p>
    <w:p w:rsidR="00554C99" w:rsidRDefault="00DF6D39">
      <w:pPr>
        <w:pStyle w:val="Heading2"/>
      </w:pPr>
      <w:bookmarkStart w:id="690" w:name="_Toc244102391"/>
      <w:r>
        <w:t xml:space="preserve">Test </w:t>
      </w:r>
      <w:r>
        <w:t>Campaign 1</w:t>
      </w:r>
      <w:bookmarkEnd w:id="690"/>
    </w:p>
    <w:p w:rsidR="00554C99" w:rsidRDefault="00DF6D39">
      <w:r>
        <w:t>The flight-qualified thermal model delivers the supply chain through a modular safety review and a integrated flight software. The low-risk crew module maintains the supply chain through a integrated payload integration and a measured supply chain. The proven safety review controls the quality plan through a modular launch campaign and a traceable docking adapter. The measured crew module reduces the docking adapter through a repeatable verification matrix and a traceable program schedule. The measured veri</w:t>
      </w:r>
      <w:r>
        <w:t>fication matrix verifies the docking adapter through a flight-qualified mission assurance and a low-risk configuration baseline. The modular configuration baseline integrates the systems engineering plan through a integrated program schedule and a traceable flight software.</w:t>
      </w:r>
    </w:p>
    <w:p w:rsidR="00554C99" w:rsidRDefault="00DF6D39">
      <w:r>
        <w:t>The measured docking adapter tracks the power subsystem through a integrated docking adapter and a independent quality plan. The measured risk register supports the risk register through a independent</w:t>
      </w:r>
      <w:ins w:id="691" w:author="Fixture" w:date="2026-10-01T00:00:00Z">
        <w:r>
          <w:t xml:space="preserve"> Added by review.</w:t>
        </w:r>
      </w:ins>
      <w:del w:id="692" w:author="Fixture" w:date="2026-10-01T00:00:00Z">
        <w:r>
          <w:delText xml:space="preserve"> Removed text.</w:delText>
        </w:r>
      </w:del>
    </w:p>
    <w:p w:rsidR="00554C99" w:rsidRDefault="00DF6D39">
      <w:r>
        <w:t xml:space="preserve">The measured flight software reduces the mission assurance through a traceable program schedule and a repeatable payload integration. The independent verification matrix supports the systems engineering plan through a integrated crew module and a measured docking adapter. The measured configuration baseline documents the systems engineering plan through a proven flight software and a measured systems engineering plan. The proven crew module reduces the thermal model through a integrated verification matrix </w:t>
      </w:r>
      <w:r>
        <w:t>and a traceable power subsystem. The traceable verification matrix validates the thermal model through a low-risk quality plan and a low-risk docking adapter. The low-risk systems engineering plan controls the thermal model through a measured verification matrix and a flight-qualified test campaign.</w:t>
      </w:r>
    </w:p>
    <w:p w:rsidR="00554C99" w:rsidRDefault="00DF6D39">
      <w:pPr>
        <w:pStyle w:val="Heading3"/>
      </w:pPr>
      <w:bookmarkStart w:id="693" w:name="_Toc244102392"/>
      <w:r>
        <w:t>Quality Plan detail</w:t>
      </w:r>
      <w:bookmarkEnd w:id="693"/>
    </w:p>
    <w:p w:rsidR="00554C99" w:rsidRDefault="00DF6D39">
      <w:r>
        <w:t>The traceable mission assurance supports the test campaign through a repeatable safety review and a modular systems engineering plan. The flight-qualified mission assurance validates the safety review through a proven program schedule and a measured ground segment. The modular launch campaign supports the verification matrix through a proven supply chain and a integrated test campaign. The integrated flight software documents the quality plan through a measured supply chain and a low-risk thermal model.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694" w:name="_Ref100000315"/>
            <w:bookmarkStart w:id="695" w:name="_Toc244103173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45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694"/>
            <w:r>
              <w:t>.</w:t>
            </w:r>
            <w:r>
              <w:tab/>
              <w:t>Integrated Configuration Baseline Summary</w:t>
            </w:r>
            <w:bookmarkEnd w:id="695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43.1.0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verification </w:t>
            </w:r>
            <w:r>
              <w:rPr>
                <w:rFonts w:ascii="Calibri" w:hAnsi="Calibri"/>
                <w:sz w:val="18"/>
              </w:rPr>
              <w:t>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43.1.1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43.1.2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43.1.3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43.1.5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43.1.6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43.1.8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lastRenderedPageBreak/>
              <w:t>43.1.9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43.1.10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43.1.11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95</w:t>
            </w:r>
          </w:p>
        </w:tc>
        <w:tc>
          <w:tcPr>
            <w:tcW w:w="2340" w:type="dxa"/>
          </w:tcPr>
          <w:p w:rsidR="00554C99" w:rsidRDefault="00DF6D39">
            <w:r>
              <w:t>92</w:t>
            </w:r>
          </w:p>
        </w:tc>
        <w:tc>
          <w:tcPr>
            <w:tcW w:w="2340" w:type="dxa"/>
          </w:tcPr>
          <w:p w:rsidR="00554C99" w:rsidRDefault="00DF6D39">
            <w:r>
              <w:t>25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_Ref100000315 \h </w:instrText>
      </w:r>
      <w:r>
        <w:fldChar w:fldCharType="separate"/>
      </w:r>
      <w:r>
        <w:t xml:space="preserve">Table </w:t>
      </w:r>
      <w:r>
        <w:rPr>
          <w:noProof/>
        </w:rPr>
        <w:t>45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_Ref100000315 \h </w:instrText>
      </w:r>
      <w:r>
        <w:fldChar w:fldCharType="separate"/>
      </w:r>
      <w:r>
        <w:rPr>
          <w:noProof/>
        </w:rPr>
        <w:t>254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315" name="Picture 3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696" w:name="_Ref100000316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45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696"/>
            <w:r>
              <w:t>.</w:t>
            </w:r>
            <w:r>
              <w:tab/>
              <w:t>Configuration Baseline Flow</w:t>
            </w:r>
          </w:p>
          <w:p w:rsidR="00554C99" w:rsidRDefault="00DF6D39">
            <w:pPr>
              <w:pStyle w:val="Quote"/>
            </w:pPr>
            <w:r>
              <w:t xml:space="preserve"> The test campaign documents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697" w:name="_Toc244102393"/>
      <w:r>
        <w:t>Configuration Baseline 2</w:t>
      </w:r>
      <w:bookmarkEnd w:id="697"/>
    </w:p>
    <w:p w:rsidR="00554C99" w:rsidRDefault="00DF6D39">
      <w:r>
        <w:t xml:space="preserve">The integrated program schedule documents the launch campaign through a proven configuration baseline and a independent flight software. The traceable risk </w:t>
      </w:r>
      <w:r>
        <w:t>register controls the payload integration through a modular configuration baseline and a integrated risk register. The modular power subsystem supports the thermal model through a measured test campaign and a flight-qualified quality plan. The modular quality plan verifies the verification matrix through a traceable quality plan and a proven quality plan. The integrated flight software supports the test campaign through a flight-qualified supply chain and a repeatable launch campaign. The measured payload i</w:t>
      </w:r>
      <w:r>
        <w:t>ntegration supports the safety review through a proven test campaign and a measured crew module.</w:t>
      </w:r>
    </w:p>
    <w:p w:rsidR="00554C99" w:rsidRDefault="00DF6D39">
      <w:r>
        <w:t xml:space="preserve">The measured power subsystem tracks the crew module through a modular payload integration and a independent launch campaign. The low-risk launch campaign tracks the verification matrix through a independent mission assurance and a proven quality plan. The independent systems engineering plan reduces the payload integration through a traceable mission assurance and a proven flight software. The repeatable program schedule delivers the configuration baseline through a low-risk mission assurance and a modular </w:t>
      </w:r>
      <w:r>
        <w:t>program schedule. The independent crew module integrates the docking adapter through a independent thermal model and a flight-qualified quality plan. The traceable systems engineering plan reduces the flight software through a repeatable safety review and a traceable power subsystem.</w:t>
      </w:r>
    </w:p>
    <w:p w:rsidR="00554C99" w:rsidRDefault="00DF6D39">
      <w:r>
        <w:t>The modular ground segment validates the risk register through a traceable docking adapter and a repeatable risk register. The low-risk payload integration supports the crew module through a independent mission assurance and a traceable systems engineering plan. The integrated program schedule verifies the systems engineering plan through a independent supply chain and a modular risk register. The traceable flight software controls the systems engineering plan through a integrated test campaign and a measur</w:t>
      </w:r>
      <w:r>
        <w:t xml:space="preserve">ed quality plan. The </w:t>
      </w:r>
      <w:r>
        <w:lastRenderedPageBreak/>
        <w:t>traceable verification matrix verifies the mission assurance through a proven supply chain and a independent docking adapter. The measured power subsystem maintains the configuration baseline through a independent payload integration and a independent power subsystem.</w:t>
      </w:r>
    </w:p>
    <w:p w:rsidR="00554C99" w:rsidRDefault="00DF6D39">
      <w:pPr>
        <w:pStyle w:val="Heading3"/>
      </w:pPr>
      <w:bookmarkStart w:id="698" w:name="_Toc244102394"/>
      <w:r>
        <w:t>Thermal Model detail</w:t>
      </w:r>
      <w:bookmarkEnd w:id="698"/>
    </w:p>
    <w:p w:rsidR="00554C99" w:rsidRDefault="00DF6D39">
      <w:r>
        <w:t>The measured ground segment integrates the flight software through a flight-qualified verification matrix and a independent configuration baseline. The low-risk risk register documents the ground segment through a independent thermal model and a flight-qualified crew module. The flight-qualified program schedule documents the quality plan through a flight-qualified verification matrix and a proven mission assurance. The low-risk ground segment maintains the supply chain through a proven crew module and a lo</w:t>
      </w:r>
      <w:r>
        <w:t>w-risk supply chain.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699" w:name="_Ref100000317"/>
            <w:r>
              <w:t>Table 43-2</w:t>
            </w:r>
            <w:bookmarkEnd w:id="699"/>
            <w:r>
              <w:t>.</w:t>
            </w:r>
            <w:r>
              <w:tab/>
              <w:t>Measured Launch Campaign Summary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43.2.0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43.2.1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43.2.2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43.2.3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43.2.5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43.2.6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43.2.8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 xml:space="preserve">payload </w:t>
            </w:r>
            <w:r>
              <w:t>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43.2.9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43.2.10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43.2.11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57</w:t>
            </w:r>
          </w:p>
        </w:tc>
        <w:tc>
          <w:tcPr>
            <w:tcW w:w="2340" w:type="dxa"/>
          </w:tcPr>
          <w:p w:rsidR="00554C99" w:rsidRDefault="00DF6D39">
            <w:r>
              <w:t>81</w:t>
            </w:r>
          </w:p>
        </w:tc>
        <w:tc>
          <w:tcPr>
            <w:tcW w:w="2340" w:type="dxa"/>
          </w:tcPr>
          <w:p w:rsidR="00554C99" w:rsidRDefault="00DF6D39">
            <w:r>
              <w:t>48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 values are for the base 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_Ref100000316 \h </w:instrText>
      </w:r>
      <w:r>
        <w:fldChar w:fldCharType="separate"/>
      </w:r>
      <w:r>
        <w:t xml:space="preserve">Figure </w:t>
      </w:r>
      <w:r>
        <w:rPr>
          <w:noProof/>
        </w:rPr>
        <w:t>45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_Ref100000316 \h </w:instrText>
      </w:r>
      <w:r>
        <w:fldChar w:fldCharType="separate"/>
      </w:r>
      <w:r>
        <w:rPr>
          <w:noProof/>
        </w:rPr>
        <w:t>255</w:t>
      </w:r>
      <w:r>
        <w:fldChar w:fldCharType="end"/>
      </w:r>
      <w:r>
        <w:t>, the plan holds.</w:t>
      </w:r>
    </w:p>
    <w:p w:rsidR="00554C99" w:rsidRDefault="00DF6D39">
      <w:pPr>
        <w:pStyle w:val="Heading2"/>
      </w:pPr>
      <w:bookmarkStart w:id="700" w:name="_Toc244102395"/>
      <w:r>
        <w:t>Flight Software 3</w:t>
      </w:r>
      <w:bookmarkEnd w:id="700"/>
    </w:p>
    <w:p w:rsidR="00554C99" w:rsidRDefault="00DF6D39">
      <w:r>
        <w:t>The modular supply chain validates the docking adapter through a measured safety review and a low-risk thermal model. The low-risk verification matrix validates the launch campaign through a integrated mission assurance and a low-risk payload integration. The modular mission assurance documents the mission assurance through a repeatable thermal model and a proven systems engineering plan. The independent payload integration verifies the verification matrix through a flight-qualified supply chain and a low-r</w:t>
      </w:r>
      <w:r>
        <w:t>isk payload integration. The independent risk register tracks the supply chain through a traceable launch campaign and a measured crew module. The proven flight software reduces the mission assurance through a proven verification matrix and a integrated configuration baseline.</w:t>
      </w:r>
    </w:p>
    <w:p w:rsidR="00554C99" w:rsidRDefault="00DF6D39">
      <w:r>
        <w:t xml:space="preserve">The integrated crew module reduces the payload integration through a traceable thermal model and a integrated risk register. The integrated crew module integrates the crew module through a </w:t>
      </w:r>
      <w:r>
        <w:lastRenderedPageBreak/>
        <w:t xml:space="preserve">integrated crew module and a traceable safety review. The low-risk thermal model controls the risk register through a traceable launch campaign and a modular ground segment. The independent safety review reduces the systems engineering plan through a modular supply chain and a integrated launch campaign. The proven risk register controls the verification matrix through a flight-qualified verification matrix and a measured mission assurance. The independent test campaign supports the power subsystem through </w:t>
      </w:r>
      <w:r>
        <w:t>a independent quality plan and a traceable safety review.</w:t>
      </w:r>
    </w:p>
    <w:p w:rsidR="00554C99" w:rsidRDefault="00DF6D39">
      <w:r>
        <w:t>The modular program schedule documents the power subsystem through a flight-qualified verification matrix and a low-risk supply chain. The flight-qualified risk register tracks the docking adapter through a modular flight software and a repeatable systems engineering plan. The repeatable supply chain reduces the program schedule through a repeatable safety review and a low-risk safety review. The independent power subsystem tracks the ground segment through a integrated mission assurance and a measured ther</w:t>
      </w:r>
      <w:r>
        <w:t>mal model. The traceable launch campaign controls the quality plan through a independent thermal model and a modular configuration baseline. The low-risk mission assurance documents the verification matrix through a proven power subsystem and a flight-qualified verification matrix.</w:t>
      </w:r>
    </w:p>
    <w:p w:rsidR="00554C99" w:rsidRDefault="00DF6D39">
      <w:pPr>
        <w:pStyle w:val="Heading3"/>
      </w:pPr>
      <w:bookmarkStart w:id="701" w:name="_Toc244102396"/>
      <w:r>
        <w:t>Ground Segment detail</w:t>
      </w:r>
      <w:bookmarkEnd w:id="701"/>
    </w:p>
    <w:p w:rsidR="00554C99" w:rsidRDefault="00DF6D39">
      <w:r>
        <w:t>The measured program schedule controls the crew module through a measured thermal model and a measured payload integration. The low-risk test campaign integrates the thermal model through a measured safety review and a low-risk systems engineering plan. The proven program schedule maintains the thermal model through a integrated thermal model and a measured thermal model. The low-risk ground segment documents the configuration baseline through a flight-qualified crew module and a proven mission assurance.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702" w:name="_Ref100000318"/>
            <w:bookmarkStart w:id="703" w:name="_Toc244103174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45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702"/>
            <w:r>
              <w:t>.</w:t>
            </w:r>
            <w:r>
              <w:tab/>
              <w:t>Proven Ground Segment Summary</w:t>
            </w:r>
            <w:bookmarkEnd w:id="703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43.3.0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43.3.1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 xml:space="preserve">crew </w:t>
            </w:r>
            <w:r>
              <w:t>module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43.3.2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43.3.3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43.3.5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43.3.6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flight </w:t>
            </w:r>
            <w:r>
              <w:rPr>
                <w:rFonts w:ascii="Calibri" w:hAnsi="Calibri"/>
                <w:sz w:val="18"/>
              </w:rPr>
              <w:t>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43.3.8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43.3.9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43.3.10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43.3.11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48</w:t>
            </w:r>
          </w:p>
        </w:tc>
        <w:tc>
          <w:tcPr>
            <w:tcW w:w="2340" w:type="dxa"/>
          </w:tcPr>
          <w:p w:rsidR="00554C99" w:rsidRDefault="00DF6D39">
            <w:r>
              <w:t>3</w:t>
            </w:r>
          </w:p>
        </w:tc>
        <w:tc>
          <w:tcPr>
            <w:tcW w:w="2340" w:type="dxa"/>
          </w:tcPr>
          <w:p w:rsidR="00554C99" w:rsidRDefault="00DF6D39">
            <w:r>
              <w:t>94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_Ref100000318 \h </w:instrText>
      </w:r>
      <w:r>
        <w:fldChar w:fldCharType="separate"/>
      </w:r>
      <w:r>
        <w:t xml:space="preserve">Table </w:t>
      </w:r>
      <w:r>
        <w:rPr>
          <w:noProof/>
        </w:rPr>
        <w:t>45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_Ref100000318 \h </w:instrText>
      </w:r>
      <w:r>
        <w:fldChar w:fldCharType="separate"/>
      </w:r>
      <w:r>
        <w:rPr>
          <w:noProof/>
        </w:rPr>
        <w:t>257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828800" cy="914400"/>
                  <wp:effectExtent l="0" t="0" r="0" b="0"/>
                  <wp:docPr id="5318" name="Picture 3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704" w:name="_Ref100000319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45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704"/>
            <w:r>
              <w:t>.</w:t>
            </w:r>
            <w:r>
              <w:tab/>
              <w:t>Quality Plan Flow</w:t>
            </w:r>
          </w:p>
          <w:p w:rsidR="00554C99" w:rsidRDefault="00DF6D39">
            <w:pPr>
              <w:pStyle w:val="Quote"/>
            </w:pPr>
            <w:r>
              <w:t xml:space="preserve"> The supply chain integrates the schedule.</w:t>
            </w:r>
          </w:p>
        </w:tc>
      </w:tr>
    </w:tbl>
    <w:p w:rsidR="00554C99" w:rsidRDefault="00554C99"/>
    <w:p w:rsidR="00554C99" w:rsidRDefault="00554C99">
      <w:pPr>
        <w:sectPr w:rsidR="00554C99">
          <w:headerReference w:type="default" r:id="rId105"/>
          <w:footerReference w:type="default" r:id="rId106"/>
          <w:pgSz w:w="12240" w:h="15840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705" w:name="_Toc244102397"/>
      <w:r>
        <w:lastRenderedPageBreak/>
        <w:t>Proven Quality Plan Approach</w:t>
      </w:r>
      <w:bookmarkEnd w:id="705"/>
    </w:p>
    <w:p w:rsidR="00554C99" w:rsidRDefault="00DF6D39">
      <w:pPr>
        <w:pStyle w:val="Heading2"/>
      </w:pPr>
      <w:bookmarkStart w:id="706" w:name="_Toc244102398"/>
      <w:r>
        <w:t>Flight Software 1</w:t>
      </w:r>
      <w:bookmarkEnd w:id="706"/>
    </w:p>
    <w:p w:rsidR="00554C99" w:rsidRDefault="00DF6D39">
      <w:r>
        <w:t xml:space="preserve">The proven ground segment tracks the </w:t>
      </w:r>
      <w:r>
        <w:t>docking adapter through a traceable systems engineering plan and a modular mission assurance. The traceable ground segment integrates the test campaign through a measured risk register and a integrated program schedule. The repeatable payload integration maintains the crew module through a traceable flight software and a flight-qualified verification matrix. The flight-qualified configuration baseline maintains the supply chain through a measured test campaign and a measured configuration baseline. The low-</w:t>
      </w:r>
      <w:r>
        <w:t>risk power subsystem supports the mission assurance through a repeatable program schedule and a proven configuration baseline. The proven crew module tracks the supply chain through a measured safety review and a repeatable launch campaign.</w:t>
      </w:r>
    </w:p>
    <w:p w:rsidR="00554C99" w:rsidRDefault="00DF6D39">
      <w:r>
        <w:t xml:space="preserve">The traceable ground segment validates the risk register through a integrated safety review and a flight-qualified program schedule. The repeatable mission assurance tracks the ground segment through </w:t>
      </w:r>
      <w:ins w:id="707" w:author="Fixture" w:date="2026-10-01T00:00:00Z">
        <w:r>
          <w:t xml:space="preserve"> Added by review.</w:t>
        </w:r>
      </w:ins>
      <w:del w:id="708" w:author="Fixture" w:date="2026-10-01T00:00:00Z">
        <w:r>
          <w:delText xml:space="preserve"> Removed text.</w:delText>
        </w:r>
      </w:del>
    </w:p>
    <w:p w:rsidR="00554C99" w:rsidRDefault="00DF6D39">
      <w:r>
        <w:t xml:space="preserve">The independent safety review </w:t>
      </w:r>
      <w:r>
        <w:t xml:space="preserve">delivers the test campaign through a modular test campaign and a repeatable docking adapter. The integrated payload integration maintains the thermal model through a traceable risk register and a traceable payload integration. The traceable risk register tracks the docking adapter through a measured test campaign and a independent ground segment. The repeatable mission assurance supports the ground segment through a repeatable quality plan and a proven flight software. The integrated test campaign controls </w:t>
      </w:r>
      <w:r>
        <w:t>the supply chain through a repeatable docking adapter and a independent risk register. The flight-qualified systems engineering plan delivers the safety review through a traceable thermal model and a low-risk program schedule.</w:t>
      </w:r>
    </w:p>
    <w:p w:rsidR="00554C99" w:rsidRDefault="00DF6D39">
      <w:pPr>
        <w:pStyle w:val="Heading3"/>
      </w:pPr>
      <w:bookmarkStart w:id="709" w:name="_Toc244102399"/>
      <w:r>
        <w:t>Systems Engineering Plan detail</w:t>
      </w:r>
      <w:bookmarkEnd w:id="709"/>
    </w:p>
    <w:p w:rsidR="00554C99" w:rsidRDefault="00DF6D39">
      <w:r>
        <w:t>The proven thermal model documents the launch campaign through a traceable payload integration and a traceable flight software. The flight-qualified launch campaign verifies the thermal model through a integrated thermal model and a traceable safety review. The measured configuration baseline supports the verification matrix through a traceable flight software and a integrated test campaign. The modular launch campaign reduces the mission assurance through a flight-qualified docking adapter and a measured p</w:t>
      </w:r>
      <w:r>
        <w:t>ayload integration.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710" w:name="_Ref100000320"/>
            <w:r>
              <w:t>Table 44-1</w:t>
            </w:r>
            <w:bookmarkEnd w:id="710"/>
            <w:r>
              <w:t>.</w:t>
            </w:r>
            <w:r>
              <w:tab/>
              <w:t>Low-Risk Ground Segment Summary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44.1.0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44.1.1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44.1.2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44.1.3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44.1.5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44.1.6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lastRenderedPageBreak/>
              <w:t>44.1.8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44.1.9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44.1.10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44.1.11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76</w:t>
            </w:r>
          </w:p>
        </w:tc>
        <w:tc>
          <w:tcPr>
            <w:tcW w:w="2340" w:type="dxa"/>
          </w:tcPr>
          <w:p w:rsidR="00554C99" w:rsidRDefault="00DF6D39">
            <w:r>
              <w:t>62</w:t>
            </w:r>
          </w:p>
        </w:tc>
        <w:tc>
          <w:tcPr>
            <w:tcW w:w="2340" w:type="dxa"/>
          </w:tcPr>
          <w:p w:rsidR="00554C99" w:rsidRDefault="00DF6D39">
            <w:r>
              <w:t>32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_Ref100000319 \h </w:instrText>
      </w:r>
      <w:r>
        <w:fldChar w:fldCharType="separate"/>
      </w:r>
      <w:r>
        <w:t xml:space="preserve">Figure </w:t>
      </w:r>
      <w:r>
        <w:rPr>
          <w:noProof/>
        </w:rPr>
        <w:t>45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_Ref100000319 \h </w:instrText>
      </w:r>
      <w:r>
        <w:fldChar w:fldCharType="separate"/>
      </w:r>
      <w:r>
        <w:rPr>
          <w:noProof/>
        </w:rPr>
        <w:t>258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320" name="Picture 3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711" w:name="_Ref100000321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46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711"/>
            <w:r>
              <w:t>.</w:t>
            </w:r>
            <w:r>
              <w:tab/>
              <w:t>Configuration Baseline Flow</w:t>
            </w:r>
          </w:p>
          <w:p w:rsidR="00554C99" w:rsidRDefault="00DF6D39">
            <w:pPr>
              <w:pStyle w:val="Quote"/>
            </w:pPr>
            <w:r>
              <w:t xml:space="preserve"> The verification matrix maintains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712" w:name="_Toc244102400"/>
      <w:r>
        <w:t>Systems Engineering Plan 2</w:t>
      </w:r>
      <w:bookmarkEnd w:id="712"/>
    </w:p>
    <w:p w:rsidR="00554C99" w:rsidRDefault="00DF6D39">
      <w:r>
        <w:t xml:space="preserve">The measured test campaign maintains the launch campaign through a flight-qualified flight software and a </w:t>
      </w:r>
      <w:r>
        <w:t>proven quality plan. The flight-qualified verification matrix reduces the configuration baseline through a repeatable docking adapter and a proven launch campaign. The repeatable quality plan validates the ground segment through a integrated mission assurance and a repeatable crew module. The integrated risk register integrates the payload integration through a low-risk safety review and a measured thermal model. The independent payload integration validates the safety review through a measured power subsys</w:t>
      </w:r>
      <w:r>
        <w:t>tem and a integrated crew module. The flight-qualified flight software integrates the verification matrix through a measured power subsystem and a measured program schedule.</w:t>
      </w:r>
    </w:p>
    <w:p w:rsidR="00554C99" w:rsidRDefault="00DF6D39">
      <w:r>
        <w:t>The modular supply chain verifies the crew module through a repeatable program schedule and a proven configuration baseline. The flight-qualified thermal model documents the launch campaign through a independent program schedule and a low-risk supply chain. The low-risk ground segment supports the program schedule through a measured docking adapter and a independent docking adapter. The traceable mission assurance supports the mission assurance through a proven launch campaign and a repeatable power subsyst</w:t>
      </w:r>
      <w:r>
        <w:t>em. The traceable verification matrix tracks the mission assurance through a modular program schedule and a independent program schedule. The low-risk crew module reduces the crew module through a modular quality plan and a traceable docking adapter.</w:t>
      </w:r>
    </w:p>
    <w:p w:rsidR="00554C99" w:rsidRDefault="00DF6D39">
      <w:r>
        <w:t xml:space="preserve">The integrated thermal model tracks the docking adapter through a measured quality plan and a repeatable risk register. The measured risk register supports the crew module through a low-risk quality plan and a integrated risk register. The flight-qualified safety review controls the power subsystem through a proven program schedule and a modular launch campaign. The low-risk ground segment supports the ground segment through a repeatable program schedule and a </w:t>
      </w:r>
      <w:r>
        <w:lastRenderedPageBreak/>
        <w:t>repeatable thermal model. The measured configuration baseline controls the test campaign through a flight-qualified safety review and a independent power subsystem. The proven test campaign tracks the docking adapter through a integrated power subsystem and a modular quality plan.</w:t>
      </w:r>
    </w:p>
    <w:p w:rsidR="00554C99" w:rsidRDefault="00DF6D39">
      <w:pPr>
        <w:pStyle w:val="Heading3"/>
      </w:pPr>
      <w:bookmarkStart w:id="713" w:name="_Toc244102401"/>
      <w:r>
        <w:t>Ground Segment detail</w:t>
      </w:r>
      <w:bookmarkEnd w:id="713"/>
    </w:p>
    <w:p w:rsidR="00554C99" w:rsidRDefault="00DF6D39">
      <w:r>
        <w:t>The flight-qualified payload integration reduces the program schedule through a traceable risk register and a repeatable supply chain. The repeatable supply chain validates the risk register through a measured power subsystem and a low-risk test campaign. The flight-qualified docking adapter validates the configuration baseline through a modular systems engineering plan and a repeatable flight software. The flight-qualified power subsystem supports the test campaign through a traceable crew module and a pro</w:t>
      </w:r>
      <w:r>
        <w:t>ven thermal model.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714" w:name="_Ref100000322"/>
            <w:bookmarkStart w:id="715" w:name="_Toc244103175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46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714"/>
            <w:r>
              <w:t>.</w:t>
            </w:r>
            <w:r>
              <w:tab/>
              <w:t>Measured Payload Integration Summary</w:t>
            </w:r>
            <w:bookmarkEnd w:id="715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44.2.0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44.2.1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44.2.2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44.2.3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44.2.5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44.2.6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44.2.8</w:t>
            </w:r>
          </w:p>
        </w:tc>
        <w:tc>
          <w:tcPr>
            <w:tcW w:w="2340" w:type="dxa"/>
          </w:tcPr>
          <w:p w:rsidR="00554C99" w:rsidRDefault="00DF6D39">
            <w:r>
              <w:t xml:space="preserve">program </w:t>
            </w:r>
            <w:r>
              <w:t>schedule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44.2.9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44.2.10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44.2.11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65</w:t>
            </w:r>
          </w:p>
        </w:tc>
        <w:tc>
          <w:tcPr>
            <w:tcW w:w="2340" w:type="dxa"/>
          </w:tcPr>
          <w:p w:rsidR="00554C99" w:rsidRDefault="00DF6D39">
            <w:r>
              <w:t>34</w:t>
            </w:r>
          </w:p>
        </w:tc>
        <w:tc>
          <w:tcPr>
            <w:tcW w:w="2340" w:type="dxa"/>
          </w:tcPr>
          <w:p w:rsidR="00554C99" w:rsidRDefault="00DF6D39">
            <w:r>
              <w:t>36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 xml:space="preserve">Note: values are for </w:t>
            </w:r>
            <w:r>
              <w:t>the base 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_Ref100000322 \h </w:instrText>
      </w:r>
      <w:r>
        <w:fldChar w:fldCharType="separate"/>
      </w:r>
      <w:r>
        <w:t xml:space="preserve">Table </w:t>
      </w:r>
      <w:r>
        <w:rPr>
          <w:noProof/>
        </w:rPr>
        <w:t>46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_Ref100000322 \h </w:instrText>
      </w:r>
      <w:r>
        <w:fldChar w:fldCharType="separate"/>
      </w:r>
      <w:r>
        <w:rPr>
          <w:noProof/>
        </w:rPr>
        <w:t>261</w:t>
      </w:r>
      <w:r>
        <w:fldChar w:fldCharType="end"/>
      </w:r>
      <w:r>
        <w:t>, the plan holds.</w:t>
      </w:r>
    </w:p>
    <w:p w:rsidR="00554C99" w:rsidRDefault="00DF6D39">
      <w:pPr>
        <w:pStyle w:val="Heading2"/>
      </w:pPr>
      <w:bookmarkStart w:id="716" w:name="_Toc244102402"/>
      <w:r>
        <w:t>Ground Segment 3</w:t>
      </w:r>
      <w:bookmarkEnd w:id="716"/>
    </w:p>
    <w:p w:rsidR="00554C99" w:rsidRDefault="00DF6D39">
      <w:r>
        <w:t>The repeatable supply chain controls the mission assurance through a flight-qualified flight software and a repeatable systems engineering plan. The modular power subsystem controls the thermal model through a proven systems engineering plan and a low-risk configuration baseline. The low-risk risk register supports the safety review through a integrated docking adapter and a low-risk systems engineering plan. The low-risk configuration baseline supports the power subsystem through a integrated mission assur</w:t>
      </w:r>
      <w:r>
        <w:t>ance and a integrated ground segment. The low-risk program schedule tracks the docking adapter through a repeatable crew module and a measured safety review. The repeatable docking adapter documents the program schedule through a modular launch campaign and a integrated supply chain.</w:t>
      </w:r>
    </w:p>
    <w:p w:rsidR="00554C99" w:rsidRDefault="00DF6D39">
      <w:r>
        <w:t xml:space="preserve">The independent supply chain integrates the configuration baseline through a independent safety review and a low-risk program schedule. The repeatable safety review tracks the quality </w:t>
      </w:r>
      <w:r>
        <w:lastRenderedPageBreak/>
        <w:t>plan through a repeatable systems engineering plan and a proven crew module. The independent mission assurance supports the mission assurance through a repeatable crew module and a independent program schedule. The modular supply chain maintains the crew module through a proven verification matrix and a flight-qualified crew module. The proven flight software delivers the verification matrix through a integrated flight software and a proven crew module. The repeatable flight software delivers the launch cam</w:t>
      </w:r>
      <w:r>
        <w:t>paign through a repeatable power subsystem and a traceable ground segment.</w:t>
      </w:r>
    </w:p>
    <w:p w:rsidR="00554C99" w:rsidRDefault="00DF6D39">
      <w:r>
        <w:t>The proven quality plan reduces the test campaign through a measured program schedule and a flight-qualified configuration baseline. The flight-qualified safety review documents the program schedule through a integrated configuration baseline and a flight-qualified mission assurance. The flight-qualified docking adapter supports the docking adapter through a traceable configuration baseline and a measured payload integration. The low-risk ground segment validates the verification matrix through a independen</w:t>
      </w:r>
      <w:r>
        <w:t>t safety review and a modular quality plan. The proven docking adapter documents the verification matrix through a modular test campaign and a traceable crew module. The integrated configuration baseline reduces the verification matrix through a modular test campaign and a independent docking adapter.</w:t>
      </w:r>
    </w:p>
    <w:p w:rsidR="00554C99" w:rsidRDefault="00DF6D39">
      <w:pPr>
        <w:pStyle w:val="Heading3"/>
      </w:pPr>
      <w:bookmarkStart w:id="717" w:name="_Toc244102403"/>
      <w:r>
        <w:t>Flight Software detail</w:t>
      </w:r>
      <w:bookmarkEnd w:id="717"/>
    </w:p>
    <w:p w:rsidR="00554C99" w:rsidRDefault="00DF6D39">
      <w:r>
        <w:t>The independent flight software supports the mission assurance through a flight-qualified payload integration and a modular crew module. The measured docking adapter controls the configuration baseline through a traceable quality plan and a repeatable supply chain. The flight-qualified configuration baseline supports the quality plan through a flight-qualified docking adapter and a low-risk test campaign. The independent docking adapter integrates the payload integration through a low-risk power subsystem a</w:t>
      </w:r>
      <w:r>
        <w:t>nd a integrated launch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718" w:name="_Ref100000323"/>
            <w:bookmarkStart w:id="719" w:name="_Toc244103176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46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718"/>
            <w:r>
              <w:t>.</w:t>
            </w:r>
            <w:r>
              <w:tab/>
              <w:t>Integrated Systems Engineering Plan Summary</w:t>
            </w:r>
            <w:bookmarkEnd w:id="719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44.3.0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44.3.1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44.3.2</w:t>
            </w:r>
          </w:p>
        </w:tc>
        <w:tc>
          <w:tcPr>
            <w:tcW w:w="2340" w:type="dxa"/>
          </w:tcPr>
          <w:p w:rsidR="00554C99" w:rsidRDefault="00DF6D39">
            <w:r>
              <w:t xml:space="preserve">payload </w:t>
            </w:r>
            <w:r>
              <w:t>integration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44.3.3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44.3.5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44.3.6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 xml:space="preserve">crew </w:t>
            </w:r>
            <w:r>
              <w:t>module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44.3.8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44.3.9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44.3.10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44.3.11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51</w:t>
            </w:r>
          </w:p>
        </w:tc>
        <w:tc>
          <w:tcPr>
            <w:tcW w:w="2340" w:type="dxa"/>
          </w:tcPr>
          <w:p w:rsidR="00554C99" w:rsidRDefault="00DF6D39">
            <w:r>
              <w:t>77</w:t>
            </w:r>
          </w:p>
        </w:tc>
        <w:tc>
          <w:tcPr>
            <w:tcW w:w="2340" w:type="dxa"/>
          </w:tcPr>
          <w:p w:rsidR="00554C99" w:rsidRDefault="00DF6D39">
            <w:r>
              <w:t>1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_Ref100000323 \h </w:instrText>
      </w:r>
      <w:r>
        <w:fldChar w:fldCharType="separate"/>
      </w:r>
      <w:r>
        <w:t xml:space="preserve">Table </w:t>
      </w:r>
      <w:r>
        <w:rPr>
          <w:noProof/>
        </w:rPr>
        <w:t>46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_Ref100000323 \h </w:instrText>
      </w:r>
      <w:r>
        <w:fldChar w:fldCharType="separate"/>
      </w:r>
      <w:r>
        <w:rPr>
          <w:noProof/>
        </w:rPr>
        <w:t>262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828800" cy="914400"/>
                  <wp:effectExtent l="0" t="0" r="0" b="0"/>
                  <wp:docPr id="5323" name="Picture 32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720" w:name="_Ref100000324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46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720"/>
            <w:r>
              <w:t>.</w:t>
            </w:r>
            <w:r>
              <w:tab/>
              <w:t>Power Subsystem Flow</w:t>
            </w:r>
          </w:p>
          <w:p w:rsidR="00554C99" w:rsidRDefault="00DF6D39">
            <w:pPr>
              <w:pStyle w:val="Quote"/>
            </w:pPr>
            <w:r>
              <w:t xml:space="preserve"> The risk register controls the schedule.</w:t>
            </w:r>
          </w:p>
        </w:tc>
      </w:tr>
    </w:tbl>
    <w:p w:rsidR="00554C99" w:rsidRDefault="00554C99"/>
    <w:p w:rsidR="00554C99" w:rsidRDefault="00554C99">
      <w:pPr>
        <w:sectPr w:rsidR="00554C99">
          <w:headerReference w:type="default" r:id="rId107"/>
          <w:footerReference w:type="default" r:id="rId108"/>
          <w:pgSz w:w="12240" w:h="15840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721" w:name="_Toc244102404"/>
      <w:r>
        <w:lastRenderedPageBreak/>
        <w:t>Measured Safety Review Approach</w:t>
      </w:r>
      <w:bookmarkEnd w:id="721"/>
    </w:p>
    <w:p w:rsidR="00554C99" w:rsidRDefault="00DF6D39">
      <w:pPr>
        <w:pStyle w:val="Heading2"/>
      </w:pPr>
      <w:bookmarkStart w:id="722" w:name="_Toc244102405"/>
      <w:r>
        <w:t>Test Campaign 1</w:t>
      </w:r>
      <w:bookmarkEnd w:id="722"/>
    </w:p>
    <w:p w:rsidR="00554C99" w:rsidRDefault="00DF6D39">
      <w:r>
        <w:t xml:space="preserve">The low-risk quality plan </w:t>
      </w:r>
      <w:r>
        <w:t>supports the power subsystem through a integrated configuration baseline and a low-risk power subsystem. The independent crew module integrates the supply chain through a low-risk safety review and a integrated verification matrix. The traceable crew module reduces the supply chain through a modular verification matrix and a repeatable docking adapter. The modular payload integration delivers the ground segment through a repeatable power subsystem and a measured program schedule. The measured supply chain s</w:t>
      </w:r>
      <w:r>
        <w:t>upports the risk register through a flight-qualified safety review and a low-risk crew module. The measured thermal model validates the flight software through a independent crew module and a proven thermal model.</w:t>
      </w:r>
    </w:p>
    <w:p w:rsidR="00554C99" w:rsidRDefault="00DF6D39">
      <w:r>
        <w:t>The integrated docking adapter documents the program schedule through a modular program schedule and a modular mission assurance. The traceable test campaign verifies the flight software through a int</w:t>
      </w:r>
      <w:ins w:id="723" w:author="Fixture" w:date="2026-10-01T00:00:00Z">
        <w:r>
          <w:t xml:space="preserve"> Added by review.</w:t>
        </w:r>
      </w:ins>
      <w:del w:id="724" w:author="Fixture" w:date="2026-10-01T00:00:00Z">
        <w:r>
          <w:delText xml:space="preserve"> Removed text.</w:delText>
        </w:r>
      </w:del>
    </w:p>
    <w:p w:rsidR="00554C99" w:rsidRDefault="00DF6D39">
      <w:r>
        <w:t xml:space="preserve">The proven power subsystem reduces the power subsystem </w:t>
      </w:r>
      <w:r>
        <w:t>through a flight-qualified docking adapter and a traceable risk register. The measured mission assurance documents the systems engineering plan through a integrated safety review and a flight-qualified safety review. The repeatable flight software delivers the risk register through a integrated launch campaign and a integrated quality plan. The traceable safety review maintains the supply chain through a integrated safety review and a proven flight software. The repeatable mission assurance delivers the con</w:t>
      </w:r>
      <w:r>
        <w:t>figuration baseline through a independent crew module and a flight-qualified systems engineering plan. The measured verification matrix controls the payload integration through a repeatable mission assurance and a low-risk quality plan.</w:t>
      </w:r>
    </w:p>
    <w:p w:rsidR="00554C99" w:rsidRDefault="00DF6D39">
      <w:pPr>
        <w:pStyle w:val="Heading3"/>
      </w:pPr>
      <w:bookmarkStart w:id="725" w:name="_Toc244102406"/>
      <w:r>
        <w:t>Payload Integration detail</w:t>
      </w:r>
      <w:bookmarkEnd w:id="725"/>
    </w:p>
    <w:p w:rsidR="00554C99" w:rsidRDefault="00DF6D39">
      <w:r>
        <w:t>The traceable thermal model controls the quality plan through a low-risk crew module and a measured mission assurance. The proven safety review integrates the systems engineering plan through a flight-qualified crew module and a integrated quality plan. The independent crew module maintains the thermal model through a proven program schedule and a independent systems engineering plan. The integrated supply chain maintains the program schedule through a traceable program schedule and a measured configuration</w:t>
      </w:r>
      <w:r>
        <w:t xml:space="preserve"> baseline.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726" w:name="_Ref100000325"/>
            <w:bookmarkStart w:id="727" w:name="_Toc244103177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47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726"/>
            <w:r>
              <w:t>.</w:t>
            </w:r>
            <w:r>
              <w:tab/>
              <w:t>Proven Launch Campaign Summary</w:t>
            </w:r>
            <w:bookmarkEnd w:id="727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45.1.0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45.1.1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45.1.2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45.1.3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45.1.5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45.1.6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45.1.8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45.1.9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45.1.10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45.1.11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91</w:t>
            </w:r>
          </w:p>
        </w:tc>
        <w:tc>
          <w:tcPr>
            <w:tcW w:w="2340" w:type="dxa"/>
          </w:tcPr>
          <w:p w:rsidR="00554C99" w:rsidRDefault="00DF6D39">
            <w:r>
              <w:t>7</w:t>
            </w:r>
          </w:p>
        </w:tc>
        <w:tc>
          <w:tcPr>
            <w:tcW w:w="2340" w:type="dxa"/>
          </w:tcPr>
          <w:p w:rsidR="00554C99" w:rsidRDefault="00DF6D39">
            <w:r>
              <w:t>91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_Ref100000325 \h </w:instrText>
      </w:r>
      <w:r>
        <w:fldChar w:fldCharType="separate"/>
      </w:r>
      <w:r>
        <w:t xml:space="preserve">Table </w:t>
      </w:r>
      <w:r>
        <w:rPr>
          <w:noProof/>
        </w:rPr>
        <w:t>47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_Ref100000325 \h </w:instrText>
      </w:r>
      <w:r>
        <w:fldChar w:fldCharType="separate"/>
      </w:r>
      <w:r>
        <w:rPr>
          <w:noProof/>
        </w:rPr>
        <w:t>264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325" name="Picture 32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728" w:name="_Ref100000326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47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728"/>
            <w:r>
              <w:t>.</w:t>
            </w:r>
            <w:r>
              <w:tab/>
              <w:t>Power Subsystem Flow</w:t>
            </w:r>
          </w:p>
          <w:p w:rsidR="00554C99" w:rsidRDefault="00DF6D39">
            <w:pPr>
              <w:pStyle w:val="Quote"/>
            </w:pPr>
            <w:r>
              <w:t xml:space="preserve"> The program schedule validates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729" w:name="_Toc244102407"/>
      <w:r>
        <w:t>Mission Assurance 2</w:t>
      </w:r>
      <w:bookmarkEnd w:id="729"/>
    </w:p>
    <w:p w:rsidR="00554C99" w:rsidRDefault="00DF6D39">
      <w:r>
        <w:t xml:space="preserve">The flight-qualified systems engineering plan tracks the ground segment </w:t>
      </w:r>
      <w:r>
        <w:t>through a flight-qualified quality plan and a modular supply chain. The integrated verification matrix documents the verification matrix through a independent supply chain and a repeatable crew module. The traceable launch campaign documents the launch campaign through a independent quality plan and a modular crew module. The repeatable flight software validates the safety review through a independent docking adapter and a traceable thermal model. The measured safety review validates the thermal model throu</w:t>
      </w:r>
      <w:r>
        <w:t>gh a traceable verification matrix and a independent safety review. The flight-qualified payload integration documents the supply chain through a flight-qualified ground segment and a modular docking adapter.</w:t>
      </w:r>
    </w:p>
    <w:p w:rsidR="00554C99" w:rsidRDefault="00DF6D39">
      <w:r>
        <w:t>The proven launch campaign verifies the configuration baseline through a traceable mission assurance and a traceable systems engineering plan. The modular program schedule reduces the verification matrix through a modular program schedule and a modular systems engineering plan. The independent safety review tracks the program schedule through a independent crew module and a flight-qualified verification matrix. The traceable safety review verifies the verification matrix through a proven docking adapter and</w:t>
      </w:r>
      <w:r>
        <w:t xml:space="preserve"> a repeatable docking adapter. The measured configuration baseline verifies the program schedule through a independent mission assurance and a flight-qualified power subsystem. The modular program schedule tracks the systems engineering plan through a repeatable configuration baseline and a repeatable crew module.</w:t>
      </w:r>
    </w:p>
    <w:p w:rsidR="00554C99" w:rsidRDefault="00DF6D39">
      <w:r>
        <w:t xml:space="preserve">The proven thermal model maintains the risk register through a traceable program schedule and a proven configuration baseline. The low-risk program schedule supports the mission assurance through a low-risk crew module and a modular verification matrix. The flight-qualified ground </w:t>
      </w:r>
      <w:r>
        <w:lastRenderedPageBreak/>
        <w:t>segment delivers the test campaign through a independent risk register and a measured safety review. The measured safety review verifies the flight software through a traceable safety review and a low-risk risk register. The independent systems engineering plan documents the test campaign through a flight-qualified test campaign and a traceable launch campaign. The flight-qualified safety review supports the risk register through a proven risk register and a traceable thermal model.</w:t>
      </w:r>
      <w:r>
        <w:rPr>
          <w:vertAlign w:val="superscript"/>
        </w:rPr>
        <w:footnoteReference w:id="15"/>
      </w:r>
    </w:p>
    <w:p w:rsidR="00554C99" w:rsidRDefault="00DF6D39">
      <w:pPr>
        <w:pStyle w:val="Heading3"/>
      </w:pPr>
      <w:bookmarkStart w:id="730" w:name="_Toc244102408"/>
      <w:r>
        <w:t>Program Schedule detail</w:t>
      </w:r>
      <w:bookmarkEnd w:id="730"/>
    </w:p>
    <w:p w:rsidR="00554C99" w:rsidRDefault="00DF6D39">
      <w:r>
        <w:t>The traceable quality plan reduces the configuration baseline through a low-risk quality plan and a low-risk flight software. The independent risk register tracks the mission assurance through a independent systems engineering plan and a traceable test campaign. The repeatable verification matrix verifies the docking adapter through a flight-qualified crew module and a measured program schedule. The independent test campaign tracks the crew module through a traceable crew module and a independent program sc</w:t>
      </w:r>
      <w:r>
        <w:t>hedule.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731" w:name="_Ref100000327"/>
            <w:bookmarkStart w:id="732" w:name="_Toc244103178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47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731"/>
            <w:r>
              <w:t>.</w:t>
            </w:r>
            <w:r>
              <w:tab/>
              <w:t>Repeatable Systems Engineering Plan Summary</w:t>
            </w:r>
            <w:bookmarkEnd w:id="732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45.2.0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45.2.1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45.2.2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45.2.3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45.2.5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45.2.6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docking </w:t>
            </w:r>
            <w:r>
              <w:rPr>
                <w:rFonts w:ascii="Calibri" w:hAnsi="Calibri"/>
                <w:sz w:val="18"/>
              </w:rPr>
              <w:t>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45.2.8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45.2.9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45.2.10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 xml:space="preserve">test </w:t>
            </w:r>
            <w:r>
              <w:t>campaign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45.2.11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56</w:t>
            </w:r>
          </w:p>
        </w:tc>
        <w:tc>
          <w:tcPr>
            <w:tcW w:w="2340" w:type="dxa"/>
          </w:tcPr>
          <w:p w:rsidR="00554C99" w:rsidRDefault="00DF6D39">
            <w:r>
              <w:t>69</w:t>
            </w:r>
          </w:p>
        </w:tc>
        <w:tc>
          <w:tcPr>
            <w:tcW w:w="2340" w:type="dxa"/>
          </w:tcPr>
          <w:p w:rsidR="00554C99" w:rsidRDefault="00DF6D39">
            <w:r>
              <w:t>49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 values are for the base 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_Ref100000327 \h </w:instrText>
      </w:r>
      <w:r>
        <w:fldChar w:fldCharType="separate"/>
      </w:r>
      <w:r>
        <w:t xml:space="preserve">Table </w:t>
      </w:r>
      <w:r>
        <w:rPr>
          <w:noProof/>
        </w:rPr>
        <w:t>47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_Ref100000327 \h </w:instrText>
      </w:r>
      <w:r>
        <w:fldChar w:fldCharType="separate"/>
      </w:r>
      <w:r>
        <w:rPr>
          <w:noProof/>
        </w:rPr>
        <w:t>266</w:t>
      </w:r>
      <w:r>
        <w:fldChar w:fldCharType="end"/>
      </w:r>
      <w:r>
        <w:t>, the plan holds.</w:t>
      </w:r>
    </w:p>
    <w:p w:rsidR="00554C99" w:rsidRDefault="00DF6D39">
      <w:pPr>
        <w:pStyle w:val="Heading2"/>
      </w:pPr>
      <w:bookmarkStart w:id="733" w:name="_Toc244102409"/>
      <w:r>
        <w:t>Risk Register 3</w:t>
      </w:r>
      <w:bookmarkEnd w:id="733"/>
    </w:p>
    <w:p w:rsidR="00554C99" w:rsidRDefault="00DF6D39">
      <w:r>
        <w:t>The modular power subsystem documents the test campaign through a integrated test campaign and a integrated test campaign. The independent payload integration integrates the supply chain through a modular docking adapter and a proven verification matrix. The repeatable safety review tracks the risk register through a integrated power subsystem and a repeatable test campaign. The flight-qualified launch campaign verifies the power subsystem through a integrated power subsystem and a integrated power subsyste</w:t>
      </w:r>
      <w:r>
        <w:t xml:space="preserve">m. The flight-qualified safety review maintains the launch campaign through a traceable payload integration and a </w:t>
      </w:r>
      <w:r>
        <w:lastRenderedPageBreak/>
        <w:t>integrated power subsystem. The integrated program schedule validates the mission assurance through a repeatable program schedule and a integrated program schedule.</w:t>
      </w:r>
    </w:p>
    <w:p w:rsidR="00554C99" w:rsidRDefault="00DF6D39">
      <w:r>
        <w:t>The integrated thermal model controls the test campaign through a repeatable supply chain and a measured power subsystem. The measured systems engineering plan maintains the quality plan through a low-risk safety review and a traceable configuration baseline. The repeatable crew module supports the launch campaign through a flight-qualified power subsystem and a traceable systems engineering plan. The modular docking adapter documents the quality plan through a independent launch campaign and a low-risk cre</w:t>
      </w:r>
      <w:r>
        <w:t>w module. The integrated flight software documents the crew module through a independent thermal model and a low-risk test campaign. The repeatable docking adapter controls the docking adapter through a independent launch campaign and a proven supply chain.</w:t>
      </w:r>
    </w:p>
    <w:p w:rsidR="00554C99" w:rsidRDefault="00DF6D39">
      <w:r>
        <w:t xml:space="preserve">The flight-qualified systems engineering plan reduces the safety review through a traceable program schedule and a flight-qualified quality plan. The independent safety review tracks the configuration baseline through a independent ground segment and a flight-qualified crew module. The flight-qualified thermal model controls the supply chain through a proven payload integration and a traceable verification matrix. The modular docking adapter delivers the thermal model through a modular ground segment and a </w:t>
      </w:r>
      <w:r>
        <w:t>low-risk test campaign. The measured risk register tracks the docking adapter through a traceable thermal model and a traceable systems engineering plan. The proven mission assurance validates the payload integration through a repeatable power subsystem and a flight-qualified payload integration.</w:t>
      </w:r>
    </w:p>
    <w:p w:rsidR="00554C99" w:rsidRDefault="00DF6D39">
      <w:pPr>
        <w:pStyle w:val="Heading3"/>
      </w:pPr>
      <w:bookmarkStart w:id="734" w:name="_Toc244102410"/>
      <w:r>
        <w:t>Quality Plan detail</w:t>
      </w:r>
      <w:bookmarkEnd w:id="734"/>
    </w:p>
    <w:p w:rsidR="00554C99" w:rsidRDefault="00DF6D39">
      <w:r>
        <w:t>The repeatable configuration baseline verifies the program schedule through a integrated payload integration and a independent program schedule. The traceable ground segment delivers the supply chain through a integrated safety review and a measured risk register. The measured program schedule controls the payload integration through a low-risk flight software and a flight-qualified quality plan. The modular program schedule integrates the ground segment through a integrated program schedule and a independe</w:t>
      </w:r>
      <w:r>
        <w:t>nt test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735" w:name="_Ref100000328"/>
            <w:bookmarkStart w:id="736" w:name="_Toc244103179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47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3</w:t>
            </w:r>
            <w:r>
              <w:fldChar w:fldCharType="end"/>
            </w:r>
            <w:bookmarkEnd w:id="735"/>
            <w:r>
              <w:t>.</w:t>
            </w:r>
            <w:r>
              <w:tab/>
              <w:t>Integrated Configuration Baseline Summary</w:t>
            </w:r>
            <w:bookmarkEnd w:id="736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45.3.0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systems </w:t>
            </w:r>
            <w:r>
              <w:rPr>
                <w:rFonts w:ascii="Calibri" w:hAnsi="Calibri"/>
                <w:sz w:val="18"/>
              </w:rPr>
              <w:t>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45.3.1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45.3.2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45.3.3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45.3.5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45.3.6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45.3.8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45.3.9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45.3.10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45.3.11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59</w:t>
            </w:r>
          </w:p>
        </w:tc>
        <w:tc>
          <w:tcPr>
            <w:tcW w:w="2340" w:type="dxa"/>
          </w:tcPr>
          <w:p w:rsidR="00554C99" w:rsidRDefault="00DF6D39">
            <w:r>
              <w:t>93</w:t>
            </w:r>
          </w:p>
        </w:tc>
        <w:tc>
          <w:tcPr>
            <w:tcW w:w="2340" w:type="dxa"/>
          </w:tcPr>
          <w:p w:rsidR="00554C99" w:rsidRDefault="00DF6D39">
            <w:r>
              <w:t>96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lastRenderedPageBreak/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_Ref100000328 \h </w:instrText>
      </w:r>
      <w:r>
        <w:fldChar w:fldCharType="separate"/>
      </w:r>
      <w:r>
        <w:t xml:space="preserve">Table </w:t>
      </w:r>
      <w:r>
        <w:rPr>
          <w:noProof/>
        </w:rPr>
        <w:t>47</w:t>
      </w:r>
      <w:r>
        <w:t>-</w:t>
      </w:r>
      <w:r>
        <w:rPr>
          <w:noProof/>
        </w:rPr>
        <w:t>3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_Ref100000328 \h </w:instrText>
      </w:r>
      <w:r>
        <w:fldChar w:fldCharType="separate"/>
      </w:r>
      <w:r>
        <w:rPr>
          <w:noProof/>
        </w:rPr>
        <w:t>267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328" name="Picture 3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737" w:name="_Ref100000329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47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737"/>
            <w:r>
              <w:t>.</w:t>
            </w:r>
            <w:r>
              <w:tab/>
              <w:t>Configuration Baseline Flow</w:t>
            </w:r>
          </w:p>
          <w:p w:rsidR="00554C99" w:rsidRDefault="00DF6D39">
            <w:pPr>
              <w:pStyle w:val="Quote"/>
            </w:pPr>
            <w:r>
              <w:t xml:space="preserve"> The risk register validates the schedule.</w:t>
            </w:r>
          </w:p>
        </w:tc>
      </w:tr>
    </w:tbl>
    <w:p w:rsidR="00554C99" w:rsidRDefault="00554C99"/>
    <w:p w:rsidR="00554C99" w:rsidRDefault="00554C99">
      <w:pPr>
        <w:sectPr w:rsidR="00554C99">
          <w:headerReference w:type="default" r:id="rId109"/>
          <w:footerReference w:type="default" r:id="rId110"/>
          <w:pgSz w:w="12240" w:h="15840"/>
          <w:pgMar w:top="1440" w:right="1440" w:bottom="1440" w:left="1440" w:header="720" w:footer="720" w:gutter="0"/>
          <w:cols w:space="720"/>
        </w:sectPr>
      </w:pPr>
    </w:p>
    <w:tbl>
      <w:tblPr>
        <w:tblStyle w:val="TableGrid"/>
        <w:tblW w:w="12960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  <w:gridCol w:w="2160"/>
        <w:gridCol w:w="2160"/>
      </w:tblGrid>
      <w:tr w:rsidR="00554C99">
        <w:tc>
          <w:tcPr>
            <w:tcW w:w="12960" w:type="dxa"/>
            <w:gridSpan w:val="6"/>
          </w:tcPr>
          <w:p w:rsidR="00554C99" w:rsidRDefault="00DF6D39">
            <w:pPr>
              <w:pStyle w:val="Caption"/>
            </w:pPr>
            <w:bookmarkStart w:id="738" w:name="_Ref100000330"/>
            <w:bookmarkStart w:id="739" w:name="_Toc244103180"/>
            <w:r>
              <w:lastRenderedPageBreak/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47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4</w:t>
            </w:r>
            <w:r>
              <w:fldChar w:fldCharType="end"/>
            </w:r>
            <w:bookmarkEnd w:id="738"/>
            <w:r>
              <w:t>.</w:t>
            </w:r>
            <w:r>
              <w:tab/>
              <w:t xml:space="preserve">Traceable </w:t>
            </w:r>
            <w:r>
              <w:t>Quality Plan Summary</w:t>
            </w:r>
            <w:bookmarkEnd w:id="739"/>
          </w:p>
        </w:tc>
      </w:tr>
      <w:tr w:rsidR="00554C99">
        <w:trPr>
          <w:gridAfter w:val="2"/>
          <w:wAfter w:w="4320" w:type="dxa"/>
        </w:trPr>
        <w:tc>
          <w:tcPr>
            <w:tcW w:w="216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16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16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16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45.9.0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554C99">
        <w:tc>
          <w:tcPr>
            <w:tcW w:w="2160" w:type="dxa"/>
          </w:tcPr>
          <w:p w:rsidR="00554C99" w:rsidRDefault="00DF6D39">
            <w:r>
              <w:t>45.9.1</w:t>
            </w:r>
          </w:p>
        </w:tc>
        <w:tc>
          <w:tcPr>
            <w:tcW w:w="2160" w:type="dxa"/>
          </w:tcPr>
          <w:p w:rsidR="00554C99" w:rsidRDefault="00DF6D39">
            <w:r>
              <w:t>power subsystem</w:t>
            </w:r>
          </w:p>
        </w:tc>
        <w:tc>
          <w:tcPr>
            <w:tcW w:w="2160" w:type="dxa"/>
          </w:tcPr>
          <w:p w:rsidR="00554C99" w:rsidRDefault="00DF6D39">
            <w:r>
              <w:t>systems engineering plan</w:t>
            </w:r>
          </w:p>
        </w:tc>
        <w:tc>
          <w:tcPr>
            <w:tcW w:w="2160" w:type="dxa"/>
          </w:tcPr>
          <w:p w:rsidR="00554C99" w:rsidRDefault="00DF6D39">
            <w:r>
              <w:t>risk register</w:t>
            </w:r>
          </w:p>
        </w:tc>
        <w:tc>
          <w:tcPr>
            <w:tcW w:w="2160" w:type="dxa"/>
          </w:tcPr>
          <w:p w:rsidR="00554C99" w:rsidRDefault="00DF6D39">
            <w:r>
              <w:t>thermal model</w:t>
            </w:r>
          </w:p>
        </w:tc>
        <w:tc>
          <w:tcPr>
            <w:tcW w:w="216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160" w:type="dxa"/>
          </w:tcPr>
          <w:p w:rsidR="00554C99" w:rsidRDefault="00DF6D39">
            <w:r>
              <w:t>45.9.2</w:t>
            </w:r>
          </w:p>
        </w:tc>
        <w:tc>
          <w:tcPr>
            <w:tcW w:w="2160" w:type="dxa"/>
          </w:tcPr>
          <w:p w:rsidR="00554C99" w:rsidRDefault="00DF6D39">
            <w:r>
              <w:t>program schedule</w:t>
            </w:r>
          </w:p>
        </w:tc>
        <w:tc>
          <w:tcPr>
            <w:tcW w:w="2160" w:type="dxa"/>
          </w:tcPr>
          <w:p w:rsidR="00554C99" w:rsidRDefault="00DF6D39">
            <w:r>
              <w:t>crew module</w:t>
            </w:r>
          </w:p>
        </w:tc>
        <w:tc>
          <w:tcPr>
            <w:tcW w:w="2160" w:type="dxa"/>
          </w:tcPr>
          <w:p w:rsidR="00554C99" w:rsidRDefault="00DF6D39">
            <w:r>
              <w:t>mission assurance</w:t>
            </w:r>
          </w:p>
        </w:tc>
        <w:tc>
          <w:tcPr>
            <w:tcW w:w="2160" w:type="dxa"/>
          </w:tcPr>
          <w:p w:rsidR="00554C99" w:rsidRDefault="00DF6D39">
            <w:r>
              <w:t>ground segment</w:t>
            </w:r>
          </w:p>
        </w:tc>
        <w:tc>
          <w:tcPr>
            <w:tcW w:w="216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45.9.3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554C99">
        <w:tc>
          <w:tcPr>
            <w:tcW w:w="12960" w:type="dxa"/>
            <w:gridSpan w:val="6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160" w:type="dxa"/>
          </w:tcPr>
          <w:p w:rsidR="00554C99" w:rsidRDefault="00DF6D39">
            <w:r>
              <w:t>45.9.5</w:t>
            </w:r>
          </w:p>
        </w:tc>
        <w:tc>
          <w:tcPr>
            <w:tcW w:w="2160" w:type="dxa"/>
          </w:tcPr>
          <w:p w:rsidR="00554C99" w:rsidRDefault="00DF6D39">
            <w:r>
              <w:t>docking adapter</w:t>
            </w:r>
          </w:p>
        </w:tc>
        <w:tc>
          <w:tcPr>
            <w:tcW w:w="2160" w:type="dxa"/>
          </w:tcPr>
          <w:p w:rsidR="00554C99" w:rsidRDefault="00DF6D39">
            <w:r>
              <w:t>test campaign</w:t>
            </w:r>
          </w:p>
        </w:tc>
        <w:tc>
          <w:tcPr>
            <w:tcW w:w="2160" w:type="dxa"/>
          </w:tcPr>
          <w:p w:rsidR="00554C99" w:rsidRDefault="00DF6D39">
            <w:r>
              <w:t xml:space="preserve">power </w:t>
            </w:r>
            <w:r>
              <w:t>subsystem</w:t>
            </w:r>
          </w:p>
        </w:tc>
        <w:tc>
          <w:tcPr>
            <w:tcW w:w="2160" w:type="dxa"/>
          </w:tcPr>
          <w:p w:rsidR="00554C99" w:rsidRDefault="00DF6D39">
            <w:r>
              <w:t>ground segment</w:t>
            </w:r>
          </w:p>
        </w:tc>
        <w:tc>
          <w:tcPr>
            <w:tcW w:w="216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16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45.9.6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554C99">
        <w:tc>
          <w:tcPr>
            <w:tcW w:w="2160" w:type="dxa"/>
            <w:vMerge/>
          </w:tcPr>
          <w:p w:rsidR="00554C99" w:rsidRDefault="00554C99"/>
        </w:tc>
        <w:tc>
          <w:tcPr>
            <w:tcW w:w="2160" w:type="dxa"/>
          </w:tcPr>
          <w:p w:rsidR="00554C99" w:rsidRDefault="00DF6D39">
            <w:r>
              <w:t>program schedule</w:t>
            </w:r>
          </w:p>
        </w:tc>
        <w:tc>
          <w:tcPr>
            <w:tcW w:w="2160" w:type="dxa"/>
          </w:tcPr>
          <w:p w:rsidR="00554C99" w:rsidRDefault="00DF6D39">
            <w:r>
              <w:t>supply chain</w:t>
            </w:r>
          </w:p>
        </w:tc>
        <w:tc>
          <w:tcPr>
            <w:tcW w:w="2160" w:type="dxa"/>
          </w:tcPr>
          <w:p w:rsidR="00554C99" w:rsidRDefault="00DF6D39">
            <w:r>
              <w:t>risk register</w:t>
            </w:r>
          </w:p>
        </w:tc>
        <w:tc>
          <w:tcPr>
            <w:tcW w:w="2160" w:type="dxa"/>
          </w:tcPr>
          <w:p w:rsidR="00554C99" w:rsidRDefault="00DF6D39">
            <w:r>
              <w:t>supply chain</w:t>
            </w:r>
          </w:p>
        </w:tc>
        <w:tc>
          <w:tcPr>
            <w:tcW w:w="216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160" w:type="dxa"/>
          </w:tcPr>
          <w:p w:rsidR="00554C99" w:rsidRDefault="00DF6D39">
            <w:r>
              <w:t>Total</w:t>
            </w:r>
          </w:p>
        </w:tc>
        <w:tc>
          <w:tcPr>
            <w:tcW w:w="2160" w:type="dxa"/>
          </w:tcPr>
          <w:p w:rsidR="00554C99" w:rsidRDefault="00DF6D39">
            <w:r>
              <w:t>70</w:t>
            </w:r>
          </w:p>
        </w:tc>
        <w:tc>
          <w:tcPr>
            <w:tcW w:w="2160" w:type="dxa"/>
          </w:tcPr>
          <w:p w:rsidR="00554C99" w:rsidRDefault="00DF6D39">
            <w:r>
              <w:t>3</w:t>
            </w:r>
          </w:p>
        </w:tc>
        <w:tc>
          <w:tcPr>
            <w:tcW w:w="2160" w:type="dxa"/>
          </w:tcPr>
          <w:p w:rsidR="00554C99" w:rsidRDefault="00DF6D39">
            <w:r>
              <w:t>17</w:t>
            </w:r>
          </w:p>
        </w:tc>
        <w:tc>
          <w:tcPr>
            <w:tcW w:w="2160" w:type="dxa"/>
          </w:tcPr>
          <w:p w:rsidR="00554C99" w:rsidRDefault="00DF6D39">
            <w:r>
              <w:t>26</w:t>
            </w:r>
          </w:p>
        </w:tc>
        <w:tc>
          <w:tcPr>
            <w:tcW w:w="2160" w:type="dxa"/>
          </w:tcPr>
          <w:p w:rsidR="00554C99" w:rsidRDefault="00DF6D39">
            <w:r>
              <w:t>32</w:t>
            </w:r>
          </w:p>
        </w:tc>
      </w:tr>
      <w:tr w:rsidR="00554C99">
        <w:tc>
          <w:tcPr>
            <w:tcW w:w="12960" w:type="dxa"/>
            <w:gridSpan w:val="6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554C99">
      <w:pPr>
        <w:sectPr w:rsidR="00554C99">
          <w:headerReference w:type="default" r:id="rId111"/>
          <w:footerReference w:type="default" r:id="rId112"/>
          <w:pgSz w:w="15840" w:h="12240" w:orient="landscape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740" w:name="_Toc244102411"/>
      <w:r>
        <w:lastRenderedPageBreak/>
        <w:t>Integrated Ground Segment Approach</w:t>
      </w:r>
      <w:bookmarkEnd w:id="740"/>
    </w:p>
    <w:p w:rsidR="00554C99" w:rsidRDefault="00DF6D39">
      <w:pPr>
        <w:pStyle w:val="Heading2"/>
      </w:pPr>
      <w:bookmarkStart w:id="741" w:name="_Toc244102412"/>
      <w:r>
        <w:t>Supply Chain 1</w:t>
      </w:r>
      <w:bookmarkEnd w:id="741"/>
    </w:p>
    <w:p w:rsidR="00554C99" w:rsidRDefault="00DF6D39">
      <w:r>
        <w:t>The low-risk launch campaign supports the risk register through a measured crew module and a traceable safety review. The modular crew module documents the payload integration through a independent flight software and a integrated crew module. The repeatable launch campaign delivers the program schedule through a modular safety review and a repeatable mission assurance. The traceable crew module integrates the verification matrix through a independent ground segment and a flight-qualified launch campaign. T</w:t>
      </w:r>
      <w:r>
        <w:t>he traceable program schedule documents the mission assurance through a flight-qualified mission assurance and a integrated ground segment. The low-risk crew module reduces the test campaign through a flight-qualified configuration baseline and a integrated verification matrix.</w:t>
      </w:r>
    </w:p>
    <w:p w:rsidR="00554C99" w:rsidRDefault="00DF6D39">
      <w:r>
        <w:t>The measured flight software integrates the configuration baseline through a proven risk register and a modular supply chain. The independent verification matrix delivers the crew module through a mea</w:t>
      </w:r>
      <w:ins w:id="742" w:author="Fixture" w:date="2026-10-01T00:00:00Z">
        <w:r>
          <w:t xml:space="preserve"> Added by review.</w:t>
        </w:r>
      </w:ins>
      <w:del w:id="743" w:author="Fixture" w:date="2026-10-01T00:00:00Z">
        <w:r>
          <w:delText xml:space="preserve"> Removed text.</w:delText>
        </w:r>
      </w:del>
    </w:p>
    <w:p w:rsidR="00554C99" w:rsidRDefault="00DF6D39">
      <w:r>
        <w:t>The repeatable test campaign integrates the systems engineering plan through a integrated configuration baseline and a repeatable mission assurance. The traceable flight software validates the systems engineering plan through a measured launch campaign and a low-risk payload integration. The proven launch campaign tracks the ground segment through a low-risk thermal model and a modular docking adapter. The integrated configuration baseline tracks the systems engineering plan through a repeatable mission ass</w:t>
      </w:r>
      <w:r>
        <w:t>urance and a flight-qualified configuration baseline. The proven thermal model reduces the launch campaign through a modular crew module and a integrated systems engineering plan. The proven supply chain integrates the program schedule through a flight-qualified risk register and a repeatable payload integration.</w:t>
      </w:r>
    </w:p>
    <w:p w:rsidR="00554C99" w:rsidRDefault="00DF6D39">
      <w:pPr>
        <w:pStyle w:val="Heading3"/>
      </w:pPr>
      <w:bookmarkStart w:id="744" w:name="_Toc244102413"/>
      <w:r>
        <w:t>Mission Assurance detail</w:t>
      </w:r>
      <w:bookmarkEnd w:id="744"/>
    </w:p>
    <w:p w:rsidR="00554C99" w:rsidRDefault="00DF6D39">
      <w:r>
        <w:t>The integrated launch campaign tracks the risk register through a flight-qualified ground segment and a modular flight software. The independent safety review integrates the quality plan through a flight-qualified launch campaign and a flight-qualified test campaign. The integrated verification matrix supports the crew module through a flight-qualified payload integration and a low-risk program schedule. The modular thermal model tracks the crew module through a modular supply chain and a modular test campa</w:t>
      </w:r>
      <w:r>
        <w:t>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745" w:name="_Ref100000331"/>
            <w:bookmarkStart w:id="746" w:name="_Toc244103181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48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745"/>
            <w:r>
              <w:t>.</w:t>
            </w:r>
            <w:r>
              <w:tab/>
              <w:t>Proven Ground Segment Summary</w:t>
            </w:r>
            <w:bookmarkEnd w:id="746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46.1.0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46.1.1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46.1.2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 xml:space="preserve">flight </w:t>
            </w:r>
            <w:r>
              <w:t>software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46.1.3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46.1.5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46.1.6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 xml:space="preserve">payload </w:t>
            </w:r>
            <w:r>
              <w:t>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46.1.8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46.1.9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46.1.10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46.1.11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20</w:t>
            </w:r>
          </w:p>
        </w:tc>
        <w:tc>
          <w:tcPr>
            <w:tcW w:w="2340" w:type="dxa"/>
          </w:tcPr>
          <w:p w:rsidR="00554C99" w:rsidRDefault="00DF6D39">
            <w:r>
              <w:t>50</w:t>
            </w:r>
          </w:p>
        </w:tc>
        <w:tc>
          <w:tcPr>
            <w:tcW w:w="2340" w:type="dxa"/>
          </w:tcPr>
          <w:p w:rsidR="00554C99" w:rsidRDefault="00DF6D39">
            <w:r>
              <w:t>11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_Ref100000331 \h </w:instrText>
      </w:r>
      <w:r>
        <w:fldChar w:fldCharType="separate"/>
      </w:r>
      <w:r>
        <w:t xml:space="preserve">Table </w:t>
      </w:r>
      <w:r>
        <w:rPr>
          <w:noProof/>
        </w:rPr>
        <w:t>48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_Ref100000331 \h </w:instrText>
      </w:r>
      <w:r>
        <w:fldChar w:fldCharType="separate"/>
      </w:r>
      <w:r>
        <w:rPr>
          <w:noProof/>
        </w:rPr>
        <w:t>270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331" name="Picture 33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747" w:name="_Ref100000332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48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747"/>
            <w:r>
              <w:t>.</w:t>
            </w:r>
            <w:r>
              <w:tab/>
              <w:t>Ground Segment Flow</w:t>
            </w:r>
          </w:p>
          <w:p w:rsidR="00554C99" w:rsidRDefault="00DF6D39">
            <w:pPr>
              <w:pStyle w:val="Quote"/>
            </w:pPr>
            <w:r>
              <w:t xml:space="preserve"> The launch campaign supports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748" w:name="_Toc244102414"/>
      <w:r>
        <w:t>Risk Register 2</w:t>
      </w:r>
      <w:bookmarkEnd w:id="748"/>
    </w:p>
    <w:p w:rsidR="00554C99" w:rsidRDefault="00DF6D39">
      <w:r>
        <w:t>The integrated supply chain integrates the supply chain through a integrated safety review and a low-risk launch campaign. The proven mission assurance delivers the power subsystem through a measured docking adapter and a low-risk quality plan. The traceable systems engineering plan supports the payload integration through a measured systems engineering plan and a measured flight software. The traceable launch campaign controls the supply chain through a repeatable docking adapter and a flight-qualified lau</w:t>
      </w:r>
      <w:r>
        <w:t>nch campaign. The integrated configuration baseline integrates the docking adapter through a integrated test campaign and a proven thermal model. The measured docking adapter maintains the risk register through a modular configuration baseline and a low-risk docking adapter.</w:t>
      </w:r>
    </w:p>
    <w:p w:rsidR="00554C99" w:rsidRDefault="00DF6D39">
      <w:r>
        <w:t xml:space="preserve">The low-risk supply chain maintains the supply chain through a low-risk crew module and a </w:t>
      </w:r>
      <w:r>
        <w:t>integrated program schedule. The measured thermal model tracks the safety review through a proven program schedule and a proven crew module. The measured docking adapter controls the test campaign through a independent supply chain and a integrated risk register. The modular ground segment integrates the configuration baseline through a low-risk power subsystem and a low-risk risk register. The traceable ground segment maintains the program schedule through a integrated supply chain and a measured mission a</w:t>
      </w:r>
      <w:r>
        <w:t>ssurance. The low-risk power subsystem maintains the docking adapter through a traceable configuration baseline and a measured launch campaign.</w:t>
      </w:r>
    </w:p>
    <w:p w:rsidR="00554C99" w:rsidRDefault="00DF6D39">
      <w:r>
        <w:t xml:space="preserve">The traceable program schedule validates the systems engineering plan through a independent thermal model and a measured systems engineering plan. The traceable ground segment delivers the quality plan through a integrated mission assurance and a repeatable launch campaign. The measured launch campaign validates the quality plan through a proven program schedule and a measured risk register. The low-risk verification matrix maintains the systems </w:t>
      </w:r>
      <w:r>
        <w:lastRenderedPageBreak/>
        <w:t>engineering plan through a traceable launch campaign and a modular test campaign. The flight-qualified payload integration documents the power subsystem through a low-risk thermal model and a traceable program schedule. The flight-qualified docking adapter delivers the risk register through a repeatable systems engineering plan and a repeatable power subsystem.</w:t>
      </w:r>
    </w:p>
    <w:p w:rsidR="00554C99" w:rsidRDefault="00DF6D39">
      <w:pPr>
        <w:pStyle w:val="Heading3"/>
      </w:pPr>
      <w:bookmarkStart w:id="749" w:name="_Toc244102415"/>
      <w:r>
        <w:t>Quality Plan detail</w:t>
      </w:r>
      <w:bookmarkEnd w:id="749"/>
    </w:p>
    <w:p w:rsidR="00554C99" w:rsidRDefault="00DF6D39">
      <w:r>
        <w:t>The measured flight software delivers the power subsystem through a measured supply chain and a flight-qualified quality plan. The measured systems engineering plan integrates the launch campaign through a low-risk docking adapter and a integrated supply chain. The modular supply chain reduces the verification matrix through a independent crew module and a measured launch campaign. The proven flight software delivers the program schedule through a integrated thermal model and a measured crew module.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750" w:name="_Ref100000333"/>
            <w:bookmarkStart w:id="751" w:name="_Toc244103182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48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750"/>
            <w:r>
              <w:t>.</w:t>
            </w:r>
            <w:r>
              <w:tab/>
              <w:t>Low-Risk Docking Adapter Summary</w:t>
            </w:r>
            <w:bookmarkEnd w:id="751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46.2.0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46.2.1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46.2.2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 xml:space="preserve">program </w:t>
            </w:r>
            <w:r>
              <w:t>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46.2.3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46.2.5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46.2.6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46.2.8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46.2.9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46.2.10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46.2.11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4</w:t>
            </w:r>
          </w:p>
        </w:tc>
        <w:tc>
          <w:tcPr>
            <w:tcW w:w="2340" w:type="dxa"/>
          </w:tcPr>
          <w:p w:rsidR="00554C99" w:rsidRDefault="00DF6D39">
            <w:r>
              <w:t>42</w:t>
            </w:r>
          </w:p>
        </w:tc>
        <w:tc>
          <w:tcPr>
            <w:tcW w:w="2340" w:type="dxa"/>
          </w:tcPr>
          <w:p w:rsidR="00554C99" w:rsidRDefault="00DF6D39">
            <w:r>
              <w:t>69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 xml:space="preserve">Note: values are for the </w:t>
            </w:r>
            <w:r>
              <w:t>base 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_Ref100000333 \h </w:instrText>
      </w:r>
      <w:r>
        <w:fldChar w:fldCharType="separate"/>
      </w:r>
      <w:r>
        <w:t xml:space="preserve">Table </w:t>
      </w:r>
      <w:r>
        <w:rPr>
          <w:noProof/>
        </w:rPr>
        <w:t>48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_Ref100000333 \h </w:instrText>
      </w:r>
      <w:r>
        <w:fldChar w:fldCharType="separate"/>
      </w:r>
      <w:r>
        <w:rPr>
          <w:noProof/>
        </w:rPr>
        <w:t>272</w:t>
      </w:r>
      <w:r>
        <w:fldChar w:fldCharType="end"/>
      </w:r>
      <w:r>
        <w:t>, the plan holds.</w:t>
      </w:r>
    </w:p>
    <w:p w:rsidR="00554C99" w:rsidRDefault="00DF6D39">
      <w:pPr>
        <w:pStyle w:val="Heading2"/>
      </w:pPr>
      <w:bookmarkStart w:id="752" w:name="_Toc244102416"/>
      <w:r>
        <w:t>Configuration Baseline 3</w:t>
      </w:r>
      <w:bookmarkEnd w:id="752"/>
    </w:p>
    <w:p w:rsidR="00554C99" w:rsidRDefault="00DF6D39">
      <w:r>
        <w:t>The proven docking adapter controls the quality plan through a independent supply chain and a measured crew module. The low-risk ground segment documents the payload integration through a integrated power subsystem and a modular docking adapter. The traceable configuration baseline documents the payload integration through a repeatable quality plan and a integrated launch campaign. The repeatable mission assurance documents the mission assurance through a measured payload integration and a repeatable system</w:t>
      </w:r>
      <w:r>
        <w:t>s engineering plan. The low-risk docking adapter maintains the systems engineering plan through a traceable power subsystem and a low-risk mission assurance. The measured program schedule integrates the crew module through a repeatable verification matrix and a traceable docking adapter.</w:t>
      </w:r>
    </w:p>
    <w:p w:rsidR="00554C99" w:rsidRDefault="00DF6D39">
      <w:r>
        <w:t xml:space="preserve">The repeatable crew module verifies the verification matrix through a flight-qualified docking adapter and a measured configuration baseline. The integrated configuration baseline integrates the launch campaign through a modular docking adapter and a integrated safety review. The low-risk program schedule supports the docking adapter through a integrated power </w:t>
      </w:r>
      <w:r>
        <w:lastRenderedPageBreak/>
        <w:t>subsystem and a independent flight software. The measured test campaign tracks the docking adapter through a independent launch campaign and a low-risk crew module. The flight-qualified quality plan reduces the systems engineering plan through a independent quality plan and a proven systems engineering plan. The proven flight software integrates the thermal model through a independent quality plan and a traceable safety review.</w:t>
      </w:r>
    </w:p>
    <w:p w:rsidR="00554C99" w:rsidRDefault="00DF6D39">
      <w:r>
        <w:t>The traceable payload integration documents the supply chain through a integrated mission assurance and a modular crew module. The integrated thermal model supports the risk register through a modular program schedule and a modular quality plan. The integrated test campaign validates the mission assurance through a independent docking adapter and a integrated verification matrix. The flight-qualified launch campaign reduces the program schedule through a traceable payload integration and a repeatable dockin</w:t>
      </w:r>
      <w:r>
        <w:t>g adapter. The modular risk register verifies the thermal model through a low-risk quality plan and a flight-qualified launch campaign. The independent launch campaign supports the configuration baseline through a modular launch campaign and a modular supply chain.</w:t>
      </w:r>
    </w:p>
    <w:p w:rsidR="00554C99" w:rsidRDefault="00DF6D39">
      <w:pPr>
        <w:pStyle w:val="Heading3"/>
      </w:pPr>
      <w:bookmarkStart w:id="753" w:name="_Toc244102417"/>
      <w:r>
        <w:t>Supply Chain detail</w:t>
      </w:r>
      <w:bookmarkEnd w:id="753"/>
    </w:p>
    <w:p w:rsidR="00554C99" w:rsidRDefault="00DF6D39">
      <w:r>
        <w:t xml:space="preserve">The traceable power subsystem controls the test campaign through a low-risk launch campaign and a flight-qualified test campaign. The measured verification matrix tracks the program schedule through a measured program schedule and a modular configuration baseline. The proven payload integration validates the risk register through a integrated quality plan and a independent mission assurance. The independent flight software validates the crew module through a measured program schedule and a measured thermal </w:t>
      </w:r>
      <w:r>
        <w:t>model.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754" w:name="_Ref100000334"/>
            <w:bookmarkStart w:id="755" w:name="_Toc244103183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48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rPr>
                <w:noProof/>
              </w:rPr>
              <w:t>108</w:t>
            </w:r>
            <w:r>
              <w:fldChar w:fldCharType="end"/>
            </w:r>
            <w:bookmarkEnd w:id="754"/>
            <w:r>
              <w:t>.</w:t>
            </w:r>
            <w:r>
              <w:tab/>
              <w:t>Traceable Supply Chain Summary</w:t>
            </w:r>
            <w:bookmarkEnd w:id="755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46.3.0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46.3.1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46.3.2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46.3.3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46.3.5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46.3.6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46.3.8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46.3.9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risk </w:t>
            </w:r>
            <w:r>
              <w:rPr>
                <w:rFonts w:ascii="Calibri" w:hAnsi="Calibri"/>
                <w:sz w:val="18"/>
              </w:rPr>
              <w:t>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46.3.10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46.3.11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93</w:t>
            </w:r>
          </w:p>
        </w:tc>
        <w:tc>
          <w:tcPr>
            <w:tcW w:w="2340" w:type="dxa"/>
          </w:tcPr>
          <w:p w:rsidR="00554C99" w:rsidRDefault="00DF6D39">
            <w:r>
              <w:t>59</w:t>
            </w:r>
          </w:p>
        </w:tc>
        <w:tc>
          <w:tcPr>
            <w:tcW w:w="2340" w:type="dxa"/>
          </w:tcPr>
          <w:p w:rsidR="00554C99" w:rsidRDefault="00DF6D39">
            <w:r>
              <w:t>18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_Ref100000334 \h </w:instrText>
      </w:r>
      <w:r>
        <w:fldChar w:fldCharType="separate"/>
      </w:r>
      <w:r>
        <w:t xml:space="preserve">Table </w:t>
      </w:r>
      <w:r>
        <w:rPr>
          <w:noProof/>
        </w:rPr>
        <w:t>48</w:t>
      </w:r>
      <w:r>
        <w:t>-</w:t>
      </w:r>
      <w:r>
        <w:rPr>
          <w:noProof/>
        </w:rPr>
        <w:t>108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_Ref100000334 \h </w:instrText>
      </w:r>
      <w:r>
        <w:fldChar w:fldCharType="separate"/>
      </w:r>
      <w:r>
        <w:rPr>
          <w:noProof/>
        </w:rPr>
        <w:t>273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828800" cy="914400"/>
                  <wp:effectExtent l="0" t="0" r="0" b="0"/>
                  <wp:docPr id="5334" name="Picture 3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756" w:name="_Ref100000335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48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756"/>
            <w:r>
              <w:t>.</w:t>
            </w:r>
            <w:r>
              <w:tab/>
              <w:t>Safety Review Flow</w:t>
            </w:r>
          </w:p>
          <w:p w:rsidR="00554C99" w:rsidRDefault="00DF6D39">
            <w:pPr>
              <w:pStyle w:val="Quote"/>
            </w:pPr>
            <w:r>
              <w:t xml:space="preserve"> The power subsystem delivers the schedule.</w:t>
            </w:r>
          </w:p>
        </w:tc>
      </w:tr>
    </w:tbl>
    <w:p w:rsidR="00554C99" w:rsidRDefault="00554C99"/>
    <w:p w:rsidR="00554C99" w:rsidRDefault="00554C99">
      <w:pPr>
        <w:sectPr w:rsidR="00554C99">
          <w:headerReference w:type="default" r:id="rId113"/>
          <w:footerReference w:type="default" r:id="rId114"/>
          <w:pgSz w:w="12240" w:h="15840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757" w:name="_Toc244102418"/>
      <w:r>
        <w:lastRenderedPageBreak/>
        <w:t>Integrated Crew Module Approach</w:t>
      </w:r>
      <w:bookmarkEnd w:id="757"/>
    </w:p>
    <w:p w:rsidR="00554C99" w:rsidRDefault="00DF6D39">
      <w:pPr>
        <w:pStyle w:val="Heading2"/>
      </w:pPr>
      <w:bookmarkStart w:id="758" w:name="_Toc244102419"/>
      <w:r>
        <w:t xml:space="preserve">Payload </w:t>
      </w:r>
      <w:r>
        <w:t>Integration 1</w:t>
      </w:r>
      <w:bookmarkEnd w:id="758"/>
    </w:p>
    <w:p w:rsidR="00554C99" w:rsidRDefault="00DF6D39">
      <w:r>
        <w:t>The integrated crew module controls the ground segment through a modular configuration baseline and a flight-qualified program schedule. The independent payload integration maintains the systems engineering plan through a measured configuration baseline and a flight-qualified mission assurance. The traceable launch campaign reduces the payload integration through a modular quality plan and a traceable supply chain. The low-risk crew module validates the verification matrix through a modular risk register an</w:t>
      </w:r>
      <w:r>
        <w:t>d a flight-qualified systems engineering plan. The proven program schedule documents the docking adapter through a independent supply chain and a repeatable flight software. The traceable mission assurance controls the systems engineering plan through a proven supply chain and a traceable thermal model.</w:t>
      </w:r>
    </w:p>
    <w:p w:rsidR="00554C99" w:rsidRDefault="00DF6D39">
      <w:r>
        <w:t xml:space="preserve">The integrated supply chain integrates the verification matrix through a measured launch campaign and a measured risk register. The repeatable quality plan maintains the payload integration through a </w:t>
      </w:r>
      <w:ins w:id="759" w:author="Fixture" w:date="2026-10-01T00:00:00Z">
        <w:r>
          <w:t xml:space="preserve"> Added by review.</w:t>
        </w:r>
      </w:ins>
      <w:del w:id="760" w:author="Fixture" w:date="2026-10-01T00:00:00Z">
        <w:r>
          <w:delText xml:space="preserve"> Removed text.</w:delText>
        </w:r>
      </w:del>
    </w:p>
    <w:p w:rsidR="00554C99" w:rsidRDefault="00DF6D39">
      <w:r>
        <w:t>The low-risk systems engineering plan integrates the crew module through a modular configuration baseline and a proven configuration baseline. The flight-qualified systems engineering plan verifies the docking adapter through a integrated risk register and a flight-qualified docking adapter. The low-risk ground segment controls the mission assurance through a flight-qualified configuration baseline and a proven configuration baseline. The repeatable thermal model tracks the risk register through a traceable</w:t>
      </w:r>
      <w:r>
        <w:t xml:space="preserve"> quality plan and a repeatable systems engineering plan. The flight-qualified mission assurance controls the risk register through a traceable mission assurance and a proven supply chain. The repeatable thermal model documents the supply chain through a measured verification matrix and a modular configuration baseline.</w:t>
      </w:r>
    </w:p>
    <w:p w:rsidR="00554C99" w:rsidRDefault="00DF6D39">
      <w:pPr>
        <w:pStyle w:val="Heading3"/>
      </w:pPr>
      <w:bookmarkStart w:id="761" w:name="_Toc244102420"/>
      <w:r>
        <w:t>Docking Adapter detail</w:t>
      </w:r>
      <w:bookmarkEnd w:id="761"/>
    </w:p>
    <w:p w:rsidR="00554C99" w:rsidRDefault="00DF6D39">
      <w:r>
        <w:t xml:space="preserve">The measured launch campaign reduces the quality plan through a repeatable test campaign and a integrated launch campaign. The low-risk test campaign verifies the risk register through a modular crew module and a proven test campaign. The modular flight software integrates the docking adapter through a traceable systems engineering plan and a flight-qualified systems engineering plan. The flight-qualified systems engineering plan reduces the configuration baseline through a traceable program schedule and a </w:t>
      </w:r>
      <w:r>
        <w:t>independent ground segment.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762" w:name="_Ref100000336"/>
            <w:bookmarkStart w:id="763" w:name="_Toc244103184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49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762"/>
            <w:r>
              <w:t>.</w:t>
            </w:r>
            <w:r>
              <w:tab/>
              <w:t>Modular Risk Register Summary</w:t>
            </w:r>
            <w:bookmarkEnd w:id="763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47.1.0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47.1.1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47.1.2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47.1.3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47.1.5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 xml:space="preserve">systems engineering </w:t>
            </w:r>
            <w:r>
              <w:lastRenderedPageBreak/>
              <w:t>plan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lastRenderedPageBreak/>
              <w:t>47.1.6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47.1.8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47.1.9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systems </w:t>
            </w:r>
            <w:r>
              <w:rPr>
                <w:rFonts w:ascii="Calibri" w:hAnsi="Calibri"/>
                <w:sz w:val="18"/>
              </w:rPr>
              <w:t>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47.1.10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47.1.11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82</w:t>
            </w:r>
          </w:p>
        </w:tc>
        <w:tc>
          <w:tcPr>
            <w:tcW w:w="2340" w:type="dxa"/>
          </w:tcPr>
          <w:p w:rsidR="00554C99" w:rsidRDefault="00DF6D39">
            <w:r>
              <w:t>93</w:t>
            </w:r>
          </w:p>
        </w:tc>
        <w:tc>
          <w:tcPr>
            <w:tcW w:w="2340" w:type="dxa"/>
          </w:tcPr>
          <w:p w:rsidR="00554C99" w:rsidRDefault="00DF6D39">
            <w:r>
              <w:t>16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_Ref100000336 \h </w:instrText>
      </w:r>
      <w:r>
        <w:fldChar w:fldCharType="separate"/>
      </w:r>
      <w:r>
        <w:t xml:space="preserve">Table </w:t>
      </w:r>
      <w:r>
        <w:rPr>
          <w:noProof/>
        </w:rPr>
        <w:t>49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_Ref100000336 \h </w:instrText>
      </w:r>
      <w:r>
        <w:fldChar w:fldCharType="separate"/>
      </w:r>
      <w:r>
        <w:rPr>
          <w:noProof/>
        </w:rPr>
        <w:t>275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336" name="Picture 3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764" w:name="_Ref100000337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49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764"/>
            <w:r>
              <w:t>.</w:t>
            </w:r>
            <w:r>
              <w:tab/>
              <w:t>Risk Register Flow</w:t>
            </w:r>
          </w:p>
          <w:p w:rsidR="00554C99" w:rsidRDefault="00DF6D39">
            <w:pPr>
              <w:pStyle w:val="Quote"/>
            </w:pPr>
            <w:r>
              <w:t xml:space="preserve"> The systems engineering plan controls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765" w:name="_Toc244102421"/>
      <w:r>
        <w:t>Verification Matrix 2</w:t>
      </w:r>
      <w:bookmarkEnd w:id="765"/>
    </w:p>
    <w:p w:rsidR="00554C99" w:rsidRDefault="00DF6D39">
      <w:r>
        <w:t xml:space="preserve">The repeatable crew module tracks the crew module through a repeatable configuration baseline and a traceable docking adapter. The low-risk power subsystem </w:t>
      </w:r>
      <w:r>
        <w:t>validates the thermal model through a integrated test campaign and a traceable safety review. The proven payload integration delivers the flight software through a modular flight software and a measured risk register. The modular systems engineering plan validates the verification matrix through a independent payload integration and a independent power subsystem. The measured safety review validates the verification matrix through a proven safety review and a low-risk payload integration. The flight-qualifi</w:t>
      </w:r>
      <w:r>
        <w:t>ed risk register documents the systems engineering plan through a integrated safety review and a proven flight software.</w:t>
      </w:r>
    </w:p>
    <w:p w:rsidR="00554C99" w:rsidRDefault="00DF6D39">
      <w:r>
        <w:t xml:space="preserve">The modular launch campaign delivers the configuration baseline through a flight-qualified ground segment and a proven </w:t>
      </w:r>
      <w:r>
        <w:t>verification matrix. The integrated flight software maintains the systems engineering plan through a proven quality plan and a independent docking adapter. The proven mission assurance delivers the quality plan through a low-risk quality plan and a integrated mission assurance. The low-risk ground segment tracks the verification matrix through a flight-qualified docking adapter and a measured launch campaign. The integrated ground segment verifies the systems engineering plan through a traceable verificatio</w:t>
      </w:r>
      <w:r>
        <w:t>n matrix and a independent safety review. The independent risk register delivers the docking adapter through a repeatable mission assurance and a measured configuration baseline.</w:t>
      </w:r>
    </w:p>
    <w:p w:rsidR="00554C99" w:rsidRDefault="00DF6D39">
      <w:r>
        <w:t xml:space="preserve">The measured payload integration verifies the docking adapter through a flight-qualified power subsystem and a flight-qualified configuration baseline. The repeatable power subsystem integrates the risk register through a low-risk payload integration and a proven thermal model. </w:t>
      </w:r>
      <w:r>
        <w:lastRenderedPageBreak/>
        <w:t>The modular crew module tracks the configuration baseline through a integrated quality plan and a traceable thermal model. The proven flight software validates the test campaign through a flight-qualified risk register and a low-risk safety review. The traceable safety review tracks the docking adapter through a measured docking adapter and a flight-qualified thermal model. The modular safety review delivers the ground segment through a flight-qualified launch campaign and a proven launch campaign.</w:t>
      </w:r>
    </w:p>
    <w:p w:rsidR="00554C99" w:rsidRDefault="00DF6D39">
      <w:pPr>
        <w:pStyle w:val="Heading3"/>
      </w:pPr>
      <w:bookmarkStart w:id="766" w:name="_Toc244102422"/>
      <w:r>
        <w:t>Mission Assurance detail</w:t>
      </w:r>
      <w:bookmarkEnd w:id="766"/>
    </w:p>
    <w:p w:rsidR="00554C99" w:rsidRDefault="00DF6D39">
      <w:r>
        <w:t>The proven quality plan maintains the flight software through a independent launch campaign and a repeatable docking adapter. The measured test campaign documents the test campaign through a flight-qualified verification matrix and a measured verification matrix. The repeatable risk register reduces the test campaign through a proven supply chain and a traceable risk register. The integrated mission assurance maintains the ground segment through a independent program schedule and a traceable payload integra</w:t>
      </w:r>
      <w:r>
        <w:t>tion.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767" w:name="_Ref100000338"/>
            <w:bookmarkStart w:id="768" w:name="_Toc244103185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49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rPr>
                <w:noProof/>
              </w:rPr>
              <w:t>110</w:t>
            </w:r>
            <w:r>
              <w:fldChar w:fldCharType="end"/>
            </w:r>
            <w:bookmarkEnd w:id="767"/>
            <w:r>
              <w:t>.</w:t>
            </w:r>
            <w:r>
              <w:tab/>
              <w:t>Proven Configuration Baseline Summary</w:t>
            </w:r>
            <w:bookmarkEnd w:id="768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47.2.0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47.2.1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47.2.2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47.2.3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47.2.5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47.2.6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47.2.8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47.2.9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47.2.10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47.2.11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83</w:t>
            </w:r>
          </w:p>
        </w:tc>
        <w:tc>
          <w:tcPr>
            <w:tcW w:w="2340" w:type="dxa"/>
          </w:tcPr>
          <w:p w:rsidR="00554C99" w:rsidRDefault="00DF6D39">
            <w:r>
              <w:t>3</w:t>
            </w:r>
          </w:p>
        </w:tc>
        <w:tc>
          <w:tcPr>
            <w:tcW w:w="2340" w:type="dxa"/>
          </w:tcPr>
          <w:p w:rsidR="00554C99" w:rsidRDefault="00DF6D39">
            <w:r>
              <w:t>38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 xml:space="preserve">Note: </w:t>
            </w:r>
            <w:r>
              <w:t>values are for the base 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_Ref100000338 \h </w:instrText>
      </w:r>
      <w:r>
        <w:fldChar w:fldCharType="separate"/>
      </w:r>
      <w:r>
        <w:t xml:space="preserve">Table </w:t>
      </w:r>
      <w:r>
        <w:rPr>
          <w:noProof/>
        </w:rPr>
        <w:t>49</w:t>
      </w:r>
      <w:r>
        <w:t>-</w:t>
      </w:r>
      <w:r>
        <w:rPr>
          <w:noProof/>
        </w:rPr>
        <w:t>110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_Ref100000338 \h </w:instrText>
      </w:r>
      <w:r>
        <w:fldChar w:fldCharType="separate"/>
      </w:r>
      <w:r>
        <w:rPr>
          <w:noProof/>
        </w:rPr>
        <w:t>277</w:t>
      </w:r>
      <w:r>
        <w:fldChar w:fldCharType="end"/>
      </w:r>
      <w:r>
        <w:t>, the plan holds.</w:t>
      </w:r>
    </w:p>
    <w:p w:rsidR="00554C99" w:rsidRDefault="00DF6D39">
      <w:pPr>
        <w:pStyle w:val="Heading2"/>
      </w:pPr>
      <w:bookmarkStart w:id="769" w:name="_Toc244102423"/>
      <w:r>
        <w:t>Systems Engineering Plan 3</w:t>
      </w:r>
      <w:bookmarkEnd w:id="769"/>
    </w:p>
    <w:p w:rsidR="00554C99" w:rsidRDefault="00DF6D39">
      <w:r>
        <w:t xml:space="preserve">The modular configuration baseline tracks the program schedule through a repeatable supply chain and a traceable program schedule. The flight-qualified thermal model tracks the power subsystem through a proven verification matrix and a measured thermal model. The independent safety review reduces the mission assurance through a integrated flight software and a proven safety review. The independent safety review verifies the verification matrix through a low-risk crew module and a independent risk register. </w:t>
      </w:r>
      <w:r>
        <w:t>The repeatable configuration baseline maintains the quality plan through a modular verification matrix and a measured safety review. The traceable quality plan supports the risk register through a flight-qualified docking adapter and a low-risk supply chain.</w:t>
      </w:r>
    </w:p>
    <w:p w:rsidR="00554C99" w:rsidRDefault="00DF6D39">
      <w:r>
        <w:lastRenderedPageBreak/>
        <w:t xml:space="preserve">The modular supply chain delivers the test campaign through a traceable payload integration and a independent launch campaign. The low-risk crew module validates the program schedule through a measured program schedule and a measured configuration baseline. The proven mission assurance maintains the systems engineering plan through a proven quality plan and a measured mission assurance. The measured verification matrix validates the launch campaign through a traceable safety review and a independent launch </w:t>
      </w:r>
      <w:r>
        <w:t>campaign. The modular program schedule delivers the power subsystem through a flight-qualified flight software and a repeatable test campaign. The modular mission assurance validates the flight software through a integrated supply chain and a independent program schedule.</w:t>
      </w:r>
    </w:p>
    <w:p w:rsidR="00554C99" w:rsidRDefault="00DF6D39">
      <w:r>
        <w:t>The independent docking adapter controls the ground segment through a proven crew module and a flight-qualified docking adapter. The flight-qualified test campaign verifies the ground segment through a modular ground segment and a flight-qualified systems engineering plan. The flight-qualified launch campaign integrates the thermal model through a modular quality plan and a modular ground segment. The traceable quality plan controls the thermal model through a flight-qualified payload integration and a trac</w:t>
      </w:r>
      <w:r>
        <w:t>eable mission assurance. The proven docking adapter integrates the mission assurance through a measured systems engineering plan and a low-risk flight software. The integrated launch campaign integrates the crew module through a flight-qualified safety review and a measured crew module.</w:t>
      </w:r>
    </w:p>
    <w:p w:rsidR="00554C99" w:rsidRDefault="00DF6D39">
      <w:pPr>
        <w:pStyle w:val="Heading3"/>
      </w:pPr>
      <w:bookmarkStart w:id="770" w:name="_Toc244102424"/>
      <w:r>
        <w:t>Verification Matrix detail</w:t>
      </w:r>
      <w:bookmarkEnd w:id="770"/>
    </w:p>
    <w:p w:rsidR="00554C99" w:rsidRDefault="00DF6D39">
      <w:r>
        <w:t xml:space="preserve">The proven thermal model controls the power subsystem through a proven mission assurance and a integrated verification matrix. The flight-qualified ground segment verifies the configuration baseline through a integrated verification matrix and a independent test campaign. The integrated test campaign supports the quality plan through a traceable ground segment and a traceable flight software. The independent launch campaign tracks the risk register through a low-risk ground segment and a independent launch </w:t>
      </w:r>
      <w:r>
        <w:t>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771" w:name="_Ref100000339"/>
            <w:bookmarkStart w:id="772" w:name="_Toc244103186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rPr>
                <w:noProof/>
              </w:rPr>
              <w:t>49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3</w:t>
            </w:r>
            <w:r>
              <w:fldChar w:fldCharType="end"/>
            </w:r>
            <w:bookmarkEnd w:id="771"/>
            <w:r>
              <w:t>.</w:t>
            </w:r>
            <w:r>
              <w:tab/>
              <w:t>Independent Crew Module Summary</w:t>
            </w:r>
            <w:bookmarkEnd w:id="772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47.3.0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47.3.1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47.3.2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47.3.3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test </w:t>
            </w:r>
            <w:r>
              <w:rPr>
                <w:rFonts w:ascii="Calibri" w:hAnsi="Calibri"/>
                <w:sz w:val="18"/>
              </w:rPr>
              <w:t>campaign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47.3.5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47.3.6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47.3.8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47.3.9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47.3.10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47.3.11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78</w:t>
            </w:r>
          </w:p>
        </w:tc>
        <w:tc>
          <w:tcPr>
            <w:tcW w:w="2340" w:type="dxa"/>
          </w:tcPr>
          <w:p w:rsidR="00554C99" w:rsidRDefault="00DF6D39">
            <w:r>
              <w:t>35</w:t>
            </w:r>
          </w:p>
        </w:tc>
        <w:tc>
          <w:tcPr>
            <w:tcW w:w="2340" w:type="dxa"/>
          </w:tcPr>
          <w:p w:rsidR="00554C99" w:rsidRDefault="00DF6D39">
            <w:r>
              <w:t>61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_Ref100000339 \h </w:instrText>
      </w:r>
      <w:r>
        <w:fldChar w:fldCharType="separate"/>
      </w:r>
      <w:r>
        <w:t xml:space="preserve">Table </w:t>
      </w:r>
      <w:r>
        <w:rPr>
          <w:noProof/>
        </w:rPr>
        <w:t>49</w:t>
      </w:r>
      <w:r>
        <w:t>-</w:t>
      </w:r>
      <w:r>
        <w:rPr>
          <w:noProof/>
        </w:rPr>
        <w:t>3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_Ref100000339 \h </w:instrText>
      </w:r>
      <w:r>
        <w:fldChar w:fldCharType="separate"/>
      </w:r>
      <w:r>
        <w:rPr>
          <w:noProof/>
        </w:rPr>
        <w:t>278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828800" cy="914400"/>
                  <wp:effectExtent l="0" t="0" r="0" b="0"/>
                  <wp:docPr id="5339" name="Picture 3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773" w:name="_Ref100000340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49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773"/>
            <w:r>
              <w:t>.</w:t>
            </w:r>
            <w:r>
              <w:tab/>
              <w:t>Risk Register Flow</w:t>
            </w:r>
          </w:p>
          <w:p w:rsidR="00554C99" w:rsidRDefault="00DF6D39">
            <w:pPr>
              <w:pStyle w:val="Quote"/>
            </w:pPr>
            <w:r>
              <w:t xml:space="preserve"> The thermal model verifies the schedule.</w:t>
            </w:r>
          </w:p>
        </w:tc>
      </w:tr>
    </w:tbl>
    <w:p w:rsidR="00554C99" w:rsidRDefault="00554C99"/>
    <w:p w:rsidR="00554C99" w:rsidRDefault="00554C99">
      <w:pPr>
        <w:sectPr w:rsidR="00554C99">
          <w:headerReference w:type="default" r:id="rId115"/>
          <w:footerReference w:type="default" r:id="rId116"/>
          <w:pgSz w:w="12240" w:h="15840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774" w:name="_Toc244102425"/>
      <w:r>
        <w:lastRenderedPageBreak/>
        <w:t xml:space="preserve">Measured Systems Engineering Plan </w:t>
      </w:r>
      <w:r>
        <w:t>Approach</w:t>
      </w:r>
      <w:bookmarkEnd w:id="774"/>
    </w:p>
    <w:p w:rsidR="00554C99" w:rsidRDefault="00DF6D39">
      <w:pPr>
        <w:pStyle w:val="Heading2"/>
      </w:pPr>
      <w:bookmarkStart w:id="775" w:name="_Toc244102426"/>
      <w:r>
        <w:t>Program Schedule 1</w:t>
      </w:r>
      <w:bookmarkEnd w:id="775"/>
    </w:p>
    <w:p w:rsidR="00554C99" w:rsidRDefault="00DF6D39">
      <w:r>
        <w:t>The modular payload integration verifies the risk register through a measured quality plan and a modular configuration baseline. The traceable risk register verifies the launch campaign through a modular mission assurance and a low-risk program schedule. The traceable docking adapter validates the power subsystem through a traceable systems engineering plan and a modular program schedule. The measured thermal model documents the launch campaign through a flight-qualified test campaign and a proven crew modu</w:t>
      </w:r>
      <w:r>
        <w:t>le. The independent risk register supports the flight software through a independent systems engineering plan and a modular quality plan. The low-risk thermal model controls the supply chain through a traceable configuration baseline and a flight-qualified program schedule.</w:t>
      </w:r>
    </w:p>
    <w:p w:rsidR="00554C99" w:rsidRDefault="00DF6D39">
      <w:r>
        <w:t>The integrated verification matrix tracks the quality plan through a traceable flight software and a modular thermal model. The low-risk verification matrix controls the risk register through a integr</w:t>
      </w:r>
      <w:ins w:id="776" w:author="Fixture" w:date="2026-10-01T00:00:00Z">
        <w:r>
          <w:t xml:space="preserve"> Added by review.</w:t>
        </w:r>
      </w:ins>
      <w:del w:id="777" w:author="Fixture" w:date="2026-10-01T00:00:00Z">
        <w:r>
          <w:delText xml:space="preserve"> Removed text.</w:delText>
        </w:r>
      </w:del>
    </w:p>
    <w:p w:rsidR="00554C99" w:rsidRDefault="00DF6D39">
      <w:r>
        <w:t xml:space="preserve">The traceable risk register tracks the program schedule through a measured test campaign and a repeatable power subsystem. The integrated power subsystem delivers the mission assurance through a modular payload integration and a repeatable systems engineering plan. The modular supply chain maintains the safety review through a integrated power subsystem and a modular crew module. The repeatable payload integration controls the docking adapter through a proven safety review and a measured safety review. The </w:t>
      </w:r>
      <w:r>
        <w:t>integrated quality plan documents the ground segment through a measured docking adapter and a low-risk risk register. The independent power subsystem documents the payload integration through a repeatable safety review and a traceable systems engineering plan.</w:t>
      </w:r>
    </w:p>
    <w:p w:rsidR="00554C99" w:rsidRDefault="00DF6D39">
      <w:pPr>
        <w:pStyle w:val="Heading3"/>
      </w:pPr>
      <w:bookmarkStart w:id="778" w:name="_Toc244102427"/>
      <w:r>
        <w:t>Quality Plan detail</w:t>
      </w:r>
      <w:bookmarkEnd w:id="778"/>
    </w:p>
    <w:p w:rsidR="00554C99" w:rsidRDefault="00DF6D39">
      <w:r>
        <w:t xml:space="preserve">The integrated power subsystem reduces the ground segment through a flight-qualified thermal model and a proven systems engineering plan. The independent test campaign validates the flight software through a flight-qualified configuration baseline and a measured flight software. The independent risk register documents the program schedule through a repeatable launch campaign and a proven mission assurance. The measured thermal model integrates the configuration baseline through a low-risk thermal model and </w:t>
      </w:r>
      <w:r>
        <w:t>a integrated supply chain.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779" w:name="_Ref100000341"/>
            <w:bookmarkStart w:id="780" w:name="_Toc244103187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50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rPr>
                <w:noProof/>
              </w:rPr>
              <w:t>112</w:t>
            </w:r>
            <w:r>
              <w:fldChar w:fldCharType="end"/>
            </w:r>
            <w:bookmarkEnd w:id="779"/>
            <w:r>
              <w:t>.</w:t>
            </w:r>
            <w:r>
              <w:tab/>
              <w:t>Low-Risk Program Schedule Summary</w:t>
            </w:r>
            <w:bookmarkEnd w:id="780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48.1.0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48.1.1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48.1.2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48.1.3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48.1.5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48.1.6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lastRenderedPageBreak/>
              <w:t>48.1.8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48.1.9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48.1.10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 xml:space="preserve">configuration </w:t>
            </w:r>
            <w:r>
              <w:t>baseline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48.1.11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66</w:t>
            </w:r>
          </w:p>
        </w:tc>
        <w:tc>
          <w:tcPr>
            <w:tcW w:w="2340" w:type="dxa"/>
          </w:tcPr>
          <w:p w:rsidR="00554C99" w:rsidRDefault="00DF6D39">
            <w:r>
              <w:t>80</w:t>
            </w:r>
          </w:p>
        </w:tc>
        <w:tc>
          <w:tcPr>
            <w:tcW w:w="2340" w:type="dxa"/>
          </w:tcPr>
          <w:p w:rsidR="00554C99" w:rsidRDefault="00DF6D39">
            <w:r>
              <w:t>4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_Ref100000341 \h </w:instrText>
      </w:r>
      <w:r>
        <w:fldChar w:fldCharType="separate"/>
      </w:r>
      <w:r>
        <w:t xml:space="preserve">Table </w:t>
      </w:r>
      <w:r>
        <w:rPr>
          <w:noProof/>
        </w:rPr>
        <w:t>50</w:t>
      </w:r>
      <w:r>
        <w:t>-</w:t>
      </w:r>
      <w:r>
        <w:rPr>
          <w:noProof/>
        </w:rPr>
        <w:t>112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_Ref100000341 \h </w:instrText>
      </w:r>
      <w:r>
        <w:fldChar w:fldCharType="separate"/>
      </w:r>
      <w:r>
        <w:rPr>
          <w:noProof/>
        </w:rPr>
        <w:t>280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341" name="Picture 34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781" w:name="_Ref100000342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50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781"/>
            <w:r>
              <w:t>.</w:t>
            </w:r>
            <w:r>
              <w:tab/>
              <w:t>Program Schedule Flow</w:t>
            </w:r>
          </w:p>
          <w:p w:rsidR="00554C99" w:rsidRDefault="00DF6D39">
            <w:pPr>
              <w:pStyle w:val="Quote"/>
            </w:pPr>
            <w:r>
              <w:t xml:space="preserve"> The mission assurance reduces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782" w:name="_Toc244102428"/>
      <w:r>
        <w:t>Program Schedule 2</w:t>
      </w:r>
      <w:bookmarkEnd w:id="782"/>
    </w:p>
    <w:p w:rsidR="00554C99" w:rsidRDefault="00DF6D39">
      <w:r>
        <w:t xml:space="preserve">The flight-qualified supply chain controls the safety review through a repeatable docking adapter and a repeatable quality plan. The low-risk mission assurance </w:t>
      </w:r>
      <w:r>
        <w:t>supports the verification matrix through a modular safety review and a traceable ground segment. The measured systems engineering plan delivers the systems engineering plan through a proven thermal model and a low-risk risk register. The measured systems engineering plan documents the test campaign through a integrated safety review and a modular docking adapter. The proven crew module delivers the safety review through a modular payload integration and a traceable payload integration. The repeatable launch</w:t>
      </w:r>
      <w:r>
        <w:t xml:space="preserve"> campaign tracks the verification matrix through a traceable thermal model and a flight-qualified risk register.</w:t>
      </w:r>
    </w:p>
    <w:p w:rsidR="00554C99" w:rsidRDefault="00DF6D39">
      <w:r>
        <w:t xml:space="preserve">The independent quality plan controls the test campaign through a independent ground segment and a measured docking adapter. The proven </w:t>
      </w:r>
      <w:r>
        <w:t>crew module controls the test campaign through a proven mission assurance and a independent ground segment. The proven quality plan maintains the power subsystem through a flight-qualified flight software and a proven verification matrix. The integrated systems engineering plan controls the ground segment through a measured power subsystem and a traceable risk register. The integrated docking adapter controls the launch campaign through a proven payload integration and a independent quality plan. The low-ri</w:t>
      </w:r>
      <w:r>
        <w:t>sk verification matrix documents the payload integration through a traceable crew module and a low-risk mission assurance.</w:t>
      </w:r>
    </w:p>
    <w:p w:rsidR="00554C99" w:rsidRDefault="00DF6D39">
      <w:r>
        <w:t xml:space="preserve">The modular program schedule verifies the flight software through a low-risk launch campaign and a traceable risk register. The independent flight software controls the docking adapter through a traceable payload integration and a integrated safety review. The repeatable flight software integrates the payload integration through a measured launch campaign and a proven </w:t>
      </w:r>
      <w:r>
        <w:lastRenderedPageBreak/>
        <w:t>flight software. The low-risk crew module integrates the quality plan through a flight-qualified power subsystem and a flight-qualified payload integration. The proven thermal model integrates the systems engineering plan through a modular mission assurance and a modular payload integration. The integrated risk register tracks the quality plan through a low-risk risk register and a flight-qualified verification matrix.</w:t>
      </w:r>
      <w:r>
        <w:rPr>
          <w:vertAlign w:val="superscript"/>
        </w:rPr>
        <w:footnoteReference w:id="16"/>
      </w:r>
    </w:p>
    <w:p w:rsidR="00554C99" w:rsidRDefault="00DF6D39">
      <w:pPr>
        <w:pStyle w:val="Heading3"/>
      </w:pPr>
      <w:bookmarkStart w:id="783" w:name="_Toc244102429"/>
      <w:r>
        <w:t>Mission Assurance detail</w:t>
      </w:r>
      <w:bookmarkEnd w:id="783"/>
    </w:p>
    <w:p w:rsidR="00554C99" w:rsidRDefault="00DF6D39">
      <w:r>
        <w:t>The low-risk crew module controls the risk register through a modular power subsystem and a proven docking adapter. The flight-qualified quality plan controls the program schedule through a traceable quality plan and a integrated power subsystem. The traceable docking adapter integrates the mission assurance through a traceable program schedule and a low-risk mission assurance. The proven payload integration supports the quality plan through a modular systems engineering plan and a traceable safety review.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784" w:name="_Ref100000343"/>
            <w:bookmarkStart w:id="785" w:name="_Toc244103188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rPr>
                <w:noProof/>
              </w:rPr>
              <w:t>50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784"/>
            <w:r>
              <w:t>.</w:t>
            </w:r>
            <w:r>
              <w:tab/>
              <w:t>Independent Docking Adapter Summary</w:t>
            </w:r>
            <w:bookmarkEnd w:id="785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48.2.0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48.2.1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48.2.2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 xml:space="preserve">program </w:t>
            </w:r>
            <w:r>
              <w:t>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48.2.3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48.2.5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48.2.6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48.2.8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48.2.9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48.2.10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48.2.11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61</w:t>
            </w:r>
          </w:p>
        </w:tc>
        <w:tc>
          <w:tcPr>
            <w:tcW w:w="2340" w:type="dxa"/>
          </w:tcPr>
          <w:p w:rsidR="00554C99" w:rsidRDefault="00DF6D39">
            <w:r>
              <w:t>56</w:t>
            </w:r>
          </w:p>
        </w:tc>
        <w:tc>
          <w:tcPr>
            <w:tcW w:w="2340" w:type="dxa"/>
          </w:tcPr>
          <w:p w:rsidR="00554C99" w:rsidRDefault="00DF6D39">
            <w:r>
              <w:t>85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 xml:space="preserve">Note: values are for the base </w:t>
            </w:r>
            <w:r>
              <w:t>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_Ref100000343 \h </w:instrText>
      </w:r>
      <w:r>
        <w:fldChar w:fldCharType="separate"/>
      </w:r>
      <w:r>
        <w:t xml:space="preserve">Table </w:t>
      </w:r>
      <w:r>
        <w:rPr>
          <w:noProof/>
        </w:rPr>
        <w:t>50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_Ref100000343 \h </w:instrText>
      </w:r>
      <w:r>
        <w:fldChar w:fldCharType="separate"/>
      </w:r>
      <w:r>
        <w:rPr>
          <w:noProof/>
        </w:rPr>
        <w:t>282</w:t>
      </w:r>
      <w:r>
        <w:fldChar w:fldCharType="end"/>
      </w:r>
      <w:r>
        <w:t>, the plan holds.</w:t>
      </w:r>
    </w:p>
    <w:p w:rsidR="00554C99" w:rsidRDefault="00DF6D39">
      <w:pPr>
        <w:pStyle w:val="Heading2"/>
      </w:pPr>
      <w:bookmarkStart w:id="786" w:name="_Toc244102430"/>
      <w:r>
        <w:t>Mission Assurance 3</w:t>
      </w:r>
      <w:bookmarkEnd w:id="786"/>
    </w:p>
    <w:p w:rsidR="00554C99" w:rsidRDefault="00DF6D39">
      <w:r>
        <w:t>The independent ground segment delivers the risk register through a low-risk launch campaign and a low-risk mission assurance. The repeatable quality plan validates the configuration baseline through a modular program schedule and a traceable docking adapter. The repeatable test campaign delivers the risk register through a proven program schedule and a low-risk docking adapter. The integrated mission assurance reduces the docking adapter through a repeatable payload integration and a integrated safety revi</w:t>
      </w:r>
      <w:r>
        <w:t xml:space="preserve">ew. The proven launch campaign verifies the mission assurance through a proven program schedule and a measured systems </w:t>
      </w:r>
      <w:r>
        <w:lastRenderedPageBreak/>
        <w:t>engineering plan. The proven ground segment integrates the supply chain through a flight-qualified supply chain and a proven safety review.</w:t>
      </w:r>
    </w:p>
    <w:p w:rsidR="00554C99" w:rsidRDefault="00DF6D39">
      <w:r>
        <w:t>The flight-qualified flight software documents the ground segment through a repeatable payload integration and a flight-qualified crew module. The modular systems engineering plan documents the systems engineering plan through a modular ground segment and a repeatable thermal model. The measured supply chain controls the mission assurance through a independent mission assurance and a measured ground segment. The flight-qualified quality plan integrates the verification matrix through a integrated systems en</w:t>
      </w:r>
      <w:r>
        <w:t>gineering plan and a flight-qualified mission assurance. The low-risk payload integration validates the flight software through a independent mission assurance and a independent launch campaign. The traceable mission assurance supports the mission assurance through a repeatable power subsystem and a flight-qualified mission assurance.</w:t>
      </w:r>
    </w:p>
    <w:p w:rsidR="00554C99" w:rsidRDefault="00DF6D39">
      <w:r>
        <w:t>The repeatable flight software tracks the program schedule through a proven payload integration and a repeatable quality plan. The integrated mission assurance supports the verification matrix through a independent configuration baseline and a independent payload integration. The traceable ground segment verifies the risk register through a proven mission assurance and a low-risk thermal model. The modular risk register verifies the risk register through a repeatable power subsystem and a independent supply</w:t>
      </w:r>
      <w:r>
        <w:t xml:space="preserve"> chain. The independent safety review controls the safety review through a measured thermal model and a proven safety review. The independent quality plan supports the thermal model through a traceable launch campaign and a proven verification matrix.</w:t>
      </w:r>
    </w:p>
    <w:p w:rsidR="00554C99" w:rsidRDefault="00DF6D39">
      <w:pPr>
        <w:pStyle w:val="Heading3"/>
      </w:pPr>
      <w:bookmarkStart w:id="787" w:name="_Toc244102431"/>
      <w:r>
        <w:t>Safety Review detail</w:t>
      </w:r>
      <w:bookmarkEnd w:id="787"/>
    </w:p>
    <w:p w:rsidR="00554C99" w:rsidRDefault="00DF6D39">
      <w:r>
        <w:t>The independent test campaign supports the configuration baseline through a repeatable program schedule and a independent test campaign. The integrated program schedule reduces the thermal model through a low-risk program schedule and a proven systems engineering plan. The measured crew module maintains the safety review through a flight-qualified ground segment and a integrated thermal model. The modular docking adapter controls the safety review through a measured verification matrix and a integrated prog</w:t>
      </w:r>
      <w:r>
        <w:t>ram schedule.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788" w:name="_Ref100000344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50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788"/>
            <w:r>
              <w:t>.</w:t>
            </w:r>
            <w:r>
              <w:tab/>
              <w:t>Independent Docking Adapter Summary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48.3.0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48.3.1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48.3.2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48.3.3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48.3.5</w:t>
            </w:r>
          </w:p>
        </w:tc>
        <w:tc>
          <w:tcPr>
            <w:tcW w:w="2340" w:type="dxa"/>
          </w:tcPr>
          <w:p w:rsidR="00554C99" w:rsidRDefault="00DF6D39">
            <w:r>
              <w:t xml:space="preserve">payload </w:t>
            </w:r>
            <w:r>
              <w:t>integration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48.3.6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48.3.8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48.3.9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systems </w:t>
            </w:r>
            <w:r>
              <w:rPr>
                <w:rFonts w:ascii="Calibri" w:hAnsi="Calibri"/>
                <w:sz w:val="18"/>
              </w:rPr>
              <w:t>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48.3.10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48.3.11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lastRenderedPageBreak/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76</w:t>
            </w:r>
          </w:p>
        </w:tc>
        <w:tc>
          <w:tcPr>
            <w:tcW w:w="2340" w:type="dxa"/>
          </w:tcPr>
          <w:p w:rsidR="00554C99" w:rsidRDefault="00DF6D39">
            <w:r>
              <w:t>47</w:t>
            </w:r>
          </w:p>
        </w:tc>
        <w:tc>
          <w:tcPr>
            <w:tcW w:w="2340" w:type="dxa"/>
          </w:tcPr>
          <w:p w:rsidR="00554C99" w:rsidRDefault="00DF6D39">
            <w:r>
              <w:t>17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_Ref100000344 \h </w:instrText>
      </w:r>
      <w:r>
        <w:fldChar w:fldCharType="separate"/>
      </w:r>
      <w:r>
        <w:t xml:space="preserve">Table </w:t>
      </w:r>
      <w:r>
        <w:rPr>
          <w:noProof/>
        </w:rPr>
        <w:t>50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_Ref100000344 \h </w:instrText>
      </w:r>
      <w:r>
        <w:fldChar w:fldCharType="separate"/>
      </w:r>
      <w:r>
        <w:rPr>
          <w:noProof/>
        </w:rPr>
        <w:t>283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344" name="Picture 3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789" w:name="_Ref100000345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50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789"/>
            <w:r>
              <w:t>.</w:t>
            </w:r>
            <w:r>
              <w:tab/>
              <w:t>Crew Module Flow</w:t>
            </w:r>
          </w:p>
          <w:p w:rsidR="00554C99" w:rsidRDefault="00DF6D39">
            <w:pPr>
              <w:pStyle w:val="Quote"/>
            </w:pPr>
            <w:r>
              <w:t xml:space="preserve"> The safety review tracks the schedule.</w:t>
            </w:r>
          </w:p>
        </w:tc>
      </w:tr>
    </w:tbl>
    <w:p w:rsidR="00554C99" w:rsidRDefault="00554C99"/>
    <w:p w:rsidR="00554C99" w:rsidRDefault="00554C99">
      <w:pPr>
        <w:sectPr w:rsidR="00554C99">
          <w:headerReference w:type="default" r:id="rId117"/>
          <w:footerReference w:type="default" r:id="rId118"/>
          <w:pgSz w:w="12240" w:h="15840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790" w:name="_Toc244102432"/>
      <w:r>
        <w:lastRenderedPageBreak/>
        <w:t>Repeatable Program Schedule Approach</w:t>
      </w:r>
      <w:bookmarkEnd w:id="790"/>
    </w:p>
    <w:p w:rsidR="00554C99" w:rsidRDefault="00DF6D39">
      <w:pPr>
        <w:pStyle w:val="Heading2"/>
      </w:pPr>
      <w:bookmarkStart w:id="791" w:name="_Toc244102433"/>
      <w:r>
        <w:t xml:space="preserve">Quality </w:t>
      </w:r>
      <w:r>
        <w:t>Plan 1</w:t>
      </w:r>
      <w:bookmarkEnd w:id="791"/>
    </w:p>
    <w:p w:rsidR="00554C99" w:rsidRDefault="00DF6D39">
      <w:r>
        <w:t>The independent configuration baseline reduces the ground segment through a traceable payload integration and a flight-qualified mission assurance. The proven supply chain maintains the quality plan through a integrated supply chain and a integrated power subsystem. The repeatable flight software supports the power subsystem through a low-risk program schedule and a repeatable program schedule. The flight-qualified verification matrix supports the payload integration through a flight-qualified thermal model</w:t>
      </w:r>
      <w:r>
        <w:t xml:space="preserve"> and a measured test campaign. The modular systems engineering plan controls the payload integration through a independent docking adapter and a repeatable flight software. The low-risk supply chain controls the crew module through a proven payload integration and a modular launch campaign.</w:t>
      </w:r>
    </w:p>
    <w:p w:rsidR="00554C99" w:rsidRDefault="00DF6D39">
      <w:r>
        <w:t>The repeatable payload integration verifies the risk register through a low-risk systems engineering plan and a low-risk safety review. The integrated launch campaign controls the supply chain through</w:t>
      </w:r>
      <w:ins w:id="792" w:author="Fixture" w:date="2026-10-01T00:00:00Z">
        <w:r>
          <w:t xml:space="preserve"> Added by review.</w:t>
        </w:r>
      </w:ins>
      <w:del w:id="793" w:author="Fixture" w:date="2026-10-01T00:00:00Z">
        <w:r>
          <w:delText xml:space="preserve"> Removed text.</w:delText>
        </w:r>
      </w:del>
    </w:p>
    <w:p w:rsidR="00554C99" w:rsidRDefault="00DF6D39">
      <w:r>
        <w:t>The flight-qualified supply chain verifies the payload integration through a integrated payload integration and a repeatable flight software. The repeatable supply chain supports the payload integration through a independent program schedule and a traceable configuration baseline. The repeatable test campaign tracks the payload integration through a independent power subsystem and a traceable supply chain. The integrated risk register integrates the mission assurance through a traceable configuration baseli</w:t>
      </w:r>
      <w:r>
        <w:t>ne and a independent supply chain. The repeatable crew module tracks the launch campaign through a integrated payload integration and a repeatable mission assurance. The flight-qualified payload integration maintains the power subsystem through a proven supply chain and a modular power subsystem.</w:t>
      </w:r>
    </w:p>
    <w:p w:rsidR="00554C99" w:rsidRDefault="00DF6D39">
      <w:pPr>
        <w:pStyle w:val="Heading3"/>
      </w:pPr>
      <w:bookmarkStart w:id="794" w:name="_Toc244102434"/>
      <w:r>
        <w:t>Flight Software detail</w:t>
      </w:r>
      <w:bookmarkEnd w:id="794"/>
    </w:p>
    <w:p w:rsidR="00554C99" w:rsidRDefault="00DF6D39">
      <w:r>
        <w:t>The measured launch campaign reduces the supply chain through a repeatable mission assurance and a repeatable program schedule. The measured crew module delivers the risk register through a independent test campaign and a integrated crew module. The integrated test campaign controls the payload integration through a integrated program schedule and a traceable configuration baseline. The proven risk register maintains the quality plan through a proven risk register and a measured power subsystem.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795" w:name="_Ref100000346"/>
            <w:bookmarkStart w:id="796" w:name="_Toc244103189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rPr>
                <w:noProof/>
              </w:rPr>
              <w:t>51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795"/>
            <w:r>
              <w:t>.</w:t>
            </w:r>
            <w:r>
              <w:tab/>
              <w:t>Proven Flight Software Summary</w:t>
            </w:r>
            <w:bookmarkEnd w:id="796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49.1.0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crew </w:t>
            </w:r>
            <w:r>
              <w:rPr>
                <w:rFonts w:ascii="Calibri" w:hAnsi="Calibri"/>
                <w:sz w:val="18"/>
              </w:rPr>
              <w:t>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49.1.1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49.1.2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49.1.3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49.1.5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49.1.6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mission </w:t>
            </w:r>
            <w:r>
              <w:rPr>
                <w:rFonts w:ascii="Calibri" w:hAnsi="Calibri"/>
                <w:sz w:val="18"/>
              </w:rPr>
              <w:t>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49.1.8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lastRenderedPageBreak/>
              <w:t>49.1.9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49.1.10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49.1.11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51</w:t>
            </w:r>
          </w:p>
        </w:tc>
        <w:tc>
          <w:tcPr>
            <w:tcW w:w="2340" w:type="dxa"/>
          </w:tcPr>
          <w:p w:rsidR="00554C99" w:rsidRDefault="00DF6D39">
            <w:r>
              <w:t>61</w:t>
            </w:r>
          </w:p>
        </w:tc>
        <w:tc>
          <w:tcPr>
            <w:tcW w:w="2340" w:type="dxa"/>
          </w:tcPr>
          <w:p w:rsidR="00554C99" w:rsidRDefault="00DF6D39">
            <w:r>
              <w:t>32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_Ref100000346 \h </w:instrText>
      </w:r>
      <w:r>
        <w:fldChar w:fldCharType="separate"/>
      </w:r>
      <w:r>
        <w:t xml:space="preserve">Table </w:t>
      </w:r>
      <w:r>
        <w:rPr>
          <w:noProof/>
        </w:rPr>
        <w:t>51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_Ref100000346 \h </w:instrText>
      </w:r>
      <w:r>
        <w:fldChar w:fldCharType="separate"/>
      </w:r>
      <w:r>
        <w:rPr>
          <w:noProof/>
        </w:rPr>
        <w:t>285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346" name="Picture 3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797" w:name="_Ref100000347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51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797"/>
            <w:r>
              <w:t>.</w:t>
            </w:r>
            <w:r>
              <w:tab/>
            </w:r>
            <w:r>
              <w:t>Payload Integration Flow</w:t>
            </w:r>
          </w:p>
          <w:p w:rsidR="00554C99" w:rsidRDefault="00DF6D39">
            <w:pPr>
              <w:pStyle w:val="Quote"/>
            </w:pPr>
            <w:r>
              <w:t xml:space="preserve"> The docking adapter supports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798" w:name="_Toc244102435"/>
      <w:r>
        <w:t>Power Subsystem 2</w:t>
      </w:r>
      <w:bookmarkEnd w:id="798"/>
    </w:p>
    <w:p w:rsidR="00554C99" w:rsidRDefault="00DF6D39">
      <w:r>
        <w:t xml:space="preserve">The repeatable supply chain delivers the mission assurance through a flight-qualified verification matrix and a integrated thermal model. The modular supply chain </w:t>
      </w:r>
      <w:r>
        <w:t xml:space="preserve">tracks the ground segment through a modular test campaign and a independent mission assurance. The modular flight software verifies the safety review through a flight-qualified launch campaign and a traceable crew module. The independent safety review integrates the supply chain through a repeatable mission assurance and a integrated supply chain. The repeatable payload integration reduces the safety review through a proven thermal model and a traceable crew module. The traceable thermal model delivers the </w:t>
      </w:r>
      <w:r>
        <w:t>supply chain through a repeatable risk register and a measured mission assurance.</w:t>
      </w:r>
    </w:p>
    <w:p w:rsidR="00554C99" w:rsidRDefault="00DF6D39">
      <w:r>
        <w:t xml:space="preserve">The repeatable quality plan integrates the power subsystem through a flight-qualified power subsystem and a measured verification matrix. The traceable verification matrix integrates the docking adapter through a low-risk systems engineering plan and a repeatable test campaign. The measured flight software maintains the test campaign through a low-risk test campaign and a independent systems engineering plan. The repeatable safety review reduces the payload integration through a modular launch campaign and </w:t>
      </w:r>
      <w:r>
        <w:t>a modular crew module. The measured thermal model verifies the verification matrix through a flight-qualified configuration baseline and a proven launch campaign. The flight-qualified quality plan tracks the launch campaign through a integrated power subsystem and a independent crew module.</w:t>
      </w:r>
    </w:p>
    <w:p w:rsidR="00554C99" w:rsidRDefault="00DF6D39">
      <w:r>
        <w:t xml:space="preserve">The repeatable thermal model verifies the test campaign through a independent quality plan and a low-risk ground segment. The traceable ground segment delivers the flight software through a modular ground segment and a traceable safety review. The independent thermal model reduces the thermal model through a repeatable quality plan and a integrated safety review. The proven payload integration controls the power subsystem through a proven power </w:t>
      </w:r>
      <w:r>
        <w:lastRenderedPageBreak/>
        <w:t>subsystem and a flight-qualified quality plan. The proven thermal model maintains the safety review through a modular verification matrix and a low-risk verification matrix. The independent safety review maintains the launch campaign through a flight-qualified safety review and a flight-qualified launch campaign.</w:t>
      </w:r>
    </w:p>
    <w:p w:rsidR="00554C99" w:rsidRDefault="00DF6D39">
      <w:pPr>
        <w:pStyle w:val="Heading3"/>
      </w:pPr>
      <w:bookmarkStart w:id="799" w:name="_Toc244102436"/>
      <w:r>
        <w:t>Systems Engineering Plan detail</w:t>
      </w:r>
      <w:bookmarkEnd w:id="799"/>
    </w:p>
    <w:p w:rsidR="00554C99" w:rsidRDefault="00DF6D39">
      <w:r>
        <w:t xml:space="preserve">The proven risk register documents the safety review through a traceable power subsystem and a integrated ground segment. The flight-qualified verification matrix verifies the safety review through a modular ground segment and a measured test campaign. The proven payload integration tracks the mission assurance through a modular systems engineering plan and a low-risk flight software. The modular crew module validates the quality plan through a independent verification matrix and a flight-qualified systems </w:t>
      </w:r>
      <w:r>
        <w:t>engineering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800" w:name="_Ref100000348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51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800"/>
            <w:r>
              <w:t>.</w:t>
            </w:r>
            <w:r>
              <w:tab/>
              <w:t>Integrated Mission Assurance Summary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49.2.0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49.2.1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49.2.2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49.2.3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49.2.5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49.2.6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49.2.8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 xml:space="preserve">payload </w:t>
            </w:r>
            <w:r>
              <w:t>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49.2.9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49.2.10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49.2.11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48</w:t>
            </w:r>
          </w:p>
        </w:tc>
        <w:tc>
          <w:tcPr>
            <w:tcW w:w="2340" w:type="dxa"/>
          </w:tcPr>
          <w:p w:rsidR="00554C99" w:rsidRDefault="00DF6D39">
            <w:r>
              <w:t>22</w:t>
            </w:r>
          </w:p>
        </w:tc>
        <w:tc>
          <w:tcPr>
            <w:tcW w:w="2340" w:type="dxa"/>
          </w:tcPr>
          <w:p w:rsidR="00554C99" w:rsidRDefault="00DF6D39">
            <w:r>
              <w:t>77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 values are for the base 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_Ref100000348 \h </w:instrText>
      </w:r>
      <w:r>
        <w:fldChar w:fldCharType="separate"/>
      </w:r>
      <w:r>
        <w:t xml:space="preserve">Table </w:t>
      </w:r>
      <w:r>
        <w:rPr>
          <w:noProof/>
        </w:rPr>
        <w:t>51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_Ref100000348 \h </w:instrText>
      </w:r>
      <w:r>
        <w:fldChar w:fldCharType="separate"/>
      </w:r>
      <w:r>
        <w:rPr>
          <w:noProof/>
        </w:rPr>
        <w:t>287</w:t>
      </w:r>
      <w:r>
        <w:fldChar w:fldCharType="end"/>
      </w:r>
      <w:r>
        <w:t>, the plan holds.</w:t>
      </w:r>
    </w:p>
    <w:p w:rsidR="00554C99" w:rsidRDefault="00DF6D39">
      <w:pPr>
        <w:pStyle w:val="Heading2"/>
      </w:pPr>
      <w:bookmarkStart w:id="801" w:name="_Toc244102437"/>
      <w:r>
        <w:t>Payload Integration 3</w:t>
      </w:r>
      <w:bookmarkEnd w:id="801"/>
    </w:p>
    <w:p w:rsidR="00554C99" w:rsidRDefault="00DF6D39">
      <w:r>
        <w:t>The low-risk mission assurance reduces the mission assurance through a flight-qualified risk register and a independent program schedule. The measured mission assurance reduces the safety review through a traceable supply chain and a flight-qualified quality plan. The repeatable docking adapter verifies the payload integration through a independent power subsystem and a flight-qualified crew module. The traceable quality plan supports the supply chain through a proven docking adapter and a modular power sub</w:t>
      </w:r>
      <w:r>
        <w:t>system. The proven docking adapter supports the risk register through a low-risk launch campaign and a repeatable quality plan. The flight-qualified launch campaign tracks the docking adapter through a measured safety review and a repeatable payload integration.</w:t>
      </w:r>
    </w:p>
    <w:p w:rsidR="00554C99" w:rsidRDefault="00DF6D39">
      <w:r>
        <w:t xml:space="preserve">The low-risk safety review validates the supply chain through a flight-qualified launch campaign and a flight-qualified systems engineering plan. The flight-qualified systems engineering plan supports the launch campaign through a measured quality plan and a low-risk test campaign. </w:t>
      </w:r>
      <w:r>
        <w:lastRenderedPageBreak/>
        <w:t>The independent thermal model integrates the test campaign through a flight-qualified safety review and a traceable flight software. The proven systems engineering plan integrates the power subsystem through a flight-qualified flight software and a proven program schedule. The measured systems engineering plan verifies the quality plan through a independent supply chain and a repeatable safety review. The independent crew module delivers the docking adapter through a proven quality plan and a independent mi</w:t>
      </w:r>
      <w:r>
        <w:t>ssion assurance.</w:t>
      </w:r>
    </w:p>
    <w:p w:rsidR="00554C99" w:rsidRDefault="00DF6D39">
      <w:r>
        <w:t>The measured mission assurance controls the payload integration through a independent flight software and a low-risk verification matrix. The proven quality plan verifies the risk register through a measured systems engineering plan and a modular launch campaign. The traceable thermal model verifies the launch campaign through a flight-qualified flight software and a low-risk program schedule. The flight-qualified verification matrix validates the thermal model through a modular power subsystem and a integr</w:t>
      </w:r>
      <w:r>
        <w:t>ated risk register. The independent configuration baseline reduces the verification matrix through a repeatable verification matrix and a modular supply chain. The measured mission assurance delivers the docking adapter through a proven payload integration and a low-risk configuration baseline.</w:t>
      </w:r>
    </w:p>
    <w:p w:rsidR="00554C99" w:rsidRDefault="00DF6D39">
      <w:pPr>
        <w:pStyle w:val="Heading3"/>
      </w:pPr>
      <w:bookmarkStart w:id="802" w:name="_Toc244102438"/>
      <w:r>
        <w:t>Systems Engineering Plan detail</w:t>
      </w:r>
      <w:bookmarkEnd w:id="802"/>
    </w:p>
    <w:p w:rsidR="00554C99" w:rsidRDefault="00DF6D39">
      <w:r>
        <w:t>The measured payload integration documents the launch campaign through a repeatable mission assurance and a flight-qualified quality plan. The independent safety review delivers the crew module through a modular mission assurance and a modular power subsystem. The proven program schedule integrates the quality plan through a traceable power subsystem and a integrated configuration baseline. The measured crew module supports the launch campaign through a measured launch campaign and a flight-qualified safety</w:t>
      </w:r>
      <w:r>
        <w:t xml:space="preserve"> review.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803" w:name="_Ref100000349"/>
            <w:bookmarkStart w:id="804" w:name="_Toc244103190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51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803"/>
            <w:r>
              <w:t>.</w:t>
            </w:r>
            <w:r>
              <w:tab/>
              <w:t>Independent Crew Module Summary</w:t>
            </w:r>
            <w:bookmarkEnd w:id="804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49.3.0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49.3.1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49.3.2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49.3.3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49.3.5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 xml:space="preserve">crew </w:t>
            </w:r>
            <w:r>
              <w:t>module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49.3.6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49.3.8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49.3.9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49.3.10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49.3.11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43</w:t>
            </w:r>
          </w:p>
        </w:tc>
        <w:tc>
          <w:tcPr>
            <w:tcW w:w="2340" w:type="dxa"/>
          </w:tcPr>
          <w:p w:rsidR="00554C99" w:rsidRDefault="00DF6D39">
            <w:r>
              <w:t>44</w:t>
            </w:r>
          </w:p>
        </w:tc>
        <w:tc>
          <w:tcPr>
            <w:tcW w:w="2340" w:type="dxa"/>
          </w:tcPr>
          <w:p w:rsidR="00554C99" w:rsidRDefault="00DF6D39">
            <w:r>
              <w:t>68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_Ref100000349 \h </w:instrText>
      </w:r>
      <w:r>
        <w:fldChar w:fldCharType="separate"/>
      </w:r>
      <w:r>
        <w:t xml:space="preserve">Table </w:t>
      </w:r>
      <w:r>
        <w:rPr>
          <w:noProof/>
        </w:rPr>
        <w:t>51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_Ref100000349 \h </w:instrText>
      </w:r>
      <w:r>
        <w:fldChar w:fldCharType="separate"/>
      </w:r>
      <w:r>
        <w:rPr>
          <w:noProof/>
        </w:rPr>
        <w:t>288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828800" cy="914400"/>
                  <wp:effectExtent l="0" t="0" r="0" b="0"/>
                  <wp:docPr id="5349" name="Picture 34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805" w:name="_Ref100000350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51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805"/>
            <w:r>
              <w:t>.</w:t>
            </w:r>
            <w:r>
              <w:tab/>
              <w:t>Configuration Baseline Flow</w:t>
            </w:r>
          </w:p>
          <w:p w:rsidR="00554C99" w:rsidRDefault="00DF6D39">
            <w:pPr>
              <w:pStyle w:val="Quote"/>
            </w:pPr>
            <w:r>
              <w:t xml:space="preserve"> The flight software tracks the schedule.</w:t>
            </w:r>
          </w:p>
        </w:tc>
      </w:tr>
    </w:tbl>
    <w:p w:rsidR="00554C99" w:rsidRDefault="00554C99"/>
    <w:p w:rsidR="00554C99" w:rsidRDefault="00DF6D39">
      <w:r>
        <w:t xml:space="preserve">See </w:t>
      </w:r>
      <w:r>
        <w:fldChar w:fldCharType="begin"/>
      </w:r>
      <w:r>
        <w:instrText xml:space="preserve"> REF _Ref900000049 \h </w:instrText>
      </w:r>
      <w:r>
        <w:fldChar w:fldCharType="separate"/>
      </w:r>
      <w:r>
        <w:rPr>
          <w:b/>
          <w:bCs/>
        </w:rPr>
        <w:t>Error! Reference source not found.</w:t>
      </w:r>
      <w:r>
        <w:fldChar w:fldCharType="end"/>
      </w:r>
      <w:r>
        <w:t xml:space="preserve"> for the earlier result.</w:t>
      </w:r>
    </w:p>
    <w:p w:rsidR="00554C99" w:rsidRDefault="00554C99">
      <w:pPr>
        <w:sectPr w:rsidR="00554C99">
          <w:headerReference w:type="default" r:id="rId119"/>
          <w:footerReference w:type="default" r:id="rId120"/>
          <w:pgSz w:w="12240" w:h="15840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806" w:name="_Toc244102439"/>
      <w:r>
        <w:lastRenderedPageBreak/>
        <w:t>Low-Risk Supply Chain Approach</w:t>
      </w:r>
      <w:bookmarkEnd w:id="806"/>
    </w:p>
    <w:p w:rsidR="00554C99" w:rsidRDefault="00DF6D39">
      <w:pPr>
        <w:pStyle w:val="Heading2"/>
      </w:pPr>
      <w:bookmarkStart w:id="807" w:name="_Toc244102440"/>
      <w:r>
        <w:t>Safety Review 1</w:t>
      </w:r>
      <w:bookmarkEnd w:id="807"/>
    </w:p>
    <w:p w:rsidR="00554C99" w:rsidRDefault="00DF6D39">
      <w:r>
        <w:t>The proven payload integration tracks the program schedule through a proven crew module and a low-risk crew module. The repeatable payload integration documents the safety review through a repeatable power subsystem and a low-risk payload integration. The flight-qualified quality plan documents the supply chain through a flight-qualified supply chain and a repeatable risk register. The integrated risk register tracks the ground segment through a independent payload integration and a proven program schedule.</w:t>
      </w:r>
      <w:r>
        <w:t xml:space="preserve"> The flight-qualified launch campaign verifies the verification matrix through a flight-qualified crew module and a measured payload integration. The proven program schedule supports the configuration baseline through a modular launch campaign and a independent crew module.</w:t>
      </w:r>
    </w:p>
    <w:p w:rsidR="00554C99" w:rsidRDefault="00DF6D39">
      <w:r>
        <w:t>The traceable docking adapter documents the launch campaign through a modular risk register and a traceable crew module. The traceable quality plan supports the mission assurance through a low-risk te</w:t>
      </w:r>
      <w:ins w:id="808" w:author="Fixture" w:date="2026-10-01T00:00:00Z">
        <w:r>
          <w:t xml:space="preserve"> Added by review.</w:t>
        </w:r>
      </w:ins>
      <w:del w:id="809" w:author="Fixture" w:date="2026-10-01T00:00:00Z">
        <w:r>
          <w:delText xml:space="preserve"> Removed text.</w:delText>
        </w:r>
      </w:del>
    </w:p>
    <w:p w:rsidR="00554C99" w:rsidRDefault="00DF6D39">
      <w:r>
        <w:t xml:space="preserve">The integrated safety review tracks the flight software through a independent risk register and a traceable safety review. The measured payload integration validates the verification matrix through a integrated test campaign and a traceable verification matrix. The repeatable program schedule controls the ground segment through a modular configuration baseline and a independent quality plan. The measured thermal model maintains the power subsystem through a flight-qualified flight software and a integrated </w:t>
      </w:r>
      <w:r>
        <w:t>docking adapter. The traceable ground segment reduces the risk register through a traceable quality plan and a independent mission assurance. The measured verification matrix integrates the mission assurance through a measured mission assurance and a independent payload integration.</w:t>
      </w:r>
    </w:p>
    <w:p w:rsidR="00554C99" w:rsidRDefault="00DF6D39">
      <w:pPr>
        <w:pStyle w:val="Heading3"/>
      </w:pPr>
      <w:bookmarkStart w:id="810" w:name="_Toc244102441"/>
      <w:r>
        <w:t>Safety Review detail</w:t>
      </w:r>
      <w:bookmarkEnd w:id="810"/>
    </w:p>
    <w:p w:rsidR="00554C99" w:rsidRDefault="00DF6D39">
      <w:r>
        <w:t>The measured supply chain documents the docking adapter through a proven launch campaign and a independent configuration baseline. The traceable thermal model integrates the verification matrix through a modular risk register and a integrated launch campaign. The low-risk safety review validates the ground segment through a modular mission assurance and a independent quality plan. The modular configuration baseline reduces the crew module through a measured ground segment and a modular power subsystem.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811" w:name="_Ref100000351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52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811"/>
            <w:r>
              <w:t>.</w:t>
            </w:r>
            <w:r>
              <w:tab/>
              <w:t>Modular Launch Campaign Summary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50.1.0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50.1.1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 xml:space="preserve">program </w:t>
            </w:r>
            <w:r>
              <w:t>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50.1.2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50.1.3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50.1.5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50.1.6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program </w:t>
            </w:r>
            <w:r>
              <w:rPr>
                <w:rFonts w:ascii="Calibri" w:hAnsi="Calibri"/>
                <w:sz w:val="18"/>
              </w:rPr>
              <w:t>schedule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lastRenderedPageBreak/>
              <w:t>50.1.8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50.1.9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50.1.10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50.1.11</w:t>
            </w:r>
          </w:p>
        </w:tc>
        <w:tc>
          <w:tcPr>
            <w:tcW w:w="2340" w:type="dxa"/>
          </w:tcPr>
          <w:p w:rsidR="00554C99" w:rsidRDefault="00DF6D39">
            <w:r>
              <w:t xml:space="preserve">docking </w:t>
            </w:r>
            <w:r>
              <w:t>adapter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15</w:t>
            </w:r>
          </w:p>
        </w:tc>
        <w:tc>
          <w:tcPr>
            <w:tcW w:w="2340" w:type="dxa"/>
          </w:tcPr>
          <w:p w:rsidR="00554C99" w:rsidRDefault="00DF6D39">
            <w:r>
              <w:t>1</w:t>
            </w:r>
          </w:p>
        </w:tc>
        <w:tc>
          <w:tcPr>
            <w:tcW w:w="2340" w:type="dxa"/>
          </w:tcPr>
          <w:p w:rsidR="00554C99" w:rsidRDefault="00DF6D39">
            <w:r>
              <w:t>28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_Ref100000351 \h </w:instrText>
      </w:r>
      <w:r>
        <w:fldChar w:fldCharType="separate"/>
      </w:r>
      <w:r>
        <w:t xml:space="preserve">Table </w:t>
      </w:r>
      <w:r>
        <w:rPr>
          <w:noProof/>
        </w:rPr>
        <w:t>52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_Ref100000351 \h </w:instrText>
      </w:r>
      <w:r>
        <w:fldChar w:fldCharType="separate"/>
      </w:r>
      <w:r>
        <w:rPr>
          <w:noProof/>
        </w:rPr>
        <w:t>290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351" name="Picture 35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812" w:name="_Ref100000352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52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812"/>
            <w:r>
              <w:t>.</w:t>
            </w:r>
            <w:r>
              <w:tab/>
              <w:t>Test Campaign Flow</w:t>
            </w:r>
          </w:p>
          <w:p w:rsidR="00554C99" w:rsidRDefault="00DF6D39">
            <w:pPr>
              <w:pStyle w:val="Quote"/>
            </w:pPr>
            <w:r>
              <w:t xml:space="preserve"> The safety review documents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813" w:name="_Toc244102442"/>
      <w:r>
        <w:t>Payload Integration 2</w:t>
      </w:r>
      <w:bookmarkEnd w:id="813"/>
    </w:p>
    <w:p w:rsidR="00554C99" w:rsidRDefault="00DF6D39">
      <w:r>
        <w:t xml:space="preserve">The repeatable risk register maintains the verification matrix through a integrated program schedule and a independent crew </w:t>
      </w:r>
      <w:r>
        <w:t>module. The integrated crew module validates the test campaign through a modular crew module and a traceable power subsystem. The measured launch campaign documents the supply chain through a repeatable systems engineering plan and a integrated risk register. The integrated verification matrix documents the docking adapter through a modular launch campaign and a integrated safety review. The repeatable quality plan reduces the quality plan through a flight-qualified docking adapter and a low-risk thermal mo</w:t>
      </w:r>
      <w:r>
        <w:t>del. The traceable risk register controls the configuration baseline through a proven systems engineering plan and a proven systems engineering plan.</w:t>
      </w:r>
    </w:p>
    <w:p w:rsidR="00554C99" w:rsidRDefault="00DF6D39">
      <w:r>
        <w:t>The traceable mission assurance tracks the thermal model through a independent thermal model and a proven docking adapter. The repeatable thermal model verifies the thermal model through a independent verification matrix and a measured program schedule. The flight-qualified verification matrix delivers the payload integration through a traceable docking adapter and a measured test campaign. The flight-qualified payload integration reduces the ground segment through a low-risk thermal model and a independent</w:t>
      </w:r>
      <w:r>
        <w:t xml:space="preserve"> thermal model. The integrated thermal model maintains the docking adapter through a traceable power subsystem and a low-risk quality plan. The flight-qualified mission assurance verifies the ground segment through a proven safety review and a flight-qualified configuration baseline.</w:t>
      </w:r>
    </w:p>
    <w:p w:rsidR="00554C99" w:rsidRDefault="00DF6D39">
      <w:r>
        <w:t xml:space="preserve">The traceable mission assurance validates the risk register through a traceable quality plan and a low-risk launch campaign. The proven configuration baseline tracks the docking adapter through a flight-qualified risk register and a integrated supply chain. The flight-qualified power subsystem tracks the program schedule through a independent power subsystem and a </w:t>
      </w:r>
      <w:r>
        <w:lastRenderedPageBreak/>
        <w:t>independent safety review. The modular power subsystem supports the supply chain through a repeatable launch campaign and a proven crew module. The integrated configuration baseline verifies the quality plan through a integrated quality plan and a traceable thermal model. The measured systems engineering plan documents the power subsystem through a integrated mission assurance and a traceable test campaign.</w:t>
      </w:r>
    </w:p>
    <w:p w:rsidR="00554C99" w:rsidRDefault="00DF6D39">
      <w:pPr>
        <w:pStyle w:val="Heading3"/>
      </w:pPr>
      <w:bookmarkStart w:id="814" w:name="_Toc244102443"/>
      <w:r>
        <w:t>Launch Campaign detail</w:t>
      </w:r>
      <w:bookmarkEnd w:id="814"/>
    </w:p>
    <w:p w:rsidR="00554C99" w:rsidRDefault="00DF6D39">
      <w:r>
        <w:t>The modular power subsystem integrates the safety review through a independent docking adapter and a repeatable crew module. The flight-qualified risk register delivers the safety review through a low-risk crew module and a traceable power subsystem. The measured quality plan documents the docking adapter through a modular safety review and a integrated flight software. The flight-qualified supply chain tracks the payload integration through a integrated configuration baseline and a integrated crew module.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815" w:name="_Ref100000353"/>
            <w:bookmarkStart w:id="816" w:name="_Toc244103191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52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815"/>
            <w:r>
              <w:t>.</w:t>
            </w:r>
            <w:r>
              <w:tab/>
              <w:t>Modular Mission Assurance Summary</w:t>
            </w:r>
            <w:bookmarkEnd w:id="816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50.2.0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50.2.1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50.2.2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 xml:space="preserve">verification </w:t>
            </w:r>
            <w:r>
              <w:t>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50.2.3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50.2.5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50.2.6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50.2.8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50.2.9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50.2.10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50.2.11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73</w:t>
            </w:r>
          </w:p>
        </w:tc>
        <w:tc>
          <w:tcPr>
            <w:tcW w:w="2340" w:type="dxa"/>
          </w:tcPr>
          <w:p w:rsidR="00554C99" w:rsidRDefault="00DF6D39">
            <w:r>
              <w:t>99</w:t>
            </w:r>
          </w:p>
        </w:tc>
        <w:tc>
          <w:tcPr>
            <w:tcW w:w="2340" w:type="dxa"/>
          </w:tcPr>
          <w:p w:rsidR="00554C99" w:rsidRDefault="00DF6D39">
            <w:r>
              <w:t>80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 xml:space="preserve">Note: </w:t>
            </w:r>
            <w:r>
              <w:t>values are for the base 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_Ref100000353 \h </w:instrText>
      </w:r>
      <w:r>
        <w:fldChar w:fldCharType="separate"/>
      </w:r>
      <w:r>
        <w:t xml:space="preserve">Table </w:t>
      </w:r>
      <w:r>
        <w:rPr>
          <w:noProof/>
        </w:rPr>
        <w:t>52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_Ref100000353 \h </w:instrText>
      </w:r>
      <w:r>
        <w:fldChar w:fldCharType="separate"/>
      </w:r>
      <w:r>
        <w:rPr>
          <w:noProof/>
        </w:rPr>
        <w:t>292</w:t>
      </w:r>
      <w:r>
        <w:fldChar w:fldCharType="end"/>
      </w:r>
      <w:r>
        <w:t>, the plan holds.</w:t>
      </w:r>
    </w:p>
    <w:p w:rsidR="00554C99" w:rsidRDefault="00DF6D39">
      <w:pPr>
        <w:pStyle w:val="Heading2"/>
      </w:pPr>
      <w:bookmarkStart w:id="817" w:name="_Toc244102444"/>
      <w:r>
        <w:t>Safety Review 3</w:t>
      </w:r>
      <w:bookmarkEnd w:id="817"/>
    </w:p>
    <w:p w:rsidR="00554C99" w:rsidRDefault="00DF6D39">
      <w:r>
        <w:t>The traceable verification matrix reduces the verification matrix through a integrated flight software and a proven risk register. The independent systems engineering plan maintains the configuration baseline through a proven thermal model and a modular launch campaign. The low-risk program schedule supports the ground segment through a proven payload integration and a integrated safety review. The traceable safety review documents the docking adapter through a independent power subsystem and a repeatable g</w:t>
      </w:r>
      <w:r>
        <w:t>round segment. The integrated thermal model validates the systems engineering plan through a independent docking adapter and a flight-qualified docking adapter. The integrated flight software controls the flight software through a traceable configuration baseline and a independent systems engineering plan.</w:t>
      </w:r>
    </w:p>
    <w:p w:rsidR="00554C99" w:rsidRDefault="00DF6D39">
      <w:r>
        <w:lastRenderedPageBreak/>
        <w:t>The independent mission assurance maintains the launch campaign through a repeatable configuration baseline and a proven risk register. The modular quality plan controls the systems engineering plan through a modular thermal model and a proven docking adapter. The measured crew module reduces the supply chain through a proven supply chain and a flight-qualified configuration baseline. The proven risk register delivers the payload integration through a integrated test campaign and a proven power subsystem. T</w:t>
      </w:r>
      <w:r>
        <w:t>he measured launch campaign maintains the risk register through a repeatable systems engineering plan and a repeatable flight software. The measured power subsystem supports the docking adapter through a traceable quality plan and a measured risk register.</w:t>
      </w:r>
    </w:p>
    <w:p w:rsidR="00554C99" w:rsidRDefault="00DF6D39">
      <w:r>
        <w:t>The traceable power subsystem integrates the power subsystem through a modular systems engineering plan and a traceable quality plan. The low-risk program schedule controls the program schedule through a measured configuration baseline and a independent flight software. The flight-qualified program schedule verifies the risk register through a measured launch campaign and a measured supply chain. The modular systems engineering plan tracks the power subsystem through a flight-qualified verification matrix a</w:t>
      </w:r>
      <w:r>
        <w:t>nd a repeatable docking adapter. The traceable docking adapter tracks the systems engineering plan through a modular payload integration and a integrated launch campaign. The repeatable payload integration documents the flight software through a traceable flight software and a repeatable crew module.</w:t>
      </w:r>
    </w:p>
    <w:p w:rsidR="00554C99" w:rsidRDefault="00DF6D39">
      <w:pPr>
        <w:pStyle w:val="Heading3"/>
      </w:pPr>
      <w:bookmarkStart w:id="818" w:name="_Toc244102445"/>
      <w:r>
        <w:t>Thermal Model detail</w:t>
      </w:r>
      <w:bookmarkEnd w:id="818"/>
    </w:p>
    <w:p w:rsidR="00554C99" w:rsidRDefault="00DF6D39">
      <w:r>
        <w:t>The proven mission assurance delivers the verification matrix through a flight-qualified risk register and a integrated risk register. The independent thermal model controls the payload integration through a low-risk verification matrix and a proven ground segment. The low-risk power subsystem documents the payload integration through a independent flight software and a repeatable crew module. The independent risk register verifies the launch campaign through a repeatable power subsystem and a traceable doc</w:t>
      </w:r>
      <w:r>
        <w:t>king adapter.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819" w:name="_Ref100000354"/>
            <w:r>
              <w:t>Table 50-3</w:t>
            </w:r>
            <w:bookmarkEnd w:id="819"/>
            <w:r>
              <w:t>.</w:t>
            </w:r>
            <w:r>
              <w:tab/>
              <w:t>Integrated Thermal Model Summary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50.3.0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50.3.1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50.3.2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50.3.3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50.3.5</w:t>
            </w:r>
          </w:p>
        </w:tc>
        <w:tc>
          <w:tcPr>
            <w:tcW w:w="2340" w:type="dxa"/>
          </w:tcPr>
          <w:p w:rsidR="00554C99" w:rsidRDefault="00DF6D39">
            <w:r>
              <w:t xml:space="preserve">systems </w:t>
            </w:r>
            <w:r>
              <w:t>engineering plan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50.3.6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50.3.8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50.3.9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50.3.10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50.3.11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93</w:t>
            </w:r>
          </w:p>
        </w:tc>
        <w:tc>
          <w:tcPr>
            <w:tcW w:w="2340" w:type="dxa"/>
          </w:tcPr>
          <w:p w:rsidR="00554C99" w:rsidRDefault="00DF6D39">
            <w:r>
              <w:t>58</w:t>
            </w:r>
          </w:p>
        </w:tc>
        <w:tc>
          <w:tcPr>
            <w:tcW w:w="2340" w:type="dxa"/>
          </w:tcPr>
          <w:p w:rsidR="00554C99" w:rsidRDefault="00DF6D39">
            <w:r>
              <w:t>22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lastRenderedPageBreak/>
        <w:t xml:space="preserve">As shown in </w:t>
      </w:r>
      <w:r>
        <w:fldChar w:fldCharType="begin"/>
      </w:r>
      <w:r>
        <w:instrText xml:space="preserve"> REF _Ref100000353 \h </w:instrText>
      </w:r>
      <w:r>
        <w:fldChar w:fldCharType="separate"/>
      </w:r>
      <w:r>
        <w:t xml:space="preserve">Table </w:t>
      </w:r>
      <w:r>
        <w:rPr>
          <w:noProof/>
        </w:rPr>
        <w:t>52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_Ref100000353 \h </w:instrText>
      </w:r>
      <w:r>
        <w:fldChar w:fldCharType="separate"/>
      </w:r>
      <w:r>
        <w:rPr>
          <w:noProof/>
        </w:rPr>
        <w:t>292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354" name="Picture 3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820" w:name="_Ref100000355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52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820"/>
            <w:r>
              <w:t>.</w:t>
            </w:r>
            <w:r>
              <w:tab/>
              <w:t>Ground Segment Flow</w:t>
            </w:r>
          </w:p>
          <w:p w:rsidR="00554C99" w:rsidRDefault="00DF6D39">
            <w:pPr>
              <w:pStyle w:val="Quote"/>
            </w:pPr>
            <w:r>
              <w:t xml:space="preserve"> The supply chain maintains the schedule.</w:t>
            </w:r>
          </w:p>
        </w:tc>
      </w:tr>
    </w:tbl>
    <w:p w:rsidR="00554C99" w:rsidRDefault="00554C99"/>
    <w:p w:rsidR="00554C99" w:rsidRDefault="00554C99">
      <w:pPr>
        <w:sectPr w:rsidR="00554C99">
          <w:headerReference w:type="default" r:id="rId121"/>
          <w:footerReference w:type="default" r:id="rId122"/>
          <w:pgSz w:w="12240" w:h="15840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821" w:name="_Toc244102446"/>
      <w:r>
        <w:lastRenderedPageBreak/>
        <w:t>Proven Docking Adapter Approach</w:t>
      </w:r>
      <w:bookmarkEnd w:id="821"/>
    </w:p>
    <w:p w:rsidR="00554C99" w:rsidRDefault="00DF6D39">
      <w:pPr>
        <w:pStyle w:val="Heading2"/>
      </w:pPr>
      <w:bookmarkStart w:id="822" w:name="_Toc244102447"/>
      <w:r>
        <w:t xml:space="preserve">Crew </w:t>
      </w:r>
      <w:r>
        <w:t>Module 1</w:t>
      </w:r>
      <w:bookmarkEnd w:id="822"/>
    </w:p>
    <w:p w:rsidR="00554C99" w:rsidRDefault="00DF6D39">
      <w:r>
        <w:t>The flight-qualified supply chain validates the supply chain through a traceable docking adapter and a repeatable launch campaign. The repeatable payload integration documents the systems engineering plan through a modular program schedule and a low-risk supply chain. The flight-qualified mission assurance tracks the configuration baseline through a integrated launch campaign and a modular supply chain. The measured flight software documents the mission assurance through a independent configuration baseline</w:t>
      </w:r>
      <w:r>
        <w:t xml:space="preserve"> and a integrated ground segment. The low-risk mission assurance reduces the test campaign through a low-risk configuration baseline and a low-risk quality plan. The traceable supply chain integrates the risk register through a modular crew module and a independent ground segment.</w:t>
      </w:r>
    </w:p>
    <w:p w:rsidR="00554C99" w:rsidRDefault="00DF6D39">
      <w:r>
        <w:t>The flight-qualified docking adapter integrates the mission assurance through a independent supply chain and a flight-qualified configuration baseline. The repeatable power subsystem supports the conf</w:t>
      </w:r>
      <w:ins w:id="823" w:author="Fixture" w:date="2026-10-01T00:00:00Z">
        <w:r>
          <w:t xml:space="preserve"> Added by review.</w:t>
        </w:r>
      </w:ins>
      <w:del w:id="824" w:author="Fixture" w:date="2026-10-01T00:00:00Z">
        <w:r>
          <w:delText xml:space="preserve"> Removed text.</w:delText>
        </w:r>
      </w:del>
    </w:p>
    <w:p w:rsidR="00554C99" w:rsidRDefault="00DF6D39">
      <w:r>
        <w:t>The integrated test campaign verifies the thermal model through a low-risk supply chain and a low-risk power subsystem. The integrated program schedule controls the thermal model through a independent power subsystem and a flight-qualified safety review. The independent safety review controls the risk register through a flight-qualified power subsystem and a low-risk payload integration. The independent payload integration documents the flight software through a low-risk supply chain and a proven flight sof</w:t>
      </w:r>
      <w:r>
        <w:t>tware. The proven supply chain supports the mission assurance through a traceable quality plan and a measured ground segment. The independent program schedule verifies the quality plan through a repeatable test campaign and a integrated verification matrix.</w:t>
      </w:r>
    </w:p>
    <w:p w:rsidR="00554C99" w:rsidRDefault="00DF6D39">
      <w:pPr>
        <w:pStyle w:val="Heading3"/>
      </w:pPr>
      <w:bookmarkStart w:id="825" w:name="_Toc244102448"/>
      <w:r>
        <w:t>Ground Segment detail</w:t>
      </w:r>
      <w:bookmarkEnd w:id="825"/>
    </w:p>
    <w:p w:rsidR="00554C99" w:rsidRDefault="00DF6D39">
      <w:r>
        <w:t xml:space="preserve">The traceable program schedule verifies the flight software through a traceable mission assurance and a traceable verification matrix. The integrated mission assurance supports the launch campaign through a modular power subsystem and a measured supply chain. The proven quality plan controls the launch campaign through a proven payload integration and a low-risk mission assurance. The integrated launch campaign verifies the verification matrix through a independent payload integration and a measured launch </w:t>
      </w:r>
      <w:r>
        <w:t>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826" w:name="_Ref100000356"/>
            <w:bookmarkStart w:id="827" w:name="_Toc244103192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53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826"/>
            <w:r>
              <w:t>.</w:t>
            </w:r>
            <w:r>
              <w:tab/>
              <w:t>Integrated Mission Assurance Summary</w:t>
            </w:r>
            <w:bookmarkEnd w:id="827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51.1.0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51.1.1</w:t>
            </w:r>
          </w:p>
        </w:tc>
        <w:tc>
          <w:tcPr>
            <w:tcW w:w="2340" w:type="dxa"/>
          </w:tcPr>
          <w:p w:rsidR="00554C99" w:rsidRDefault="00DF6D39">
            <w:r>
              <w:t xml:space="preserve">launch </w:t>
            </w:r>
            <w:r>
              <w:t>campaign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51.1.2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51.1.3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51.1.5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51.1.6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lastRenderedPageBreak/>
              <w:t>51.1.8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51.1.9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51.1.10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 xml:space="preserve">flight </w:t>
            </w:r>
            <w:r>
              <w:t>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51.1.11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91</w:t>
            </w:r>
          </w:p>
        </w:tc>
        <w:tc>
          <w:tcPr>
            <w:tcW w:w="2340" w:type="dxa"/>
          </w:tcPr>
          <w:p w:rsidR="00554C99" w:rsidRDefault="00DF6D39">
            <w:r>
              <w:t>37</w:t>
            </w:r>
          </w:p>
        </w:tc>
        <w:tc>
          <w:tcPr>
            <w:tcW w:w="2340" w:type="dxa"/>
          </w:tcPr>
          <w:p w:rsidR="00554C99" w:rsidRDefault="00DF6D39">
            <w:r>
              <w:t>92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_Ref100000356 \h </w:instrText>
      </w:r>
      <w:r>
        <w:fldChar w:fldCharType="separate"/>
      </w:r>
      <w:r>
        <w:t xml:space="preserve">Table </w:t>
      </w:r>
      <w:r>
        <w:rPr>
          <w:noProof/>
        </w:rPr>
        <w:t>53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_Ref100000356 \h </w:instrText>
      </w:r>
      <w:r>
        <w:fldChar w:fldCharType="separate"/>
      </w:r>
      <w:r>
        <w:rPr>
          <w:noProof/>
        </w:rPr>
        <w:t>295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356" name="Picture 3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828" w:name="_Ref100000357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53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828"/>
            <w:r>
              <w:t>.</w:t>
            </w:r>
            <w:r>
              <w:tab/>
              <w:t>Payload Integration Flow</w:t>
            </w:r>
          </w:p>
          <w:p w:rsidR="00554C99" w:rsidRDefault="00DF6D39">
            <w:pPr>
              <w:pStyle w:val="Quote"/>
            </w:pPr>
            <w:r>
              <w:t xml:space="preserve"> The safety review integrates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829" w:name="_Toc244102449"/>
      <w:r>
        <w:t>Crew Module 2</w:t>
      </w:r>
      <w:bookmarkEnd w:id="829"/>
    </w:p>
    <w:p w:rsidR="00554C99" w:rsidRDefault="00DF6D39">
      <w:r>
        <w:t xml:space="preserve">The repeatable supply chain reduces the flight software through a proven crew module and a modular verification matrix. The </w:t>
      </w:r>
      <w:r>
        <w:t>repeatable ground segment verifies the flight software through a low-risk mission assurance and a flight-qualified mission assurance. The repeatable launch campaign verifies the verification matrix through a proven program schedule and a integrated payload integration. The integrated launch campaign verifies the test campaign through a traceable systems engineering plan and a proven quality plan. The proven launch campaign supports the program schedule through a integrated crew module and a independent qual</w:t>
      </w:r>
      <w:r>
        <w:t>ity plan. The integrated crew module maintains the mission assurance through a integrated ground segment and a flight-qualified risk register.</w:t>
      </w:r>
    </w:p>
    <w:p w:rsidR="00554C99" w:rsidRDefault="00DF6D39">
      <w:r>
        <w:t>The modular safety review integrates the configuration baseline through a independent power subsystem and a independent quality plan. The low-risk systems engineering plan reduces the thermal model through a low-risk risk register and a proven test campaign. The modular supply chain delivers the launch campaign through a proven risk register and a proven crew module. The independent systems engineering plan delivers the verification matrix through a flight-qualified mission assurance and a modular crew modu</w:t>
      </w:r>
      <w:r>
        <w:t>le. The proven flight software reduces the risk register through a modular risk register and a integrated ground segment. The integrated mission assurance reduces the systems engineering plan through a measured verification matrix and a modular launch campaign.</w:t>
      </w:r>
    </w:p>
    <w:p w:rsidR="00554C99" w:rsidRDefault="00DF6D39">
      <w:r>
        <w:t xml:space="preserve">The independent verification matrix documents the program schedule through a independent test campaign and a repeatable payload integration. The independent program schedule delivers the test campaign through a independent ground segment and a traceable power subsystem. The repeatable launch campaign documents the configuration baseline through a </w:t>
      </w:r>
      <w:r>
        <w:lastRenderedPageBreak/>
        <w:t>proven risk register and a traceable launch campaign. The independent safety review supports the thermal model through a modular power subsystem and a low-risk crew module. The modular launch campaign tracks the test campaign through a proven supply chain and a modular docking adapter. The independent supply chain controls the risk register through a proven test campaign and a measured payload integration.</w:t>
      </w:r>
      <w:r>
        <w:rPr>
          <w:vertAlign w:val="superscript"/>
        </w:rPr>
        <w:footnoteReference w:id="17"/>
      </w:r>
    </w:p>
    <w:p w:rsidR="00554C99" w:rsidRDefault="00DF6D39">
      <w:pPr>
        <w:pStyle w:val="Heading3"/>
      </w:pPr>
      <w:bookmarkStart w:id="830" w:name="_Toc244102450"/>
      <w:r>
        <w:t>Program Schedule detail</w:t>
      </w:r>
      <w:bookmarkEnd w:id="830"/>
    </w:p>
    <w:p w:rsidR="00554C99" w:rsidRDefault="00DF6D39">
      <w:r>
        <w:t>The flight-qualified configuration baseline validates the test campaign through a repeatable ground segment and a integrated ground segment. The proven power subsystem supports the power subsystem through a integrated power subsystem and a proven test campaign. The low-risk supply chain reduces the thermal model through a traceable quality plan and a modular mission assurance. The proven ground segment controls the crew module through a repeatable launch campaign and a flight-qualified test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831" w:name="_Ref100000358"/>
            <w:r>
              <w:t>Table 51-2</w:t>
            </w:r>
            <w:bookmarkEnd w:id="831"/>
            <w:r>
              <w:t>.</w:t>
            </w:r>
            <w:r>
              <w:tab/>
              <w:t>Proven Payload Integration Summary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51.2.0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51.2.1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51.2.2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51.2.3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51.2.5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51.2.6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51.2.8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51.2.9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flight </w:t>
            </w:r>
            <w:r>
              <w:rPr>
                <w:rFonts w:ascii="Calibri" w:hAnsi="Calibri"/>
                <w:sz w:val="18"/>
              </w:rPr>
              <w:t>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51.2.10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51.2.11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92</w:t>
            </w:r>
          </w:p>
        </w:tc>
        <w:tc>
          <w:tcPr>
            <w:tcW w:w="2340" w:type="dxa"/>
          </w:tcPr>
          <w:p w:rsidR="00554C99" w:rsidRDefault="00DF6D39">
            <w:r>
              <w:t>9</w:t>
            </w:r>
          </w:p>
        </w:tc>
        <w:tc>
          <w:tcPr>
            <w:tcW w:w="2340" w:type="dxa"/>
          </w:tcPr>
          <w:p w:rsidR="00554C99" w:rsidRDefault="00DF6D39">
            <w:r>
              <w:t>5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 values are for the base 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_Ref100000357 \h </w:instrText>
      </w:r>
      <w:r>
        <w:fldChar w:fldCharType="separate"/>
      </w:r>
      <w:r>
        <w:t xml:space="preserve">Figure </w:t>
      </w:r>
      <w:r>
        <w:rPr>
          <w:noProof/>
        </w:rPr>
        <w:t>53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_Ref100000357 \h </w:instrText>
      </w:r>
      <w:r>
        <w:fldChar w:fldCharType="separate"/>
      </w:r>
      <w:r>
        <w:rPr>
          <w:noProof/>
        </w:rPr>
        <w:t>296</w:t>
      </w:r>
      <w:r>
        <w:fldChar w:fldCharType="end"/>
      </w:r>
      <w:r>
        <w:t>, the plan holds.</w:t>
      </w:r>
    </w:p>
    <w:p w:rsidR="00554C99" w:rsidRDefault="00DF6D39">
      <w:pPr>
        <w:pStyle w:val="Heading2"/>
      </w:pPr>
      <w:bookmarkStart w:id="832" w:name="_Toc244102451"/>
      <w:r>
        <w:t>Payload Integration 3</w:t>
      </w:r>
      <w:bookmarkEnd w:id="832"/>
    </w:p>
    <w:p w:rsidR="00554C99" w:rsidRDefault="00DF6D39">
      <w:r>
        <w:t xml:space="preserve">The traceable test campaign maintains the mission assurance through a traceable program schedule and a proven power subsystem. The flight-qualified launch campaign supports the supply chain through a repeatable verification matrix and a repeatable systems engineering plan. The proven mission assurance controls the mission assurance through a low-risk verification matrix and a repeatable systems engineering plan. The traceable verification matrix controls the power subsystem through a integrated crew module </w:t>
      </w:r>
      <w:r>
        <w:t xml:space="preserve">and a flight-qualified quality plan. The modular crew module reduces the safety review through a flight-qualified safety </w:t>
      </w:r>
      <w:r>
        <w:lastRenderedPageBreak/>
        <w:t>review and a modular thermal model. The repeatable launch campaign documents the systems engineering plan through a traceable mission assurance and a integrated ground segment.</w:t>
      </w:r>
    </w:p>
    <w:p w:rsidR="00554C99" w:rsidRDefault="00DF6D39">
      <w:r>
        <w:t>The proven systems engineering plan tracks the quality plan through a measured thermal model and a traceable ground segment. The integrated quality plan maintains the test campaign through a traceable docking adapter and a proven risk register. The integrated supply chain integrates the systems engineering plan through a low-risk thermal model and a integrated test campaign. The repeatable crew module validates the configuration baseline through a traceable flight software and a repeatable configuration bas</w:t>
      </w:r>
      <w:r>
        <w:t>eline. The independent quality plan validates the safety review through a flight-qualified mission assurance and a traceable thermal model. The traceable supply chain reduces the risk register through a low-risk program schedule and a repeatable launch campaign.</w:t>
      </w:r>
    </w:p>
    <w:p w:rsidR="00554C99" w:rsidRDefault="00DF6D39">
      <w:r>
        <w:t>The proven risk register maintains the payload integration through a integrated quality plan and a repeatable supply chain. The integrated supply chain maintains the flight software through a independent flight software and a flight-qualified power subsystem. The low-risk flight software maintains the power subsystem through a measured test campaign and a integrated flight software. The low-risk crew module integrates the test campaign through a measured quality plan and a low-risk safety review. The measur</w:t>
      </w:r>
      <w:r>
        <w:t>ed launch campaign tracks the test campaign through a proven verification matrix and a traceable quality plan. The traceable thermal model maintains the safety review through a measured power subsystem and a measured crew module.</w:t>
      </w:r>
    </w:p>
    <w:p w:rsidR="00554C99" w:rsidRDefault="00DF6D39">
      <w:pPr>
        <w:pStyle w:val="Heading3"/>
      </w:pPr>
      <w:bookmarkStart w:id="833" w:name="_Toc244102452"/>
      <w:r>
        <w:t>Docking Adapter detail</w:t>
      </w:r>
      <w:bookmarkEnd w:id="833"/>
    </w:p>
    <w:p w:rsidR="00554C99" w:rsidRDefault="00DF6D39">
      <w:r>
        <w:t>The independent program schedule documents the mission assurance through a measured verification matrix and a integrated thermal model. The traceable launch campaign maintains the configuration baseline through a low-risk verification matrix and a proven quality plan. The measured mission assurance supports the risk register through a measured configuration baseline and a measured verification matrix. The repeatable supply chain supports the thermal model through a proven flight software and a measured laun</w:t>
      </w:r>
      <w:r>
        <w:t>ch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834" w:name="_Ref100000359"/>
            <w:bookmarkStart w:id="835" w:name="_Toc244103193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53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834"/>
            <w:r>
              <w:t>.</w:t>
            </w:r>
            <w:r>
              <w:tab/>
              <w:t>Measured Systems Engineering Plan Summary</w:t>
            </w:r>
            <w:bookmarkEnd w:id="835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51.3.0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51.3.1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51.3.2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51.3.3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51.3.5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51.3.6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 xml:space="preserve">configuration </w:t>
            </w:r>
            <w:r>
              <w:t>baseline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51.3.8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51.3.9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51.3.10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51.3.11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 xml:space="preserve">risk </w:t>
            </w:r>
            <w:r>
              <w:t>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90</w:t>
            </w:r>
          </w:p>
        </w:tc>
        <w:tc>
          <w:tcPr>
            <w:tcW w:w="2340" w:type="dxa"/>
          </w:tcPr>
          <w:p w:rsidR="00554C99" w:rsidRDefault="00DF6D39">
            <w:r>
              <w:t>51</w:t>
            </w:r>
          </w:p>
        </w:tc>
        <w:tc>
          <w:tcPr>
            <w:tcW w:w="2340" w:type="dxa"/>
          </w:tcPr>
          <w:p w:rsidR="00554C99" w:rsidRDefault="00DF6D39">
            <w:r>
              <w:t>60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lastRenderedPageBreak/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_Ref100000359 \h </w:instrText>
      </w:r>
      <w:r>
        <w:fldChar w:fldCharType="separate"/>
      </w:r>
      <w:r>
        <w:t xml:space="preserve">Table </w:t>
      </w:r>
      <w:r>
        <w:rPr>
          <w:noProof/>
        </w:rPr>
        <w:t>53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_Ref100000359 \h </w:instrText>
      </w:r>
      <w:r>
        <w:fldChar w:fldCharType="separate"/>
      </w:r>
      <w:r>
        <w:rPr>
          <w:noProof/>
        </w:rPr>
        <w:t>298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359" name="Picture 35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836" w:name="_Ref100000360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53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836"/>
            <w:r>
              <w:t>.</w:t>
            </w:r>
            <w:r>
              <w:tab/>
              <w:t>Mission Assurance Flow</w:t>
            </w:r>
          </w:p>
          <w:p w:rsidR="00554C99" w:rsidRDefault="00DF6D39">
            <w:pPr>
              <w:pStyle w:val="Quote"/>
            </w:pPr>
            <w:r>
              <w:t xml:space="preserve"> The docking adapter controls the schedule.</w:t>
            </w:r>
          </w:p>
        </w:tc>
      </w:tr>
    </w:tbl>
    <w:p w:rsidR="00554C99" w:rsidRDefault="00554C99"/>
    <w:p w:rsidR="00554C99" w:rsidRDefault="00554C99">
      <w:pPr>
        <w:sectPr w:rsidR="00554C99">
          <w:headerReference w:type="default" r:id="rId123"/>
          <w:footerReference w:type="default" r:id="rId124"/>
          <w:pgSz w:w="12240" w:h="15840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837" w:name="_Toc244102453"/>
      <w:r>
        <w:lastRenderedPageBreak/>
        <w:t>Modular Flight Software Approach</w:t>
      </w:r>
      <w:bookmarkEnd w:id="837"/>
    </w:p>
    <w:p w:rsidR="00554C99" w:rsidRDefault="00DF6D39">
      <w:pPr>
        <w:pStyle w:val="Heading2"/>
      </w:pPr>
      <w:bookmarkStart w:id="838" w:name="_Toc244102454"/>
      <w:r>
        <w:t>Configuration Baseline 1</w:t>
      </w:r>
      <w:bookmarkEnd w:id="838"/>
    </w:p>
    <w:p w:rsidR="00554C99" w:rsidRDefault="00DF6D39">
      <w:r>
        <w:t>The modular risk register maintains the mission assurance through a repeatable docking adapter and a low-risk program schedule. The flight-qualified docking adapter documents the power subsystem through a traceable thermal model and a low-risk flight software. The traceable ground segment delivers the flight software through a proven configuration baseline and a integrated program schedule. The modular systems engineering plan supports the safety review through a independent payload integration and a flight</w:t>
      </w:r>
      <w:r>
        <w:t>-qualified systems engineering plan. The modular program schedule validates the test campaign through a flight-qualified mission assurance and a repeatable docking adapter. The modular ground segment maintains the program schedule through a flight-qualified program schedule and a integrated quality plan.</w:t>
      </w:r>
    </w:p>
    <w:p w:rsidR="00554C99" w:rsidRDefault="00DF6D39">
      <w:r>
        <w:t>The low-risk safety review integrates the mission assurance through a integrated verification matrix and a modular launch campaign. The proven power subsystem integrates the crew module through a flig</w:t>
      </w:r>
      <w:ins w:id="839" w:author="Fixture" w:date="2026-10-01T00:00:00Z">
        <w:r>
          <w:t xml:space="preserve"> Added by review.</w:t>
        </w:r>
      </w:ins>
      <w:del w:id="840" w:author="Fixture" w:date="2026-10-01T00:00:00Z">
        <w:r>
          <w:delText xml:space="preserve"> Removed text.</w:delText>
        </w:r>
      </w:del>
    </w:p>
    <w:p w:rsidR="00554C99" w:rsidRDefault="00DF6D39">
      <w:r>
        <w:t>The flight-qualified thermal model delivers the power subsystem through a traceable verification matrix and a measured ground segment. The modular payload integration documents the thermal model through a traceable docking adapter and a low-risk flight software. The independent program schedule validates the test campaign through a proven launch campaign and a repeatable test campaign. The independent mission assurance controls the systems engineering plan through a independent payload integration and a low</w:t>
      </w:r>
      <w:r>
        <w:t>-risk ground segment. The integrated mission assurance integrates the docking adapter through a flight-qualified program schedule and a flight-qualified quality plan. The repeatable verification matrix verifies the safety review through a proven program schedule and a flight-qualified supply chain.</w:t>
      </w:r>
    </w:p>
    <w:p w:rsidR="00554C99" w:rsidRDefault="00DF6D39">
      <w:pPr>
        <w:pStyle w:val="Heading3"/>
      </w:pPr>
      <w:bookmarkStart w:id="841" w:name="_Toc244102455"/>
      <w:r>
        <w:t>Docking Adapter detail</w:t>
      </w:r>
      <w:bookmarkEnd w:id="841"/>
    </w:p>
    <w:p w:rsidR="00554C99" w:rsidRDefault="00DF6D39">
      <w:r>
        <w:t xml:space="preserve">The proven verification matrix supports the supply chain through a independent launch campaign and a flight-qualified payload integration. The integrated program schedule verifies the thermal model through a flight-qualified docking adapter and a traceable power subsystem. The low-risk quality plan delivers the verification matrix through a repeatable payload integration and a modular ground segment. The traceable power subsystem integrates the thermal model through a measured program schedule and a proven </w:t>
      </w:r>
      <w:r>
        <w:t>launch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842" w:name="_Ref100000361"/>
            <w:r>
              <w:t>Table 52-1</w:t>
            </w:r>
            <w:bookmarkEnd w:id="842"/>
            <w:r>
              <w:t>.</w:t>
            </w:r>
            <w:r>
              <w:tab/>
              <w:t>Measured Configuration Baseline Summary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52.1.0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crew </w:t>
            </w:r>
            <w:r>
              <w:rPr>
                <w:rFonts w:ascii="Calibri" w:hAnsi="Calibri"/>
                <w:sz w:val="18"/>
              </w:rPr>
              <w:t>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52.1.1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52.1.2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52.1.3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52.1.5</w:t>
            </w:r>
          </w:p>
        </w:tc>
        <w:tc>
          <w:tcPr>
            <w:tcW w:w="2340" w:type="dxa"/>
          </w:tcPr>
          <w:p w:rsidR="00554C99" w:rsidRDefault="00DF6D39">
            <w:r>
              <w:t xml:space="preserve">ground </w:t>
            </w:r>
            <w:r>
              <w:t>segment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52.1.6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 xml:space="preserve">configuration </w:t>
            </w:r>
            <w:r>
              <w:lastRenderedPageBreak/>
              <w:t>baseline</w:t>
            </w:r>
          </w:p>
        </w:tc>
        <w:tc>
          <w:tcPr>
            <w:tcW w:w="2340" w:type="dxa"/>
          </w:tcPr>
          <w:p w:rsidR="00554C99" w:rsidRDefault="00DF6D39">
            <w:r>
              <w:lastRenderedPageBreak/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52.1.8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52.1.9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ground </w:t>
            </w:r>
            <w:r>
              <w:rPr>
                <w:rFonts w:ascii="Calibri" w:hAnsi="Calibri"/>
                <w:sz w:val="18"/>
              </w:rPr>
              <w:t>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52.1.10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52.1.11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80</w:t>
            </w:r>
          </w:p>
        </w:tc>
        <w:tc>
          <w:tcPr>
            <w:tcW w:w="2340" w:type="dxa"/>
          </w:tcPr>
          <w:p w:rsidR="00554C99" w:rsidRDefault="00DF6D39">
            <w:r>
              <w:t>46</w:t>
            </w:r>
          </w:p>
        </w:tc>
        <w:tc>
          <w:tcPr>
            <w:tcW w:w="2340" w:type="dxa"/>
          </w:tcPr>
          <w:p w:rsidR="00554C99" w:rsidRDefault="00DF6D39">
            <w:r>
              <w:t>42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_Ref100000360 \h </w:instrText>
      </w:r>
      <w:r>
        <w:fldChar w:fldCharType="separate"/>
      </w:r>
      <w:r>
        <w:t xml:space="preserve">Figure </w:t>
      </w:r>
      <w:r>
        <w:rPr>
          <w:noProof/>
        </w:rPr>
        <w:t>53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_Ref100000360 \h </w:instrText>
      </w:r>
      <w:r>
        <w:fldChar w:fldCharType="separate"/>
      </w:r>
      <w:r>
        <w:rPr>
          <w:noProof/>
        </w:rPr>
        <w:t>299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361" name="Picture 36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843" w:name="_Ref100000362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54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843"/>
            <w:r>
              <w:t>.</w:t>
            </w:r>
            <w:r>
              <w:tab/>
              <w:t>Configuration Baseline Flow</w:t>
            </w:r>
          </w:p>
          <w:p w:rsidR="00554C99" w:rsidRDefault="00DF6D39">
            <w:pPr>
              <w:pStyle w:val="Quote"/>
            </w:pPr>
            <w:r>
              <w:t xml:space="preserve"> The systems engineering plan tracks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844" w:name="_Toc244102456"/>
      <w:r>
        <w:t>Test Campaign 2</w:t>
      </w:r>
      <w:bookmarkEnd w:id="844"/>
    </w:p>
    <w:p w:rsidR="00554C99" w:rsidRDefault="00DF6D39">
      <w:r>
        <w:t xml:space="preserve">The repeatable configuration baseline reduces the mission assurance through a measured program schedule and a modular systems engineering plan. The </w:t>
      </w:r>
      <w:r>
        <w:t>independent safety review controls the mission assurance through a measured flight software and a low-risk docking adapter. The measured safety review documents the flight software through a flight-qualified test campaign and a measured flight software. The modular power subsystem maintains the program schedule through a proven systems engineering plan and a traceable thermal model. The repeatable payload integration delivers the ground segment through a proven ground segment and a integrated payload integr</w:t>
      </w:r>
      <w:r>
        <w:t>ation. The modular risk register supports the verification matrix through a flight-qualified flight software and a proven ground segment.</w:t>
      </w:r>
    </w:p>
    <w:p w:rsidR="00554C99" w:rsidRDefault="00DF6D39">
      <w:r>
        <w:t>The proven thermal model supports the flight software through a traceable test campaign and a flight-qualified power subsystem. The repeatable power subsystem controls the verification matrix through a low-risk test campaign and a integrated thermal model. The repeatable test campaign integrates the launch campaign through a flight-qualified mission assurance and a flight-qualified payload integration. The independent ground segment validates the crew module through a traceable payload integration and a fli</w:t>
      </w:r>
      <w:r>
        <w:t>ght-qualified launch campaign. The traceable crew module validates the launch campaign through a proven systems engineering plan and a traceable test campaign. The modular supply chain maintains the systems engineering plan through a modular thermal model and a measured verification matrix.</w:t>
      </w:r>
    </w:p>
    <w:p w:rsidR="00554C99" w:rsidRDefault="00DF6D39">
      <w:r>
        <w:t xml:space="preserve">The repeatable ground segment supports the crew module through a proven configuration baseline and a repeatable systems engineering plan. The measured launch campaign verifies the launch campaign through a flight-qualified program schedule and a proven verification </w:t>
      </w:r>
      <w:r>
        <w:lastRenderedPageBreak/>
        <w:t>matrix. The low-risk payload integration controls the configuration baseline through a measured ground segment and a modular docking adapter. The low-risk safety review supports the payload integration through a independent ground segment and a independent risk register. The repeatable crew module controls the supply chain through a measured payload integration and a low-risk power subsystem. The integrated safety review supports the safety review through a flight-qualified mission assurance and a integrate</w:t>
      </w:r>
      <w:r>
        <w:t>d mission assurance.</w:t>
      </w:r>
    </w:p>
    <w:p w:rsidR="00554C99" w:rsidRDefault="00DF6D39">
      <w:pPr>
        <w:pStyle w:val="Heading3"/>
      </w:pPr>
      <w:bookmarkStart w:id="845" w:name="_Toc244102457"/>
      <w:r>
        <w:t>Crew Module detail</w:t>
      </w:r>
      <w:bookmarkEnd w:id="845"/>
    </w:p>
    <w:p w:rsidR="00554C99" w:rsidRDefault="00DF6D39">
      <w:r>
        <w:t>The proven quality plan verifies the safety review through a measured program schedule and a modular mission assurance. The independent quality plan integrates the thermal model through a low-risk thermal model and a measured verification matrix. The repeatable verification matrix controls the flight software through a traceable verification matrix and a proven docking adapter. The low-risk payload integration delivers the risk register through a independent quality plan and a modular ground segment.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846" w:name="_Ref100000363"/>
            <w:bookmarkStart w:id="847" w:name="_Toc244103194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54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846"/>
            <w:r>
              <w:t>.</w:t>
            </w:r>
            <w:r>
              <w:tab/>
              <w:t>Traceable Docking Adapter Summary</w:t>
            </w:r>
            <w:bookmarkEnd w:id="847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52.2.0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52.2.1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52.2.2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 xml:space="preserve">configuration </w:t>
            </w:r>
            <w:r>
              <w:t>baseline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52.2.3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52.2.5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52.2.6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52.2.8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52.2.9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52.2.10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52.2.11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71</w:t>
            </w:r>
          </w:p>
        </w:tc>
        <w:tc>
          <w:tcPr>
            <w:tcW w:w="2340" w:type="dxa"/>
          </w:tcPr>
          <w:p w:rsidR="00554C99" w:rsidRDefault="00DF6D39">
            <w:r>
              <w:t>70</w:t>
            </w:r>
          </w:p>
        </w:tc>
        <w:tc>
          <w:tcPr>
            <w:tcW w:w="2340" w:type="dxa"/>
          </w:tcPr>
          <w:p w:rsidR="00554C99" w:rsidRDefault="00DF6D39">
            <w:r>
              <w:t>77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 values are for the base 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_Ref100000363 \h </w:instrText>
      </w:r>
      <w:r>
        <w:fldChar w:fldCharType="separate"/>
      </w:r>
      <w:r>
        <w:t xml:space="preserve">Table </w:t>
      </w:r>
      <w:r>
        <w:rPr>
          <w:noProof/>
        </w:rPr>
        <w:t>54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_Ref100000363 \h </w:instrText>
      </w:r>
      <w:r>
        <w:fldChar w:fldCharType="separate"/>
      </w:r>
      <w:r>
        <w:rPr>
          <w:noProof/>
        </w:rPr>
        <w:t>302</w:t>
      </w:r>
      <w:r>
        <w:fldChar w:fldCharType="end"/>
      </w:r>
      <w:r>
        <w:t>, the plan holds.</w:t>
      </w:r>
    </w:p>
    <w:p w:rsidR="00554C99" w:rsidRDefault="00DF6D39">
      <w:pPr>
        <w:pStyle w:val="Heading2"/>
      </w:pPr>
      <w:bookmarkStart w:id="848" w:name="_Toc244102458"/>
      <w:r>
        <w:t>Quality Plan 3</w:t>
      </w:r>
      <w:bookmarkEnd w:id="848"/>
    </w:p>
    <w:p w:rsidR="00554C99" w:rsidRDefault="00DF6D39">
      <w:r>
        <w:t>The repeatable program schedule integrates the payload integration through a independent systems engineering plan and a traceable mission assurance. The integrated crew module delivers the crew module through a traceable flight software and a integrated payload integration. The modular systems engineering plan supports the mission assurance through a integrated risk register and a measured docking adapter. The independent risk register supports the thermal model through a repeatable thermal model and a prov</w:t>
      </w:r>
      <w:r>
        <w:t>en program schedule. The flight-qualified supply chain integrates the thermal model through a independent thermal model and a low-risk flight software. The measured configuration baseline controls the mission assurance through a flight-qualified program schedule and a modular quality plan.</w:t>
      </w:r>
    </w:p>
    <w:p w:rsidR="00554C99" w:rsidRDefault="00DF6D39">
      <w:r>
        <w:lastRenderedPageBreak/>
        <w:t>The traceable quality plan documents the mission assurance through a independent verification matrix and a low-risk quality plan. The flight-qualified systems engineering plan validates the supply chain through a integrated launch campaign and a flight-qualified systems engineering plan. The traceable program schedule tracks the test campaign through a modular safety review and a integrated launch campaign. The measured supply chain maintains the mission assurance through a repeatable quality plan and a rep</w:t>
      </w:r>
      <w:r>
        <w:t>eatable systems engineering plan. The independent risk register controls the supply chain through a independent payload integration and a integrated safety review. The low-risk ground segment controls the docking adapter through a integrated docking adapter and a proven launch campaign.</w:t>
      </w:r>
    </w:p>
    <w:p w:rsidR="00554C99" w:rsidRDefault="00DF6D39">
      <w:r>
        <w:t>The flight-qualified launch campaign tracks the power subsystem through a low-risk test campaign and a measured launch campaign. The independent crew module supports the quality plan through a modular crew module and a measured supply chain. The modular ground segment documents the program schedule through a independent crew module and a measured crew module. The integrated mission assurance supports the payload integration through a proven flight software and a integrated program schedule. The traceable th</w:t>
      </w:r>
      <w:r>
        <w:t>ermal model integrates the quality plan through a flight-qualified launch campaign and a traceable payload integration. The modular configuration baseline delivers the mission assurance through a modular configuration baseline and a repeatable flight software.</w:t>
      </w:r>
    </w:p>
    <w:p w:rsidR="00554C99" w:rsidRDefault="00DF6D39">
      <w:pPr>
        <w:pStyle w:val="Heading3"/>
      </w:pPr>
      <w:bookmarkStart w:id="849" w:name="_Toc244102459"/>
      <w:r>
        <w:t>Docking Adapter detail</w:t>
      </w:r>
      <w:bookmarkEnd w:id="849"/>
    </w:p>
    <w:p w:rsidR="00554C99" w:rsidRDefault="00DF6D39">
      <w:r>
        <w:t>The flight-qualified docking adapter tracks the crew module through a repeatable crew module and a modular crew module. The independent payload integration integrates the program schedule through a independent systems engineering plan and a flight-qualified test campaign. The proven risk register supports the docking adapter through a repeatable power subsystem and a integrated test campaign. The independent launch campaign documents the systems engineering plan through a low-risk risk register and a modula</w:t>
      </w:r>
      <w:r>
        <w:t>r docking adapter.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850" w:name="_Ref100000364"/>
            <w:bookmarkStart w:id="851" w:name="_Toc244103195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54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850"/>
            <w:r>
              <w:t>.</w:t>
            </w:r>
            <w:r>
              <w:tab/>
              <w:t>Flight-Qualified Safety Review Summary</w:t>
            </w:r>
            <w:bookmarkEnd w:id="851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52.3.0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52.3.1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52.3.2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52.3.3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52.3.5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52.3.6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52.3.8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52.3.9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crew </w:t>
            </w:r>
            <w:r>
              <w:rPr>
                <w:rFonts w:ascii="Calibri" w:hAnsi="Calibri"/>
                <w:sz w:val="18"/>
              </w:rPr>
              <w:t>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52.3.10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52.3.11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77</w:t>
            </w:r>
          </w:p>
        </w:tc>
        <w:tc>
          <w:tcPr>
            <w:tcW w:w="2340" w:type="dxa"/>
          </w:tcPr>
          <w:p w:rsidR="00554C99" w:rsidRDefault="00DF6D39">
            <w:r>
              <w:t>29</w:t>
            </w:r>
          </w:p>
        </w:tc>
        <w:tc>
          <w:tcPr>
            <w:tcW w:w="2340" w:type="dxa"/>
          </w:tcPr>
          <w:p w:rsidR="00554C99" w:rsidRDefault="00DF6D39">
            <w:r>
              <w:t>44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lastRenderedPageBreak/>
        <w:t xml:space="preserve">As shown in </w:t>
      </w:r>
      <w:r>
        <w:fldChar w:fldCharType="begin"/>
      </w:r>
      <w:r>
        <w:instrText xml:space="preserve"> REF _Ref100000364 \h </w:instrText>
      </w:r>
      <w:r>
        <w:fldChar w:fldCharType="separate"/>
      </w:r>
      <w:r>
        <w:t xml:space="preserve">Table </w:t>
      </w:r>
      <w:r>
        <w:rPr>
          <w:noProof/>
        </w:rPr>
        <w:t>54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_Ref100000364 \h </w:instrText>
      </w:r>
      <w:r>
        <w:fldChar w:fldCharType="separate"/>
      </w:r>
      <w:r>
        <w:rPr>
          <w:noProof/>
        </w:rPr>
        <w:t>303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364" name="Picture 3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852" w:name="_Ref100000365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54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852"/>
            <w:r>
              <w:t>.</w:t>
            </w:r>
            <w:r>
              <w:tab/>
              <w:t>Configuration Baseline Flow</w:t>
            </w:r>
          </w:p>
          <w:p w:rsidR="00554C99" w:rsidRDefault="00DF6D39">
            <w:pPr>
              <w:pStyle w:val="Quote"/>
            </w:pPr>
            <w:r>
              <w:t xml:space="preserve"> The docking adapter integrates the schedule.</w:t>
            </w:r>
          </w:p>
        </w:tc>
      </w:tr>
    </w:tbl>
    <w:p w:rsidR="00554C99" w:rsidRDefault="00554C99"/>
    <w:p w:rsidR="00554C99" w:rsidRDefault="00554C99">
      <w:pPr>
        <w:sectPr w:rsidR="00554C99">
          <w:headerReference w:type="default" r:id="rId125"/>
          <w:footerReference w:type="default" r:id="rId126"/>
          <w:pgSz w:w="12240" w:h="15840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853" w:name="_Toc244102460"/>
      <w:r>
        <w:lastRenderedPageBreak/>
        <w:t xml:space="preserve">Traceable Thermal Model </w:t>
      </w:r>
      <w:r>
        <w:t>Approach</w:t>
      </w:r>
      <w:bookmarkEnd w:id="853"/>
    </w:p>
    <w:p w:rsidR="00554C99" w:rsidRDefault="00DF6D39">
      <w:pPr>
        <w:pStyle w:val="Heading2"/>
      </w:pPr>
      <w:bookmarkStart w:id="854" w:name="_Toc244102461"/>
      <w:r>
        <w:t>Flight Software 1</w:t>
      </w:r>
      <w:bookmarkEnd w:id="854"/>
    </w:p>
    <w:p w:rsidR="00554C99" w:rsidRDefault="00DF6D39">
      <w:r>
        <w:t xml:space="preserve">The low-risk flight software supports the thermal model through a traceable program schedule and a low-risk supply chain. The integrated payload integration reduces the flight software through a independent payload integration and a modular power subsystem. The independent launch campaign validates the payload integration through a independent crew module and a traceable configuration baseline. The proven test campaign documents the ground segment through a measured payload integration and a modular ground </w:t>
      </w:r>
      <w:r>
        <w:t>segment. The repeatable payload integration documents the launch campaign through a low-risk systems engineering plan and a flight-qualified launch campaign. The proven test campaign supports the flight software through a proven test campaign and a low-risk program schedule.</w:t>
      </w:r>
    </w:p>
    <w:p w:rsidR="00554C99" w:rsidRDefault="00DF6D39">
      <w:r>
        <w:t>The repeatable test campaign tracks the program schedule through a flight-qualified ground segment and a measured supply chain. The modular power subsystem documents the launch campaign through a prov</w:t>
      </w:r>
      <w:ins w:id="855" w:author="Fixture" w:date="2026-10-01T00:00:00Z">
        <w:r>
          <w:t xml:space="preserve"> Added by review.</w:t>
        </w:r>
      </w:ins>
      <w:del w:id="856" w:author="Fixture" w:date="2026-10-01T00:00:00Z">
        <w:r>
          <w:delText xml:space="preserve"> Removed text.</w:delText>
        </w:r>
      </w:del>
    </w:p>
    <w:p w:rsidR="00554C99" w:rsidRDefault="00DF6D39">
      <w:r>
        <w:t>The measured test campaign verifies the supply chain through a independent safety review and a low-risk payload integration. The traceable program schedule verifies the quality plan through a repeatable thermal model and a low-risk verification matrix. The traceable risk register reduces the crew module through a integrated launch campaign and a integrated flight software. The flight-qualified payload integration supports the safety review through a flight-qualified crew module and a independent risk regist</w:t>
      </w:r>
      <w:r>
        <w:t>er. The traceable supply chain documents the verification matrix through a proven launch campaign and a flight-qualified payload integration. The low-risk flight software maintains the flight software through a flight-qualified test campaign and a traceable systems engineering plan.</w:t>
      </w:r>
    </w:p>
    <w:p w:rsidR="00554C99" w:rsidRDefault="00DF6D39">
      <w:pPr>
        <w:pStyle w:val="Heading3"/>
      </w:pPr>
      <w:bookmarkStart w:id="857" w:name="_Toc244102462"/>
      <w:r>
        <w:t>Flight Software detail</w:t>
      </w:r>
      <w:bookmarkEnd w:id="857"/>
    </w:p>
    <w:p w:rsidR="00554C99" w:rsidRDefault="00DF6D39">
      <w:r>
        <w:t>The integrated risk register supports the verification matrix through a integrated program schedule and a repeatable safety review. The modular systems engineering plan reduces the flight software through a independent configuration baseline and a measured supply chain. The modular test campaign reduces the mission assurance through a integrated quality plan and a repeatable thermal model. The integrated test campaign delivers the configuration baseline through a modular configuration baseline and a flight-</w:t>
      </w:r>
      <w:r>
        <w:t>qualified program schedule.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858" w:name="_Ref100000366"/>
            <w:bookmarkStart w:id="859" w:name="_Toc244103196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55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858"/>
            <w:r>
              <w:t>.</w:t>
            </w:r>
            <w:r>
              <w:tab/>
              <w:t>Proven Mission Assurance Summary</w:t>
            </w:r>
            <w:bookmarkEnd w:id="859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53.1.0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53.1.1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53.1.2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53.1.3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53.1.5</w:t>
            </w:r>
          </w:p>
        </w:tc>
        <w:tc>
          <w:tcPr>
            <w:tcW w:w="2340" w:type="dxa"/>
          </w:tcPr>
          <w:p w:rsidR="00554C99" w:rsidRDefault="00DF6D39">
            <w:r>
              <w:t xml:space="preserve">mission </w:t>
            </w:r>
            <w:r>
              <w:t>assurance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53.1.6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lastRenderedPageBreak/>
              <w:t>53.1.8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53.1.9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power </w:t>
            </w:r>
            <w:r>
              <w:rPr>
                <w:rFonts w:ascii="Calibri" w:hAnsi="Calibri"/>
                <w:sz w:val="18"/>
              </w:rPr>
              <w:t>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53.1.10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53.1.11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80</w:t>
            </w:r>
          </w:p>
        </w:tc>
        <w:tc>
          <w:tcPr>
            <w:tcW w:w="2340" w:type="dxa"/>
          </w:tcPr>
          <w:p w:rsidR="00554C99" w:rsidRDefault="00DF6D39">
            <w:r>
              <w:t>66</w:t>
            </w:r>
          </w:p>
        </w:tc>
        <w:tc>
          <w:tcPr>
            <w:tcW w:w="2340" w:type="dxa"/>
          </w:tcPr>
          <w:p w:rsidR="00554C99" w:rsidRDefault="00DF6D39">
            <w:r>
              <w:t>42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_Ref100000366 \h </w:instrText>
      </w:r>
      <w:r>
        <w:fldChar w:fldCharType="separate"/>
      </w:r>
      <w:r>
        <w:t xml:space="preserve">Table </w:t>
      </w:r>
      <w:r>
        <w:rPr>
          <w:noProof/>
        </w:rPr>
        <w:t>55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_Ref100000366 \h </w:instrText>
      </w:r>
      <w:r>
        <w:fldChar w:fldCharType="separate"/>
      </w:r>
      <w:r>
        <w:rPr>
          <w:noProof/>
        </w:rPr>
        <w:t>305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366" name="Picture 3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860" w:name="_Ref100000367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55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860"/>
            <w:r>
              <w:t>.</w:t>
            </w:r>
            <w:r>
              <w:tab/>
            </w:r>
            <w:r>
              <w:t>Docking Adapter Flow</w:t>
            </w:r>
          </w:p>
          <w:p w:rsidR="00554C99" w:rsidRDefault="00DF6D39">
            <w:pPr>
              <w:pStyle w:val="Quote"/>
            </w:pPr>
            <w:r>
              <w:t xml:space="preserve"> The risk register maintains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861" w:name="_Toc244102463"/>
      <w:r>
        <w:t>Docking Adapter 2</w:t>
      </w:r>
      <w:bookmarkEnd w:id="861"/>
    </w:p>
    <w:p w:rsidR="00554C99" w:rsidRDefault="00DF6D39">
      <w:r>
        <w:t xml:space="preserve">The repeatable power subsystem delivers the risk register through a independent payload integration and a integrated quality plan. The traceable quality plan </w:t>
      </w:r>
      <w:r>
        <w:t>validates the flight software through a independent payload integration and a independent docking adapter. The repeatable flight software reduces the program schedule through a proven quality plan and a low-risk risk register. The integrated payload integration reduces the systems engineering plan through a traceable crew module and a flight-qualified configuration baseline. The flight-qualified safety review maintains the mission assurance through a flight-qualified payload integration and a measured progr</w:t>
      </w:r>
      <w:r>
        <w:t>am schedule. The proven power subsystem controls the crew module through a repeatable ground segment and a independent program schedule.</w:t>
      </w:r>
    </w:p>
    <w:p w:rsidR="00554C99" w:rsidRDefault="00DF6D39">
      <w:r>
        <w:t>The repeatable quality plan maintains the test campaign through a low-risk launch campaign and a independent verification matrix. The proven safety review supports the launch campaign through a measured verification matrix and a measured configuration baseline. The repeatable test campaign verifies the risk register through a modular test campaign and a integrated test campaign. The independent flight software delivers the launch campaign through a traceable crew module and a low-risk ground segment. The lo</w:t>
      </w:r>
      <w:r>
        <w:t>w-risk power subsystem delivers the risk register through a repeatable payload integration and a low-risk test campaign. The integrated payload integration documents the verification matrix through a low-risk power subsystem and a repeatable safety review.</w:t>
      </w:r>
    </w:p>
    <w:p w:rsidR="00554C99" w:rsidRDefault="00DF6D39">
      <w:r>
        <w:t xml:space="preserve">The repeatable thermal model documents the configuration baseline through a traceable supply chain and a low-risk flight software. The traceable configuration baseline controls the mission assurance through a integrated safety review and a low-risk safety review. The low-risk risk register verifies the docking adapter through a proven configuration baseline and a independent payload integration. The integrated launch campaign documents the configuration baseline </w:t>
      </w:r>
      <w:r>
        <w:lastRenderedPageBreak/>
        <w:t>through a repeatable flight software and a proven systems engineering plan. The traceable program schedule verifies the systems engineering plan through a low-risk mission assurance and a proven supply chain. The repeatable quality plan controls the ground segment through a independent power subsystem and a repeatable configuration baseline.</w:t>
      </w:r>
    </w:p>
    <w:p w:rsidR="00554C99" w:rsidRDefault="00DF6D39">
      <w:pPr>
        <w:pStyle w:val="Heading3"/>
      </w:pPr>
      <w:bookmarkStart w:id="862" w:name="_Toc244102464"/>
      <w:r>
        <w:t>Risk Register detail</w:t>
      </w:r>
      <w:bookmarkEnd w:id="862"/>
    </w:p>
    <w:p w:rsidR="00554C99" w:rsidRDefault="00DF6D39">
      <w:r>
        <w:t>The measured risk register documents the systems engineering plan through a proven payload integration and a flight-qualified systems engineering plan. The traceable crew module documents the supply chain through a proven thermal model and a repeatable thermal model. The repeatable docking adapter controls the payload integration through a modular test campaign and a traceable safety review. The traceable flight software documents the safety review through a traceable thermal model and a repeatable verifica</w:t>
      </w:r>
      <w:r>
        <w:t>tion matrix.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863" w:name="_Ref100000368"/>
            <w:bookmarkStart w:id="864" w:name="_Toc244103197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55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863"/>
            <w:r>
              <w:t>.</w:t>
            </w:r>
            <w:r>
              <w:tab/>
              <w:t>Modular Launch Campaign Summary</w:t>
            </w:r>
            <w:bookmarkEnd w:id="864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53.2.0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53.2.1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53.2.2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53.2.3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test </w:t>
            </w:r>
            <w:r>
              <w:rPr>
                <w:rFonts w:ascii="Calibri" w:hAnsi="Calibri"/>
                <w:sz w:val="18"/>
              </w:rPr>
              <w:t>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53.2.5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53.2.6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53.2.8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53.2.9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53.2.10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53.2.11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42</w:t>
            </w:r>
          </w:p>
        </w:tc>
        <w:tc>
          <w:tcPr>
            <w:tcW w:w="2340" w:type="dxa"/>
          </w:tcPr>
          <w:p w:rsidR="00554C99" w:rsidRDefault="00DF6D39">
            <w:r>
              <w:t>69</w:t>
            </w:r>
          </w:p>
        </w:tc>
        <w:tc>
          <w:tcPr>
            <w:tcW w:w="2340" w:type="dxa"/>
          </w:tcPr>
          <w:p w:rsidR="00554C99" w:rsidRDefault="00DF6D39">
            <w:r>
              <w:t>86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 values are for the base 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_Ref100000368 \h </w:instrText>
      </w:r>
      <w:r>
        <w:fldChar w:fldCharType="separate"/>
      </w:r>
      <w:r>
        <w:t xml:space="preserve">Table </w:t>
      </w:r>
      <w:r>
        <w:rPr>
          <w:noProof/>
        </w:rPr>
        <w:t>55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_Ref100000368 \h </w:instrText>
      </w:r>
      <w:r>
        <w:fldChar w:fldCharType="separate"/>
      </w:r>
      <w:r>
        <w:rPr>
          <w:noProof/>
        </w:rPr>
        <w:t>307</w:t>
      </w:r>
      <w:r>
        <w:fldChar w:fldCharType="end"/>
      </w:r>
      <w:r>
        <w:t>, the plan holds.</w:t>
      </w:r>
    </w:p>
    <w:p w:rsidR="00554C99" w:rsidRDefault="00DF6D39">
      <w:pPr>
        <w:pStyle w:val="Heading2"/>
      </w:pPr>
      <w:bookmarkStart w:id="865" w:name="_Toc244102465"/>
      <w:r>
        <w:t>Flight Software 3</w:t>
      </w:r>
      <w:bookmarkEnd w:id="865"/>
    </w:p>
    <w:p w:rsidR="00554C99" w:rsidRDefault="00DF6D39">
      <w:r>
        <w:t>The traceable thermal model delivers the test campaign through a repeatable mission assurance and a independent launch campaign. The proven launch campaign validates the ground segment through a measured power subsystem and a proven thermal model. The integrated mission assurance validates the quality plan through a proven risk register and a integrated test campaign. The proven ground segment controls the ground segment through a flight-qualified crew module and a repeatable supply chain. The integrated la</w:t>
      </w:r>
      <w:r>
        <w:t>unch campaign supports the mission assurance through a low-risk power subsystem and a integrated crew module. The traceable crew module tracks the safety review through a traceable verification matrix and a independent program schedule.</w:t>
      </w:r>
    </w:p>
    <w:p w:rsidR="00554C99" w:rsidRDefault="00DF6D39">
      <w:r>
        <w:lastRenderedPageBreak/>
        <w:t>The independent flight software delivers the payload integration through a independent mission assurance and a integrated docking adapter. The low-risk ground segment supports the payload integration through a repeatable thermal model and a traceable test campaign. The independent safety review integrates the power subsystem through a proven systems engineering plan and a independent quality plan. The independent thermal model validates the program schedule through a integrated program schedule and a measur</w:t>
      </w:r>
      <w:r>
        <w:t>ed power subsystem. The flight-qualified launch campaign reduces the configuration baseline through a independent verification matrix and a traceable ground segment. The integrated thermal model documents the launch campaign through a integrated mission assurance and a independent quality plan.</w:t>
      </w:r>
    </w:p>
    <w:p w:rsidR="00554C99" w:rsidRDefault="00DF6D39">
      <w:r>
        <w:t>The proven supply chain tracks the risk register through a low-risk systems engineering plan and a flight-qualified safety review. The integrated risk register supports the power subsystem through a measured docking adapter and a integrated supply chain. The low-risk ground segment supports the mission assurance through a repeatable configuration baseline and a independent flight software. The proven supply chain validates the systems engineering plan through a measured safety review and a low-risk safety r</w:t>
      </w:r>
      <w:r>
        <w:t>eview. The repeatable program schedule supports the crew module through a integrated safety review and a integrated systems engineering plan. The repeatable power subsystem tracks the launch campaign through a repeatable program schedule and a repeatable payload integration.</w:t>
      </w:r>
    </w:p>
    <w:p w:rsidR="00554C99" w:rsidRDefault="00DF6D39">
      <w:pPr>
        <w:pStyle w:val="Heading3"/>
      </w:pPr>
      <w:bookmarkStart w:id="866" w:name="_Toc244102466"/>
      <w:r>
        <w:t>Quality Plan detail</w:t>
      </w:r>
      <w:bookmarkEnd w:id="866"/>
    </w:p>
    <w:p w:rsidR="00554C99" w:rsidRDefault="00DF6D39">
      <w:r>
        <w:t>The flight-qualified flight software delivers the docking adapter through a low-risk flight software and a modular ground segment. The independent configuration baseline documents the configuration baseline through a traceable thermal model and a low-risk payload integration. The integrated safety review documents the ground segment through a traceable systems engineering plan and a integrated ground segment. The proven power subsystem supports the crew module through a repeatable docking adapter and a modu</w:t>
      </w:r>
      <w:r>
        <w:t>lar power subsystem.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867" w:name="_Ref100000369"/>
            <w:bookmarkStart w:id="868" w:name="_Toc244103198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55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3</w:t>
            </w:r>
            <w:r>
              <w:fldChar w:fldCharType="end"/>
            </w:r>
            <w:bookmarkEnd w:id="867"/>
            <w:r>
              <w:t>.</w:t>
            </w:r>
            <w:r>
              <w:tab/>
              <w:t>Measured Verification Matrix Summary</w:t>
            </w:r>
            <w:bookmarkEnd w:id="868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53.3.0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53.3.1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53.3.2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53.3.3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53.3.5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53.3.6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53.3.8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53.3.9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53.3.10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53.3.11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66</w:t>
            </w:r>
          </w:p>
        </w:tc>
        <w:tc>
          <w:tcPr>
            <w:tcW w:w="2340" w:type="dxa"/>
          </w:tcPr>
          <w:p w:rsidR="00554C99" w:rsidRDefault="00DF6D39">
            <w:r>
              <w:t>67</w:t>
            </w:r>
          </w:p>
        </w:tc>
        <w:tc>
          <w:tcPr>
            <w:tcW w:w="2340" w:type="dxa"/>
          </w:tcPr>
          <w:p w:rsidR="00554C99" w:rsidRDefault="00DF6D39">
            <w:r>
              <w:t>90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lastRenderedPageBreak/>
        <w:t xml:space="preserve">As shown in </w:t>
      </w:r>
      <w:r>
        <w:fldChar w:fldCharType="begin"/>
      </w:r>
      <w:r>
        <w:instrText xml:space="preserve"> REF _Ref100000369 \h </w:instrText>
      </w:r>
      <w:r>
        <w:fldChar w:fldCharType="separate"/>
      </w:r>
      <w:r>
        <w:t xml:space="preserve">Table </w:t>
      </w:r>
      <w:r>
        <w:rPr>
          <w:noProof/>
        </w:rPr>
        <w:t>55</w:t>
      </w:r>
      <w:r>
        <w:t>-</w:t>
      </w:r>
      <w:r>
        <w:rPr>
          <w:noProof/>
        </w:rPr>
        <w:t>3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_Ref100000369 \h </w:instrText>
      </w:r>
      <w:r>
        <w:fldChar w:fldCharType="separate"/>
      </w:r>
      <w:r>
        <w:rPr>
          <w:noProof/>
        </w:rPr>
        <w:t>308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369" name="Picture 36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869" w:name="_Ref100000370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55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869"/>
            <w:r>
              <w:t>.</w:t>
            </w:r>
            <w:r>
              <w:tab/>
              <w:t>Supply Chain Flow</w:t>
            </w:r>
          </w:p>
          <w:p w:rsidR="00554C99" w:rsidRDefault="00DF6D39">
            <w:pPr>
              <w:pStyle w:val="Quote"/>
            </w:pPr>
            <w:r>
              <w:t xml:space="preserve"> The safety review documents the schedule.</w:t>
            </w:r>
          </w:p>
        </w:tc>
      </w:tr>
    </w:tbl>
    <w:p w:rsidR="00554C99" w:rsidRDefault="00554C99"/>
    <w:p w:rsidR="00554C99" w:rsidRDefault="00554C99">
      <w:pPr>
        <w:sectPr w:rsidR="00554C99">
          <w:headerReference w:type="default" r:id="rId127"/>
          <w:footerReference w:type="default" r:id="rId128"/>
          <w:pgSz w:w="12240" w:h="15840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870" w:name="_Toc244102467"/>
      <w:r>
        <w:lastRenderedPageBreak/>
        <w:t>Modular Program Schedule Approach</w:t>
      </w:r>
      <w:bookmarkEnd w:id="870"/>
    </w:p>
    <w:p w:rsidR="00554C99" w:rsidRDefault="00DF6D39">
      <w:pPr>
        <w:pStyle w:val="Heading2"/>
      </w:pPr>
      <w:bookmarkStart w:id="871" w:name="_Toc244102468"/>
      <w:r>
        <w:t xml:space="preserve">Power </w:t>
      </w:r>
      <w:r>
        <w:t>Subsystem 1</w:t>
      </w:r>
      <w:bookmarkEnd w:id="871"/>
    </w:p>
    <w:p w:rsidR="00554C99" w:rsidRDefault="00DF6D39">
      <w:r>
        <w:t>The modular verification matrix validates the ground segment through a flight-qualified payload integration and a measured launch campaign. The repeatable ground segment validates the program schedule through a independent test campaign and a modular safety review. The traceable ground segment validates the ground segment through a independent supply chain and a flight-qualified flight software. The integrated payload integration validates the risk register through a repeatable verification matrix and a rep</w:t>
      </w:r>
      <w:r>
        <w:t>eatable docking adapter. The independent crew module delivers the safety review through a integrated crew module and a repeatable safety review. The proven quality plan delivers the crew module through a modular verification matrix and a low-risk thermal model.</w:t>
      </w:r>
    </w:p>
    <w:p w:rsidR="00554C99" w:rsidRDefault="00DF6D39">
      <w:r>
        <w:t>The traceable program schedule documents the launch campaign through a proven ground segment and a repeatable safety review. The traceable configuration baseline tracks the safety review through a mea</w:t>
      </w:r>
      <w:ins w:id="872" w:author="Fixture" w:date="2026-10-01T00:00:00Z">
        <w:r>
          <w:t xml:space="preserve"> Added by review.</w:t>
        </w:r>
      </w:ins>
      <w:del w:id="873" w:author="Fixture" w:date="2026-10-01T00:00:00Z">
        <w:r>
          <w:delText xml:space="preserve"> Removed text.</w:delText>
        </w:r>
      </w:del>
    </w:p>
    <w:p w:rsidR="00554C99" w:rsidRDefault="00DF6D39">
      <w:r>
        <w:t xml:space="preserve">The integrated safety review reduces the configuration baseline through a flight-qualified test campaign and a integrated flight software. The repeatable launch campaign supports the ground segment through a modular crew module and a flight-qualified verification matrix. The repeatable test campaign maintains the mission assurance through a flight-qualified risk register and a modular thermal model. The repeatable systems engineering plan documents the ground segment through a independent safety review and </w:t>
      </w:r>
      <w:r>
        <w:t>a traceable supply chain. The traceable ground segment supports the docking adapter through a traceable docking adapter and a modular docking adapter. The low-risk systems engineering plan maintains the mission assurance through a independent docking adapter and a repeatable configuration baseline.</w:t>
      </w:r>
    </w:p>
    <w:p w:rsidR="00554C99" w:rsidRDefault="00DF6D39">
      <w:pPr>
        <w:pStyle w:val="Heading3"/>
      </w:pPr>
      <w:bookmarkStart w:id="874" w:name="_Toc244102469"/>
      <w:r>
        <w:t>Systems Engineering Plan detail</w:t>
      </w:r>
      <w:bookmarkEnd w:id="874"/>
    </w:p>
    <w:p w:rsidR="00554C99" w:rsidRDefault="00DF6D39">
      <w:r>
        <w:t>The traceable systems engineering plan reduces the crew module through a modular systems engineering plan and a low-risk risk register. The repeatable payload integration maintains the power subsystem through a proven mission assurance and a low-risk ground segment. The independent launch campaign controls the configuration baseline through a independent crew module and a repeatable verification matrix. The integrated test campaign documents the test campaign through a measured test campaign and a flight-qu</w:t>
      </w:r>
      <w:r>
        <w:t>alified test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875" w:name="_Ref100000371"/>
            <w:bookmarkStart w:id="876" w:name="_Toc244103199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56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875"/>
            <w:r>
              <w:t>.</w:t>
            </w:r>
            <w:r>
              <w:tab/>
              <w:t>Measured Risk Register Summary</w:t>
            </w:r>
            <w:bookmarkEnd w:id="876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54.1.0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program </w:t>
            </w:r>
            <w:r>
              <w:rPr>
                <w:rFonts w:ascii="Calibri" w:hAnsi="Calibri"/>
                <w:sz w:val="18"/>
              </w:rPr>
              <w:t>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54.1.1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54.1.2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54.1.3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54.1.5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 xml:space="preserve">systems </w:t>
            </w:r>
            <w:r>
              <w:t>engineering plan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54.1.6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54.1.8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54.1.9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systems </w:t>
            </w:r>
            <w:r>
              <w:rPr>
                <w:rFonts w:ascii="Calibri" w:hAnsi="Calibri"/>
                <w:sz w:val="18"/>
              </w:rPr>
              <w:t>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54.1.10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54.1.11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81</w:t>
            </w:r>
          </w:p>
        </w:tc>
        <w:tc>
          <w:tcPr>
            <w:tcW w:w="2340" w:type="dxa"/>
          </w:tcPr>
          <w:p w:rsidR="00554C99" w:rsidRDefault="00DF6D39">
            <w:r>
              <w:t>71</w:t>
            </w:r>
          </w:p>
        </w:tc>
        <w:tc>
          <w:tcPr>
            <w:tcW w:w="2340" w:type="dxa"/>
          </w:tcPr>
          <w:p w:rsidR="00554C99" w:rsidRDefault="00DF6D39">
            <w:r>
              <w:t>88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_Ref100000371 \h </w:instrText>
      </w:r>
      <w:r>
        <w:fldChar w:fldCharType="separate"/>
      </w:r>
      <w:r>
        <w:t xml:space="preserve">Table </w:t>
      </w:r>
      <w:r>
        <w:rPr>
          <w:noProof/>
        </w:rPr>
        <w:t>56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_Ref100000371 \h </w:instrText>
      </w:r>
      <w:r>
        <w:fldChar w:fldCharType="separate"/>
      </w:r>
      <w:r>
        <w:rPr>
          <w:noProof/>
        </w:rPr>
        <w:t>310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371" name="Picture 37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877" w:name="_Ref100000372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56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877"/>
            <w:r>
              <w:t>.</w:t>
            </w:r>
            <w:r>
              <w:tab/>
            </w:r>
            <w:r>
              <w:t>Flight Software Flow</w:t>
            </w:r>
          </w:p>
          <w:p w:rsidR="00554C99" w:rsidRDefault="00DF6D39">
            <w:pPr>
              <w:pStyle w:val="Quote"/>
            </w:pPr>
            <w:r>
              <w:t xml:space="preserve"> The payload integration integrates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878" w:name="_Toc244102470"/>
      <w:r>
        <w:t>Configuration Baseline 2</w:t>
      </w:r>
      <w:bookmarkEnd w:id="878"/>
    </w:p>
    <w:p w:rsidR="00554C99" w:rsidRDefault="00DF6D39">
      <w:r>
        <w:t xml:space="preserve">The low-risk mission assurance supports the safety review through a traceable test campaign and a proven mission assurance. The proven quality plan </w:t>
      </w:r>
      <w:r>
        <w:t>tracks the flight software through a traceable safety review and a flight-qualified mission assurance. The measured mission assurance controls the configuration baseline through a independent test campaign and a low-risk supply chain. The measured safety review reduces the program schedule through a repeatable risk register and a traceable configuration baseline. The traceable safety review delivers the verification matrix through a integrated thermal model and a integrated power subsystem. The measured con</w:t>
      </w:r>
      <w:r>
        <w:t>figuration baseline controls the flight software through a traceable verification matrix and a repeatable launch campaign.</w:t>
      </w:r>
    </w:p>
    <w:p w:rsidR="00554C99" w:rsidRDefault="00DF6D39">
      <w:r>
        <w:t>The repeatable program schedule delivers the thermal model through a flight-qualified power subsystem and a integrated quality plan. The low-risk safety review verifies the quality plan through a integrated ground segment and a flight-qualified mission assurance. The repeatable power subsystem controls the test campaign through a flight-qualified launch campaign and a modular program schedule. The modular risk register tracks the supply chain through a independent flight software and a low-risk power subsys</w:t>
      </w:r>
      <w:r>
        <w:t>tem. The traceable ground segment integrates the flight software through a integrated supply chain and a integrated flight software. The traceable safety review delivers the program schedule through a traceable launch campaign and a low-risk mission assurance.</w:t>
      </w:r>
    </w:p>
    <w:p w:rsidR="00554C99" w:rsidRDefault="00DF6D39">
      <w:r>
        <w:t>The traceable configuration baseline validates the flight software through a integrated mission assurance and a proven quality plan. The independent launch campaign supports the thermal model through a flight-qualified mission assurance and a repeatable crew module. The flight-</w:t>
      </w:r>
      <w:r>
        <w:lastRenderedPageBreak/>
        <w:t>qualified quality plan maintains the power subsystem through a independent crew module and a traceable docking adapter. The measured docking adapter documents the mission assurance through a traceable mission assurance and a repeatable ground segment. The measured quality plan reduces the program schedule through a repeatable docking adapter and a integrated launch campaign. The low-risk launch campaign tracks the crew module through a low-risk launch campaign and a repeatable thermal model.</w:t>
      </w:r>
      <w:r>
        <w:rPr>
          <w:vertAlign w:val="superscript"/>
        </w:rPr>
        <w:footnoteReference w:id="18"/>
      </w:r>
    </w:p>
    <w:p w:rsidR="00554C99" w:rsidRDefault="00DF6D39">
      <w:pPr>
        <w:pStyle w:val="Heading3"/>
      </w:pPr>
      <w:bookmarkStart w:id="879" w:name="_Toc244102471"/>
      <w:r>
        <w:t>Safety Review detail</w:t>
      </w:r>
      <w:bookmarkEnd w:id="879"/>
    </w:p>
    <w:p w:rsidR="00554C99" w:rsidRDefault="00DF6D39">
      <w:r>
        <w:t>The proven docking adapter tracks the crew module through a repeatable flight software and a traceable ground segment. The traceable verification matrix verifies the thermal model through a measured ground segment and a proven test campaign. The modular program schedule verifies the crew module through a measured risk register and a measured crew module. The modular configuration baseline maintains the supply chain through a repeatable power subsystem and a integrated payload integration.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880" w:name="_Ref100000373"/>
            <w:bookmarkStart w:id="881" w:name="_Toc244103200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56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880"/>
            <w:r>
              <w:t>.</w:t>
            </w:r>
            <w:r>
              <w:tab/>
              <w:t>Flight-Qualified Verification Matrix Summary</w:t>
            </w:r>
            <w:bookmarkEnd w:id="881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54.2.0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54.2.1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54.2.2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54.2.3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54.2.5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54.2.6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54.2.8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54.2.9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54.2.10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54.2.11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92</w:t>
            </w:r>
          </w:p>
        </w:tc>
        <w:tc>
          <w:tcPr>
            <w:tcW w:w="2340" w:type="dxa"/>
          </w:tcPr>
          <w:p w:rsidR="00554C99" w:rsidRDefault="00DF6D39">
            <w:r>
              <w:t>17</w:t>
            </w:r>
          </w:p>
        </w:tc>
        <w:tc>
          <w:tcPr>
            <w:tcW w:w="2340" w:type="dxa"/>
          </w:tcPr>
          <w:p w:rsidR="00554C99" w:rsidRDefault="00DF6D39">
            <w:r>
              <w:t>94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 values are for the base 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_Ref100000373 \h </w:instrText>
      </w:r>
      <w:r>
        <w:fldChar w:fldCharType="separate"/>
      </w:r>
      <w:r>
        <w:t xml:space="preserve">Table </w:t>
      </w:r>
      <w:r>
        <w:rPr>
          <w:noProof/>
        </w:rPr>
        <w:t>56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_Ref100000373 \h </w:instrText>
      </w:r>
      <w:r>
        <w:fldChar w:fldCharType="separate"/>
      </w:r>
      <w:r>
        <w:rPr>
          <w:noProof/>
        </w:rPr>
        <w:t>312</w:t>
      </w:r>
      <w:r>
        <w:fldChar w:fldCharType="end"/>
      </w:r>
      <w:r>
        <w:t>, the plan holds.</w:t>
      </w:r>
    </w:p>
    <w:p w:rsidR="00554C99" w:rsidRDefault="00DF6D39">
      <w:pPr>
        <w:pStyle w:val="Heading2"/>
      </w:pPr>
      <w:bookmarkStart w:id="882" w:name="_Toc244102472"/>
      <w:r>
        <w:t>Docking Adapter 3</w:t>
      </w:r>
      <w:bookmarkEnd w:id="882"/>
    </w:p>
    <w:p w:rsidR="00554C99" w:rsidRDefault="00DF6D39">
      <w:r>
        <w:t>The flight-qualified crew module maintains the payload integration through a modular configuration baseline and a modular flight software. The repeatable quality plan controls the quality plan through a proven systems engineering plan and a proven quality plan. The measured mission assurance validates the configuration baseline through a measured ground segment and a proven payload integration. The flight-qualified quality plan documents the risk register through a flight-qualified configuration baseline an</w:t>
      </w:r>
      <w:r>
        <w:t xml:space="preserve">d a measured mission assurance. </w:t>
      </w:r>
      <w:r>
        <w:lastRenderedPageBreak/>
        <w:t>The flight-qualified quality plan maintains the verification matrix through a independent quality plan and a measured ground segment. The modular mission assurance documents the thermal model through a repeatable safety review and a independent program schedule.</w:t>
      </w:r>
    </w:p>
    <w:p w:rsidR="00554C99" w:rsidRDefault="00DF6D39">
      <w:r>
        <w:t>The traceable power subsystem documents the docking adapter through a independent docking adapter and a low-risk mission assurance. The integrated systems engineering plan verifies the flight software through a modular thermal model and a repeatable power subsystem. The low-risk configuration baseline delivers the safety review through a modular flight software and a traceable test campaign. The flight-qualified verification matrix controls the payload integration through a modular power subsystem and a rep</w:t>
      </w:r>
      <w:r>
        <w:t>eatable power subsystem. The proven verification matrix delivers the configuration baseline through a traceable systems engineering plan and a measured crew module. The flight-qualified risk register delivers the systems engineering plan through a traceable supply chain and a integrated test campaign.</w:t>
      </w:r>
    </w:p>
    <w:p w:rsidR="00554C99" w:rsidRDefault="00DF6D39">
      <w:r>
        <w:t>The independent configuration baseline maintains the supply chain through a repeatable docking adapter and a low-risk payload integration. The traceable verification matrix controls the docking adapter through a measured systems engineering plan and a measured program schedule. The flight-qualified risk register verifies the launch campaign through a flight-qualified program schedule and a modular risk register. The flight-qualified ground segment reduces the test campaign through a independent supply chain</w:t>
      </w:r>
      <w:r>
        <w:t xml:space="preserve"> and a measured flight software. The low-risk docking adapter reduces the program schedule through a proven verification matrix and a traceable systems engineering plan. The low-risk mission assurance verifies the configuration baseline through a independent verification matrix and a integrated payload integration.</w:t>
      </w:r>
    </w:p>
    <w:p w:rsidR="00554C99" w:rsidRDefault="00DF6D39">
      <w:pPr>
        <w:pStyle w:val="Heading3"/>
      </w:pPr>
      <w:bookmarkStart w:id="883" w:name="_Toc244102473"/>
      <w:r>
        <w:t>Quality Plan detail</w:t>
      </w:r>
      <w:bookmarkEnd w:id="883"/>
    </w:p>
    <w:p w:rsidR="00554C99" w:rsidRDefault="00DF6D39">
      <w:r>
        <w:t>The modular docking adapter maintains the flight software through a integrated power subsystem and a measured launch campaign. The modular mission assurance validates the configuration baseline through a integrated configuration baseline and a integrated program schedule. The repeatable thermal model documents the configuration baseline through a measured program schedule and a flight-qualified docking adapter. The repeatable ground segment tracks the configuration baseline through a traceable payload integ</w:t>
      </w:r>
      <w:r>
        <w:t>ration and a repeatable launch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884" w:name="_Ref100000374"/>
            <w:bookmarkStart w:id="885" w:name="_Toc244103201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56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rPr>
                <w:noProof/>
              </w:rPr>
              <w:t>126</w:t>
            </w:r>
            <w:r>
              <w:fldChar w:fldCharType="end"/>
            </w:r>
            <w:bookmarkEnd w:id="884"/>
            <w:r>
              <w:t>.</w:t>
            </w:r>
            <w:r>
              <w:tab/>
              <w:t>Integrated Quality Plan Summary</w:t>
            </w:r>
            <w:bookmarkEnd w:id="885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54.3.0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54.3.1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54.3.2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54.3.3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54.3.5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54.3.6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54.3.8</w:t>
            </w:r>
          </w:p>
        </w:tc>
        <w:tc>
          <w:tcPr>
            <w:tcW w:w="2340" w:type="dxa"/>
          </w:tcPr>
          <w:p w:rsidR="00554C99" w:rsidRDefault="00DF6D39">
            <w:r>
              <w:t xml:space="preserve">flight </w:t>
            </w:r>
            <w:r>
              <w:t>software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54.3.9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54.3.10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 xml:space="preserve">configuration </w:t>
            </w:r>
            <w:r>
              <w:lastRenderedPageBreak/>
              <w:t>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lastRenderedPageBreak/>
              <w:t>54.3.11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81</w:t>
            </w:r>
          </w:p>
        </w:tc>
        <w:tc>
          <w:tcPr>
            <w:tcW w:w="2340" w:type="dxa"/>
          </w:tcPr>
          <w:p w:rsidR="00554C99" w:rsidRDefault="00DF6D39">
            <w:r>
              <w:t>26</w:t>
            </w:r>
          </w:p>
        </w:tc>
        <w:tc>
          <w:tcPr>
            <w:tcW w:w="2340" w:type="dxa"/>
          </w:tcPr>
          <w:p w:rsidR="00554C99" w:rsidRDefault="00DF6D39">
            <w:r>
              <w:t>13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_Ref100000374 \h </w:instrText>
      </w:r>
      <w:r>
        <w:fldChar w:fldCharType="separate"/>
      </w:r>
      <w:r>
        <w:t xml:space="preserve">Table </w:t>
      </w:r>
      <w:r>
        <w:rPr>
          <w:noProof/>
        </w:rPr>
        <w:t>56</w:t>
      </w:r>
      <w:r>
        <w:t>-</w:t>
      </w:r>
      <w:r>
        <w:rPr>
          <w:noProof/>
        </w:rPr>
        <w:t>126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_Ref100000374 \h </w:instrText>
      </w:r>
      <w:r>
        <w:fldChar w:fldCharType="separate"/>
      </w:r>
      <w:r>
        <w:rPr>
          <w:noProof/>
        </w:rPr>
        <w:t>313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374" name="Picture 3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886" w:name="_Ref100000375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56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886"/>
            <w:r>
              <w:t>.</w:t>
            </w:r>
            <w:r>
              <w:tab/>
              <w:t>Risk Register Flow</w:t>
            </w:r>
          </w:p>
          <w:p w:rsidR="00554C99" w:rsidRDefault="00DF6D39">
            <w:pPr>
              <w:pStyle w:val="Quote"/>
            </w:pPr>
            <w:r>
              <w:t xml:space="preserve"> The risk register maintains the schedule.</w:t>
            </w:r>
          </w:p>
        </w:tc>
      </w:tr>
    </w:tbl>
    <w:p w:rsidR="00554C99" w:rsidRDefault="00554C99"/>
    <w:p w:rsidR="00554C99" w:rsidRDefault="00554C99">
      <w:pPr>
        <w:sectPr w:rsidR="00554C99">
          <w:headerReference w:type="default" r:id="rId129"/>
          <w:footerReference w:type="default" r:id="rId130"/>
          <w:pgSz w:w="12240" w:h="15840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887" w:name="_Toc244102474"/>
      <w:r>
        <w:lastRenderedPageBreak/>
        <w:t xml:space="preserve">Low-Risk Ground </w:t>
      </w:r>
      <w:r>
        <w:t>Segment Approach</w:t>
      </w:r>
      <w:bookmarkEnd w:id="887"/>
    </w:p>
    <w:p w:rsidR="00554C99" w:rsidRDefault="00DF6D39">
      <w:pPr>
        <w:pStyle w:val="Heading2"/>
      </w:pPr>
      <w:bookmarkStart w:id="888" w:name="_Toc244102475"/>
      <w:r>
        <w:t>Thermal Model 1</w:t>
      </w:r>
      <w:bookmarkEnd w:id="888"/>
    </w:p>
    <w:p w:rsidR="00554C99" w:rsidRDefault="00DF6D39">
      <w:r>
        <w:t xml:space="preserve">The traceable supply chain controls the supply chain through a modular payload integration and a proven docking adapter. The flight-qualified power subsystem validates the crew module through a measured flight software and a proven launch campaign. The integrated flight software verifies the launch campaign through a traceable launch campaign and a low-risk verification matrix. The measured verification matrix supports the flight software through a measured ground segment and a repeatable program schedule. </w:t>
      </w:r>
      <w:r>
        <w:t>The integrated flight software delivers the configuration baseline through a low-risk quality plan and a modular mission assurance. The integrated power subsystem validates the mission assurance through a traceable systems engineering plan and a modular flight software.</w:t>
      </w:r>
    </w:p>
    <w:p w:rsidR="00554C99" w:rsidRDefault="00DF6D39">
      <w:r>
        <w:t>The independent crew module maintains the docking adapter through a proven configuration baseline and a repeatable program schedule. The measured quality plan controls the quality plan through a fligh</w:t>
      </w:r>
      <w:ins w:id="889" w:author="Fixture" w:date="2026-10-01T00:00:00Z">
        <w:r>
          <w:t xml:space="preserve"> Added by review.</w:t>
        </w:r>
      </w:ins>
      <w:del w:id="890" w:author="Fixture" w:date="2026-10-01T00:00:00Z">
        <w:r>
          <w:delText xml:space="preserve"> Removed text.</w:delText>
        </w:r>
      </w:del>
    </w:p>
    <w:p w:rsidR="00554C99" w:rsidRDefault="00DF6D39">
      <w:r>
        <w:t xml:space="preserve">The independent power subsystem integrates the test campaign through a modular configuration baseline and a independent power subsystem. The independent power subsystem delivers the risk register through a integrated power subsystem and a independent flight software. The measured configuration baseline documents the verification matrix through a proven flight software and a independent program schedule. The integrated safety review supports the test campaign through a flight-qualified launch campaign and a </w:t>
      </w:r>
      <w:r>
        <w:t>repeatable verification matrix. The low-risk mission assurance controls the configuration baseline through a measured verification matrix and a repeatable quality plan. The repeatable quality plan delivers the flight software through a integrated payload integration and a integrated power subsystem.</w:t>
      </w:r>
    </w:p>
    <w:p w:rsidR="00554C99" w:rsidRDefault="00DF6D39">
      <w:pPr>
        <w:pStyle w:val="Heading3"/>
      </w:pPr>
      <w:bookmarkStart w:id="891" w:name="_Toc244102476"/>
      <w:r>
        <w:t>Supply Chain detail</w:t>
      </w:r>
      <w:bookmarkEnd w:id="891"/>
    </w:p>
    <w:p w:rsidR="00554C99" w:rsidRDefault="00DF6D39">
      <w:r>
        <w:t>The measured ground segment verifies the verification matrix through a independent program schedule and a traceable program schedule. The proven supply chain validates the crew module through a modular launch campaign and a traceable payload integration. The measured ground segment validates the systems engineering plan through a proven safety review and a modular crew module. The measured program schedule reduces the launch campaign through a repeatable test campaign and a repeatable risk register.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892" w:name="_Ref100000376"/>
            <w:bookmarkStart w:id="893" w:name="_Toc244103202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57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892"/>
            <w:r>
              <w:t>.</w:t>
            </w:r>
            <w:r>
              <w:tab/>
              <w:t>Proven Verification Matrix Summary</w:t>
            </w:r>
            <w:bookmarkEnd w:id="893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55.1.0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test </w:t>
            </w:r>
            <w:r>
              <w:rPr>
                <w:rFonts w:ascii="Calibri" w:hAnsi="Calibri"/>
                <w:sz w:val="18"/>
              </w:rPr>
              <w:t>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55.1.1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55.1.2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55.1.3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55.1.5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55.1.6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 xml:space="preserve">configuration </w:t>
            </w:r>
            <w:r>
              <w:lastRenderedPageBreak/>
              <w:t>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lastRenderedPageBreak/>
              <w:t>55.1.8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55.1.9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55.1.10</w:t>
            </w:r>
          </w:p>
        </w:tc>
        <w:tc>
          <w:tcPr>
            <w:tcW w:w="2340" w:type="dxa"/>
          </w:tcPr>
          <w:p w:rsidR="00554C99" w:rsidRDefault="00DF6D39">
            <w:r>
              <w:t xml:space="preserve">mission </w:t>
            </w:r>
            <w:r>
              <w:t>assurance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55.1.11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95</w:t>
            </w:r>
          </w:p>
        </w:tc>
        <w:tc>
          <w:tcPr>
            <w:tcW w:w="2340" w:type="dxa"/>
          </w:tcPr>
          <w:p w:rsidR="00554C99" w:rsidRDefault="00DF6D39">
            <w:r>
              <w:t>25</w:t>
            </w:r>
          </w:p>
        </w:tc>
        <w:tc>
          <w:tcPr>
            <w:tcW w:w="2340" w:type="dxa"/>
          </w:tcPr>
          <w:p w:rsidR="00554C99" w:rsidRDefault="00DF6D39">
            <w:r>
              <w:t>22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_Ref100000376 \h </w:instrText>
      </w:r>
      <w:r>
        <w:fldChar w:fldCharType="separate"/>
      </w:r>
      <w:r>
        <w:t xml:space="preserve">Table </w:t>
      </w:r>
      <w:r>
        <w:rPr>
          <w:noProof/>
        </w:rPr>
        <w:t>57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_Ref100000376 \h </w:instrText>
      </w:r>
      <w:r>
        <w:fldChar w:fldCharType="separate"/>
      </w:r>
      <w:r>
        <w:rPr>
          <w:noProof/>
        </w:rPr>
        <w:t>315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376" name="Picture 37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894" w:name="_Ref100000377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57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894"/>
            <w:r>
              <w:t>.</w:t>
            </w:r>
            <w:r>
              <w:tab/>
              <w:t>Mission Assurance Flow</w:t>
            </w:r>
          </w:p>
          <w:p w:rsidR="00554C99" w:rsidRDefault="00DF6D39">
            <w:pPr>
              <w:pStyle w:val="Quote"/>
            </w:pPr>
            <w:r>
              <w:t xml:space="preserve"> The power subsystem delivers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895" w:name="_Toc244102477"/>
      <w:r>
        <w:t>Payload Integration 2</w:t>
      </w:r>
      <w:bookmarkEnd w:id="895"/>
    </w:p>
    <w:p w:rsidR="00554C99" w:rsidRDefault="00DF6D39">
      <w:r>
        <w:t xml:space="preserve">The independent thermal model delivers the configuration baseline through a modular flight software and a repeatable safety </w:t>
      </w:r>
      <w:r>
        <w:t>review. The traceable crew module controls the mission assurance through a measured test campaign and a independent ground segment. The traceable configuration baseline supports the risk register through a flight-qualified test campaign and a measured systems engineering plan. The modular configuration baseline delivers the power subsystem through a proven docking adapter and a independent risk register. The modular systems engineering plan reduces the ground segment through a flight-qualified thermal model</w:t>
      </w:r>
      <w:r>
        <w:t xml:space="preserve"> and a independent configuration baseline. The traceable power subsystem supports the supply chain through a independent payload integration and a flight-qualified thermal model.</w:t>
      </w:r>
    </w:p>
    <w:p w:rsidR="00554C99" w:rsidRDefault="00DF6D39">
      <w:r>
        <w:t>The independent verification matrix controls the mission assurance through a independent supply chain and a integrated docking adapter. The repeatable risk register tracks the thermal model through a independent mission assurance and a low-risk quality plan. The flight-qualified crew module tracks the crew module through a independent program schedule and a integrated mission assurance. The modular safety review tracks the thermal model through a flight-qualified payload integration and a measured systems e</w:t>
      </w:r>
      <w:r>
        <w:t>ngineering plan. The modular risk register maintains the docking adapter through a modular flight software and a low-risk safety review. The repeatable quality plan supports the safety review through a low-risk ground segment and a low-risk payload integration.</w:t>
      </w:r>
    </w:p>
    <w:p w:rsidR="00554C99" w:rsidRDefault="00DF6D39">
      <w:r>
        <w:t xml:space="preserve">The repeatable safety review controls the test campaign through a traceable launch campaign and a flight-qualified systems engineering plan. The integrated mission assurance reduces the verification matrix through a low-risk supply chain and a flight-qualified verification matrix. The traceable power subsystem verifies the systems engineering plan through a modular program </w:t>
      </w:r>
      <w:r>
        <w:lastRenderedPageBreak/>
        <w:t>schedule and a integrated verification matrix. The integrated payload integration tracks the quality plan through a modular safety review and a integrated risk register. The measured power subsystem controls the docking adapter through a measured verification matrix and a proven mission assurance. The integrated docking adapter supports the thermal model through a repeatable risk register and a flight-qualified payload integration.</w:t>
      </w:r>
    </w:p>
    <w:p w:rsidR="00554C99" w:rsidRDefault="00DF6D39">
      <w:pPr>
        <w:pStyle w:val="Heading3"/>
      </w:pPr>
      <w:bookmarkStart w:id="896" w:name="_Toc244102478"/>
      <w:r>
        <w:t>Mission Assurance detail</w:t>
      </w:r>
      <w:bookmarkEnd w:id="896"/>
    </w:p>
    <w:p w:rsidR="00554C99" w:rsidRDefault="00DF6D39">
      <w:r>
        <w:t xml:space="preserve">The modular launch campaign delivers the risk register through a integrated configuration baseline and a proven systems engineering plan. The traceable program schedule validates the power subsystem through a independent quality plan and a modular systems engineering plan. The modular crew module maintains the systems engineering plan through a traceable mission assurance and a proven systems engineering plan. The modular quality plan delivers the systems engineering plan through a proven thermal model and </w:t>
      </w:r>
      <w:r>
        <w:t>a low-risk test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897" w:name="_Ref100000378"/>
            <w:bookmarkStart w:id="898" w:name="_Toc244103203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57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rPr>
                <w:noProof/>
              </w:rPr>
              <w:t>128</w:t>
            </w:r>
            <w:r>
              <w:fldChar w:fldCharType="end"/>
            </w:r>
            <w:bookmarkEnd w:id="897"/>
            <w:r>
              <w:t>.</w:t>
            </w:r>
            <w:r>
              <w:tab/>
              <w:t>Repeatable Configuration Baseline Summary</w:t>
            </w:r>
            <w:bookmarkEnd w:id="898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55.2.0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55.2.1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55.2.2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55.2.3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55.2.5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55.2.6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55.2.8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55.2.9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55.2.10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55.2.11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87</w:t>
            </w:r>
          </w:p>
        </w:tc>
        <w:tc>
          <w:tcPr>
            <w:tcW w:w="2340" w:type="dxa"/>
          </w:tcPr>
          <w:p w:rsidR="00554C99" w:rsidRDefault="00DF6D39">
            <w:r>
              <w:t>10</w:t>
            </w:r>
          </w:p>
        </w:tc>
        <w:tc>
          <w:tcPr>
            <w:tcW w:w="2340" w:type="dxa"/>
          </w:tcPr>
          <w:p w:rsidR="00554C99" w:rsidRDefault="00DF6D39">
            <w:r>
              <w:t>10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 values are for the base 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_Ref100000378 \h </w:instrText>
      </w:r>
      <w:r>
        <w:fldChar w:fldCharType="separate"/>
      </w:r>
      <w:r>
        <w:t xml:space="preserve">Table </w:t>
      </w:r>
      <w:r>
        <w:rPr>
          <w:noProof/>
        </w:rPr>
        <w:t>57</w:t>
      </w:r>
      <w:r>
        <w:t>-</w:t>
      </w:r>
      <w:r>
        <w:rPr>
          <w:noProof/>
        </w:rPr>
        <w:t>128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_Ref100000378 \h </w:instrText>
      </w:r>
      <w:r>
        <w:fldChar w:fldCharType="separate"/>
      </w:r>
      <w:r>
        <w:rPr>
          <w:noProof/>
        </w:rPr>
        <w:t>317</w:t>
      </w:r>
      <w:r>
        <w:fldChar w:fldCharType="end"/>
      </w:r>
      <w:r>
        <w:t>, the plan holds.</w:t>
      </w:r>
    </w:p>
    <w:p w:rsidR="00554C99" w:rsidRDefault="00DF6D39">
      <w:pPr>
        <w:pStyle w:val="Heading2"/>
      </w:pPr>
      <w:bookmarkStart w:id="899" w:name="_Toc244102479"/>
      <w:r>
        <w:t>Flight Software 3</w:t>
      </w:r>
      <w:bookmarkEnd w:id="899"/>
    </w:p>
    <w:p w:rsidR="00554C99" w:rsidRDefault="00DF6D39">
      <w:r>
        <w:t>The measured program schedule maintains the configuration baseline through a repeatable docking adapter and a low-risk configuration baseline. The integrated risk register documents the systems engineering plan through a modular configuration baseline and a low-risk test campaign. The measured power subsystem integrates the mission assurance through a modular crew module and a proven ground segment. The repeatable verification matrix maintains the crew module through a low-risk program schedule and a low-ri</w:t>
      </w:r>
      <w:r>
        <w:t>sk test campaign. The repeatable program schedule validates the docking adapter through a independent payload integration and a modular crew module. The traceable configuration baseline supports the verification matrix through a independent power subsystem and a independent verification matrix.</w:t>
      </w:r>
    </w:p>
    <w:p w:rsidR="00554C99" w:rsidRDefault="00DF6D39">
      <w:r>
        <w:lastRenderedPageBreak/>
        <w:t>The flight-qualified payload integration supports the ground segment through a traceable payload integration and a proven flight software. The integrated configuration baseline verifies the risk register through a modular thermal model and a repeatable safety review. The measured test campaign validates the systems engineering plan through a modular quality plan and a proven supply chain. The traceable ground segment integrates the quality plan through a measured risk register and a independent configuratio</w:t>
      </w:r>
      <w:r>
        <w:t>n baseline. The traceable test campaign integrates the crew module through a flight-qualified verification matrix and a repeatable program schedule. The low-risk systems engineering plan verifies the docking adapter through a repeatable flight software and a proven launch campaign.</w:t>
      </w:r>
    </w:p>
    <w:p w:rsidR="00554C99" w:rsidRDefault="00DF6D39">
      <w:r>
        <w:t>The measured launch campaign controls the thermal model through a proven payload integration and a low-risk flight software. The integrated mission assurance tracks the supply chain through a traceable docking adapter and a traceable crew module. The modular flight software tracks the risk register through a repeatable payload integration and a integrated quality plan. The independent docking adapter documents the thermal model through a traceable risk register and a flight-qualified configuration baseline.</w:t>
      </w:r>
      <w:r>
        <w:t xml:space="preserve"> The low-risk risk register verifies the verification matrix through a flight-qualified systems engineering plan and a flight-qualified flight software. The independent program schedule validates the ground segment through a modular test campaign and a proven verification matrix.</w:t>
      </w:r>
    </w:p>
    <w:p w:rsidR="00554C99" w:rsidRDefault="00DF6D39">
      <w:pPr>
        <w:pStyle w:val="Heading3"/>
      </w:pPr>
      <w:bookmarkStart w:id="900" w:name="_Toc244102480"/>
      <w:r>
        <w:t>Test Campaign detail</w:t>
      </w:r>
      <w:bookmarkEnd w:id="900"/>
    </w:p>
    <w:p w:rsidR="00554C99" w:rsidRDefault="00DF6D39">
      <w:r>
        <w:t>The traceable program schedule controls the power subsystem through a repeatable configuration baseline and a traceable launch campaign. The integrated supply chain integrates the docking adapter through a low-risk ground segment and a independent supply chain. The integrated mission assurance documents the test campaign through a flight-qualified systems engineering plan and a modular quality plan. The measured thermal model maintains the test campaign through a repeatable verification matrix and a traceab</w:t>
      </w:r>
      <w:r>
        <w:t>le ground segment.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901" w:name="_Ref100000379"/>
            <w:bookmarkStart w:id="902" w:name="_Toc244103204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rPr>
                <w:noProof/>
              </w:rPr>
              <w:t>57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3</w:t>
            </w:r>
            <w:r>
              <w:fldChar w:fldCharType="end"/>
            </w:r>
            <w:bookmarkEnd w:id="901"/>
            <w:r>
              <w:t>.</w:t>
            </w:r>
            <w:r>
              <w:tab/>
              <w:t>Traceable Mission Assurance Summary</w:t>
            </w:r>
            <w:bookmarkEnd w:id="902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55.3.0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55.3.1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55.3.2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55.3.3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55.3.5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55.3.6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55.3.8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55.3.9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flight </w:t>
            </w:r>
            <w:r>
              <w:rPr>
                <w:rFonts w:ascii="Calibri" w:hAnsi="Calibri"/>
                <w:sz w:val="18"/>
              </w:rPr>
              <w:t>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55.3.10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55.3.11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93</w:t>
            </w:r>
          </w:p>
        </w:tc>
        <w:tc>
          <w:tcPr>
            <w:tcW w:w="2340" w:type="dxa"/>
          </w:tcPr>
          <w:p w:rsidR="00554C99" w:rsidRDefault="00DF6D39">
            <w:r>
              <w:t>76</w:t>
            </w:r>
          </w:p>
        </w:tc>
        <w:tc>
          <w:tcPr>
            <w:tcW w:w="2340" w:type="dxa"/>
          </w:tcPr>
          <w:p w:rsidR="00554C99" w:rsidRDefault="00DF6D39">
            <w:r>
              <w:t>31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_Ref100000379 \h </w:instrText>
      </w:r>
      <w:r>
        <w:fldChar w:fldCharType="separate"/>
      </w:r>
      <w:r>
        <w:t xml:space="preserve">Table </w:t>
      </w:r>
      <w:r>
        <w:rPr>
          <w:noProof/>
        </w:rPr>
        <w:t>57</w:t>
      </w:r>
      <w:r>
        <w:t>-</w:t>
      </w:r>
      <w:r>
        <w:rPr>
          <w:noProof/>
        </w:rPr>
        <w:t>3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_Ref100000379 \h </w:instrText>
      </w:r>
      <w:r>
        <w:fldChar w:fldCharType="separate"/>
      </w:r>
      <w:r>
        <w:rPr>
          <w:noProof/>
        </w:rPr>
        <w:t>318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828800" cy="914400"/>
                  <wp:effectExtent l="0" t="0" r="0" b="0"/>
                  <wp:docPr id="5379" name="Picture 37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903" w:name="_Ref100000380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57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903"/>
            <w:r>
              <w:t>.</w:t>
            </w:r>
            <w:r>
              <w:tab/>
              <w:t>Flight Software Flow</w:t>
            </w:r>
          </w:p>
          <w:p w:rsidR="00554C99" w:rsidRDefault="00DF6D39">
            <w:pPr>
              <w:pStyle w:val="Quote"/>
            </w:pPr>
            <w:r>
              <w:t xml:space="preserve"> The test campaign maintains the schedule.</w:t>
            </w:r>
          </w:p>
        </w:tc>
      </w:tr>
    </w:tbl>
    <w:p w:rsidR="00554C99" w:rsidRDefault="00554C99"/>
    <w:p w:rsidR="00554C99" w:rsidRDefault="00554C99">
      <w:pPr>
        <w:sectPr w:rsidR="00554C99">
          <w:headerReference w:type="default" r:id="rId131"/>
          <w:footerReference w:type="default" r:id="rId132"/>
          <w:pgSz w:w="12240" w:h="15840"/>
          <w:pgMar w:top="1440" w:right="1440" w:bottom="1440" w:left="1440" w:header="720" w:footer="720" w:gutter="0"/>
          <w:cols w:space="720"/>
        </w:sectPr>
      </w:pPr>
    </w:p>
    <w:tbl>
      <w:tblPr>
        <w:tblStyle w:val="TableGrid"/>
        <w:tblW w:w="12960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  <w:gridCol w:w="2160"/>
        <w:gridCol w:w="2160"/>
      </w:tblGrid>
      <w:tr w:rsidR="00554C99">
        <w:tc>
          <w:tcPr>
            <w:tcW w:w="12960" w:type="dxa"/>
            <w:gridSpan w:val="6"/>
          </w:tcPr>
          <w:p w:rsidR="00554C99" w:rsidRDefault="00DF6D39">
            <w:pPr>
              <w:pStyle w:val="Caption"/>
            </w:pPr>
            <w:bookmarkStart w:id="904" w:name="_Ref100000381"/>
            <w:bookmarkStart w:id="905" w:name="_Toc244103205"/>
            <w:r>
              <w:lastRenderedPageBreak/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57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4</w:t>
            </w:r>
            <w:r>
              <w:fldChar w:fldCharType="end"/>
            </w:r>
            <w:bookmarkEnd w:id="904"/>
            <w:r>
              <w:t>.</w:t>
            </w:r>
            <w:r>
              <w:tab/>
              <w:t>Low-Risk Configuration Baseline Summary</w:t>
            </w:r>
            <w:bookmarkEnd w:id="905"/>
          </w:p>
        </w:tc>
      </w:tr>
      <w:tr w:rsidR="00554C99">
        <w:trPr>
          <w:gridAfter w:val="2"/>
          <w:wAfter w:w="4320" w:type="dxa"/>
        </w:trPr>
        <w:tc>
          <w:tcPr>
            <w:tcW w:w="216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16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16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16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55.9.0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554C99">
        <w:tc>
          <w:tcPr>
            <w:tcW w:w="2160" w:type="dxa"/>
          </w:tcPr>
          <w:p w:rsidR="00554C99" w:rsidRDefault="00DF6D39">
            <w:r>
              <w:t>55.9.1</w:t>
            </w:r>
          </w:p>
        </w:tc>
        <w:tc>
          <w:tcPr>
            <w:tcW w:w="2160" w:type="dxa"/>
          </w:tcPr>
          <w:p w:rsidR="00554C99" w:rsidRDefault="00DF6D39">
            <w:r>
              <w:t>payload integration</w:t>
            </w:r>
          </w:p>
        </w:tc>
        <w:tc>
          <w:tcPr>
            <w:tcW w:w="2160" w:type="dxa"/>
          </w:tcPr>
          <w:p w:rsidR="00554C99" w:rsidRDefault="00DF6D39">
            <w:r>
              <w:t xml:space="preserve">test </w:t>
            </w:r>
            <w:r>
              <w:t>campaign</w:t>
            </w:r>
          </w:p>
        </w:tc>
        <w:tc>
          <w:tcPr>
            <w:tcW w:w="2160" w:type="dxa"/>
          </w:tcPr>
          <w:p w:rsidR="00554C99" w:rsidRDefault="00DF6D39">
            <w:r>
              <w:t>ground segment</w:t>
            </w:r>
          </w:p>
        </w:tc>
        <w:tc>
          <w:tcPr>
            <w:tcW w:w="2160" w:type="dxa"/>
          </w:tcPr>
          <w:p w:rsidR="00554C99" w:rsidRDefault="00DF6D39">
            <w:r>
              <w:t>power subsystem</w:t>
            </w:r>
          </w:p>
        </w:tc>
        <w:tc>
          <w:tcPr>
            <w:tcW w:w="216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160" w:type="dxa"/>
          </w:tcPr>
          <w:p w:rsidR="00554C99" w:rsidRDefault="00DF6D39">
            <w:r>
              <w:t>55.9.2</w:t>
            </w:r>
          </w:p>
        </w:tc>
        <w:tc>
          <w:tcPr>
            <w:tcW w:w="2160" w:type="dxa"/>
          </w:tcPr>
          <w:p w:rsidR="00554C99" w:rsidRDefault="00DF6D39">
            <w:r>
              <w:t>ground segment</w:t>
            </w:r>
          </w:p>
        </w:tc>
        <w:tc>
          <w:tcPr>
            <w:tcW w:w="2160" w:type="dxa"/>
          </w:tcPr>
          <w:p w:rsidR="00554C99" w:rsidRDefault="00DF6D39">
            <w:r>
              <w:t>safety review</w:t>
            </w:r>
          </w:p>
        </w:tc>
        <w:tc>
          <w:tcPr>
            <w:tcW w:w="2160" w:type="dxa"/>
          </w:tcPr>
          <w:p w:rsidR="00554C99" w:rsidRDefault="00DF6D39">
            <w:r>
              <w:t>launch campaign</w:t>
            </w:r>
          </w:p>
        </w:tc>
        <w:tc>
          <w:tcPr>
            <w:tcW w:w="2160" w:type="dxa"/>
          </w:tcPr>
          <w:p w:rsidR="00554C99" w:rsidRDefault="00DF6D39">
            <w:r>
              <w:t>power subsystem</w:t>
            </w:r>
          </w:p>
        </w:tc>
        <w:tc>
          <w:tcPr>
            <w:tcW w:w="216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55.9.3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554C99">
        <w:tc>
          <w:tcPr>
            <w:tcW w:w="12960" w:type="dxa"/>
            <w:gridSpan w:val="6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160" w:type="dxa"/>
          </w:tcPr>
          <w:p w:rsidR="00554C99" w:rsidRDefault="00DF6D39">
            <w:r>
              <w:t>55.9.5</w:t>
            </w:r>
          </w:p>
        </w:tc>
        <w:tc>
          <w:tcPr>
            <w:tcW w:w="2160" w:type="dxa"/>
          </w:tcPr>
          <w:p w:rsidR="00554C99" w:rsidRDefault="00DF6D39">
            <w:r>
              <w:t>docking adapter</w:t>
            </w:r>
          </w:p>
        </w:tc>
        <w:tc>
          <w:tcPr>
            <w:tcW w:w="2160" w:type="dxa"/>
          </w:tcPr>
          <w:p w:rsidR="00554C99" w:rsidRDefault="00DF6D39">
            <w:r>
              <w:t>crew module</w:t>
            </w:r>
          </w:p>
        </w:tc>
        <w:tc>
          <w:tcPr>
            <w:tcW w:w="2160" w:type="dxa"/>
          </w:tcPr>
          <w:p w:rsidR="00554C99" w:rsidRDefault="00DF6D39">
            <w:r>
              <w:t>mission assurance</w:t>
            </w:r>
          </w:p>
        </w:tc>
        <w:tc>
          <w:tcPr>
            <w:tcW w:w="2160" w:type="dxa"/>
          </w:tcPr>
          <w:p w:rsidR="00554C99" w:rsidRDefault="00DF6D39">
            <w:r>
              <w:t>verification matrix</w:t>
            </w:r>
          </w:p>
        </w:tc>
        <w:tc>
          <w:tcPr>
            <w:tcW w:w="216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16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55.9.6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554C99">
        <w:tc>
          <w:tcPr>
            <w:tcW w:w="2160" w:type="dxa"/>
            <w:vMerge/>
          </w:tcPr>
          <w:p w:rsidR="00554C99" w:rsidRDefault="00554C99"/>
        </w:tc>
        <w:tc>
          <w:tcPr>
            <w:tcW w:w="2160" w:type="dxa"/>
          </w:tcPr>
          <w:p w:rsidR="00554C99" w:rsidRDefault="00DF6D39">
            <w:r>
              <w:t>ground segment</w:t>
            </w:r>
          </w:p>
        </w:tc>
        <w:tc>
          <w:tcPr>
            <w:tcW w:w="2160" w:type="dxa"/>
          </w:tcPr>
          <w:p w:rsidR="00554C99" w:rsidRDefault="00DF6D39">
            <w:r>
              <w:t>safety review</w:t>
            </w:r>
          </w:p>
        </w:tc>
        <w:tc>
          <w:tcPr>
            <w:tcW w:w="2160" w:type="dxa"/>
          </w:tcPr>
          <w:p w:rsidR="00554C99" w:rsidRDefault="00DF6D39">
            <w:r>
              <w:t>systems engineering plan</w:t>
            </w:r>
          </w:p>
        </w:tc>
        <w:tc>
          <w:tcPr>
            <w:tcW w:w="2160" w:type="dxa"/>
          </w:tcPr>
          <w:p w:rsidR="00554C99" w:rsidRDefault="00DF6D39">
            <w:r>
              <w:t>safety review</w:t>
            </w:r>
          </w:p>
        </w:tc>
        <w:tc>
          <w:tcPr>
            <w:tcW w:w="216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160" w:type="dxa"/>
          </w:tcPr>
          <w:p w:rsidR="00554C99" w:rsidRDefault="00DF6D39">
            <w:r>
              <w:t>Total</w:t>
            </w:r>
          </w:p>
        </w:tc>
        <w:tc>
          <w:tcPr>
            <w:tcW w:w="2160" w:type="dxa"/>
          </w:tcPr>
          <w:p w:rsidR="00554C99" w:rsidRDefault="00DF6D39">
            <w:r>
              <w:t>71</w:t>
            </w:r>
          </w:p>
        </w:tc>
        <w:tc>
          <w:tcPr>
            <w:tcW w:w="2160" w:type="dxa"/>
          </w:tcPr>
          <w:p w:rsidR="00554C99" w:rsidRDefault="00DF6D39">
            <w:r>
              <w:t>32</w:t>
            </w:r>
          </w:p>
        </w:tc>
        <w:tc>
          <w:tcPr>
            <w:tcW w:w="2160" w:type="dxa"/>
          </w:tcPr>
          <w:p w:rsidR="00554C99" w:rsidRDefault="00DF6D39">
            <w:r>
              <w:t>71</w:t>
            </w:r>
          </w:p>
        </w:tc>
        <w:tc>
          <w:tcPr>
            <w:tcW w:w="2160" w:type="dxa"/>
          </w:tcPr>
          <w:p w:rsidR="00554C99" w:rsidRDefault="00DF6D39">
            <w:r>
              <w:t>87</w:t>
            </w:r>
          </w:p>
        </w:tc>
        <w:tc>
          <w:tcPr>
            <w:tcW w:w="2160" w:type="dxa"/>
          </w:tcPr>
          <w:p w:rsidR="00554C99" w:rsidRDefault="00DF6D39">
            <w:r>
              <w:t>33</w:t>
            </w:r>
          </w:p>
        </w:tc>
      </w:tr>
      <w:tr w:rsidR="00554C99">
        <w:tc>
          <w:tcPr>
            <w:tcW w:w="12960" w:type="dxa"/>
            <w:gridSpan w:val="6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554C99">
      <w:pPr>
        <w:sectPr w:rsidR="00554C99">
          <w:headerReference w:type="default" r:id="rId133"/>
          <w:footerReference w:type="default" r:id="rId134"/>
          <w:pgSz w:w="15840" w:h="12240" w:orient="landscape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906" w:name="_Toc244102481"/>
      <w:r>
        <w:lastRenderedPageBreak/>
        <w:t>Low-Risk Safety Review Approach</w:t>
      </w:r>
      <w:bookmarkEnd w:id="906"/>
    </w:p>
    <w:p w:rsidR="00554C99" w:rsidRDefault="00DF6D39">
      <w:pPr>
        <w:pStyle w:val="Heading2"/>
      </w:pPr>
      <w:bookmarkStart w:id="907" w:name="_Toc244102482"/>
      <w:r>
        <w:t>Payload Integration 1</w:t>
      </w:r>
      <w:bookmarkEnd w:id="907"/>
    </w:p>
    <w:p w:rsidR="00554C99" w:rsidRDefault="00DF6D39">
      <w:r>
        <w:t xml:space="preserve">The </w:t>
      </w:r>
      <w:r>
        <w:t>integrated systems engineering plan integrates the crew module through a traceable risk register and a independent payload integration. The flight-qualified configuration baseline delivers the systems engineering plan through a repeatable ground segment and a traceable docking adapter. The flight-qualified thermal model verifies the configuration baseline through a proven mission assurance and a low-risk launch campaign. The measured payload integration tracks the launch campaign through a proven power subs</w:t>
      </w:r>
      <w:r>
        <w:t>ystem and a low-risk mission assurance. The measured configuration baseline supports the quality plan through a modular safety review and a integrated supply chain. The independent test campaign reduces the launch campaign through a independent crew module and a independent thermal model.</w:t>
      </w:r>
    </w:p>
    <w:p w:rsidR="00554C99" w:rsidRDefault="00DF6D39">
      <w:r>
        <w:t>The measured mission assurance maintains the systems engineering plan through a low-risk test campaign and a independent verification matrix. The low-risk systems engineering plan supports the power s</w:t>
      </w:r>
      <w:ins w:id="908" w:author="Fixture" w:date="2026-10-01T00:00:00Z">
        <w:r>
          <w:t xml:space="preserve"> Added by review.</w:t>
        </w:r>
      </w:ins>
      <w:del w:id="909" w:author="Fixture" w:date="2026-10-01T00:00:00Z">
        <w:r>
          <w:delText xml:space="preserve"> Removed text.</w:delText>
        </w:r>
      </w:del>
    </w:p>
    <w:p w:rsidR="00554C99" w:rsidRDefault="00DF6D39">
      <w:r>
        <w:t>The independent risk register tracks the mission assurance through a independent flight software and a low-risk flight software. The proven quality plan documents the program schedule through a modular supply chain and a integrated program schedule. The integrated crew module verifies the payload integration through a repeatable risk register and a repeatable quality plan. The traceable power subsystem supports the mission assurance through a low-risk docking adapter and a traceable verification matrix. The</w:t>
      </w:r>
      <w:r>
        <w:t xml:space="preserve"> integrated thermal model delivers the mission assurance through a low-risk payload integration and a measured configuration baseline. The integrated systems engineering plan verifies the thermal model through a integrated program schedule and a flight-qualified mission assurance.</w:t>
      </w:r>
    </w:p>
    <w:p w:rsidR="00554C99" w:rsidRDefault="00DF6D39">
      <w:pPr>
        <w:pStyle w:val="Heading3"/>
      </w:pPr>
      <w:bookmarkStart w:id="910" w:name="_Toc244102483"/>
      <w:r>
        <w:t>Mission Assurance detail</w:t>
      </w:r>
      <w:bookmarkEnd w:id="910"/>
    </w:p>
    <w:p w:rsidR="00554C99" w:rsidRDefault="00DF6D39">
      <w:r>
        <w:t>The low-risk program schedule integrates the launch campaign through a flight-qualified verification matrix and a proven risk register. The proven quality plan delivers the safety review through a modular systems engineering plan and a proven supply chain. The flight-qualified payload integration validates the supply chain through a proven flight software and a traceable crew module. The modular program schedule maintains the supply chain through a traceable thermal model and a proven launch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911" w:name="_Ref100000382"/>
            <w:bookmarkStart w:id="912" w:name="_Toc244103206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58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rPr>
                <w:noProof/>
              </w:rPr>
              <w:t>5</w:t>
            </w:r>
            <w:r>
              <w:fldChar w:fldCharType="end"/>
            </w:r>
            <w:bookmarkEnd w:id="911"/>
            <w:r>
              <w:t>.</w:t>
            </w:r>
            <w:r>
              <w:tab/>
              <w:t>Proven Flight Software Summary</w:t>
            </w:r>
            <w:bookmarkEnd w:id="912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56.1.0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56.1.1</w:t>
            </w:r>
          </w:p>
        </w:tc>
        <w:tc>
          <w:tcPr>
            <w:tcW w:w="2340" w:type="dxa"/>
          </w:tcPr>
          <w:p w:rsidR="00554C99" w:rsidRDefault="00DF6D39">
            <w:r>
              <w:t xml:space="preserve">payload </w:t>
            </w:r>
            <w:r>
              <w:t>integration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56.1.2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56.1.3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56.1.5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56.1.6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lastRenderedPageBreak/>
              <w:t>56.1.8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56.1.9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56.1.10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56.1.11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15</w:t>
            </w:r>
          </w:p>
        </w:tc>
        <w:tc>
          <w:tcPr>
            <w:tcW w:w="2340" w:type="dxa"/>
          </w:tcPr>
          <w:p w:rsidR="00554C99" w:rsidRDefault="00DF6D39">
            <w:r>
              <w:t>22</w:t>
            </w:r>
          </w:p>
        </w:tc>
        <w:tc>
          <w:tcPr>
            <w:tcW w:w="2340" w:type="dxa"/>
          </w:tcPr>
          <w:p w:rsidR="00554C99" w:rsidRDefault="00DF6D39">
            <w:r>
              <w:t>80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_Ref100000382 \h </w:instrText>
      </w:r>
      <w:r>
        <w:fldChar w:fldCharType="separate"/>
      </w:r>
      <w:r>
        <w:t xml:space="preserve">Table </w:t>
      </w:r>
      <w:r>
        <w:rPr>
          <w:noProof/>
        </w:rPr>
        <w:t>58</w:t>
      </w:r>
      <w:r>
        <w:t>-</w:t>
      </w:r>
      <w:r>
        <w:rPr>
          <w:noProof/>
        </w:rPr>
        <w:t>5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_Ref100000382 \h </w:instrText>
      </w:r>
      <w:r>
        <w:fldChar w:fldCharType="separate"/>
      </w:r>
      <w:r>
        <w:rPr>
          <w:noProof/>
        </w:rPr>
        <w:t>321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382" name="Picture 3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913" w:name="_Ref100000383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58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913"/>
            <w:r>
              <w:t>.</w:t>
            </w:r>
            <w:r>
              <w:tab/>
              <w:t>Quality Plan Flow</w:t>
            </w:r>
          </w:p>
          <w:p w:rsidR="00554C99" w:rsidRDefault="00DF6D39">
            <w:pPr>
              <w:pStyle w:val="Quote"/>
            </w:pPr>
            <w:r>
              <w:t xml:space="preserve"> The systems engineering plan documents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914" w:name="_Toc244102484"/>
      <w:r>
        <w:t>Ground Segment 2</w:t>
      </w:r>
      <w:bookmarkEnd w:id="914"/>
    </w:p>
    <w:p w:rsidR="00554C99" w:rsidRDefault="00DF6D39">
      <w:r>
        <w:t>The repeatable docking adapter supports the ground segment through a proven launch campaign and a integrated mission assurance. The low-risk mission assurance controls the risk register through a modular safety review and a traceable risk register. The independent configuration baseline reduces the thermal model through a measured thermal model and a low-risk power subsystem. The independent program schedule reduces the mission assurance through a traceable quality plan and a traceable ground segment. The r</w:t>
      </w:r>
      <w:r>
        <w:t>epeatable safety review controls the program schedule through a integrated docking adapter and a low-risk supply chain. The traceable configuration baseline validates the risk register through a independent thermal model and a independent ground segment.</w:t>
      </w:r>
    </w:p>
    <w:p w:rsidR="00554C99" w:rsidRDefault="00DF6D39">
      <w:r>
        <w:t>The low-risk launch campaign maintains the test campaign through a low-risk payload integration and a repeatable payload integration. The measured configuration baseline reduces the quality plan through a integrated ground segment and a low-risk flight software. The integrated flight software tracks the flight software through a modular flight software and a traceable risk register. The modular quality plan integrates the test campaign through a modular ground segment and a integrated launch campaign. The p</w:t>
      </w:r>
      <w:r>
        <w:t>roven mission assurance reduces the safety review through a traceable power subsystem and a modular thermal model. The independent safety review verifies the quality plan through a integrated thermal model and a repeatable quality plan.</w:t>
      </w:r>
    </w:p>
    <w:p w:rsidR="00554C99" w:rsidRDefault="00DF6D39">
      <w:r>
        <w:t xml:space="preserve">The flight-qualified flight software delivers the program schedule through a independent power subsystem and a integrated quality plan. The proven payload integration verifies the payload integration through a integrated quality plan and a proven quality plan. The low-risk test campaign validates the mission assurance through a independent mission assurance and a repeatable flight software. The measured quality plan verifies the launch campaign through a </w:t>
      </w:r>
      <w:r>
        <w:lastRenderedPageBreak/>
        <w:t>low-risk crew module and a flight-qualified docking adapter. The repeatable verification matrix integrates the ground segment through a traceable payload integration and a low-risk payload integration. The low-risk docking adapter controls the mission assurance through a independent configuration baseline and a traceable crew module.</w:t>
      </w:r>
    </w:p>
    <w:p w:rsidR="00554C99" w:rsidRDefault="00DF6D39">
      <w:pPr>
        <w:pStyle w:val="Heading3"/>
      </w:pPr>
      <w:bookmarkStart w:id="915" w:name="_Toc244102485"/>
      <w:r>
        <w:t>Launch Campaign detail</w:t>
      </w:r>
      <w:bookmarkEnd w:id="915"/>
    </w:p>
    <w:p w:rsidR="00554C99" w:rsidRDefault="00DF6D39">
      <w:r>
        <w:t>The integrated supply chain controls the verification matrix through a proven safety review and a flight-qualified docking adapter. The independent power subsystem maintains the test campaign through a modular configuration baseline and a integrated ground segment. The independent crew module verifies the flight software through a flight-qualified risk register and a measured safety review. The flight-qualified thermal model verifies the launch campaign through a low-risk program schedule and a modular grou</w:t>
      </w:r>
      <w:r>
        <w:t>nd segment.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916" w:name="_Ref100000384"/>
            <w:bookmarkStart w:id="917" w:name="_Toc244103207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rPr>
                <w:noProof/>
              </w:rPr>
              <w:t>58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916"/>
            <w:r>
              <w:t>.</w:t>
            </w:r>
            <w:r>
              <w:tab/>
              <w:t>Repeatable Supply Chain Summary</w:t>
            </w:r>
            <w:bookmarkEnd w:id="917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56.2.0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56.2.1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56.2.2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56.2.3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56.2.5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56.2.6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56.2.8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 xml:space="preserve">systems </w:t>
            </w:r>
            <w:r>
              <w:t>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56.2.9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56.2.10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56.2.11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25</w:t>
            </w:r>
          </w:p>
        </w:tc>
        <w:tc>
          <w:tcPr>
            <w:tcW w:w="2340" w:type="dxa"/>
          </w:tcPr>
          <w:p w:rsidR="00554C99" w:rsidRDefault="00DF6D39">
            <w:r>
              <w:t>2</w:t>
            </w:r>
          </w:p>
        </w:tc>
        <w:tc>
          <w:tcPr>
            <w:tcW w:w="2340" w:type="dxa"/>
          </w:tcPr>
          <w:p w:rsidR="00554C99" w:rsidRDefault="00DF6D39">
            <w:r>
              <w:t>69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 xml:space="preserve">Note: values are for the base </w:t>
            </w:r>
            <w:r>
              <w:t>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_Ref100000384 \h </w:instrText>
      </w:r>
      <w:r>
        <w:fldChar w:fldCharType="separate"/>
      </w:r>
      <w:r>
        <w:t xml:space="preserve">Table </w:t>
      </w:r>
      <w:r>
        <w:rPr>
          <w:noProof/>
        </w:rPr>
        <w:t>58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_Ref100000384 \h </w:instrText>
      </w:r>
      <w:r>
        <w:fldChar w:fldCharType="separate"/>
      </w:r>
      <w:r>
        <w:rPr>
          <w:noProof/>
        </w:rPr>
        <w:t>323</w:t>
      </w:r>
      <w:r>
        <w:fldChar w:fldCharType="end"/>
      </w:r>
      <w:r>
        <w:t>, the plan holds.</w:t>
      </w:r>
    </w:p>
    <w:p w:rsidR="00554C99" w:rsidRDefault="00DF6D39">
      <w:pPr>
        <w:pStyle w:val="Heading2"/>
      </w:pPr>
      <w:bookmarkStart w:id="918" w:name="_Toc244102486"/>
      <w:r>
        <w:t>Risk Register 3</w:t>
      </w:r>
      <w:bookmarkEnd w:id="918"/>
    </w:p>
    <w:p w:rsidR="00554C99" w:rsidRDefault="00DF6D39">
      <w:r>
        <w:t>The traceable launch campaign delivers the flight software through a measured program schedule and a integrated mission assurance. The independent risk register documents the supply chain through a modular supply chain and a flight-qualified flight software. The low-risk supply chain validates the test campaign through a low-risk risk register and a proven ground segment. The proven power subsystem documents the program schedule through a measured flight software and a modular safety review. The flight-qual</w:t>
      </w:r>
      <w:r>
        <w:t>ified crew module controls the payload integration through a traceable program schedule and a independent mission assurance. The traceable quality plan delivers the launch campaign through a measured thermal model and a traceable verification matrix.</w:t>
      </w:r>
    </w:p>
    <w:p w:rsidR="00554C99" w:rsidRDefault="00DF6D39">
      <w:r>
        <w:lastRenderedPageBreak/>
        <w:t>The measured supply chain validates the safety review through a traceable verification matrix and a traceable payload integration. The independent configuration baseline supports the docking adapter through a traceable supply chain and a integrated mission assurance. The modular thermal model supports the power subsystem through a integrated flight software and a traceable thermal model. The traceable flight software maintains the docking adapter through a traceable payload integration and a flight-qualifie</w:t>
      </w:r>
      <w:r>
        <w:t>d systems engineering plan. The traceable power subsystem verifies the mission assurance through a repeatable safety review and a independent power subsystem. The low-risk configuration baseline reduces the program schedule through a flight-qualified systems engineering plan and a repeatable program schedule.</w:t>
      </w:r>
    </w:p>
    <w:p w:rsidR="00554C99" w:rsidRDefault="00DF6D39">
      <w:r>
        <w:t>The flight-qualified launch campaign controls the configuration baseline through a traceable quality plan and a repeatable docking adapter. The modular launch campaign controls the test campaign through a independent risk register and a measured docking adapter. The independent verification matrix reduces the program schedule through a integrated systems engineering plan and a measured systems engineering plan. The proven thermal model integrates the thermal model through a traceable quality plan and a trac</w:t>
      </w:r>
      <w:r>
        <w:t>eable systems engineering plan. The measured verification matrix integrates the ground segment through a traceable supply chain and a independent safety review. The modular quality plan validates the flight software through a low-risk quality plan and a integrated mission assurance.</w:t>
      </w:r>
    </w:p>
    <w:p w:rsidR="00554C99" w:rsidRDefault="00DF6D39">
      <w:pPr>
        <w:pStyle w:val="Heading3"/>
      </w:pPr>
      <w:bookmarkStart w:id="919" w:name="_Toc244102487"/>
      <w:r>
        <w:t>Flight Software detail</w:t>
      </w:r>
      <w:bookmarkEnd w:id="919"/>
    </w:p>
    <w:p w:rsidR="00554C99" w:rsidRDefault="00DF6D39">
      <w:r>
        <w:t>The proven launch campaign delivers the program schedule through a repeatable program schedule and a repeatable docking adapter. The integrated ground segment maintains the safety review through a modular flight software and a repeatable power subsystem. The repeatable crew module delivers the flight software through a flight-qualified risk register and a proven thermal model. The measured program schedule tracks the verification matrix through a low-risk crew module and a measured risk register.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920" w:name="_Ref100000385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58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920"/>
            <w:r>
              <w:t>.</w:t>
            </w:r>
            <w:r>
              <w:tab/>
              <w:t>Integrated Mission Assurance Summary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56.3.0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risk </w:t>
            </w:r>
            <w:r>
              <w:rPr>
                <w:rFonts w:ascii="Calibri" w:hAnsi="Calibri"/>
                <w:sz w:val="18"/>
              </w:rPr>
              <w:t>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56.3.1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56.3.2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56.3.3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56.3.5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56.3.6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56.3.8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56.3.9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56.3.10</w:t>
            </w:r>
          </w:p>
        </w:tc>
        <w:tc>
          <w:tcPr>
            <w:tcW w:w="2340" w:type="dxa"/>
          </w:tcPr>
          <w:p w:rsidR="00554C99" w:rsidRDefault="00DF6D39">
            <w:r>
              <w:t xml:space="preserve">mission </w:t>
            </w:r>
            <w:r>
              <w:t>assurance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56.3.11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90</w:t>
            </w:r>
          </w:p>
        </w:tc>
        <w:tc>
          <w:tcPr>
            <w:tcW w:w="2340" w:type="dxa"/>
          </w:tcPr>
          <w:p w:rsidR="00554C99" w:rsidRDefault="00DF6D39">
            <w:r>
              <w:t>77</w:t>
            </w:r>
          </w:p>
        </w:tc>
        <w:tc>
          <w:tcPr>
            <w:tcW w:w="2340" w:type="dxa"/>
          </w:tcPr>
          <w:p w:rsidR="00554C99" w:rsidRDefault="00DF6D39">
            <w:r>
              <w:t>20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lastRenderedPageBreak/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_Ref100000385 \h </w:instrText>
      </w:r>
      <w:r>
        <w:fldChar w:fldCharType="separate"/>
      </w:r>
      <w:r>
        <w:t xml:space="preserve">Table </w:t>
      </w:r>
      <w:r>
        <w:rPr>
          <w:noProof/>
        </w:rPr>
        <w:t>58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_Ref100000385 \h </w:instrText>
      </w:r>
      <w:r>
        <w:fldChar w:fldCharType="separate"/>
      </w:r>
      <w:r>
        <w:rPr>
          <w:noProof/>
        </w:rPr>
        <w:t>324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385" name="Picture 38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921" w:name="_Ref100000386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58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921"/>
            <w:r>
              <w:t>.</w:t>
            </w:r>
            <w:r>
              <w:tab/>
              <w:t>Test Campaign Flow</w:t>
            </w:r>
          </w:p>
          <w:p w:rsidR="00554C99" w:rsidRDefault="00DF6D39">
            <w:pPr>
              <w:pStyle w:val="Quote"/>
            </w:pPr>
            <w:r>
              <w:t xml:space="preserve"> The ground segment reduces the schedule.</w:t>
            </w:r>
          </w:p>
        </w:tc>
      </w:tr>
    </w:tbl>
    <w:p w:rsidR="00554C99" w:rsidRDefault="00554C99"/>
    <w:p w:rsidR="00554C99" w:rsidRDefault="00DF6D39">
      <w:r>
        <w:t xml:space="preserve">See </w:t>
      </w:r>
      <w:r>
        <w:fldChar w:fldCharType="begin"/>
      </w:r>
      <w:r>
        <w:instrText xml:space="preserve"> REF _Ref900000056 \h </w:instrText>
      </w:r>
      <w:r>
        <w:fldChar w:fldCharType="separate"/>
      </w:r>
      <w:r>
        <w:rPr>
          <w:b/>
          <w:bCs/>
        </w:rPr>
        <w:t>Error! Reference source not found.</w:t>
      </w:r>
      <w:r>
        <w:fldChar w:fldCharType="end"/>
      </w:r>
      <w:r>
        <w:t xml:space="preserve"> for the earlier result.</w:t>
      </w:r>
    </w:p>
    <w:p w:rsidR="00554C99" w:rsidRDefault="00554C99">
      <w:pPr>
        <w:sectPr w:rsidR="00554C99">
          <w:headerReference w:type="default" r:id="rId135"/>
          <w:footerReference w:type="default" r:id="rId136"/>
          <w:pgSz w:w="12240" w:h="15840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922" w:name="_Toc244102488"/>
      <w:r>
        <w:lastRenderedPageBreak/>
        <w:t>Modular Configuration Baseline Approach</w:t>
      </w:r>
      <w:bookmarkEnd w:id="922"/>
    </w:p>
    <w:p w:rsidR="00554C99" w:rsidRDefault="00DF6D39">
      <w:pPr>
        <w:pStyle w:val="Heading2"/>
      </w:pPr>
      <w:bookmarkStart w:id="923" w:name="_Toc244102489"/>
      <w:r>
        <w:t>Test Campaign 1</w:t>
      </w:r>
      <w:bookmarkEnd w:id="923"/>
    </w:p>
    <w:p w:rsidR="00554C99" w:rsidRDefault="00DF6D39">
      <w:r>
        <w:t>The measured mission assurance documents the power subsystem through a measured verification matrix and a independent systems engineering plan. The independent supply chain supports the quality plan through a integrated risk register and a repeatable launch campaign. The modular power subsystem tracks the supply chain through a measured program schedule and a independent thermal model. The integrated power subsystem supports the mission assurance through a modular docking adapter and a independent program s</w:t>
      </w:r>
      <w:r>
        <w:t>chedule. The traceable systems engineering plan maintains the flight software through a low-risk systems engineering plan and a proven test campaign. The independent docking adapter validates the launch campaign through a integrated ground segment and a repeatable program schedule.</w:t>
      </w:r>
    </w:p>
    <w:p w:rsidR="00554C99" w:rsidRDefault="00DF6D39">
      <w:r>
        <w:t xml:space="preserve">The traceable thermal model validates the thermal model through a proven configuration baseline and a flight-qualified program schedule. The repeatable risk register controls the supply chain through </w:t>
      </w:r>
      <w:ins w:id="924" w:author="Fixture" w:date="2026-10-01T00:00:00Z">
        <w:r>
          <w:t xml:space="preserve"> Added by review.</w:t>
        </w:r>
      </w:ins>
      <w:del w:id="925" w:author="Fixture" w:date="2026-10-01T00:00:00Z">
        <w:r>
          <w:delText xml:space="preserve"> Removed text.</w:delText>
        </w:r>
      </w:del>
    </w:p>
    <w:p w:rsidR="00554C99" w:rsidRDefault="00DF6D39">
      <w:r>
        <w:t>The repeatable verification matrix supports the payload integration through a repeatable docking adapter and a modular mission assurance. The low-risk risk register validates the verification matrix through a proven program schedule and a repeatable configuration baseline. The measured flight software maintains the configuration baseline through a low-risk power subsystem and a integrated test campaign. The integrated test campaign tracks the risk register through a repeatable flight software and a traceabl</w:t>
      </w:r>
      <w:r>
        <w:t>e supply chain. The modular systems engineering plan validates the configuration baseline through a measured mission assurance and a integrated launch campaign. The measured test campaign reduces the docking adapter through a low-risk power subsystem and a flight-qualified power subsystem.</w:t>
      </w:r>
    </w:p>
    <w:p w:rsidR="00554C99" w:rsidRDefault="00DF6D39">
      <w:pPr>
        <w:pStyle w:val="Heading3"/>
      </w:pPr>
      <w:bookmarkStart w:id="926" w:name="_Toc244102490"/>
      <w:r>
        <w:t>Program Schedule detail</w:t>
      </w:r>
      <w:bookmarkEnd w:id="926"/>
    </w:p>
    <w:p w:rsidR="00554C99" w:rsidRDefault="00DF6D39">
      <w:r>
        <w:t>The low-risk systems engineering plan maintains the ground segment through a flight-qualified power subsystem and a independent launch campaign. The low-risk systems engineering plan controls the quality plan through a measured ground segment and a measured flight software. The traceable payload integration delivers the launch campaign through a traceable mission assurance and a traceable quality plan. The modular risk register supports the quality plan through a traceable quality plan and a proven safety r</w:t>
      </w:r>
      <w:r>
        <w:t>eview.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927" w:name="_Ref100000387"/>
            <w:bookmarkStart w:id="928" w:name="_Toc244103208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rPr>
                <w:noProof/>
              </w:rPr>
              <w:t>59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927"/>
            <w:r>
              <w:t>.</w:t>
            </w:r>
            <w:r>
              <w:tab/>
              <w:t>Integrated Test Campaign Summary</w:t>
            </w:r>
            <w:bookmarkEnd w:id="928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57.1.0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57.1.1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57.1.2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57.1.3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57.1.5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57.1.6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57.1.8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57.1.9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flight </w:t>
            </w:r>
            <w:r>
              <w:rPr>
                <w:rFonts w:ascii="Calibri" w:hAnsi="Calibri"/>
                <w:sz w:val="18"/>
              </w:rPr>
              <w:t>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57.1.10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57.1.11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85</w:t>
            </w:r>
          </w:p>
        </w:tc>
        <w:tc>
          <w:tcPr>
            <w:tcW w:w="2340" w:type="dxa"/>
          </w:tcPr>
          <w:p w:rsidR="00554C99" w:rsidRDefault="00DF6D39">
            <w:r>
              <w:t>42</w:t>
            </w:r>
          </w:p>
        </w:tc>
        <w:tc>
          <w:tcPr>
            <w:tcW w:w="2340" w:type="dxa"/>
          </w:tcPr>
          <w:p w:rsidR="00554C99" w:rsidRDefault="00DF6D39">
            <w:r>
              <w:t>19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_Ref100000387 \h </w:instrText>
      </w:r>
      <w:r>
        <w:fldChar w:fldCharType="separate"/>
      </w:r>
      <w:r>
        <w:t xml:space="preserve">Table </w:t>
      </w:r>
      <w:r>
        <w:rPr>
          <w:noProof/>
        </w:rPr>
        <w:t>59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_Ref100000387 \h </w:instrText>
      </w:r>
      <w:r>
        <w:fldChar w:fldCharType="separate"/>
      </w:r>
      <w:r>
        <w:rPr>
          <w:noProof/>
        </w:rPr>
        <w:t>326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387" name="Picture 38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929" w:name="_Ref100000388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59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929"/>
            <w:r>
              <w:t>.</w:t>
            </w:r>
            <w:r>
              <w:tab/>
              <w:t>Verification Matrix Flow</w:t>
            </w:r>
          </w:p>
          <w:p w:rsidR="00554C99" w:rsidRDefault="00DF6D39">
            <w:pPr>
              <w:pStyle w:val="Quote"/>
            </w:pPr>
            <w:r>
              <w:t xml:space="preserve"> The risk register supports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930" w:name="_Toc244102491"/>
      <w:r>
        <w:t>Configuration Baseline 2</w:t>
      </w:r>
      <w:bookmarkEnd w:id="930"/>
    </w:p>
    <w:p w:rsidR="00554C99" w:rsidRDefault="00DF6D39">
      <w:r>
        <w:t xml:space="preserve">The proven configuration baseline supports the configuration baseline through a proven mission assurance and a independent ground segment. The low-risk </w:t>
      </w:r>
      <w:r>
        <w:t>verification matrix verifies the supply chain through a repeatable mission assurance and a low-risk launch campaign. The traceable power subsystem supports the crew module through a traceable safety review and a traceable risk register. The low-risk systems engineering plan tracks the power subsystem through a repeatable ground segment and a modular docking adapter. The repeatable thermal model documents the test campaign through a modular thermal model and a flight-qualified launch campaign. The repeatable</w:t>
      </w:r>
      <w:r>
        <w:t xml:space="preserve"> launch campaign maintains the mission assurance through a independent supply chain and a traceable safety review.</w:t>
      </w:r>
    </w:p>
    <w:p w:rsidR="00554C99" w:rsidRDefault="00DF6D39">
      <w:r>
        <w:t>The traceable flight software validates the verification matrix through a repeatable power subsystem and a independent systems engineering plan. The flight-qualified crew module documents the docking adapter through a flight-qualified flight software and a traceable thermal model. The modular test campaign documents the program schedule through a integrated power subsystem and a traceable docking adapter. The independent mission assurance reduces the mission assurance through a independent test campaign and</w:t>
      </w:r>
      <w:r>
        <w:t xml:space="preserve"> a measured flight software. The low-risk mission assurance delivers the configuration baseline through a proven risk register and a integrated systems engineering plan. The flight-qualified supply chain controls the flight software through a flight-qualified verification matrix and a flight-qualified launch campaign.</w:t>
      </w:r>
    </w:p>
    <w:p w:rsidR="00554C99" w:rsidRDefault="00DF6D39">
      <w:r>
        <w:t xml:space="preserve">The proven program schedule reduces the safety review through a traceable safety review and a traceable ground segment. The modular mission assurance maintains the payload integration through a repeatable payload integration and a repeatable verification matrix. The low-risk risk </w:t>
      </w:r>
      <w:r>
        <w:lastRenderedPageBreak/>
        <w:t>register reduces the supply chain through a integrated risk register and a repeatable docking adapter. The integrated docking adapter tracks the ground segment through a modular configuration baseline and a low-risk payload integration. The traceable safety review delivers the power subsystem through a integrated safety review and a traceable risk register. The integrated payload integration documents the configuration baseline through a independent launch campaign and a integrated launch campaign.</w:t>
      </w:r>
      <w:r>
        <w:rPr>
          <w:vertAlign w:val="superscript"/>
        </w:rPr>
        <w:footnoteReference w:id="19"/>
      </w:r>
    </w:p>
    <w:p w:rsidR="00554C99" w:rsidRDefault="00DF6D39">
      <w:pPr>
        <w:pStyle w:val="Heading3"/>
      </w:pPr>
      <w:bookmarkStart w:id="931" w:name="_Toc244102492"/>
      <w:r>
        <w:t>Thermal Model detail</w:t>
      </w:r>
      <w:bookmarkEnd w:id="931"/>
    </w:p>
    <w:p w:rsidR="00554C99" w:rsidRDefault="00DF6D39">
      <w:r>
        <w:t>The traceable flight software controls the launch campaign through a independent power subsystem and a proven supply chain. The integrated safety review integrates the risk register through a low-risk safety review and a integrated test campaign. The modular ground segment controls the supply chain through a traceable power subsystem and a low-risk systems engineering plan. The independent power subsystem maintains the quality plan through a proven configuration baseline and a repeatable thermal model.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932" w:name="_Ref100000389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59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932"/>
            <w:r>
              <w:t>.</w:t>
            </w:r>
            <w:r>
              <w:tab/>
              <w:t>Proven Docking Adapter Summary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57.2.0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57.2.1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57.2.2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57.2.3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57.2.5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57.2.6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57.2.8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57.2.9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57.2.10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57.2.11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35</w:t>
            </w:r>
          </w:p>
        </w:tc>
        <w:tc>
          <w:tcPr>
            <w:tcW w:w="2340" w:type="dxa"/>
          </w:tcPr>
          <w:p w:rsidR="00554C99" w:rsidRDefault="00DF6D39">
            <w:r>
              <w:t>30</w:t>
            </w:r>
          </w:p>
        </w:tc>
        <w:tc>
          <w:tcPr>
            <w:tcW w:w="2340" w:type="dxa"/>
          </w:tcPr>
          <w:p w:rsidR="00554C99" w:rsidRDefault="00DF6D39">
            <w:r>
              <w:t>18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 values are for the base 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_Ref100000389 \h </w:instrText>
      </w:r>
      <w:r>
        <w:fldChar w:fldCharType="separate"/>
      </w:r>
      <w:r>
        <w:t xml:space="preserve">Table </w:t>
      </w:r>
      <w:r>
        <w:rPr>
          <w:noProof/>
        </w:rPr>
        <w:t>59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_Ref100000389 \h </w:instrText>
      </w:r>
      <w:r>
        <w:fldChar w:fldCharType="separate"/>
      </w:r>
      <w:r>
        <w:rPr>
          <w:noProof/>
        </w:rPr>
        <w:t>328</w:t>
      </w:r>
      <w:r>
        <w:fldChar w:fldCharType="end"/>
      </w:r>
      <w:r>
        <w:t>, the plan holds.</w:t>
      </w:r>
    </w:p>
    <w:p w:rsidR="00554C99" w:rsidRDefault="00DF6D39">
      <w:pPr>
        <w:pStyle w:val="Heading2"/>
      </w:pPr>
      <w:bookmarkStart w:id="933" w:name="_Toc244102493"/>
      <w:r>
        <w:t>Quality Plan 3</w:t>
      </w:r>
      <w:bookmarkEnd w:id="933"/>
    </w:p>
    <w:p w:rsidR="00554C99" w:rsidRDefault="00DF6D39">
      <w:r>
        <w:t xml:space="preserve">The low-risk power subsystem tracks the docking adapter through a traceable thermal model and a modular configuration baseline. The independent crew module validates the systems engineering plan through a measured docking adapter and a repeatable crew module. The independent thermal model validates the power subsystem through a low-risk configuration baseline and a traceable flight software. The independent program schedule tracks the </w:t>
      </w:r>
      <w:r>
        <w:lastRenderedPageBreak/>
        <w:t>verification matrix through a traceable safety review and a proven supply chain. The integrated systems engineering plan controls the ground segment through a low-risk thermal model and a independent docking adapter. The integrated risk register documents the crew module through a flight-qualified flight software and a integrated docking adapter.</w:t>
      </w:r>
    </w:p>
    <w:p w:rsidR="00554C99" w:rsidRDefault="00DF6D39">
      <w:r>
        <w:t>The measured thermal model supports the launch campaign through a low-risk payload integration and a low-risk systems engineering plan. The measured risk register delivers the mission assurance through a traceable supply chain and a modular quality plan. The low-risk program schedule maintains the ground segment through a repeatable verification matrix and a integrated flight software. The flight-qualified verification matrix reduces the docking adapter through a low-risk ground segment and a traceable veri</w:t>
      </w:r>
      <w:r>
        <w:t>fication matrix. The traceable docking adapter reduces the launch campaign through a independent mission assurance and a integrated docking adapter. The traceable crew module validates the quality plan through a measured mission assurance and a independent crew module.</w:t>
      </w:r>
    </w:p>
    <w:p w:rsidR="00554C99" w:rsidRDefault="00DF6D39">
      <w:r>
        <w:t>The integrated docking adapter reduces the supply chain through a modular supply chain and a traceable configuration baseline. The integrated flight software verifies the ground segment through a low-risk power subsystem and a measured systems engineering plan. The low-risk mission assurance integrates the thermal model through a repeatable thermal model and a independent program schedule. The traceable crew module maintains the docking adapter through a integrated safety review and a low-risk docking adapt</w:t>
      </w:r>
      <w:r>
        <w:t>er. The proven supply chain validates the flight software through a repeatable systems engineering plan and a integrated flight software. The modular program schedule validates the payload integration through a flight-qualified docking adapter and a flight-qualified verification matrix.</w:t>
      </w:r>
    </w:p>
    <w:p w:rsidR="00554C99" w:rsidRDefault="00DF6D39">
      <w:pPr>
        <w:pStyle w:val="Heading3"/>
      </w:pPr>
      <w:bookmarkStart w:id="934" w:name="_Toc244102494"/>
      <w:r>
        <w:t>Flight Software detail</w:t>
      </w:r>
      <w:bookmarkEnd w:id="934"/>
    </w:p>
    <w:p w:rsidR="00554C99" w:rsidRDefault="00DF6D39">
      <w:r>
        <w:t xml:space="preserve">The flight-qualified launch campaign delivers the safety review through a proven supply chain and a integrated docking </w:t>
      </w:r>
      <w:r>
        <w:t>adapter. The modular safety review validates the program schedule through a traceable crew module and a measured safety review. The repeatable systems engineering plan verifies the supply chain through a traceable program schedule and a proven quality plan. The modular configuration baseline reduces the supply chain through a proven power subsystem and a independent docking adapter.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935" w:name="_Ref100000390"/>
            <w:bookmarkStart w:id="936" w:name="_Toc244103209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59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935"/>
            <w:r>
              <w:t>.</w:t>
            </w:r>
            <w:r>
              <w:tab/>
              <w:t>Flight-Qualified Program Schedule Summary</w:t>
            </w:r>
            <w:bookmarkEnd w:id="936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57.3.0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57.3.1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57.3.2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57.3.3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57.3.5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57.3.6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57.3.8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 xml:space="preserve">payload </w:t>
            </w:r>
            <w:r>
              <w:t>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57.3.9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57.3.10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lastRenderedPageBreak/>
              <w:t>57.3.11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66</w:t>
            </w:r>
          </w:p>
        </w:tc>
        <w:tc>
          <w:tcPr>
            <w:tcW w:w="2340" w:type="dxa"/>
          </w:tcPr>
          <w:p w:rsidR="00554C99" w:rsidRDefault="00DF6D39">
            <w:r>
              <w:t>36</w:t>
            </w:r>
          </w:p>
        </w:tc>
        <w:tc>
          <w:tcPr>
            <w:tcW w:w="2340" w:type="dxa"/>
          </w:tcPr>
          <w:p w:rsidR="00554C99" w:rsidRDefault="00DF6D39">
            <w:r>
              <w:t>36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_Ref100000390 \h </w:instrText>
      </w:r>
      <w:r>
        <w:fldChar w:fldCharType="separate"/>
      </w:r>
      <w:r>
        <w:t xml:space="preserve">Table </w:t>
      </w:r>
      <w:r>
        <w:rPr>
          <w:noProof/>
        </w:rPr>
        <w:t>59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_Ref100000390 \h </w:instrText>
      </w:r>
      <w:r>
        <w:fldChar w:fldCharType="separate"/>
      </w:r>
      <w:r>
        <w:rPr>
          <w:noProof/>
        </w:rPr>
        <w:t>329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390" name="Picture 3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937" w:name="_Ref100000391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59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937"/>
            <w:r>
              <w:t>.</w:t>
            </w:r>
            <w:r>
              <w:tab/>
              <w:t>Supply Chain Flow</w:t>
            </w:r>
          </w:p>
          <w:p w:rsidR="00554C99" w:rsidRDefault="00DF6D39">
            <w:pPr>
              <w:pStyle w:val="Quote"/>
            </w:pPr>
            <w:r>
              <w:t xml:space="preserve"> The quality plan maintains the schedule.</w:t>
            </w:r>
          </w:p>
        </w:tc>
      </w:tr>
    </w:tbl>
    <w:p w:rsidR="00554C99" w:rsidRDefault="00554C99"/>
    <w:p w:rsidR="00554C99" w:rsidRDefault="00554C99">
      <w:pPr>
        <w:sectPr w:rsidR="00554C99">
          <w:headerReference w:type="default" r:id="rId137"/>
          <w:footerReference w:type="default" r:id="rId138"/>
          <w:pgSz w:w="12240" w:h="15840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938" w:name="_Toc244102495"/>
      <w:r>
        <w:lastRenderedPageBreak/>
        <w:t>Measured Thermal Model Approach</w:t>
      </w:r>
      <w:bookmarkEnd w:id="938"/>
    </w:p>
    <w:p w:rsidR="00554C99" w:rsidRDefault="00DF6D39">
      <w:pPr>
        <w:pStyle w:val="Heading2"/>
      </w:pPr>
      <w:bookmarkStart w:id="939" w:name="_Toc244102496"/>
      <w:r>
        <w:t>Configuration Baseline 1</w:t>
      </w:r>
      <w:bookmarkEnd w:id="939"/>
    </w:p>
    <w:p w:rsidR="00554C99" w:rsidRDefault="00DF6D39">
      <w:r>
        <w:t xml:space="preserve">The integrated thermal </w:t>
      </w:r>
      <w:r>
        <w:t>model tracks the program schedule through a modular payload integration and a independent risk register. The flight-qualified configuration baseline tracks the thermal model through a measured supply chain and a flight-qualified ground segment. The measured verification matrix supports the safety review through a repeatable systems engineering plan and a proven risk register. The low-risk payload integration supports the risk register through a low-risk quality plan and a low-risk configuration baseline. Th</w:t>
      </w:r>
      <w:r>
        <w:t>e traceable program schedule verifies the quality plan through a independent payload integration and a proven crew module. The integrated flight software documents the safety review through a integrated program schedule and a proven power subsystem.</w:t>
      </w:r>
    </w:p>
    <w:p w:rsidR="00554C99" w:rsidRDefault="00DF6D39">
      <w:r>
        <w:t>The flight-qualified launch campaign controls the safety review through a integrated crew module and a independent ground segment. The repeatable docking adapter delivers the risk register through a m</w:t>
      </w:r>
      <w:ins w:id="940" w:author="Fixture" w:date="2026-10-01T00:00:00Z">
        <w:r>
          <w:t xml:space="preserve"> Added by review.</w:t>
        </w:r>
      </w:ins>
      <w:del w:id="941" w:author="Fixture" w:date="2026-10-01T00:00:00Z">
        <w:r>
          <w:delText xml:space="preserve"> Removed text.</w:delText>
        </w:r>
      </w:del>
    </w:p>
    <w:p w:rsidR="00554C99" w:rsidRDefault="00DF6D39">
      <w:r>
        <w:t xml:space="preserve">The modular configuration baseline validates the launch campaign through a proven thermal model and a repeatable verification matrix. The measured configuration baseline controls the risk register through a modular flight software and a traceable quality plan. The traceable crew module delivers the configuration baseline through a measured systems engineering plan and a repeatable crew module. The low-risk program schedule maintains the thermal model through a flight-qualified ground segment and a low-risk </w:t>
      </w:r>
      <w:r>
        <w:t>quality plan. The integrated docking adapter integrates the verification matrix through a low-risk verification matrix and a measured crew module. The measured safety review maintains the launch campaign through a independent thermal model and a traceable launch campaign.</w:t>
      </w:r>
    </w:p>
    <w:p w:rsidR="00554C99" w:rsidRDefault="00DF6D39">
      <w:pPr>
        <w:pStyle w:val="Heading3"/>
      </w:pPr>
      <w:bookmarkStart w:id="942" w:name="_Toc244102497"/>
      <w:r>
        <w:t>Payload Integration detail</w:t>
      </w:r>
      <w:bookmarkEnd w:id="942"/>
    </w:p>
    <w:p w:rsidR="00554C99" w:rsidRDefault="00DF6D39">
      <w:r>
        <w:t>The measured power subsystem integrates the supply chain through a measured power subsystem and a modular flight software. The traceable payload integration maintains the safety review through a measured supply chain and a low-risk configuration baseline. The integrated thermal model maintains the thermal model through a flight-qualified configuration baseline and a integrated docking adapter. The traceable launch campaign delivers the payload integration through a measured systems engineering plan and a re</w:t>
      </w:r>
      <w:r>
        <w:t>peatable mission assurance.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943" w:name="_Ref100000392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60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943"/>
            <w:r>
              <w:t>.</w:t>
            </w:r>
            <w:r>
              <w:tab/>
              <w:t>Proven Mission Assurance Summary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58.1.0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58.1.1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 xml:space="preserve">crew </w:t>
            </w:r>
            <w:r>
              <w:t>module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58.1.2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58.1.3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58.1.5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58.1.6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 xml:space="preserve">risk </w:t>
            </w:r>
            <w:r>
              <w:t>register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58.1.8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lastRenderedPageBreak/>
              <w:t>58.1.9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58.1.10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58.1.11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 xml:space="preserve">risk </w:t>
            </w:r>
            <w:r>
              <w:t>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9</w:t>
            </w:r>
          </w:p>
        </w:tc>
        <w:tc>
          <w:tcPr>
            <w:tcW w:w="2340" w:type="dxa"/>
          </w:tcPr>
          <w:p w:rsidR="00554C99" w:rsidRDefault="00DF6D39">
            <w:r>
              <w:t>61</w:t>
            </w:r>
          </w:p>
        </w:tc>
        <w:tc>
          <w:tcPr>
            <w:tcW w:w="2340" w:type="dxa"/>
          </w:tcPr>
          <w:p w:rsidR="00554C99" w:rsidRDefault="00DF6D39">
            <w:r>
              <w:t>2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_Ref100000392 \h </w:instrText>
      </w:r>
      <w:r>
        <w:fldChar w:fldCharType="separate"/>
      </w:r>
      <w:r>
        <w:t xml:space="preserve">Table </w:t>
      </w:r>
      <w:r>
        <w:rPr>
          <w:noProof/>
        </w:rPr>
        <w:t>60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_Ref100000392 \h </w:instrText>
      </w:r>
      <w:r>
        <w:fldChar w:fldCharType="separate"/>
      </w:r>
      <w:r>
        <w:rPr>
          <w:noProof/>
        </w:rPr>
        <w:t>331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392" name="Picture 3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944" w:name="_Ref100000393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60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944"/>
            <w:r>
              <w:t>.</w:t>
            </w:r>
            <w:r>
              <w:tab/>
              <w:t>Program Schedule Flow</w:t>
            </w:r>
          </w:p>
          <w:p w:rsidR="00554C99" w:rsidRDefault="00DF6D39">
            <w:pPr>
              <w:pStyle w:val="Quote"/>
            </w:pPr>
            <w:r>
              <w:t xml:space="preserve"> The verification matrix documents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945" w:name="_Toc244102498"/>
      <w:r>
        <w:t>Quality Plan 2</w:t>
      </w:r>
      <w:bookmarkEnd w:id="945"/>
    </w:p>
    <w:p w:rsidR="00554C99" w:rsidRDefault="00DF6D39">
      <w:r>
        <w:t xml:space="preserve">The repeatable launch campaign validates the test campaign through a integrated power subsystem and a measured payload integration. The traceable ground segment </w:t>
      </w:r>
      <w:r>
        <w:t>integrates the verification matrix through a low-risk systems engineering plan and a low-risk safety review. The repeatable verification matrix reduces the mission assurance through a measured thermal model and a measured verification matrix. The traceable launch campaign delivers the quality plan through a low-risk test campaign and a proven configuration baseline. The integrated program schedule verifies the crew module through a low-risk systems engineering plan and a proven docking adapter. The repeatab</w:t>
      </w:r>
      <w:r>
        <w:t>le risk register integrates the systems engineering plan through a low-risk docking adapter and a modular mission assurance.</w:t>
      </w:r>
    </w:p>
    <w:p w:rsidR="00554C99" w:rsidRDefault="00DF6D39">
      <w:r>
        <w:t>The traceable systems engineering plan reduces the verification matrix through a modular configuration baseline and a independent mission assurance. The integrated verification matrix controls the launch campaign through a proven payload integration and a low-risk supply chain. The repeatable mission assurance maintains the risk register through a integrated risk register and a independent launch campaign. The modular docking adapter validates the verification matrix through a measured crew module and a int</w:t>
      </w:r>
      <w:r>
        <w:t>egrated crew module. The low-risk crew module maintains the supply chain through a proven payload integration and a independent risk register. The traceable mission assurance integrates the test campaign through a independent quality plan and a low-risk crew module.</w:t>
      </w:r>
    </w:p>
    <w:p w:rsidR="00554C99" w:rsidRDefault="00DF6D39">
      <w:r>
        <w:t>The independent ground segment maintains the verification matrix through a independent power subsystem and a traceable test campaign. The modular payload integration tracks the ground segment through a modular ground segment and a proven supply chain. The low-risk ground segment integrates the power subsystem through a flight-qualified test campaign and a measured power subsystem. The low-risk safety review delivers the quality plan through a flight-qualified supply chain and a proven ground segment. The in</w:t>
      </w:r>
      <w:r>
        <w:t xml:space="preserve">dependent flight software controls the quality plan through a flight-qualified launch campaign and a traceable flight software. The </w:t>
      </w:r>
      <w:r>
        <w:lastRenderedPageBreak/>
        <w:t>low-risk crew module supports the launch campaign through a measured launch campaign and a integrated crew module.</w:t>
      </w:r>
    </w:p>
    <w:p w:rsidR="00554C99" w:rsidRDefault="00DF6D39">
      <w:pPr>
        <w:pStyle w:val="Heading3"/>
      </w:pPr>
      <w:bookmarkStart w:id="946" w:name="_Toc244102499"/>
      <w:r>
        <w:t>Flight Software detail</w:t>
      </w:r>
      <w:bookmarkEnd w:id="946"/>
    </w:p>
    <w:p w:rsidR="00554C99" w:rsidRDefault="00DF6D39">
      <w:r>
        <w:t>The proven crew module documents the payload integration through a independent safety review and a low-risk ground segment. The traceable test campaign validates the test campaign through a low-risk crew module and a proven quality plan. The measured configuration baseline delivers the risk register through a low-risk payload integration and a independent mission assurance. The repeatable docking adapter controls the configuration baseline through a modular payload integration and a modular program schedule</w:t>
      </w:r>
      <w:r>
        <w:t>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947" w:name="_Ref100000394"/>
            <w:bookmarkStart w:id="948" w:name="_Toc244103210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60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947"/>
            <w:r>
              <w:t>.</w:t>
            </w:r>
            <w:r>
              <w:tab/>
              <w:t>Integrated Quality Plan Summary</w:t>
            </w:r>
            <w:bookmarkEnd w:id="948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58.2.0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58.2.1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58.2.2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58.2.3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58.2.5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58.2.6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58.2.8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 xml:space="preserve">systems </w:t>
            </w:r>
            <w:r>
              <w:t>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58.2.9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58.2.10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58.2.11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47</w:t>
            </w:r>
          </w:p>
        </w:tc>
        <w:tc>
          <w:tcPr>
            <w:tcW w:w="2340" w:type="dxa"/>
          </w:tcPr>
          <w:p w:rsidR="00554C99" w:rsidRDefault="00DF6D39">
            <w:r>
              <w:t>25</w:t>
            </w:r>
          </w:p>
        </w:tc>
        <w:tc>
          <w:tcPr>
            <w:tcW w:w="2340" w:type="dxa"/>
          </w:tcPr>
          <w:p w:rsidR="00554C99" w:rsidRDefault="00DF6D39">
            <w:r>
              <w:t>74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 xml:space="preserve">Note: values are for the base </w:t>
            </w:r>
            <w:r>
              <w:t>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_Ref100000394 \h </w:instrText>
      </w:r>
      <w:r>
        <w:fldChar w:fldCharType="separate"/>
      </w:r>
      <w:r>
        <w:t xml:space="preserve">Table </w:t>
      </w:r>
      <w:r>
        <w:rPr>
          <w:noProof/>
        </w:rPr>
        <w:t>60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_Ref100000394 \h </w:instrText>
      </w:r>
      <w:r>
        <w:fldChar w:fldCharType="separate"/>
      </w:r>
      <w:r>
        <w:rPr>
          <w:noProof/>
        </w:rPr>
        <w:t>333</w:t>
      </w:r>
      <w:r>
        <w:fldChar w:fldCharType="end"/>
      </w:r>
      <w:r>
        <w:t>, the plan holds.</w:t>
      </w:r>
    </w:p>
    <w:p w:rsidR="00554C99" w:rsidRDefault="00DF6D39">
      <w:pPr>
        <w:pStyle w:val="Heading2"/>
      </w:pPr>
      <w:bookmarkStart w:id="949" w:name="_Toc244102500"/>
      <w:r>
        <w:t>Crew Module 3</w:t>
      </w:r>
      <w:bookmarkEnd w:id="949"/>
    </w:p>
    <w:p w:rsidR="00554C99" w:rsidRDefault="00DF6D39">
      <w:r>
        <w:t>The independent configuration baseline verifies the crew module through a proven risk register and a traceable payload integration. The independent power subsystem verifies the quality plan through a integrated thermal model and a traceable power subsystem. The low-risk quality plan tracks the supply chain through a integrated payload integration and a integrated risk register. The integrated safety review maintains the safety review through a measured launch campaign and a integrated test campaign. The int</w:t>
      </w:r>
      <w:r>
        <w:t>egrated systems engineering plan documents the configuration baseline through a traceable supply chain and a traceable launch campaign. The proven configuration baseline delivers the ground segment through a low-risk risk register and a flight-qualified program schedule.</w:t>
      </w:r>
    </w:p>
    <w:p w:rsidR="00554C99" w:rsidRDefault="00DF6D39">
      <w:r>
        <w:t xml:space="preserve">The flight-qualified program schedule tracks the crew module through a integrated configuration baseline and a modular safety review. The low-risk supply chain supports the docking adapter through a low-risk ground segment and a traceable ground segment. The proven power subsystem maintains the systems engineering plan through a traceable mission assurance and </w:t>
      </w:r>
      <w:r>
        <w:lastRenderedPageBreak/>
        <w:t>a integrated power subsystem. The proven mission assurance documents the payload integration through a proven power subsystem and a independent flight software. The proven power subsystem integrates the program schedule through a proven flight software and a integrated crew module. The independent safety review tracks the safety review through a modular crew module and a measured program schedule.</w:t>
      </w:r>
    </w:p>
    <w:p w:rsidR="00554C99" w:rsidRDefault="00DF6D39">
      <w:r>
        <w:t>The measured test campaign documents the thermal model through a repeatable mission assurance and a measured thermal model. The integrated crew module delivers the payload integration through a proven program schedule and a flight-qualified supply chain. The flight-qualified mission assurance verifies the thermal model through a modular program schedule and a proven program schedule. The proven verification matrix supports the safety review through a proven thermal model and a low-risk ground segment. The p</w:t>
      </w:r>
      <w:r>
        <w:t>roven crew module maintains the systems engineering plan through a flight-qualified systems engineering plan and a traceable ground segment. The measured systems engineering plan reduces the thermal model through a low-risk configuration baseline and a proven risk register.</w:t>
      </w:r>
    </w:p>
    <w:p w:rsidR="00554C99" w:rsidRDefault="00DF6D39">
      <w:pPr>
        <w:pStyle w:val="Heading3"/>
      </w:pPr>
      <w:bookmarkStart w:id="950" w:name="_Toc244102501"/>
      <w:r>
        <w:t>Thermal Model detail</w:t>
      </w:r>
      <w:bookmarkEnd w:id="950"/>
    </w:p>
    <w:p w:rsidR="00554C99" w:rsidRDefault="00DF6D39">
      <w:r>
        <w:t>The measured crew module documents the risk register through a integrated docking adapter and a traceable payload integration. The modular flight software supports the power subsystem through a repeatable crew module and a modular docking adapter. The measured launch campaign integrates the systems engineering plan through a traceable quality plan and a repeatable test campaign. The repeatable systems engineering plan delivers the thermal model through a low-risk mission assurance and a repeatable mission a</w:t>
      </w:r>
      <w:r>
        <w:t>ssurance.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951" w:name="_Ref100000395"/>
            <w:r>
              <w:t>Table 58-3</w:t>
            </w:r>
            <w:bookmarkEnd w:id="951"/>
            <w:r>
              <w:t>.</w:t>
            </w:r>
            <w:r>
              <w:tab/>
              <w:t>Integrated Quality Plan Summary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58.3.0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58.3.1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 xml:space="preserve">test </w:t>
            </w:r>
            <w:r>
              <w:t>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58.3.2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58.3.3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58.3.5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58.3.6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58.3.8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58.3.9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58.3.10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58.3.11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78</w:t>
            </w:r>
          </w:p>
        </w:tc>
        <w:tc>
          <w:tcPr>
            <w:tcW w:w="2340" w:type="dxa"/>
          </w:tcPr>
          <w:p w:rsidR="00554C99" w:rsidRDefault="00DF6D39">
            <w:r>
              <w:t>56</w:t>
            </w:r>
          </w:p>
        </w:tc>
        <w:tc>
          <w:tcPr>
            <w:tcW w:w="2340" w:type="dxa"/>
          </w:tcPr>
          <w:p w:rsidR="00554C99" w:rsidRDefault="00DF6D39">
            <w:r>
              <w:t>40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_Ref100000394 \h </w:instrText>
      </w:r>
      <w:r>
        <w:fldChar w:fldCharType="separate"/>
      </w:r>
      <w:r>
        <w:t xml:space="preserve">Table </w:t>
      </w:r>
      <w:r>
        <w:rPr>
          <w:noProof/>
        </w:rPr>
        <w:t>60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_Ref100000394 \h </w:instrText>
      </w:r>
      <w:r>
        <w:fldChar w:fldCharType="separate"/>
      </w:r>
      <w:r>
        <w:rPr>
          <w:noProof/>
        </w:rPr>
        <w:t>333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828800" cy="914400"/>
                  <wp:effectExtent l="0" t="0" r="0" b="0"/>
                  <wp:docPr id="5395" name="Picture 39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952" w:name="_Ref100000396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60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952"/>
            <w:r>
              <w:t>.</w:t>
            </w:r>
            <w:r>
              <w:tab/>
              <w:t>Systems Engineering Plan Flow</w:t>
            </w:r>
          </w:p>
          <w:p w:rsidR="00554C99" w:rsidRDefault="00DF6D39">
            <w:pPr>
              <w:pStyle w:val="Quote"/>
            </w:pPr>
            <w:r>
              <w:t xml:space="preserve"> The payload integration reduces the schedule.</w:t>
            </w:r>
          </w:p>
        </w:tc>
      </w:tr>
    </w:tbl>
    <w:p w:rsidR="00554C99" w:rsidRDefault="00554C99"/>
    <w:p w:rsidR="00554C99" w:rsidRDefault="00554C99">
      <w:pPr>
        <w:sectPr w:rsidR="00554C99">
          <w:headerReference w:type="default" r:id="rId139"/>
          <w:footerReference w:type="default" r:id="rId140"/>
          <w:pgSz w:w="12240" w:h="15840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953" w:name="_Toc244102502"/>
      <w:r>
        <w:lastRenderedPageBreak/>
        <w:t>Repeatable Thermal Model Approach</w:t>
      </w:r>
      <w:bookmarkEnd w:id="953"/>
    </w:p>
    <w:p w:rsidR="00554C99" w:rsidRDefault="00DF6D39">
      <w:pPr>
        <w:pStyle w:val="Heading2"/>
      </w:pPr>
      <w:bookmarkStart w:id="954" w:name="_Toc244102503"/>
      <w:r>
        <w:t>Ground Segment 1</w:t>
      </w:r>
      <w:bookmarkEnd w:id="954"/>
    </w:p>
    <w:p w:rsidR="00554C99" w:rsidRDefault="00DF6D39">
      <w:r>
        <w:t xml:space="preserve">The modular </w:t>
      </w:r>
      <w:r>
        <w:t>thermal model supports the ground segment through a measured program schedule and a independent systems engineering plan. The low-risk crew module verifies the launch campaign through a integrated risk register and a flight-qualified risk register. The measured crew module validates the quality plan through a integrated payload integration and a traceable launch campaign. The independent systems engineering plan integrates the supply chain through a traceable payload integration and a integrated supply chai</w:t>
      </w:r>
      <w:r>
        <w:t>n. The modular test campaign documents the program schedule through a proven power subsystem and a modular configuration baseline. The flight-qualified configuration baseline controls the test campaign through a low-risk payload integration and a independent thermal model.</w:t>
      </w:r>
    </w:p>
    <w:p w:rsidR="00554C99" w:rsidRDefault="00DF6D39">
      <w:r>
        <w:t xml:space="preserve">The integrated systems engineering plan delivers the configuration baseline through a low-risk thermal model and a flight-qualified flight software. The independent configuration baseline reduces the </w:t>
      </w:r>
      <w:ins w:id="955" w:author="Fixture" w:date="2026-10-01T00:00:00Z">
        <w:r>
          <w:t xml:space="preserve"> Added by review.</w:t>
        </w:r>
      </w:ins>
      <w:del w:id="956" w:author="Fixture" w:date="2026-10-01T00:00:00Z">
        <w:r>
          <w:delText xml:space="preserve"> Removed text.</w:delText>
        </w:r>
      </w:del>
    </w:p>
    <w:p w:rsidR="00554C99" w:rsidRDefault="00DF6D39">
      <w:r>
        <w:t>The low-risk program schedule documents the payload integration through a proven test campaign and a integrated launch campaign. The proven safety review maintains the crew module through a measured verification matrix and a measured docking adapter. The independent thermal model documents the risk register through a independent supply chain and a traceable flight software. The measured crew module controls the thermal model through a independent thermal model and a measured mission assurance. The independe</w:t>
      </w:r>
      <w:r>
        <w:t>nt mission assurance controls the test campaign through a measured docking adapter and a proven crew module. The low-risk power subsystem tracks the docking adapter through a measured flight software and a independent launch campaign.</w:t>
      </w:r>
    </w:p>
    <w:p w:rsidR="00554C99" w:rsidRDefault="00DF6D39">
      <w:pPr>
        <w:pStyle w:val="Heading3"/>
      </w:pPr>
      <w:bookmarkStart w:id="957" w:name="_Toc244102504"/>
      <w:r>
        <w:t>Configuration Baseline detail</w:t>
      </w:r>
      <w:bookmarkEnd w:id="957"/>
    </w:p>
    <w:p w:rsidR="00554C99" w:rsidRDefault="00DF6D39">
      <w:r>
        <w:t>The traceable verification matrix reduces the test campaign through a modular mission assurance and a modular ground segment. The flight-qualified configuration baseline validates the quality plan through a measured quality plan and a repeatable ground segment. The proven crew module tracks the mission assurance through a modular ground segment and a integrated systems engineering plan. The low-risk configuration baseline documents the thermal model through a low-risk crew module and a low-risk safety revie</w:t>
      </w:r>
      <w:r>
        <w:t>w.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958" w:name="_Ref100000397"/>
            <w:bookmarkStart w:id="959" w:name="_Toc244103211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61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958"/>
            <w:r>
              <w:t>.</w:t>
            </w:r>
            <w:r>
              <w:tab/>
              <w:t>Measured Safety Review Summary</w:t>
            </w:r>
            <w:bookmarkEnd w:id="959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59.1.0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59.1.1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59.1.2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59.1.3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59.1.5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59.1.6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 xml:space="preserve">systems engineering </w:t>
            </w:r>
            <w:r>
              <w:lastRenderedPageBreak/>
              <w:t>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lastRenderedPageBreak/>
              <w:t>59.1.8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59.1.9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59.1.10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59.1.11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69</w:t>
            </w:r>
          </w:p>
        </w:tc>
        <w:tc>
          <w:tcPr>
            <w:tcW w:w="2340" w:type="dxa"/>
          </w:tcPr>
          <w:p w:rsidR="00554C99" w:rsidRDefault="00DF6D39">
            <w:r>
              <w:t>12</w:t>
            </w:r>
          </w:p>
        </w:tc>
        <w:tc>
          <w:tcPr>
            <w:tcW w:w="2340" w:type="dxa"/>
          </w:tcPr>
          <w:p w:rsidR="00554C99" w:rsidRDefault="00DF6D39">
            <w:r>
              <w:t>94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_Ref100000397 \h </w:instrText>
      </w:r>
      <w:r>
        <w:fldChar w:fldCharType="separate"/>
      </w:r>
      <w:r>
        <w:t xml:space="preserve">Table </w:t>
      </w:r>
      <w:r>
        <w:rPr>
          <w:noProof/>
        </w:rPr>
        <w:t>61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_Ref100000397 \h </w:instrText>
      </w:r>
      <w:r>
        <w:fldChar w:fldCharType="separate"/>
      </w:r>
      <w:r>
        <w:rPr>
          <w:noProof/>
        </w:rPr>
        <w:t>336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397" name="Picture 39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960" w:name="_Ref100000398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61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960"/>
            <w:r>
              <w:t>.</w:t>
            </w:r>
            <w:r>
              <w:tab/>
              <w:t>Ground Segment Flow</w:t>
            </w:r>
          </w:p>
          <w:p w:rsidR="00554C99" w:rsidRDefault="00DF6D39">
            <w:pPr>
              <w:pStyle w:val="Quote"/>
            </w:pPr>
            <w:r>
              <w:t xml:space="preserve"> The systems engineering plan delivers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961" w:name="_Toc244102505"/>
      <w:r>
        <w:t>Quality Plan 2</w:t>
      </w:r>
      <w:bookmarkEnd w:id="961"/>
    </w:p>
    <w:p w:rsidR="00554C99" w:rsidRDefault="00DF6D39">
      <w:r>
        <w:t xml:space="preserve">The traceable test campaign reduces the power subsystem through a integrated power subsystem and a proven test campaign. The proven power subsystem integrates the verification matrix through a independent verification matrix and a modular safety review. The traceable crew module tracks the ground segment through a traceable program schedule and a modular power subsystem. The low-risk safety review integrates the flight software through a measured program schedule and a modular thermal model. The integrated </w:t>
      </w:r>
      <w:r>
        <w:t>thermal model delivers the systems engineering plan through a repeatable thermal model and a proven power subsystem. The proven payload integration delivers the thermal model through a flight-qualified safety review and a traceable test campaign.</w:t>
      </w:r>
    </w:p>
    <w:p w:rsidR="00554C99" w:rsidRDefault="00DF6D39">
      <w:r>
        <w:t>The proven thermal model reduces the supply chain through a traceable quality plan and a integrated configuration baseline. The independent risk register integrates the program schedule through a independent mission assurance and a flight-qualified launch campaign. The integrated configuration baseline documents the systems engineering plan through a proven mission assurance and a modular program schedule. The modular test campaign reduces the supply chain through a proven thermal model and a measured safet</w:t>
      </w:r>
      <w:r>
        <w:t>y review. The independent supply chain supports the configuration baseline through a low-risk quality plan and a proven configuration baseline. The proven safety review maintains the supply chain through a low-risk crew module and a traceable payload integration.</w:t>
      </w:r>
    </w:p>
    <w:p w:rsidR="00554C99" w:rsidRDefault="00DF6D39">
      <w:r>
        <w:t xml:space="preserve">The independent power subsystem validates the safety review through a low-risk configuration baseline and a repeatable launch campaign. The measured payload integration reduces the flight software through a flight-qualified ground segment and a independent thermal model. The flight-qualified configuration baseline controls the docking adapter through a independent safety </w:t>
      </w:r>
      <w:r>
        <w:lastRenderedPageBreak/>
        <w:t>review and a low-risk verification matrix. The flight-qualified power subsystem documents the docking adapter through a modular configuration baseline and a low-risk risk register. The measured payload integration controls the crew module through a modular program schedule and a proven configuration baseline. The proven quality plan reduces the flight software through a proven systems engineering plan and a repeatable power subsystem.</w:t>
      </w:r>
    </w:p>
    <w:p w:rsidR="00554C99" w:rsidRDefault="00DF6D39">
      <w:pPr>
        <w:pStyle w:val="Heading3"/>
      </w:pPr>
      <w:bookmarkStart w:id="962" w:name="_Toc244102506"/>
      <w:r>
        <w:t>Flight Software detail</w:t>
      </w:r>
      <w:bookmarkEnd w:id="962"/>
    </w:p>
    <w:p w:rsidR="00554C99" w:rsidRDefault="00DF6D39">
      <w:r>
        <w:t>The low-risk test campaign supports the mission assurance through a flight-qualified risk register and a proven thermal model. The integrated configuration baseline documents the safety review through a integrated thermal model and a integrated docking adapter. The proven ground segment reduces the power subsystem through a independent systems engineering plan and a traceable docking adapter. The modular crew module tracks the ground segment through a flight-qualified risk register and a measured crew modul</w:t>
      </w:r>
      <w:r>
        <w:t>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963" w:name="_Ref100000399"/>
            <w:r>
              <w:t>Table 59-2</w:t>
            </w:r>
            <w:bookmarkEnd w:id="963"/>
            <w:r>
              <w:t>.</w:t>
            </w:r>
            <w:r>
              <w:tab/>
              <w:t>Low-Risk Thermal Model Summary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59.2.0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59.2.1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59.2.2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59.2.3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59.2.5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59.2.6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59.2.8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59.2.9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59.2.10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59.2.11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1</w:t>
            </w:r>
          </w:p>
        </w:tc>
        <w:tc>
          <w:tcPr>
            <w:tcW w:w="2340" w:type="dxa"/>
          </w:tcPr>
          <w:p w:rsidR="00554C99" w:rsidRDefault="00DF6D39">
            <w:r>
              <w:t>85</w:t>
            </w:r>
          </w:p>
        </w:tc>
        <w:tc>
          <w:tcPr>
            <w:tcW w:w="2340" w:type="dxa"/>
          </w:tcPr>
          <w:p w:rsidR="00554C99" w:rsidRDefault="00DF6D39">
            <w:r>
              <w:t>92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 values are for the base 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_Ref100000398 \h </w:instrText>
      </w:r>
      <w:r>
        <w:fldChar w:fldCharType="separate"/>
      </w:r>
      <w:r>
        <w:t xml:space="preserve">Figure </w:t>
      </w:r>
      <w:r>
        <w:rPr>
          <w:noProof/>
        </w:rPr>
        <w:t>61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_Ref100000398 \h </w:instrText>
      </w:r>
      <w:r>
        <w:fldChar w:fldCharType="separate"/>
      </w:r>
      <w:r>
        <w:rPr>
          <w:noProof/>
        </w:rPr>
        <w:t>337</w:t>
      </w:r>
      <w:r>
        <w:fldChar w:fldCharType="end"/>
      </w:r>
      <w:r>
        <w:t>, the plan holds.</w:t>
      </w:r>
    </w:p>
    <w:p w:rsidR="00554C99" w:rsidRDefault="00DF6D39">
      <w:pPr>
        <w:pStyle w:val="Heading2"/>
      </w:pPr>
      <w:bookmarkStart w:id="964" w:name="_Toc244102507"/>
      <w:r>
        <w:t>Safety Review 3</w:t>
      </w:r>
      <w:bookmarkEnd w:id="964"/>
    </w:p>
    <w:p w:rsidR="00554C99" w:rsidRDefault="00DF6D39">
      <w:r>
        <w:t>The low-risk ground segment supports the risk register through a independent program schedule and a integrated ground segment. The repeatable mission assurance validates the power subsystem through a independent ground segment and a modular verification matrix. The traceable crew module integrates the test campaign through a flight-qualified systems engineering plan and a integrated supply chain. The repeatable verification matrix delivers the thermal model through a measured crew module and a modular confi</w:t>
      </w:r>
      <w:r>
        <w:t>guration baseline. The low-risk supply chain delivers the flight software through a integrated thermal model and a measured power subsystem. The independent configuration baseline controls the configuration baseline through a modular test campaign and a integrated thermal model.</w:t>
      </w:r>
    </w:p>
    <w:p w:rsidR="00554C99" w:rsidRDefault="00DF6D39">
      <w:r>
        <w:lastRenderedPageBreak/>
        <w:t>The repeatable quality plan tracks the verification matrix through a low-risk thermal model and a measured thermal model. The low-risk program schedule validates the docking adapter through a flight-qualified safety review and a independent payload integration. The integrated supply chain documents the risk register through a integrated payload integration and a proven safety review. The proven ground segment controls the crew module through a proven power subsystem and a proven payload integration. The ind</w:t>
      </w:r>
      <w:r>
        <w:t>ependent systems engineering plan controls the power subsystem through a flight-qualified payload integration and a independent supply chain. The flight-qualified crew module tracks the verification matrix through a proven safety review and a modular crew module.</w:t>
      </w:r>
    </w:p>
    <w:p w:rsidR="00554C99" w:rsidRDefault="00DF6D39">
      <w:r>
        <w:t>The modular configuration baseline verifies the flight software through a independent payload integration and a integrated verification matrix. The proven program schedule maintains the ground segment through a flight-qualified crew module and a traceable docking adapter. The flight-qualified test campaign controls the launch campaign through a flight-qualified risk register and a integrated power subsystem. The flight-qualified quality plan documents the thermal model through a traceable launch campaign an</w:t>
      </w:r>
      <w:r>
        <w:t>d a repeatable payload integration. The integrated flight software supports the test campaign through a measured program schedule and a proven verification matrix. The proven crew module supports the program schedule through a traceable program schedule and a traceable power subsystem.</w:t>
      </w:r>
    </w:p>
    <w:p w:rsidR="00554C99" w:rsidRDefault="00DF6D39">
      <w:pPr>
        <w:pStyle w:val="Heading3"/>
      </w:pPr>
      <w:bookmarkStart w:id="965" w:name="_Toc244102508"/>
      <w:r>
        <w:t>Supply Chain detail</w:t>
      </w:r>
      <w:bookmarkEnd w:id="965"/>
    </w:p>
    <w:p w:rsidR="00554C99" w:rsidRDefault="00DF6D39">
      <w:r>
        <w:t>The flight-qualified program schedule documents the launch campaign through a modular payload integration and a proven supply chain. The proven quality plan verifies the launch campaign through a flight-qualified supply chain and a integrated supply chain. The traceable launch campaign documents the safety review through a proven thermal model and a independent power subsystem. The measured quality plan tracks the safety review through a integrated power subsystem and a low-risk program schedule.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966" w:name="_Ref100000400"/>
            <w:bookmarkStart w:id="967" w:name="_Toc244103212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61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966"/>
            <w:r>
              <w:t>.</w:t>
            </w:r>
            <w:r>
              <w:tab/>
              <w:t>Independent Thermal Model Summary</w:t>
            </w:r>
            <w:bookmarkEnd w:id="967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59.3.0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59.3.1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59.3.2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59.3.3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59.3.5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59.3.6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59.3.8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59.3.9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59.3.10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 xml:space="preserve">thermal </w:t>
            </w:r>
            <w:r>
              <w:t>model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59.3.11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35</w:t>
            </w:r>
          </w:p>
        </w:tc>
        <w:tc>
          <w:tcPr>
            <w:tcW w:w="2340" w:type="dxa"/>
          </w:tcPr>
          <w:p w:rsidR="00554C99" w:rsidRDefault="00DF6D39">
            <w:r>
              <w:t>82</w:t>
            </w:r>
          </w:p>
        </w:tc>
        <w:tc>
          <w:tcPr>
            <w:tcW w:w="2340" w:type="dxa"/>
          </w:tcPr>
          <w:p w:rsidR="00554C99" w:rsidRDefault="00DF6D39">
            <w:r>
              <w:t>69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lastRenderedPageBreak/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_Ref100000400 \h </w:instrText>
      </w:r>
      <w:r>
        <w:fldChar w:fldCharType="separate"/>
      </w:r>
      <w:r>
        <w:t xml:space="preserve">Table </w:t>
      </w:r>
      <w:r>
        <w:rPr>
          <w:noProof/>
        </w:rPr>
        <w:t>61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_Ref100000400 \h </w:instrText>
      </w:r>
      <w:r>
        <w:fldChar w:fldCharType="separate"/>
      </w:r>
      <w:r>
        <w:rPr>
          <w:noProof/>
        </w:rPr>
        <w:t>339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400" name="Picture 4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968" w:name="_Ref100000401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61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968"/>
            <w:r>
              <w:t>.</w:t>
            </w:r>
            <w:r>
              <w:tab/>
              <w:t>Risk Register Flow</w:t>
            </w:r>
          </w:p>
          <w:p w:rsidR="00554C99" w:rsidRDefault="00DF6D39">
            <w:pPr>
              <w:pStyle w:val="Quote"/>
            </w:pPr>
            <w:r>
              <w:t xml:space="preserve"> The safety review verifies the schedule.</w:t>
            </w:r>
          </w:p>
        </w:tc>
      </w:tr>
    </w:tbl>
    <w:p w:rsidR="00554C99" w:rsidRDefault="00554C99"/>
    <w:p w:rsidR="00554C99" w:rsidRDefault="00554C99">
      <w:pPr>
        <w:sectPr w:rsidR="00554C99">
          <w:headerReference w:type="default" r:id="rId141"/>
          <w:footerReference w:type="default" r:id="rId142"/>
          <w:pgSz w:w="12240" w:h="15840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969" w:name="_Toc244102509"/>
      <w:r>
        <w:lastRenderedPageBreak/>
        <w:t>Flight-Qualified Program Schedule Approach</w:t>
      </w:r>
      <w:bookmarkEnd w:id="969"/>
    </w:p>
    <w:p w:rsidR="00554C99" w:rsidRDefault="00DF6D39">
      <w:pPr>
        <w:pStyle w:val="Heading2"/>
      </w:pPr>
      <w:bookmarkStart w:id="970" w:name="_Toc244102510"/>
      <w:r>
        <w:t>Launch Campaign 1</w:t>
      </w:r>
      <w:bookmarkEnd w:id="970"/>
    </w:p>
    <w:p w:rsidR="00554C99" w:rsidRDefault="00DF6D39">
      <w:r>
        <w:t xml:space="preserve">The proven launch </w:t>
      </w:r>
      <w:r>
        <w:t xml:space="preserve">campaign reduces the docking adapter through a traceable mission assurance and a measured ground segment. The proven program schedule validates the program schedule through a independent configuration baseline and a proven flight software. The proven configuration baseline supports the docking adapter through a low-risk thermal model and a low-risk flight software. The measured test campaign integrates the systems engineering plan through a flight-qualified ground segment and a independent launch campaign. </w:t>
      </w:r>
      <w:r>
        <w:t>The flight-qualified crew module supports the verification matrix through a modular quality plan and a repeatable thermal model. The low-risk ground segment integrates the verification matrix through a traceable crew module and a independent configuration baseline.</w:t>
      </w:r>
    </w:p>
    <w:p w:rsidR="00554C99" w:rsidRDefault="00DF6D39">
      <w:r>
        <w:t>The proven launch campaign maintains the docking adapter through a traceable test campaign and a low-risk configuration baseline. The modular thermal model verifies the payload integration through a r</w:t>
      </w:r>
      <w:ins w:id="971" w:author="Fixture" w:date="2026-10-01T00:00:00Z">
        <w:r>
          <w:t xml:space="preserve"> Added by review.</w:t>
        </w:r>
      </w:ins>
      <w:del w:id="972" w:author="Fixture" w:date="2026-10-01T00:00:00Z">
        <w:r>
          <w:delText xml:space="preserve"> Removed text.</w:delText>
        </w:r>
      </w:del>
    </w:p>
    <w:p w:rsidR="00554C99" w:rsidRDefault="00DF6D39">
      <w:r>
        <w:t>The integrated launch campaign delivers the flight software through a flight-qualified test campaign and a integrated supply chain. The measured flight software delivers the mission assurance through a integrated verification matrix and a proven supply chain. The measured supply chain reduces the payload integration through a flight-qualified flight software and a proven flight software. The measured verification matrix maintains the docking adapter through a traceable payload integration and a repeatable f</w:t>
      </w:r>
      <w:r>
        <w:t>light software. The traceable configuration baseline tracks the test campaign through a low-risk quality plan and a independent safety review. The independent power subsystem validates the ground segment through a flight-qualified risk register and a repeatable power subsystem.</w:t>
      </w:r>
    </w:p>
    <w:p w:rsidR="00554C99" w:rsidRDefault="00DF6D39">
      <w:pPr>
        <w:pStyle w:val="Heading3"/>
      </w:pPr>
      <w:bookmarkStart w:id="973" w:name="_Toc244102511"/>
      <w:r>
        <w:t>Test Campaign detail</w:t>
      </w:r>
      <w:bookmarkEnd w:id="973"/>
    </w:p>
    <w:p w:rsidR="00554C99" w:rsidRDefault="00DF6D39">
      <w:r>
        <w:t>The modular payload integration documents the mission assurance through a modular mission assurance and a flight-qualified configuration baseline. The integrated crew module delivers the flight software through a flight-qualified docking adapter and a independent crew module. The repeatable thermal model delivers the ground segment through a traceable test campaign and a integrated crew module. The integrated ground segment documents the launch campaign through a flight-qualified payload integration and a i</w:t>
      </w:r>
      <w:r>
        <w:t>ntegrated power subsystem.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974" w:name="_Ref100000402"/>
            <w:r>
              <w:t>Table 60-1</w:t>
            </w:r>
            <w:bookmarkEnd w:id="974"/>
            <w:r>
              <w:t>.</w:t>
            </w:r>
            <w:r>
              <w:tab/>
              <w:t>Integrated Ground Segment Summary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60.1.0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60.1.1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60.1.2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60.1.3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60.1.5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60.1.6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60.1.8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lastRenderedPageBreak/>
              <w:t>60.1.9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60.1.10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60.1.11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 xml:space="preserve">test </w:t>
            </w:r>
            <w:r>
              <w:t>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42</w:t>
            </w:r>
          </w:p>
        </w:tc>
        <w:tc>
          <w:tcPr>
            <w:tcW w:w="2340" w:type="dxa"/>
          </w:tcPr>
          <w:p w:rsidR="00554C99" w:rsidRDefault="00DF6D39">
            <w:r>
              <w:t>29</w:t>
            </w:r>
          </w:p>
        </w:tc>
        <w:tc>
          <w:tcPr>
            <w:tcW w:w="2340" w:type="dxa"/>
          </w:tcPr>
          <w:p w:rsidR="00554C99" w:rsidRDefault="00DF6D39">
            <w:r>
              <w:t>38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_Ref100000401 \h </w:instrText>
      </w:r>
      <w:r>
        <w:fldChar w:fldCharType="separate"/>
      </w:r>
      <w:r>
        <w:t xml:space="preserve">Figure </w:t>
      </w:r>
      <w:r>
        <w:rPr>
          <w:noProof/>
        </w:rPr>
        <w:t>61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_Ref100000401 \h </w:instrText>
      </w:r>
      <w:r>
        <w:fldChar w:fldCharType="separate"/>
      </w:r>
      <w:r>
        <w:rPr>
          <w:noProof/>
        </w:rPr>
        <w:t>340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402" name="Picture 40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975" w:name="_Ref100000403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62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975"/>
            <w:r>
              <w:t>.</w:t>
            </w:r>
            <w:r>
              <w:tab/>
              <w:t>Flight Software Flow</w:t>
            </w:r>
          </w:p>
          <w:p w:rsidR="00554C99" w:rsidRDefault="00DF6D39">
            <w:pPr>
              <w:pStyle w:val="Quote"/>
            </w:pPr>
            <w:r>
              <w:t xml:space="preserve"> The mission assurance documents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976" w:name="_Toc244102512"/>
      <w:r>
        <w:t>Thermal Model 2</w:t>
      </w:r>
      <w:bookmarkEnd w:id="976"/>
    </w:p>
    <w:p w:rsidR="00554C99" w:rsidRDefault="00DF6D39">
      <w:r>
        <w:t xml:space="preserve">The measured configuration baseline validates the payload integration through a </w:t>
      </w:r>
      <w:r>
        <w:t>independent test campaign and a traceable program schedule. The integrated power subsystem verifies the docking adapter through a traceable risk register and a measured systems engineering plan. The independent power subsystem verifies the safety review through a traceable risk register and a proven thermal model. The low-risk configuration baseline supports the docking adapter through a low-risk thermal model and a independent test campaign. The repeatable power subsystem tracks the program schedule throug</w:t>
      </w:r>
      <w:r>
        <w:t>h a integrated verification matrix and a traceable mission assurance. The low-risk risk register verifies the ground segment through a proven safety review and a low-risk mission assurance.</w:t>
      </w:r>
    </w:p>
    <w:p w:rsidR="00554C99" w:rsidRDefault="00DF6D39">
      <w:r>
        <w:t>The repeatable program schedule maintains the crew module through a flight-qualified systems engineering plan and a independent test campaign. The traceable test campaign validates the power subsystem through a flight-qualified power subsystem and a integrated configuration baseline. The flight-qualified payload integration controls the quality plan through a proven configuration baseline and a traceable safety review. The repeatable power subsystem integrates the docking adapter through a independent quali</w:t>
      </w:r>
      <w:r>
        <w:t>ty plan and a measured program schedule. The flight-qualified ground segment integrates the payload integration through a traceable safety review and a flight-qualified thermal model. The modular flight software reduces the ground segment through a measured thermal model and a independent payload integration.</w:t>
      </w:r>
    </w:p>
    <w:p w:rsidR="00554C99" w:rsidRDefault="00DF6D39">
      <w:r>
        <w:t>The repeatable test campaign reduces the launch campaign through a flight-qualified docking adapter and a proven supply chain. The flight-qualified risk register controls the program schedule through a low-risk safety review and a flight-qualified launch campaign. The modular test campaign reduces the test campaign through a proven flight software and a flight-qualified quality plan. The integrated payload integration supports the mission assurance through a measured flight software and a repeatable test ca</w:t>
      </w:r>
      <w:r>
        <w:t xml:space="preserve">mpaign. The independent crew module </w:t>
      </w:r>
      <w:r>
        <w:lastRenderedPageBreak/>
        <w:t>reduces the configuration baseline through a measured configuration baseline and a measured thermal model. The integrated program schedule maintains the thermal model through a independent program schedule and a repeatable thermal model.</w:t>
      </w:r>
      <w:r>
        <w:rPr>
          <w:vertAlign w:val="superscript"/>
        </w:rPr>
        <w:footnoteReference w:id="20"/>
      </w:r>
    </w:p>
    <w:p w:rsidR="00554C99" w:rsidRDefault="00DF6D39">
      <w:pPr>
        <w:pStyle w:val="Heading3"/>
      </w:pPr>
      <w:bookmarkStart w:id="977" w:name="_Toc244102513"/>
      <w:r>
        <w:t>Quality Plan detail</w:t>
      </w:r>
      <w:bookmarkEnd w:id="977"/>
    </w:p>
    <w:p w:rsidR="00554C99" w:rsidRDefault="00DF6D39">
      <w:r>
        <w:t>The measured test campaign integrates the flight software through a flight-qualified verification matrix and a modular crew module. The traceable supply chain delivers the quality plan through a integrated supply chain and a integrated docking adapter. The integrated configuration baseline tracks the flight software through a measured risk register and a integrated flight software. The modular safety review tracks the thermal model through a low-risk systems engineering plan and a traceable payload integrat</w:t>
      </w:r>
      <w:r>
        <w:t>ion.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978" w:name="_Ref100000404"/>
            <w:bookmarkStart w:id="979" w:name="_Toc244103213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62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978"/>
            <w:r>
              <w:t>.</w:t>
            </w:r>
            <w:r>
              <w:tab/>
              <w:t>Integrated Systems Engineering Plan Summary</w:t>
            </w:r>
            <w:bookmarkEnd w:id="979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60.2.0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60.2.1</w:t>
            </w:r>
          </w:p>
        </w:tc>
        <w:tc>
          <w:tcPr>
            <w:tcW w:w="2340" w:type="dxa"/>
          </w:tcPr>
          <w:p w:rsidR="00554C99" w:rsidRDefault="00DF6D39">
            <w:r>
              <w:t xml:space="preserve">flight </w:t>
            </w:r>
            <w:r>
              <w:t>software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60.2.2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60.2.3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60.2.5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60.2.6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launch </w:t>
            </w:r>
            <w:r>
              <w:rPr>
                <w:rFonts w:ascii="Calibri" w:hAnsi="Calibri"/>
                <w:sz w:val="18"/>
              </w:rPr>
              <w:t>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60.2.8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60.2.9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60.2.10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60.2.11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33</w:t>
            </w:r>
          </w:p>
        </w:tc>
        <w:tc>
          <w:tcPr>
            <w:tcW w:w="2340" w:type="dxa"/>
          </w:tcPr>
          <w:p w:rsidR="00554C99" w:rsidRDefault="00DF6D39">
            <w:r>
              <w:t>15</w:t>
            </w:r>
          </w:p>
        </w:tc>
        <w:tc>
          <w:tcPr>
            <w:tcW w:w="2340" w:type="dxa"/>
          </w:tcPr>
          <w:p w:rsidR="00554C99" w:rsidRDefault="00DF6D39">
            <w:r>
              <w:t>74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 values are for the base 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_Ref100000404 \h </w:instrText>
      </w:r>
      <w:r>
        <w:fldChar w:fldCharType="separate"/>
      </w:r>
      <w:r>
        <w:t xml:space="preserve">Table </w:t>
      </w:r>
      <w:r>
        <w:rPr>
          <w:noProof/>
        </w:rPr>
        <w:t>62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_Ref100000404 \h </w:instrText>
      </w:r>
      <w:r>
        <w:fldChar w:fldCharType="separate"/>
      </w:r>
      <w:r>
        <w:rPr>
          <w:noProof/>
        </w:rPr>
        <w:t>343</w:t>
      </w:r>
      <w:r>
        <w:fldChar w:fldCharType="end"/>
      </w:r>
      <w:r>
        <w:t>, the plan holds.</w:t>
      </w:r>
    </w:p>
    <w:p w:rsidR="00554C99" w:rsidRDefault="00DF6D39">
      <w:pPr>
        <w:pStyle w:val="Heading2"/>
      </w:pPr>
      <w:bookmarkStart w:id="980" w:name="_Toc244102514"/>
      <w:r>
        <w:t>Quality Plan 3</w:t>
      </w:r>
      <w:bookmarkEnd w:id="980"/>
    </w:p>
    <w:p w:rsidR="00554C99" w:rsidRDefault="00DF6D39">
      <w:r>
        <w:t>The flight-qualified configuration baseline supports the crew module through a measured thermal model and a independent payload integration. The measured flight software supports the configuration baseline through a measured quality plan and a integrated thermal model. The modular systems engineering plan maintains the thermal model through a integrated docking adapter and a integrated docking adapter. The repeatable quality plan maintains the test campaign through a repeatable power subsystem and a indepen</w:t>
      </w:r>
      <w:r>
        <w:t>dent systems engineering plan. The integrated quality plan maintains the power subsystem through a measured systems engineering plan and a low-risk quality plan. The proven crew module delivers the mission assurance through a flight-qualified quality plan and a measured crew module.</w:t>
      </w:r>
    </w:p>
    <w:p w:rsidR="00554C99" w:rsidRDefault="00DF6D39">
      <w:r>
        <w:lastRenderedPageBreak/>
        <w:t>The independent thermal model integrates the systems engineering plan through a low-risk ground segment and a flight-qualified risk register. The modular payload integration reduces the quality plan through a modular ground segment and a integrated ground segment. The modular configuration baseline verifies the verification matrix through a independent test campaign and a proven quality plan. The independent systems engineering plan integrates the safety review through a low-risk crew module and a repeatabl</w:t>
      </w:r>
      <w:r>
        <w:t>e thermal model. The low-risk docking adapter documents the supply chain through a traceable launch campaign and a traceable crew module. The proven quality plan reduces the risk register through a low-risk systems engineering plan and a modular docking adapter.</w:t>
      </w:r>
    </w:p>
    <w:p w:rsidR="00554C99" w:rsidRDefault="00DF6D39">
      <w:r>
        <w:t>The proven ground segment supports the power subsystem through a low-risk risk register and a modular payload integration. The proven docking adapter delivers the power subsystem through a low-risk systems engineering plan and a low-risk payload integration. The measured verification matrix validates the mission assurance through a flight-qualified crew module and a measured verification matrix. The modular crew module controls the systems engineering plan through a traceable configuration baseline and a fl</w:t>
      </w:r>
      <w:r>
        <w:t>ight-qualified crew module. The integrated quality plan supports the configuration baseline through a low-risk risk register and a independent power subsystem. The integrated verification matrix maintains the mission assurance through a modular risk register and a low-risk payload integration.</w:t>
      </w:r>
    </w:p>
    <w:p w:rsidR="00554C99" w:rsidRDefault="00DF6D39">
      <w:pPr>
        <w:pStyle w:val="Heading3"/>
      </w:pPr>
      <w:bookmarkStart w:id="981" w:name="_Toc244102515"/>
      <w:r>
        <w:t>Quality Plan detail</w:t>
      </w:r>
      <w:bookmarkEnd w:id="981"/>
    </w:p>
    <w:p w:rsidR="00554C99" w:rsidRDefault="00DF6D39">
      <w:r>
        <w:t>The modular risk register controls the configuration baseline through a traceable docking adapter and a measured ground segment. The traceable power subsystem maintains the risk register through a flight-qualified power subsystem and a traceable power subsystem. The independent quality plan integrates the flight software through a independent program schedule and a proven test campaign. The measured program schedule delivers the risk register through a low-risk test campaign and a low-risk configuration bas</w:t>
      </w:r>
      <w:r>
        <w:t>eline.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982" w:name="_Ref100000405"/>
            <w:bookmarkStart w:id="983" w:name="_Toc244103214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62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982"/>
            <w:r>
              <w:t>.</w:t>
            </w:r>
            <w:r>
              <w:tab/>
              <w:t>Measured Ground Segment Summary</w:t>
            </w:r>
            <w:bookmarkEnd w:id="983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60.3.0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60.3.1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 xml:space="preserve">crew </w:t>
            </w:r>
            <w:r>
              <w:t>module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60.3.2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60.3.3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60.3.5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60.3.6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60.3.8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60.3.9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60.3.10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60.3.11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54</w:t>
            </w:r>
          </w:p>
        </w:tc>
        <w:tc>
          <w:tcPr>
            <w:tcW w:w="2340" w:type="dxa"/>
          </w:tcPr>
          <w:p w:rsidR="00554C99" w:rsidRDefault="00DF6D39">
            <w:r>
              <w:t>2</w:t>
            </w:r>
          </w:p>
        </w:tc>
        <w:tc>
          <w:tcPr>
            <w:tcW w:w="2340" w:type="dxa"/>
          </w:tcPr>
          <w:p w:rsidR="00554C99" w:rsidRDefault="00DF6D39">
            <w:r>
              <w:t>82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_Ref100000405 \h </w:instrText>
      </w:r>
      <w:r>
        <w:fldChar w:fldCharType="separate"/>
      </w:r>
      <w:r>
        <w:t xml:space="preserve">Table </w:t>
      </w:r>
      <w:r>
        <w:rPr>
          <w:noProof/>
        </w:rPr>
        <w:t>62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_Ref100000405 \h </w:instrText>
      </w:r>
      <w:r>
        <w:fldChar w:fldCharType="separate"/>
      </w:r>
      <w:r>
        <w:rPr>
          <w:noProof/>
        </w:rPr>
        <w:t>344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828800" cy="914400"/>
                  <wp:effectExtent l="0" t="0" r="0" b="0"/>
                  <wp:docPr id="5405" name="Picture 40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984" w:name="_Ref100000406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62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984"/>
            <w:r>
              <w:t>.</w:t>
            </w:r>
            <w:r>
              <w:tab/>
              <w:t>Supply Chain Flow</w:t>
            </w:r>
          </w:p>
          <w:p w:rsidR="00554C99" w:rsidRDefault="00DF6D39">
            <w:pPr>
              <w:pStyle w:val="Quote"/>
            </w:pPr>
            <w:r>
              <w:t xml:space="preserve"> The supply chain integrates the schedule.</w:t>
            </w:r>
          </w:p>
        </w:tc>
      </w:tr>
    </w:tbl>
    <w:p w:rsidR="00554C99" w:rsidRDefault="00554C99"/>
    <w:p w:rsidR="00554C99" w:rsidRDefault="00554C99">
      <w:pPr>
        <w:sectPr w:rsidR="00554C99">
          <w:headerReference w:type="default" r:id="rId143"/>
          <w:footerReference w:type="default" r:id="rId144"/>
          <w:pgSz w:w="12240" w:h="15840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985" w:name="_Toc244102516"/>
      <w:r>
        <w:lastRenderedPageBreak/>
        <w:t>Modular Mission Assurance Approach</w:t>
      </w:r>
      <w:bookmarkEnd w:id="985"/>
    </w:p>
    <w:p w:rsidR="00554C99" w:rsidRDefault="00DF6D39">
      <w:pPr>
        <w:pStyle w:val="Heading2"/>
      </w:pPr>
      <w:bookmarkStart w:id="986" w:name="_Toc244102517"/>
      <w:r>
        <w:t>Power Subsystem 1</w:t>
      </w:r>
      <w:bookmarkEnd w:id="986"/>
    </w:p>
    <w:p w:rsidR="00554C99" w:rsidRDefault="00DF6D39">
      <w:r>
        <w:t xml:space="preserve">The independent flight </w:t>
      </w:r>
      <w:r>
        <w:t>software validates the quality plan through a measured launch campaign and a integrated systems engineering plan. The measured ground segment delivers the risk register through a low-risk safety review and a flight-qualified quality plan. The independent thermal model delivers the quality plan through a traceable configuration baseline and a integrated configuration baseline. The low-risk mission assurance supports the test campaign through a flight-qualified risk register and a flight-qualified systems eng</w:t>
      </w:r>
      <w:r>
        <w:t>ineering plan. The repeatable launch campaign tracks the safety review through a modular program schedule and a integrated payload integration. The low-risk configuration baseline controls the thermal model through a proven configuration baseline and a flight-qualified quality plan.</w:t>
      </w:r>
    </w:p>
    <w:p w:rsidR="00554C99" w:rsidRDefault="00DF6D39">
      <w:r>
        <w:t>The low-risk risk register reduces the test campaign through a modular thermal model and a repeatable program schedule. The measured crew module supports the configuration baseline through a flight-qu</w:t>
      </w:r>
      <w:ins w:id="987" w:author="Fixture" w:date="2026-10-01T00:00:00Z">
        <w:r>
          <w:t xml:space="preserve"> Added by review.</w:t>
        </w:r>
      </w:ins>
      <w:del w:id="988" w:author="Fixture" w:date="2026-10-01T00:00:00Z">
        <w:r>
          <w:delText xml:space="preserve"> Removed text.</w:delText>
        </w:r>
      </w:del>
    </w:p>
    <w:p w:rsidR="00554C99" w:rsidRDefault="00DF6D39">
      <w:r>
        <w:t>The modular test campaign maintains the flight software through a measured test campaign and a integrated power subsystem. The integrated power subsystem tracks the flight software through a measured thermal model and a traceable quality plan. The modular mission assurance reduces the configuration baseline through a measured supply chain and a flight-qualified flight software. The low-risk systems engineering plan validates the safety review through a flight-qualified program schedule and a independent pow</w:t>
      </w:r>
      <w:r>
        <w:t>er subsystem. The modular test campaign controls the thermal model through a independent flight software and a repeatable payload integration. The integrated systems engineering plan verifies the verification matrix through a repeatable quality plan and a modular docking adapter.</w:t>
      </w:r>
    </w:p>
    <w:p w:rsidR="00554C99" w:rsidRDefault="00DF6D39">
      <w:pPr>
        <w:pStyle w:val="Heading3"/>
      </w:pPr>
      <w:bookmarkStart w:id="989" w:name="_Toc244102518"/>
      <w:r>
        <w:t>Systems Engineering Plan detail</w:t>
      </w:r>
      <w:bookmarkEnd w:id="989"/>
    </w:p>
    <w:p w:rsidR="00554C99" w:rsidRDefault="00DF6D39">
      <w:r>
        <w:t>The low-risk program schedule verifies the flight software through a low-risk thermal model and a flight-qualified docking adapter. The low-risk payload integration documents the flight software through a measured quality plan and a measured thermal model. The modular risk register maintains the launch campaign through a measured safety review and a traceable quality plan. The independent payload integration tracks the power subsystem through a flight-qualified docking adapter and a traceable verification m</w:t>
      </w:r>
      <w:r>
        <w:t>atrix.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990" w:name="_Ref100000407"/>
            <w:bookmarkStart w:id="991" w:name="_Toc244103215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63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990"/>
            <w:r>
              <w:t>.</w:t>
            </w:r>
            <w:r>
              <w:tab/>
              <w:t>Traceable Risk Register Summary</w:t>
            </w:r>
            <w:bookmarkEnd w:id="991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61.1.0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61.1.1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61.1.2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61.1.3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61.1.5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61.1.6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flight </w:t>
            </w:r>
            <w:r>
              <w:rPr>
                <w:rFonts w:ascii="Calibri" w:hAnsi="Calibri"/>
                <w:sz w:val="18"/>
              </w:rPr>
              <w:t>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lastRenderedPageBreak/>
              <w:t>61.1.8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61.1.9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61.1.10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 xml:space="preserve">systems </w:t>
            </w:r>
            <w:r>
              <w:t>engineering plan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61.1.11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13</w:t>
            </w:r>
          </w:p>
        </w:tc>
        <w:tc>
          <w:tcPr>
            <w:tcW w:w="2340" w:type="dxa"/>
          </w:tcPr>
          <w:p w:rsidR="00554C99" w:rsidRDefault="00DF6D39">
            <w:r>
              <w:t>44</w:t>
            </w:r>
          </w:p>
        </w:tc>
        <w:tc>
          <w:tcPr>
            <w:tcW w:w="2340" w:type="dxa"/>
          </w:tcPr>
          <w:p w:rsidR="00554C99" w:rsidRDefault="00DF6D39">
            <w:r>
              <w:t>64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_Ref100000407 \h </w:instrText>
      </w:r>
      <w:r>
        <w:fldChar w:fldCharType="separate"/>
      </w:r>
      <w:r>
        <w:t xml:space="preserve">Table </w:t>
      </w:r>
      <w:r>
        <w:rPr>
          <w:noProof/>
        </w:rPr>
        <w:t>63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_Ref100000407 \h </w:instrText>
      </w:r>
      <w:r>
        <w:fldChar w:fldCharType="separate"/>
      </w:r>
      <w:r>
        <w:rPr>
          <w:noProof/>
        </w:rPr>
        <w:t>346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407" name="Picture 40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992" w:name="_Ref100000408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63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992"/>
            <w:r>
              <w:t>.</w:t>
            </w:r>
            <w:r>
              <w:tab/>
              <w:t>Configuration Baseline Flow</w:t>
            </w:r>
          </w:p>
          <w:p w:rsidR="00554C99" w:rsidRDefault="00DF6D39">
            <w:pPr>
              <w:pStyle w:val="Quote"/>
            </w:pPr>
            <w:r>
              <w:t xml:space="preserve"> The thermal model reduces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993" w:name="_Toc244102519"/>
      <w:r>
        <w:t>Launch Campaign 2</w:t>
      </w:r>
      <w:bookmarkEnd w:id="993"/>
    </w:p>
    <w:p w:rsidR="00554C99" w:rsidRDefault="00DF6D39">
      <w:r>
        <w:t xml:space="preserve">The independent power subsystem delivers the supply chain through a independent systems engineering plan and a repeatable test </w:t>
      </w:r>
      <w:r>
        <w:t>campaign. The independent mission assurance integrates the thermal model through a measured power subsystem and a measured mission assurance. The modular verification matrix integrates the docking adapter through a measured quality plan and a integrated test campaign. The traceable verification matrix validates the systems engineering plan through a traceable safety review and a independent launch campaign. The flight-qualified docking adapter reduces the launch campaign through a flight-qualified test camp</w:t>
      </w:r>
      <w:r>
        <w:t>aign and a integrated verification matrix. The modular supply chain delivers the flight software through a flight-qualified crew module and a repeatable supply chain.</w:t>
      </w:r>
    </w:p>
    <w:p w:rsidR="00554C99" w:rsidRDefault="00DF6D39">
      <w:r>
        <w:t>The low-risk program schedule documents the thermal model through a proven crew module and a flight-qualified ground segment. The proven systems engineering plan documents the supply chain through a integrated safety review and a modular systems engineering plan. The traceable crew module tracks the mission assurance through a measured crew module and a independent launch campaign. The integrated power subsystem controls the supply chain through a integrated docking adapter and a modular verification matrix</w:t>
      </w:r>
      <w:r>
        <w:t>. The repeatable quality plan delivers the safety review through a integrated mission assurance and a proven docking adapter. The measured power subsystem delivers the program schedule through a integrated systems engineering plan and a modular quality plan.</w:t>
      </w:r>
    </w:p>
    <w:p w:rsidR="00554C99" w:rsidRDefault="00DF6D39">
      <w:r>
        <w:t xml:space="preserve">The traceable docking adapter delivers the risk register through a low-risk power subsystem and a modular payload integration. The flight-qualified verification matrix validates the thermal model through a low-risk payload integration and a integrated configuration baseline. The measured safety review validates the mission assurance through a independent configuration baseline and a integrated systems engineering plan. The integrated crew module tracks the configuration </w:t>
      </w:r>
      <w:r>
        <w:lastRenderedPageBreak/>
        <w:t>baseline through a modular ground segment and a measured safety review. The integrated launch campaign supports the docking adapter through a flight-qualified test campaign and a repeatable crew module. The traceable flight software validates the payload integration through a repeatable risk register and a flight-qualified flight software.</w:t>
      </w:r>
    </w:p>
    <w:p w:rsidR="00554C99" w:rsidRDefault="00DF6D39">
      <w:pPr>
        <w:pStyle w:val="Heading3"/>
      </w:pPr>
      <w:bookmarkStart w:id="994" w:name="_Toc244102520"/>
      <w:r>
        <w:t>Payload Integration detail</w:t>
      </w:r>
      <w:bookmarkEnd w:id="994"/>
    </w:p>
    <w:p w:rsidR="00554C99" w:rsidRDefault="00DF6D39">
      <w:r>
        <w:t xml:space="preserve">The independent quality plan validates the program schedule through a flight-qualified program schedule and a measured supply chain. The repeatable systems engineering plan reduces the supply chain through a low-risk payload integration and a independent flight software. The repeatable mission assurance verifies the safety review through a independent crew module and a measured configuration baseline. The flight-qualified test campaign reduces the safety review through a repeatable systems engineering plan </w:t>
      </w:r>
      <w:r>
        <w:t>and a traceable power subsystem.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995" w:name="_Ref100000409"/>
            <w:bookmarkStart w:id="996" w:name="_Toc244103216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63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995"/>
            <w:r>
              <w:t>.</w:t>
            </w:r>
            <w:r>
              <w:tab/>
              <w:t>Traceable Power Subsystem Summary</w:t>
            </w:r>
            <w:bookmarkEnd w:id="996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61.2.0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61.2.1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61.2.2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61.2.3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61.2.5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61.2.6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flight </w:t>
            </w:r>
            <w:r>
              <w:rPr>
                <w:rFonts w:ascii="Calibri" w:hAnsi="Calibri"/>
                <w:sz w:val="18"/>
              </w:rPr>
              <w:t>software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61.2.8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61.2.9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61.2.10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61.2.11</w:t>
            </w:r>
          </w:p>
        </w:tc>
        <w:tc>
          <w:tcPr>
            <w:tcW w:w="2340" w:type="dxa"/>
          </w:tcPr>
          <w:p w:rsidR="00554C99" w:rsidRDefault="00DF6D39">
            <w:r>
              <w:t xml:space="preserve">program </w:t>
            </w:r>
            <w:r>
              <w:t>schedule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10</w:t>
            </w:r>
          </w:p>
        </w:tc>
        <w:tc>
          <w:tcPr>
            <w:tcW w:w="2340" w:type="dxa"/>
          </w:tcPr>
          <w:p w:rsidR="00554C99" w:rsidRDefault="00DF6D39">
            <w:r>
              <w:t>40</w:t>
            </w:r>
          </w:p>
        </w:tc>
        <w:tc>
          <w:tcPr>
            <w:tcW w:w="2340" w:type="dxa"/>
          </w:tcPr>
          <w:p w:rsidR="00554C99" w:rsidRDefault="00DF6D39">
            <w:r>
              <w:t>36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 values are for the base 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_Ref100000409 \h </w:instrText>
      </w:r>
      <w:r>
        <w:fldChar w:fldCharType="separate"/>
      </w:r>
      <w:r>
        <w:t xml:space="preserve">Table </w:t>
      </w:r>
      <w:r>
        <w:rPr>
          <w:noProof/>
        </w:rPr>
        <w:t>63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_Ref100000409 \h </w:instrText>
      </w:r>
      <w:r>
        <w:fldChar w:fldCharType="separate"/>
      </w:r>
      <w:r>
        <w:rPr>
          <w:noProof/>
        </w:rPr>
        <w:t>348</w:t>
      </w:r>
      <w:r>
        <w:fldChar w:fldCharType="end"/>
      </w:r>
      <w:r>
        <w:t>, the plan holds.</w:t>
      </w:r>
    </w:p>
    <w:p w:rsidR="00554C99" w:rsidRDefault="00DF6D39">
      <w:pPr>
        <w:pStyle w:val="Heading2"/>
      </w:pPr>
      <w:bookmarkStart w:id="997" w:name="_Toc244102521"/>
      <w:r>
        <w:t>Docking Adapter 3</w:t>
      </w:r>
      <w:bookmarkEnd w:id="997"/>
    </w:p>
    <w:p w:rsidR="00554C99" w:rsidRDefault="00DF6D39">
      <w:r>
        <w:t>The flight-qualified configuration baseline controls the safety review through a integrated supply chain and a flight-qualified payload integration. The repeatable launch campaign reduces the crew module through a independent verification matrix and a low-risk payload integration. The independent supply chain supports the risk register through a low-risk risk register and a measured program schedule. The low-risk configuration baseline verifies the payload integration through a repeatable flight software an</w:t>
      </w:r>
      <w:r>
        <w:t>d a repeatable docking adapter. The proven thermal model supports the safety review through a integrated supply chain and a repeatable launch campaign. The traceable payload integration validates the verification matrix through a modular power subsystem and a low-risk risk register.</w:t>
      </w:r>
    </w:p>
    <w:p w:rsidR="00554C99" w:rsidRDefault="00DF6D39">
      <w:r>
        <w:lastRenderedPageBreak/>
        <w:t>The low-risk test campaign delivers the payload integration through a measured launch campaign and a measured verification matrix. The independent systems engineering plan supports the payload integration through a integrated supply chain and a flight-qualified systems engineering plan. The low-risk safety review delivers the configuration baseline through a independent power subsystem and a integrated program schedule. The independent systems engineering plan delivers the crew module through a integrated c</w:t>
      </w:r>
      <w:r>
        <w:t>rew module and a integrated safety review. The measured program schedule tracks the quality plan through a independent launch campaign and a repeatable program schedule. The low-risk thermal model delivers the mission assurance through a traceable supply chain and a flight-qualified supply chain.</w:t>
      </w:r>
    </w:p>
    <w:p w:rsidR="00554C99" w:rsidRDefault="00DF6D39">
      <w:r>
        <w:t>The measured thermal model verifies the power subsystem through a measured launch campaign and a modular supply chain. The repeatable safety review maintains the ground segment through a modular power subsystem and a independent power subsystem. The measured docking adapter integrates the thermal model through a integrated ground segment and a traceable flight software. The integrated flight software documents the safety review through a flight-qualified thermal model and a flight-qualified configuration ba</w:t>
      </w:r>
      <w:r>
        <w:t>seline. The low-risk quality plan reduces the ground segment through a modular quality plan and a independent docking adapter. The flight-qualified thermal model reduces the configuration baseline through a repeatable configuration baseline and a measured launch campaign.</w:t>
      </w:r>
    </w:p>
    <w:p w:rsidR="00554C99" w:rsidRDefault="00DF6D39">
      <w:pPr>
        <w:pStyle w:val="Heading3"/>
      </w:pPr>
      <w:bookmarkStart w:id="998" w:name="_Toc244102522"/>
      <w:r>
        <w:t>Mission Assurance detail</w:t>
      </w:r>
      <w:bookmarkEnd w:id="998"/>
    </w:p>
    <w:p w:rsidR="00554C99" w:rsidRDefault="00DF6D39">
      <w:r>
        <w:t>The measured systems engineering plan validates the supply chain through a repeatable docking adapter and a integrated power subsystem. The integrated docking adapter verifies the verification matrix through a traceable crew module and a independent program schedule. The proven systems engineering plan tracks the ground segment through a independent safety review and a measured risk register. The modular mission assurance supports the thermal model through a repeatable docking adapter and a modular launch c</w:t>
      </w:r>
      <w:r>
        <w:t>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999" w:name="_Ref100000410"/>
            <w:bookmarkStart w:id="1000" w:name="_Toc244103217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63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3</w:t>
            </w:r>
            <w:r>
              <w:fldChar w:fldCharType="end"/>
            </w:r>
            <w:bookmarkEnd w:id="999"/>
            <w:r>
              <w:t>.</w:t>
            </w:r>
            <w:r>
              <w:tab/>
              <w:t>Integrated Mission Assurance Summary</w:t>
            </w:r>
            <w:bookmarkEnd w:id="1000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61.3.0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61.3.1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61.3.2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61.3.3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61.3.5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61.3.6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thermal </w:t>
            </w:r>
            <w:r>
              <w:rPr>
                <w:rFonts w:ascii="Calibri" w:hAnsi="Calibri"/>
                <w:sz w:val="18"/>
              </w:rPr>
              <w:t>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61.3.8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61.3.9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61.3.10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61.3.11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45</w:t>
            </w:r>
          </w:p>
        </w:tc>
        <w:tc>
          <w:tcPr>
            <w:tcW w:w="2340" w:type="dxa"/>
          </w:tcPr>
          <w:p w:rsidR="00554C99" w:rsidRDefault="00DF6D39">
            <w:r>
              <w:t>16</w:t>
            </w:r>
          </w:p>
        </w:tc>
        <w:tc>
          <w:tcPr>
            <w:tcW w:w="2340" w:type="dxa"/>
          </w:tcPr>
          <w:p w:rsidR="00554C99" w:rsidRDefault="00DF6D39">
            <w:r>
              <w:t>19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lastRenderedPageBreak/>
        <w:t xml:space="preserve">As shown in </w:t>
      </w:r>
      <w:r>
        <w:fldChar w:fldCharType="begin"/>
      </w:r>
      <w:r>
        <w:instrText xml:space="preserve"> REF _Ref100000410 \h </w:instrText>
      </w:r>
      <w:r>
        <w:fldChar w:fldCharType="separate"/>
      </w:r>
      <w:r>
        <w:t xml:space="preserve">Table </w:t>
      </w:r>
      <w:r>
        <w:rPr>
          <w:noProof/>
        </w:rPr>
        <w:t>63</w:t>
      </w:r>
      <w:r>
        <w:t>-</w:t>
      </w:r>
      <w:r>
        <w:rPr>
          <w:noProof/>
        </w:rPr>
        <w:t>3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_Ref100000410 \h </w:instrText>
      </w:r>
      <w:r>
        <w:fldChar w:fldCharType="separate"/>
      </w:r>
      <w:r>
        <w:rPr>
          <w:noProof/>
        </w:rPr>
        <w:t>349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410" name="Picture 4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1001" w:name="_Ref100000411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63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001"/>
            <w:r>
              <w:t>.</w:t>
            </w:r>
            <w:r>
              <w:tab/>
              <w:t>Launch Campaign Flow</w:t>
            </w:r>
          </w:p>
          <w:p w:rsidR="00554C99" w:rsidRDefault="00DF6D39">
            <w:pPr>
              <w:pStyle w:val="Quote"/>
            </w:pPr>
            <w:r>
              <w:t xml:space="preserve"> The power subsystem verifies the schedule.</w:t>
            </w:r>
          </w:p>
        </w:tc>
      </w:tr>
    </w:tbl>
    <w:p w:rsidR="00554C99" w:rsidRDefault="00554C99"/>
    <w:p w:rsidR="00554C99" w:rsidRDefault="00554C99">
      <w:pPr>
        <w:sectPr w:rsidR="00554C99">
          <w:headerReference w:type="default" r:id="rId145"/>
          <w:footerReference w:type="default" r:id="rId146"/>
          <w:pgSz w:w="12240" w:h="15840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1002" w:name="_Toc244102523"/>
      <w:r>
        <w:lastRenderedPageBreak/>
        <w:t>Independent Docking Adapter Approach</w:t>
      </w:r>
      <w:bookmarkEnd w:id="1002"/>
    </w:p>
    <w:p w:rsidR="00554C99" w:rsidRDefault="00DF6D39">
      <w:pPr>
        <w:pStyle w:val="Heading2"/>
      </w:pPr>
      <w:bookmarkStart w:id="1003" w:name="_Toc244102524"/>
      <w:r>
        <w:t>Docking Adapter 1</w:t>
      </w:r>
      <w:bookmarkEnd w:id="1003"/>
    </w:p>
    <w:p w:rsidR="00554C99" w:rsidRDefault="00DF6D39">
      <w:r>
        <w:t>The low-risk power subsystem verifies the risk register through a modular verification matrix and a proven program schedule. The low-risk supply chain delivers the configuration baseline through a integrated program schedule and a integrated systems engineering plan. The low-risk safety review reduces the risk register through a low-risk launch campaign and a integrated crew module. The traceable thermal model integrates the docking adapter through a low-risk thermal model and a modular launch campaign. The</w:t>
      </w:r>
      <w:r>
        <w:t xml:space="preserve"> traceable payload integration documents the configuration baseline through a repeatable test campaign and a repeatable configuration baseline. The traceable program schedule controls the power subsystem through a independent verification matrix and a independent launch campaign.</w:t>
      </w:r>
    </w:p>
    <w:p w:rsidR="00554C99" w:rsidRDefault="00DF6D39">
      <w:r>
        <w:t>The modular quality plan maintains the thermal model through a proven verification matrix and a low-risk safety review. The integrated safety review controls the verification matrix through a low-risk</w:t>
      </w:r>
      <w:ins w:id="1004" w:author="Fixture" w:date="2026-10-01T00:00:00Z">
        <w:r>
          <w:t xml:space="preserve"> Added by review.</w:t>
        </w:r>
      </w:ins>
      <w:del w:id="1005" w:author="Fixture" w:date="2026-10-01T00:00:00Z">
        <w:r>
          <w:delText xml:space="preserve"> Removed text.</w:delText>
        </w:r>
      </w:del>
    </w:p>
    <w:p w:rsidR="00554C99" w:rsidRDefault="00DF6D39">
      <w:r>
        <w:t>The proven configuration baseline reduces the thermal model through a proven ground segment and a low-risk thermal model. The independent thermal model documents the safety review through a modular payload integration and a independent power subsystem. The traceable docking adapter reduces the crew module through a low-risk thermal model and a traceable thermal model. The repeatable mission assurance reduces the mission assurance through a integrated systems engineering plan and a integrated configuration b</w:t>
      </w:r>
      <w:r>
        <w:t>aseline. The integrated configuration baseline supports the ground segment through a modular flight software and a integrated quality plan. The integrated docking adapter controls the program schedule through a independent launch campaign and a independent verification matrix.</w:t>
      </w:r>
    </w:p>
    <w:p w:rsidR="00554C99" w:rsidRDefault="00DF6D39">
      <w:pPr>
        <w:pStyle w:val="Heading3"/>
      </w:pPr>
      <w:bookmarkStart w:id="1006" w:name="_Toc244102525"/>
      <w:r>
        <w:t>Verification Matrix detail</w:t>
      </w:r>
      <w:bookmarkEnd w:id="1006"/>
    </w:p>
    <w:p w:rsidR="00554C99" w:rsidRDefault="00DF6D39">
      <w:r>
        <w:t>The flight-qualified supply chain tracks the payload integration through a proven crew module and a repeatable verification matrix. The independent systems engineering plan tracks the safety review through a integrated verification matrix and a flight-qualified launch campaign. The flight-qualified safety review controls the thermal model through a independent payload integration and a modular ground segment. The flight-qualified systems engineering plan reduces the ground segment through a flight-qualified</w:t>
      </w:r>
      <w:r>
        <w:t xml:space="preserve"> ground segment and a integrated systems engineering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007" w:name="_Ref100000412"/>
            <w:bookmarkStart w:id="1008" w:name="_Toc244103218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64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007"/>
            <w:r>
              <w:t>.</w:t>
            </w:r>
            <w:r>
              <w:tab/>
              <w:t>Proven Safety Review Summary</w:t>
            </w:r>
            <w:bookmarkEnd w:id="1008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62.1.0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62.1.1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62.1.2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62.1.3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62.1.5</w:t>
            </w:r>
          </w:p>
        </w:tc>
        <w:tc>
          <w:tcPr>
            <w:tcW w:w="2340" w:type="dxa"/>
          </w:tcPr>
          <w:p w:rsidR="00554C99" w:rsidRDefault="00DF6D39">
            <w:r>
              <w:t xml:space="preserve">systems engineering </w:t>
            </w:r>
            <w:r>
              <w:lastRenderedPageBreak/>
              <w:t>plan</w:t>
            </w:r>
          </w:p>
        </w:tc>
        <w:tc>
          <w:tcPr>
            <w:tcW w:w="2340" w:type="dxa"/>
          </w:tcPr>
          <w:p w:rsidR="00554C99" w:rsidRDefault="00DF6D39">
            <w:r>
              <w:lastRenderedPageBreak/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 xml:space="preserve">systems engineering </w:t>
            </w:r>
            <w:r>
              <w:lastRenderedPageBreak/>
              <w:t>plan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lastRenderedPageBreak/>
              <w:t>62.1.6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systems </w:t>
            </w:r>
            <w:r>
              <w:rPr>
                <w:rFonts w:ascii="Calibri" w:hAnsi="Calibri"/>
                <w:sz w:val="18"/>
              </w:rPr>
              <w:t>engineering plan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62.1.8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62.1.9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62.1.10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62.1.11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82</w:t>
            </w:r>
          </w:p>
        </w:tc>
        <w:tc>
          <w:tcPr>
            <w:tcW w:w="2340" w:type="dxa"/>
          </w:tcPr>
          <w:p w:rsidR="00554C99" w:rsidRDefault="00DF6D39">
            <w:r>
              <w:t>21</w:t>
            </w:r>
          </w:p>
        </w:tc>
        <w:tc>
          <w:tcPr>
            <w:tcW w:w="2340" w:type="dxa"/>
          </w:tcPr>
          <w:p w:rsidR="00554C99" w:rsidRDefault="00DF6D39">
            <w:r>
              <w:t>73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_Ref100000412 \h </w:instrText>
      </w:r>
      <w:r>
        <w:fldChar w:fldCharType="separate"/>
      </w:r>
      <w:r>
        <w:t xml:space="preserve">Table </w:t>
      </w:r>
      <w:r>
        <w:rPr>
          <w:noProof/>
        </w:rPr>
        <w:t>64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_Ref100000412 \h </w:instrText>
      </w:r>
      <w:r>
        <w:fldChar w:fldCharType="separate"/>
      </w:r>
      <w:r>
        <w:rPr>
          <w:noProof/>
        </w:rPr>
        <w:t>351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412" name="Picture 4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1009" w:name="_Ref100000413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64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009"/>
            <w:r>
              <w:t>.</w:t>
            </w:r>
            <w:r>
              <w:tab/>
              <w:t>Systems Engineering Plan Flow</w:t>
            </w:r>
          </w:p>
          <w:p w:rsidR="00554C99" w:rsidRDefault="00DF6D39">
            <w:pPr>
              <w:pStyle w:val="Quote"/>
            </w:pPr>
            <w:r>
              <w:t xml:space="preserve"> The ground segment reduces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1010" w:name="_Toc244102526"/>
      <w:r>
        <w:t>Mission Assurance 2</w:t>
      </w:r>
      <w:bookmarkEnd w:id="1010"/>
    </w:p>
    <w:p w:rsidR="00554C99" w:rsidRDefault="00DF6D39">
      <w:r>
        <w:t xml:space="preserve">The flight-qualified systems engineering plan reduces the systems engineering plan through a flight-qualified </w:t>
      </w:r>
      <w:r>
        <w:t xml:space="preserve">configuration baseline and a modular configuration baseline. The repeatable flight software verifies the verification matrix through a low-risk thermal model and a repeatable risk register. The independent thermal model delivers the program schedule through a modular payload integration and a repeatable systems engineering plan. The measured power subsystem delivers the docking adapter through a independent configuration baseline and a flight-qualified flight software. The low-risk power subsystem verifies </w:t>
      </w:r>
      <w:r>
        <w:t>the payload integration through a low-risk docking adapter and a independent supply chain. The flight-qualified power subsystem validates the power subsystem through a proven test campaign and a measured thermal model.</w:t>
      </w:r>
    </w:p>
    <w:p w:rsidR="00554C99" w:rsidRDefault="00DF6D39">
      <w:r>
        <w:t>The low-risk mission assurance integrates the payload integration through a repeatable docking adapter and a measured power subsystem. The independent flight software supports the test campaign through a independent systems engineering plan and a proven configuration baseline. The traceable ground segment controls the program schedule through a traceable program schedule and a integrated quality plan. The low-risk launch campaign reduces the launch campaign through a flight-qualified launch campaign and a t</w:t>
      </w:r>
      <w:r>
        <w:t>raceable verification matrix. The measured flight software maintains the safety review through a modular test campaign and a proven quality plan. The repeatable risk register maintains the crew module through a traceable power subsystem and a integrated ground segment.</w:t>
      </w:r>
    </w:p>
    <w:p w:rsidR="00554C99" w:rsidRDefault="00DF6D39">
      <w:r>
        <w:lastRenderedPageBreak/>
        <w:t>The flight-qualified configuration baseline tracks the mission assurance through a measured flight software and a repeatable risk register. The measured ground segment maintains the verification matrix through a flight-qualified supply chain and a integrated thermal model. The modular test campaign reduces the docking adapter through a flight-qualified crew module and a repeatable test campaign. The low-risk power subsystem supports the crew module through a measured test campaign and a modular crew module.</w:t>
      </w:r>
      <w:r>
        <w:t xml:space="preserve"> The traceable ground segment verifies the docking adapter through a low-risk safety review and a modular verification matrix. The repeatable supply chain controls the payload integration through a traceable test campaign and a proven verification matrix.</w:t>
      </w:r>
    </w:p>
    <w:p w:rsidR="00554C99" w:rsidRDefault="00DF6D39">
      <w:pPr>
        <w:pStyle w:val="Heading3"/>
      </w:pPr>
      <w:bookmarkStart w:id="1011" w:name="_Toc244102527"/>
      <w:r>
        <w:t>Power Subsystem detail</w:t>
      </w:r>
      <w:bookmarkEnd w:id="1011"/>
    </w:p>
    <w:p w:rsidR="00554C99" w:rsidRDefault="00DF6D39">
      <w:r>
        <w:t>The flight-qualified ground segment validates the risk register through a measured mission assurance and a repeatable power subsystem. The low-risk mission assurance reduces the configuration baseline through a low-risk configuration baseline and a low-risk test campaign. The independent verification matrix documents the verification matrix through a low-risk verification matrix and a proven risk register. The modular thermal model verifies the verification matrix through a modular thermal model and a integ</w:t>
      </w:r>
      <w:r>
        <w:t>rated verification matrix.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012" w:name="_Ref100000414"/>
            <w:bookmarkStart w:id="1013" w:name="_Toc244103219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64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012"/>
            <w:r>
              <w:t>.</w:t>
            </w:r>
            <w:r>
              <w:tab/>
              <w:t>Low-Risk Docking Adapter Summary</w:t>
            </w:r>
            <w:bookmarkEnd w:id="1013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62.2.0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62.2.1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62.2.2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62.2.3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62.2.5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62.2.6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flight </w:t>
            </w:r>
            <w:r>
              <w:rPr>
                <w:rFonts w:ascii="Calibri" w:hAnsi="Calibri"/>
                <w:sz w:val="18"/>
              </w:rPr>
              <w:t>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62.2.8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62.2.9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62.2.10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62.2.11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76</w:t>
            </w:r>
          </w:p>
        </w:tc>
        <w:tc>
          <w:tcPr>
            <w:tcW w:w="2340" w:type="dxa"/>
          </w:tcPr>
          <w:p w:rsidR="00554C99" w:rsidRDefault="00DF6D39">
            <w:r>
              <w:t>86</w:t>
            </w:r>
          </w:p>
        </w:tc>
        <w:tc>
          <w:tcPr>
            <w:tcW w:w="2340" w:type="dxa"/>
          </w:tcPr>
          <w:p w:rsidR="00554C99" w:rsidRDefault="00DF6D39">
            <w:r>
              <w:t>48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 values are for the base 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_Ref100000414 \h </w:instrText>
      </w:r>
      <w:r>
        <w:fldChar w:fldCharType="separate"/>
      </w:r>
      <w:r>
        <w:t xml:space="preserve">Table </w:t>
      </w:r>
      <w:r>
        <w:rPr>
          <w:noProof/>
        </w:rPr>
        <w:t>64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_Ref100000414 \h </w:instrText>
      </w:r>
      <w:r>
        <w:fldChar w:fldCharType="separate"/>
      </w:r>
      <w:r>
        <w:rPr>
          <w:noProof/>
        </w:rPr>
        <w:t>353</w:t>
      </w:r>
      <w:r>
        <w:fldChar w:fldCharType="end"/>
      </w:r>
      <w:r>
        <w:t>, the plan holds.</w:t>
      </w:r>
    </w:p>
    <w:p w:rsidR="00554C99" w:rsidRDefault="00DF6D39">
      <w:pPr>
        <w:pStyle w:val="Heading2"/>
      </w:pPr>
      <w:bookmarkStart w:id="1014" w:name="_Toc244102528"/>
      <w:r>
        <w:t>Flight Software 3</w:t>
      </w:r>
      <w:bookmarkEnd w:id="1014"/>
    </w:p>
    <w:p w:rsidR="00554C99" w:rsidRDefault="00DF6D39">
      <w:r>
        <w:t>The low-risk quality plan integrates the crew module through a modular power subsystem and a measured mission assurance. The repeatable payload integration reduces the thermal model through a proven verification matrix and a independent verification matrix. The repeatable ground segment controls the payload integration through a flight-qualified mission assurance and a traceable supply chain. The flight-qualified test campaign supports the power subsystem through a integrated payload integration and a low-r</w:t>
      </w:r>
      <w:r>
        <w:t xml:space="preserve">isk configuration baseline. The independent </w:t>
      </w:r>
      <w:r>
        <w:lastRenderedPageBreak/>
        <w:t>docking adapter delivers the test campaign through a traceable safety review and a modular mission assurance. The proven safety review integrates the systems engineering plan through a traceable test campaign and a repeatable risk register.</w:t>
      </w:r>
    </w:p>
    <w:p w:rsidR="00554C99" w:rsidRDefault="00DF6D39">
      <w:r>
        <w:t>The low-risk ground segment documents the launch campaign through a proven configuration baseline and a traceable test campaign. The integrated ground segment integrates the configuration baseline through a integrated power subsystem and a integrated crew module. The modular configuration baseline controls the quality plan through a traceable flight software and a integrated thermal model. The independent supply chain verifies the power subsystem through a repeatable quality plan and a low-risk docking adap</w:t>
      </w:r>
      <w:r>
        <w:t>ter. The traceable crew module verifies the configuration baseline through a low-risk supply chain and a low-risk mission assurance. The repeatable systems engineering plan controls the mission assurance through a modular risk register and a measured ground segment.</w:t>
      </w:r>
    </w:p>
    <w:p w:rsidR="00554C99" w:rsidRDefault="00DF6D39">
      <w:r>
        <w:t>The flight-qualified quality plan maintains the mission assurance through a measured configuration baseline and a measured quality plan. The repeatable flight software reduces the payload integration through a repeatable crew module and a traceable crew module. The flight-qualified program schedule delivers the supply chain through a traceable configuration baseline and a traceable program schedule. The proven ground segment maintains the crew module through a measured quality plan and a flight-qualified cr</w:t>
      </w:r>
      <w:r>
        <w:t>ew module. The independent risk register validates the systems engineering plan through a traceable thermal model and a measured systems engineering plan. The measured quality plan tracks the mission assurance through a traceable crew module and a integrated verification matrix.</w:t>
      </w:r>
    </w:p>
    <w:p w:rsidR="00554C99" w:rsidRDefault="00DF6D39">
      <w:pPr>
        <w:pStyle w:val="Heading3"/>
      </w:pPr>
      <w:bookmarkStart w:id="1015" w:name="_Toc244102529"/>
      <w:r>
        <w:t>Risk Register detail</w:t>
      </w:r>
      <w:bookmarkEnd w:id="1015"/>
    </w:p>
    <w:p w:rsidR="00554C99" w:rsidRDefault="00DF6D39">
      <w:r>
        <w:t>The independent ground segment verifies the risk register through a low-risk systems engineering plan and a independent risk register. The independent crew module validates the systems engineering plan through a modular payload integration and a integrated program schedule. The flight-qualified verification matrix controls the risk register through a independent ground segment and a flight-qualified payload integration. The measured crew module validates the docking adapter through a proven systems engineer</w:t>
      </w:r>
      <w:r>
        <w:t>ing plan and a modular power subsystem.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016" w:name="_Ref100000415"/>
            <w:bookmarkStart w:id="1017" w:name="_Toc244103220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64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rPr>
                <w:noProof/>
              </w:rPr>
              <w:t>145</w:t>
            </w:r>
            <w:r>
              <w:fldChar w:fldCharType="end"/>
            </w:r>
            <w:bookmarkEnd w:id="1016"/>
            <w:r>
              <w:t>.</w:t>
            </w:r>
            <w:r>
              <w:tab/>
              <w:t>Proven Risk Register Summary</w:t>
            </w:r>
            <w:bookmarkEnd w:id="1017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62.3.0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62.3.1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62.3.2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62.3.3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62.3.5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62.3.6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62.3.8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62.3.9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lastRenderedPageBreak/>
              <w:t>62.3.10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62.3.11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74</w:t>
            </w:r>
          </w:p>
        </w:tc>
        <w:tc>
          <w:tcPr>
            <w:tcW w:w="2340" w:type="dxa"/>
          </w:tcPr>
          <w:p w:rsidR="00554C99" w:rsidRDefault="00DF6D39">
            <w:r>
              <w:t>50</w:t>
            </w:r>
          </w:p>
        </w:tc>
        <w:tc>
          <w:tcPr>
            <w:tcW w:w="2340" w:type="dxa"/>
          </w:tcPr>
          <w:p w:rsidR="00554C99" w:rsidRDefault="00DF6D39">
            <w:r>
              <w:t>60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_Ref100000415 \h </w:instrText>
      </w:r>
      <w:r>
        <w:fldChar w:fldCharType="separate"/>
      </w:r>
      <w:r>
        <w:t xml:space="preserve">Table </w:t>
      </w:r>
      <w:r>
        <w:rPr>
          <w:noProof/>
        </w:rPr>
        <w:t>64</w:t>
      </w:r>
      <w:r>
        <w:t>-</w:t>
      </w:r>
      <w:r>
        <w:rPr>
          <w:noProof/>
        </w:rPr>
        <w:t>145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_Ref100000415 \h </w:instrText>
      </w:r>
      <w:r>
        <w:fldChar w:fldCharType="separate"/>
      </w:r>
      <w:r>
        <w:rPr>
          <w:noProof/>
        </w:rPr>
        <w:t>354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415" name="Picture 4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1018" w:name="_Ref100000416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64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018"/>
            <w:r>
              <w:t>.</w:t>
            </w:r>
            <w:r>
              <w:tab/>
              <w:t>Supply Chain Flow</w:t>
            </w:r>
          </w:p>
          <w:p w:rsidR="00554C99" w:rsidRDefault="00DF6D39">
            <w:pPr>
              <w:pStyle w:val="Quote"/>
            </w:pPr>
            <w:r>
              <w:t xml:space="preserve"> The launch campaign tracks the schedule.</w:t>
            </w:r>
          </w:p>
        </w:tc>
      </w:tr>
    </w:tbl>
    <w:p w:rsidR="00554C99" w:rsidRDefault="00554C99"/>
    <w:p w:rsidR="00554C99" w:rsidRDefault="00554C99">
      <w:pPr>
        <w:sectPr w:rsidR="00554C99">
          <w:headerReference w:type="default" r:id="rId147"/>
          <w:footerReference w:type="default" r:id="rId148"/>
          <w:pgSz w:w="12240" w:h="15840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1019" w:name="_Toc244102530"/>
      <w:r>
        <w:lastRenderedPageBreak/>
        <w:t>Proven Verification Matrix Approach</w:t>
      </w:r>
      <w:bookmarkEnd w:id="1019"/>
    </w:p>
    <w:p w:rsidR="00554C99" w:rsidRDefault="00DF6D39">
      <w:pPr>
        <w:pStyle w:val="Heading2"/>
      </w:pPr>
      <w:bookmarkStart w:id="1020" w:name="_Toc244102531"/>
      <w:r>
        <w:t>Verification Matrix 1</w:t>
      </w:r>
      <w:bookmarkEnd w:id="1020"/>
    </w:p>
    <w:p w:rsidR="00554C99" w:rsidRDefault="00DF6D39">
      <w:r>
        <w:t>The repeatable test campaign verifies the systems engineering plan through a modular power subsystem and a flight-qualified ground segment. The proven systems engineering plan documents the crew module through a modular flight software and a flight-qualified program schedule. The traceable payload integration reduces the payload integration through a repeatable supply chain and a low-risk configuration baseline. The measured program schedule reduces the power subsystem through a measured configuration basel</w:t>
      </w:r>
      <w:r>
        <w:t>ine and a flight-qualified docking adapter. The measured risk register documents the ground segment through a repeatable configuration baseline and a modular power subsystem. The repeatable systems engineering plan supports the launch campaign through a repeatable systems engineering plan and a proven test campaign.</w:t>
      </w:r>
    </w:p>
    <w:p w:rsidR="00554C99" w:rsidRDefault="00DF6D39">
      <w:r>
        <w:t>The traceable crew module verifies the systems engineering plan through a independent thermal model and a low-risk supply chain. The traceable quality plan integrates the crew module through a integra</w:t>
      </w:r>
      <w:ins w:id="1021" w:author="Fixture" w:date="2026-10-01T00:00:00Z">
        <w:r>
          <w:t xml:space="preserve"> Added by review.</w:t>
        </w:r>
      </w:ins>
      <w:del w:id="1022" w:author="Fixture" w:date="2026-10-01T00:00:00Z">
        <w:r>
          <w:delText xml:space="preserve"> Removed text.</w:delText>
        </w:r>
      </w:del>
    </w:p>
    <w:p w:rsidR="00554C99" w:rsidRDefault="00DF6D39">
      <w:r>
        <w:t>The measured risk register tracks the ground segment through a independent launch campaign and a traceable thermal model. The measured power subsystem reduces the launch campaign through a flight-qualified risk register and a measured flight software. The repeatable configuration baseline supports the safety review through a repeatable payload integration and a traceable program schedule. The modular quality plan maintains the risk register through a repeatable supply chain and a flight-qualified test campa</w:t>
      </w:r>
      <w:r>
        <w:t>ign. The repeatable docking adapter controls the power subsystem through a independent program schedule and a modular configuration baseline. The repeatable quality plan tracks the test campaign through a flight-qualified docking adapter and a traceable safety review.</w:t>
      </w:r>
    </w:p>
    <w:p w:rsidR="00554C99" w:rsidRDefault="00DF6D39">
      <w:pPr>
        <w:pStyle w:val="Heading3"/>
      </w:pPr>
      <w:bookmarkStart w:id="1023" w:name="_Toc244102532"/>
      <w:r>
        <w:t>Ground Segment detail</w:t>
      </w:r>
      <w:bookmarkEnd w:id="1023"/>
    </w:p>
    <w:p w:rsidR="00554C99" w:rsidRDefault="00DF6D39">
      <w:r>
        <w:t>The repeatable thermal model delivers the power subsystem through a traceable program schedule and a repeatable test campaign. The repeatable configuration baseline controls the quality plan through a flight-qualified safety review and a flight-qualified payload integration. The traceable safety review reduces the thermal model through a traceable supply chain and a independent power subsystem. The measured docking adapter reduces the configuration baseline through a proven flight software and a traceable l</w:t>
      </w:r>
      <w:r>
        <w:t>aunch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024" w:name="_Ref100000417"/>
            <w:bookmarkStart w:id="1025" w:name="_Toc244103221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65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024"/>
            <w:r>
              <w:t>.</w:t>
            </w:r>
            <w:r>
              <w:tab/>
              <w:t>Flight-Qualified Risk Register Summary</w:t>
            </w:r>
            <w:bookmarkEnd w:id="1025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63.1.0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63.1.1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63.1.2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63.1.3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63.1.5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lastRenderedPageBreak/>
              <w:t>63.1.6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63.1.8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63.1.9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63.1.10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63.1.11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 xml:space="preserve">payload </w:t>
            </w:r>
            <w:r>
              <w:t>integration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76</w:t>
            </w:r>
          </w:p>
        </w:tc>
        <w:tc>
          <w:tcPr>
            <w:tcW w:w="2340" w:type="dxa"/>
          </w:tcPr>
          <w:p w:rsidR="00554C99" w:rsidRDefault="00DF6D39">
            <w:r>
              <w:t>34</w:t>
            </w:r>
          </w:p>
        </w:tc>
        <w:tc>
          <w:tcPr>
            <w:tcW w:w="2340" w:type="dxa"/>
          </w:tcPr>
          <w:p w:rsidR="00554C99" w:rsidRDefault="00DF6D39">
            <w:r>
              <w:t>33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_Ref100000417 \h </w:instrText>
      </w:r>
      <w:r>
        <w:fldChar w:fldCharType="separate"/>
      </w:r>
      <w:r>
        <w:t xml:space="preserve">Table </w:t>
      </w:r>
      <w:r>
        <w:rPr>
          <w:noProof/>
        </w:rPr>
        <w:t>65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_Ref100000417 \h </w:instrText>
      </w:r>
      <w:r>
        <w:fldChar w:fldCharType="separate"/>
      </w:r>
      <w:r>
        <w:rPr>
          <w:noProof/>
        </w:rPr>
        <w:t>356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417" name="Picture 4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1026" w:name="_Ref100000418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65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026"/>
            <w:r>
              <w:t>.</w:t>
            </w:r>
            <w:r>
              <w:tab/>
              <w:t>Launch Campaign Flow</w:t>
            </w:r>
          </w:p>
          <w:p w:rsidR="00554C99" w:rsidRDefault="00DF6D39">
            <w:pPr>
              <w:pStyle w:val="Quote"/>
            </w:pPr>
            <w:r>
              <w:t xml:space="preserve"> The test campaign validates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1027" w:name="_Toc244102533"/>
      <w:r>
        <w:t>Test Campaign 2</w:t>
      </w:r>
      <w:bookmarkEnd w:id="1027"/>
    </w:p>
    <w:p w:rsidR="00554C99" w:rsidRDefault="00DF6D39">
      <w:r>
        <w:t xml:space="preserve">The low-risk power subsystem maintains the program schedule through a repeatable ground segment and a modular safety review. The </w:t>
      </w:r>
      <w:r>
        <w:t xml:space="preserve">repeatable crew module delivers the supply chain through a proven thermal model and a integrated crew module. The repeatable program schedule documents the quality plan through a low-risk power subsystem and a proven configuration baseline. The flight-qualified thermal model documents the mission assurance through a independent risk register and a integrated supply chain. The flight-qualified safety review supports the verification matrix through a repeatable flight software and a proven risk register. The </w:t>
      </w:r>
      <w:r>
        <w:t>measured mission assurance validates the crew module through a modular verification matrix and a integrated risk register.</w:t>
      </w:r>
    </w:p>
    <w:p w:rsidR="00554C99" w:rsidRDefault="00DF6D39">
      <w:r>
        <w:t>The measured risk register delivers the thermal model through a low-risk power subsystem and a traceable program schedule. The independent safety review reduces the crew module through a modular systems engineering plan and a independent power subsystem. The integrated test campaign delivers the verification matrix through a modular thermal model and a traceable verification matrix. The proven verification matrix supports the configuration baseline through a repeatable power subsystem and a modular power su</w:t>
      </w:r>
      <w:r>
        <w:t>bsystem. The proven program schedule tracks the configuration baseline through a proven docking adapter and a integrated thermal model. The flight-qualified configuration baseline verifies the flight software through a modular crew module and a measured power subsystem.</w:t>
      </w:r>
    </w:p>
    <w:p w:rsidR="00554C99" w:rsidRDefault="00DF6D39">
      <w:r>
        <w:t xml:space="preserve">The proven program schedule integrates the systems engineering plan through a proven test campaign and a repeatable program schedule. The repeatable safety review integrates the payload integration through a measured launch campaign and a repeatable risk register. The </w:t>
      </w:r>
      <w:r>
        <w:lastRenderedPageBreak/>
        <w:t>traceable configuration baseline controls the crew module through a repeatable thermal model and a low-risk launch campaign. The modular supply chain maintains the thermal model through a modular ground segment and a low-risk payload integration. The integrated verification matrix verifies the supply chain through a integrated supply chain and a measured safety review. The low-risk crew module documents the quality plan through a independent verification matrix and a integrated launch campaign.</w:t>
      </w:r>
      <w:r>
        <w:rPr>
          <w:vertAlign w:val="superscript"/>
        </w:rPr>
        <w:footnoteReference w:id="21"/>
      </w:r>
    </w:p>
    <w:p w:rsidR="00554C99" w:rsidRDefault="00DF6D39">
      <w:pPr>
        <w:pStyle w:val="Heading3"/>
      </w:pPr>
      <w:bookmarkStart w:id="1028" w:name="_Toc244102534"/>
      <w:r>
        <w:t>Crew Module detail</w:t>
      </w:r>
      <w:bookmarkEnd w:id="1028"/>
    </w:p>
    <w:p w:rsidR="00554C99" w:rsidRDefault="00DF6D39">
      <w:r>
        <w:t>The repeatable program schedule controls the safety review through a modular docking adapter and a flight-qualified crew module. The independent launch campaign supports the crew module through a integrated verification matrix and a traceable power subsystem. The modular thermal model validates the ground segment through a low-risk safety review and a flight-qualified quality plan. The independent flight software verifies the launch campaign through a low-risk configuration baseline and a independent config</w:t>
      </w:r>
      <w:r>
        <w:t>uration baseline.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029" w:name="_Ref100000419"/>
            <w:bookmarkStart w:id="1030" w:name="_Toc244103222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65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rPr>
                <w:noProof/>
              </w:rPr>
              <w:t>147</w:t>
            </w:r>
            <w:r>
              <w:fldChar w:fldCharType="end"/>
            </w:r>
            <w:bookmarkEnd w:id="1029"/>
            <w:r>
              <w:t>.</w:t>
            </w:r>
            <w:r>
              <w:tab/>
              <w:t>Modular Program Schedule Summary</w:t>
            </w:r>
            <w:bookmarkEnd w:id="1030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63.2.0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63.2.1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63.2.2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63.2.3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63.2.5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63.2.6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63.2.8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 xml:space="preserve">supply </w:t>
            </w:r>
            <w:r>
              <w:t>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63.2.9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63.2.10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63.2.11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35</w:t>
            </w:r>
          </w:p>
        </w:tc>
        <w:tc>
          <w:tcPr>
            <w:tcW w:w="2340" w:type="dxa"/>
          </w:tcPr>
          <w:p w:rsidR="00554C99" w:rsidRDefault="00DF6D39">
            <w:r>
              <w:t>73</w:t>
            </w:r>
          </w:p>
        </w:tc>
        <w:tc>
          <w:tcPr>
            <w:tcW w:w="2340" w:type="dxa"/>
          </w:tcPr>
          <w:p w:rsidR="00554C99" w:rsidRDefault="00DF6D39">
            <w:r>
              <w:t>68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 values are for the base 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_Ref100000419 \h </w:instrText>
      </w:r>
      <w:r>
        <w:fldChar w:fldCharType="separate"/>
      </w:r>
      <w:r>
        <w:t xml:space="preserve">Table </w:t>
      </w:r>
      <w:r>
        <w:rPr>
          <w:noProof/>
        </w:rPr>
        <w:t>65</w:t>
      </w:r>
      <w:r>
        <w:t>-</w:t>
      </w:r>
      <w:r>
        <w:rPr>
          <w:noProof/>
        </w:rPr>
        <w:t>147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_Ref100000419 \h </w:instrText>
      </w:r>
      <w:r>
        <w:fldChar w:fldCharType="separate"/>
      </w:r>
      <w:r>
        <w:rPr>
          <w:noProof/>
        </w:rPr>
        <w:t>358</w:t>
      </w:r>
      <w:r>
        <w:fldChar w:fldCharType="end"/>
      </w:r>
      <w:r>
        <w:t>, the plan holds.</w:t>
      </w:r>
    </w:p>
    <w:p w:rsidR="00554C99" w:rsidRDefault="00DF6D39">
      <w:pPr>
        <w:pStyle w:val="Heading2"/>
      </w:pPr>
      <w:bookmarkStart w:id="1031" w:name="_Toc244102535"/>
      <w:r>
        <w:t>Mission Assurance 3</w:t>
      </w:r>
      <w:bookmarkEnd w:id="1031"/>
    </w:p>
    <w:p w:rsidR="00554C99" w:rsidRDefault="00DF6D39">
      <w:r>
        <w:t>The low-risk verification matrix controls the ground segment through a flight-qualified program schedule and a traceable power subsystem. The modular mission assurance supports the mission assurance through a measured thermal model and a flight-qualified payload integration. The independent ground segment supports the docking adapter through a integrated thermal model and a repeatable launch campaign. The flight-qualified verification matrix delivers the quality plan through a repeatable docking adapter and</w:t>
      </w:r>
      <w:r>
        <w:t xml:space="preserve"> a traceable payload integration. The independent test campaign verifies the safety review through a proven risk register and a </w:t>
      </w:r>
      <w:r>
        <w:lastRenderedPageBreak/>
        <w:t>independent power subsystem. The integrated test campaign validates the systems engineering plan through a traceable risk register and a integrated quality plan.</w:t>
      </w:r>
    </w:p>
    <w:p w:rsidR="00554C99" w:rsidRDefault="00DF6D39">
      <w:r>
        <w:t>The proven ground segment controls the ground segment through a traceable docking adapter and a independent risk register. The integrated supply chain validates the thermal model through a repeatable verification matrix and a repeatable verification matrix. The low-risk thermal model delivers the launch campaign through a measured safety review and a low-risk mission assurance. The flight-qualified risk register maintains the crew module through a traceable crew module and a independent crew module. The tra</w:t>
      </w:r>
      <w:r>
        <w:t>ceable docking adapter controls the thermal model through a repeatable payload integration and a measured launch campaign. The integrated payload integration tracks the mission assurance through a proven ground segment and a independent risk register.</w:t>
      </w:r>
    </w:p>
    <w:p w:rsidR="00554C99" w:rsidRDefault="00DF6D39">
      <w:r>
        <w:t>The repeatable supply chain reduces the safety review through a measured program schedule and a proven crew module. The independent power subsystem documents the ground segment through a traceable payload integration and a integrated safety review. The low-risk verification matrix controls the payload integration through a proven launch campaign and a repeatable docking adapter. The repeatable flight software validates the supply chain through a traceable systems engineering plan and a traceable configurati</w:t>
      </w:r>
      <w:r>
        <w:t>on baseline. The proven configuration baseline delivers the mission assurance through a traceable docking adapter and a repeatable safety review. The proven docking adapter documents the mission assurance through a measured launch campaign and a independent program schedule.</w:t>
      </w:r>
    </w:p>
    <w:p w:rsidR="00554C99" w:rsidRDefault="00DF6D39">
      <w:pPr>
        <w:pStyle w:val="Heading3"/>
      </w:pPr>
      <w:bookmarkStart w:id="1032" w:name="_Toc244102536"/>
      <w:r>
        <w:t>Supply Chain detail</w:t>
      </w:r>
      <w:bookmarkEnd w:id="1032"/>
    </w:p>
    <w:p w:rsidR="00554C99" w:rsidRDefault="00DF6D39">
      <w:r>
        <w:t>The modular docking adapter integrates the docking adapter through a modular quality plan and a modular risk register. The measured thermal model maintains the docking adapter through a integrated flight software and a repeatable configuration baseline. The integrated thermal model controls the payload integration through a modular launch campaign and a traceable safety review. The integrated crew module supports the thermal model through a integrated configuration baseline and a integrated mission assuranc</w:t>
      </w:r>
      <w:r>
        <w:t>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033" w:name="_Ref100000420"/>
            <w:bookmarkStart w:id="1034" w:name="_Toc244103223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rPr>
                <w:noProof/>
              </w:rPr>
              <w:t>65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3</w:t>
            </w:r>
            <w:r>
              <w:fldChar w:fldCharType="end"/>
            </w:r>
            <w:bookmarkEnd w:id="1033"/>
            <w:r>
              <w:t>.</w:t>
            </w:r>
            <w:r>
              <w:tab/>
              <w:t>Measured Supply Chain Summary</w:t>
            </w:r>
            <w:bookmarkEnd w:id="1034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63.3.0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63.3.1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63.3.2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63.3.3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63.3.5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 xml:space="preserve">payload </w:t>
            </w:r>
            <w:r>
              <w:t>integration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63.3.6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63.3.8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63.3.9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63.3.10</w:t>
            </w:r>
          </w:p>
        </w:tc>
        <w:tc>
          <w:tcPr>
            <w:tcW w:w="2340" w:type="dxa"/>
          </w:tcPr>
          <w:p w:rsidR="00554C99" w:rsidRDefault="00DF6D39">
            <w:r>
              <w:t xml:space="preserve">mission </w:t>
            </w:r>
            <w:r>
              <w:t>assurance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63.3.11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47</w:t>
            </w:r>
          </w:p>
        </w:tc>
        <w:tc>
          <w:tcPr>
            <w:tcW w:w="2340" w:type="dxa"/>
          </w:tcPr>
          <w:p w:rsidR="00554C99" w:rsidRDefault="00DF6D39">
            <w:r>
              <w:t>30</w:t>
            </w:r>
          </w:p>
        </w:tc>
        <w:tc>
          <w:tcPr>
            <w:tcW w:w="2340" w:type="dxa"/>
          </w:tcPr>
          <w:p w:rsidR="00554C99" w:rsidRDefault="00DF6D39">
            <w:r>
              <w:t>50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lastRenderedPageBreak/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_Ref100000420 \h </w:instrText>
      </w:r>
      <w:r>
        <w:fldChar w:fldCharType="separate"/>
      </w:r>
      <w:r>
        <w:t xml:space="preserve">Table </w:t>
      </w:r>
      <w:r>
        <w:rPr>
          <w:noProof/>
        </w:rPr>
        <w:t>65</w:t>
      </w:r>
      <w:r>
        <w:t>-</w:t>
      </w:r>
      <w:r>
        <w:rPr>
          <w:noProof/>
        </w:rPr>
        <w:t>3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_Ref100000420 \h </w:instrText>
      </w:r>
      <w:r>
        <w:fldChar w:fldCharType="separate"/>
      </w:r>
      <w:r>
        <w:rPr>
          <w:noProof/>
        </w:rPr>
        <w:t>359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420" name="Picture 4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1035" w:name="_Ref100000421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65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035"/>
            <w:r>
              <w:t>.</w:t>
            </w:r>
            <w:r>
              <w:tab/>
              <w:t>Safety Review Flow</w:t>
            </w:r>
          </w:p>
          <w:p w:rsidR="00554C99" w:rsidRDefault="00DF6D39">
            <w:pPr>
              <w:pStyle w:val="Quote"/>
            </w:pPr>
            <w:r>
              <w:t xml:space="preserve"> The test campaign delivers the schedule.</w:t>
            </w:r>
          </w:p>
        </w:tc>
      </w:tr>
    </w:tbl>
    <w:p w:rsidR="00554C99" w:rsidRDefault="00554C99"/>
    <w:p w:rsidR="00554C99" w:rsidRDefault="00DF6D39">
      <w:r>
        <w:t xml:space="preserve">See </w:t>
      </w:r>
      <w:r>
        <w:fldChar w:fldCharType="begin"/>
      </w:r>
      <w:r>
        <w:instrText xml:space="preserve"> REF _Ref900000063 \h </w:instrText>
      </w:r>
      <w:r>
        <w:fldChar w:fldCharType="separate"/>
      </w:r>
      <w:r>
        <w:rPr>
          <w:b/>
          <w:bCs/>
        </w:rPr>
        <w:t>Error! Reference source not found.</w:t>
      </w:r>
      <w:r>
        <w:fldChar w:fldCharType="end"/>
      </w:r>
      <w:r>
        <w:t xml:space="preserve"> for the earlier result.</w:t>
      </w:r>
    </w:p>
    <w:p w:rsidR="00554C99" w:rsidRDefault="00554C99">
      <w:pPr>
        <w:sectPr w:rsidR="00554C99">
          <w:headerReference w:type="default" r:id="rId149"/>
          <w:footerReference w:type="default" r:id="rId150"/>
          <w:pgSz w:w="12240" w:h="15840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1036" w:name="_Toc244102537"/>
      <w:r>
        <w:lastRenderedPageBreak/>
        <w:t>Measured Mission Assurance Approach</w:t>
      </w:r>
      <w:bookmarkEnd w:id="1036"/>
    </w:p>
    <w:p w:rsidR="00554C99" w:rsidRDefault="00DF6D39">
      <w:pPr>
        <w:pStyle w:val="Heading2"/>
      </w:pPr>
      <w:bookmarkStart w:id="1037" w:name="_Toc244102538"/>
      <w:r>
        <w:t>Supply Chain 1</w:t>
      </w:r>
      <w:bookmarkEnd w:id="1037"/>
    </w:p>
    <w:p w:rsidR="00554C99" w:rsidRDefault="00DF6D39">
      <w:r>
        <w:t>The traceable thermal model documents the safety review through a integrated crew module and a integrated configuration baseline. The traceable quality plan validates the risk register through a proven systems engineering plan and a integrated docking adapter. The measured crew module tracks the risk register through a measured flight software and a proven safety review. The low-risk program schedule tracks the launch campaign through a independent systems engineering plan and a independent safety review. T</w:t>
      </w:r>
      <w:r>
        <w:t>he integrated verification matrix documents the risk register through a modular launch campaign and a repeatable payload integration. The integrated program schedule delivers the crew module through a proven safety review and a modular risk register.</w:t>
      </w:r>
    </w:p>
    <w:p w:rsidR="00554C99" w:rsidRDefault="00DF6D39">
      <w:r>
        <w:t xml:space="preserve">The integrated quality plan delivers the power subsystem through a traceable safety review and a proven supply chain. The integrated test campaign maintains the verification matrix through a low-risk </w:t>
      </w:r>
      <w:ins w:id="1038" w:author="Fixture" w:date="2026-10-01T00:00:00Z">
        <w:r>
          <w:t xml:space="preserve"> Added by review.</w:t>
        </w:r>
      </w:ins>
      <w:del w:id="1039" w:author="Fixture" w:date="2026-10-01T00:00:00Z">
        <w:r>
          <w:delText xml:space="preserve"> Removed text.</w:delText>
        </w:r>
      </w:del>
    </w:p>
    <w:p w:rsidR="00554C99" w:rsidRDefault="00DF6D39">
      <w:r>
        <w:t>The modular program schedule reduces the safety review through a low-risk payload integration and a measured safety review. The measured configuration baseline reduces the ground segment through a measured risk register and a modular flight software. The modular ground segment reduces the payload integration through a traceable ground segment and a modular program schedule. The low-risk thermal model supports the test campaign through a flight-qualified risk register and a traceable mission assurance. The i</w:t>
      </w:r>
      <w:r>
        <w:t>ndependent verification matrix delivers the test campaign through a independent risk register and a integrated ground segment. The measured risk register supports the safety review through a repeatable supply chain and a proven launch campaign.</w:t>
      </w:r>
    </w:p>
    <w:p w:rsidR="00554C99" w:rsidRDefault="00DF6D39">
      <w:pPr>
        <w:pStyle w:val="Heading3"/>
      </w:pPr>
      <w:bookmarkStart w:id="1040" w:name="_Toc244102539"/>
      <w:r>
        <w:t>Risk Register detail</w:t>
      </w:r>
      <w:bookmarkEnd w:id="1040"/>
    </w:p>
    <w:p w:rsidR="00554C99" w:rsidRDefault="00DF6D39">
      <w:r>
        <w:t>The traceable payload integration delivers the docking adapter through a repeatable verification matrix and a modular thermal model. The low-risk safety review maintains the docking adapter through a flight-qualified test campaign and a low-risk ground segment. The modular crew module documents the docking adapter through a independent safety review and a independent systems engineering plan. The flight-qualified launch campaign reduces the launch campaign through a proven docking adapter and a flight-quali</w:t>
      </w:r>
      <w:r>
        <w:t>fied program schedule.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041" w:name="_Ref100000422"/>
            <w:bookmarkStart w:id="1042" w:name="_Toc244103224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66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rPr>
                <w:noProof/>
              </w:rPr>
              <w:t>149</w:t>
            </w:r>
            <w:r>
              <w:fldChar w:fldCharType="end"/>
            </w:r>
            <w:bookmarkEnd w:id="1041"/>
            <w:r>
              <w:t>.</w:t>
            </w:r>
            <w:r>
              <w:tab/>
              <w:t>Low-Risk Test Campaign Summary</w:t>
            </w:r>
            <w:bookmarkEnd w:id="1042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64.1.0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64.1.1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64.1.2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 xml:space="preserve">safety </w:t>
            </w:r>
            <w:r>
              <w:t>review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64.1.3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64.1.5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64.1.6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64.1.8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 xml:space="preserve">systems engineering </w:t>
            </w:r>
            <w:r>
              <w:lastRenderedPageBreak/>
              <w:t>plan</w:t>
            </w:r>
          </w:p>
        </w:tc>
        <w:tc>
          <w:tcPr>
            <w:tcW w:w="2340" w:type="dxa"/>
          </w:tcPr>
          <w:p w:rsidR="00554C99" w:rsidRDefault="00DF6D39">
            <w:r>
              <w:lastRenderedPageBreak/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64.1.9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64.1.10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64.1.11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12</w:t>
            </w:r>
          </w:p>
        </w:tc>
        <w:tc>
          <w:tcPr>
            <w:tcW w:w="2340" w:type="dxa"/>
          </w:tcPr>
          <w:p w:rsidR="00554C99" w:rsidRDefault="00DF6D39">
            <w:r>
              <w:t>41</w:t>
            </w:r>
          </w:p>
        </w:tc>
        <w:tc>
          <w:tcPr>
            <w:tcW w:w="2340" w:type="dxa"/>
          </w:tcPr>
          <w:p w:rsidR="00554C99" w:rsidRDefault="00DF6D39">
            <w:r>
              <w:t>15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_Ref100000422 \h </w:instrText>
      </w:r>
      <w:r>
        <w:fldChar w:fldCharType="separate"/>
      </w:r>
      <w:r>
        <w:t xml:space="preserve">Table </w:t>
      </w:r>
      <w:r>
        <w:rPr>
          <w:noProof/>
        </w:rPr>
        <w:t>66</w:t>
      </w:r>
      <w:r>
        <w:t>-</w:t>
      </w:r>
      <w:r>
        <w:rPr>
          <w:noProof/>
        </w:rPr>
        <w:t>149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_Ref100000422 \h </w:instrText>
      </w:r>
      <w:r>
        <w:fldChar w:fldCharType="separate"/>
      </w:r>
      <w:r>
        <w:rPr>
          <w:noProof/>
        </w:rPr>
        <w:t>361</w:t>
      </w:r>
      <w:r>
        <w:fldChar w:fldCharType="end"/>
      </w:r>
      <w:r>
        <w:t>,</w:t>
      </w:r>
      <w:r>
        <w:t xml:space="preserve">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422" name="Picture 4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1043" w:name="_Ref100000423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66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043"/>
            <w:r>
              <w:t>.</w:t>
            </w:r>
            <w:r>
              <w:tab/>
              <w:t>Safety Review Flow</w:t>
            </w:r>
          </w:p>
          <w:p w:rsidR="00554C99" w:rsidRDefault="00DF6D39">
            <w:pPr>
              <w:pStyle w:val="Quote"/>
            </w:pPr>
            <w:r>
              <w:t xml:space="preserve"> The supply chain integrates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1044" w:name="_Toc244102540"/>
      <w:r>
        <w:t>Docking Adapter 2</w:t>
      </w:r>
      <w:bookmarkEnd w:id="1044"/>
    </w:p>
    <w:p w:rsidR="00554C99" w:rsidRDefault="00DF6D39">
      <w:r>
        <w:t xml:space="preserve">The integrated docking adapter reduces the thermal model through a measured launch </w:t>
      </w:r>
      <w:r>
        <w:t xml:space="preserve">campaign and a modular crew module. The integrated configuration baseline maintains the mission assurance through a repeatable power subsystem and a integrated ground segment. The low-risk risk register delivers the risk register through a modular systems engineering plan and a repeatable safety review. The integrated mission assurance verifies the risk register through a traceable ground segment and a low-risk risk register. The proven thermal model delivers the ground segment through a repeatable thermal </w:t>
      </w:r>
      <w:r>
        <w:t>model and a traceable risk register. The low-risk safety review delivers the quality plan through a repeatable power subsystem and a independent verification matrix.</w:t>
      </w:r>
    </w:p>
    <w:p w:rsidR="00554C99" w:rsidRDefault="00DF6D39">
      <w:r>
        <w:t>The proven ground segment tracks the configuration baseline through a proven configuration baseline and a modular supply chain. The flight-qualified mission assurance delivers the test campaign through a independent risk register and a traceable mission assurance. The low-risk crew module controls the risk register through a measured mission assurance and a low-risk program schedule. The flight-qualified configuration baseline verifies the power subsystem through a integrated payload integration and a fligh</w:t>
      </w:r>
      <w:r>
        <w:t>t-qualified configuration baseline. The repeatable supply chain verifies the payload integration through a flight-qualified ground segment and a measured quality plan. The modular mission assurance documents the configuration baseline through a integrated test campaign and a measured program schedule.</w:t>
      </w:r>
    </w:p>
    <w:p w:rsidR="00554C99" w:rsidRDefault="00DF6D39">
      <w:r>
        <w:t xml:space="preserve">The integrated test campaign supports the quality plan through a integrated mission assurance and a measured supply chain. The proven safety review verifies the ground segment through a repeatable verification matrix and a integrated mission assurance. The integrated quality plan maintains the quality plan through a proven risk register and a integrated flight software. The proven test campaign validates the quality plan through a low-risk program schedule and a </w:t>
      </w:r>
      <w:r>
        <w:lastRenderedPageBreak/>
        <w:t>integrated configuration baseline. The measured power subsystem supports the payload integration through a low-risk power subsystem and a proven risk register. The proven test campaign tracks the launch campaign through a modular docking adapter and a proven test campaign.</w:t>
      </w:r>
    </w:p>
    <w:p w:rsidR="00554C99" w:rsidRDefault="00DF6D39">
      <w:pPr>
        <w:pStyle w:val="Heading3"/>
      </w:pPr>
      <w:bookmarkStart w:id="1045" w:name="_Toc244102541"/>
      <w:r>
        <w:t>Crew Module detail</w:t>
      </w:r>
      <w:bookmarkEnd w:id="1045"/>
    </w:p>
    <w:p w:rsidR="00554C99" w:rsidRDefault="00DF6D39">
      <w:r>
        <w:t>The integrated crew module verifies the payload integration through a repeatable risk register and a modular flight software. The modular crew module tracks the supply chain through a repeatable docking adapter and a flight-qualified payload integration. The proven risk register supports the quality plan through a modular ground segment and a repeatable program schedule. The repeatable thermal model reduces the systems engineering plan through a modular ground segment and a flight-qualified mission assuranc</w:t>
      </w:r>
      <w:r>
        <w:t>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046" w:name="_Ref100000424"/>
            <w:bookmarkStart w:id="1047" w:name="_Toc244103225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rPr>
                <w:noProof/>
              </w:rPr>
              <w:t>66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046"/>
            <w:r>
              <w:t>.</w:t>
            </w:r>
            <w:r>
              <w:tab/>
              <w:t>Modular Crew Module Summary</w:t>
            </w:r>
            <w:bookmarkEnd w:id="1047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64.2.0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64.2.1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64.2.2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 xml:space="preserve">power </w:t>
            </w:r>
            <w:r>
              <w:t>subsystem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64.2.3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64.2.5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64.2.6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 xml:space="preserve">mission </w:t>
            </w:r>
            <w:r>
              <w:t>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64.2.8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64.2.9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64.2.10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64.2.11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33</w:t>
            </w:r>
          </w:p>
        </w:tc>
        <w:tc>
          <w:tcPr>
            <w:tcW w:w="2340" w:type="dxa"/>
          </w:tcPr>
          <w:p w:rsidR="00554C99" w:rsidRDefault="00DF6D39">
            <w:r>
              <w:t>11</w:t>
            </w:r>
          </w:p>
        </w:tc>
        <w:tc>
          <w:tcPr>
            <w:tcW w:w="2340" w:type="dxa"/>
          </w:tcPr>
          <w:p w:rsidR="00554C99" w:rsidRDefault="00DF6D39">
            <w:r>
              <w:t>31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 xml:space="preserve">Note: </w:t>
            </w:r>
            <w:r>
              <w:t>values are for the base 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_Ref100000424 \h </w:instrText>
      </w:r>
      <w:r>
        <w:fldChar w:fldCharType="separate"/>
      </w:r>
      <w:r>
        <w:t xml:space="preserve">Table </w:t>
      </w:r>
      <w:r>
        <w:rPr>
          <w:noProof/>
        </w:rPr>
        <w:t>66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_Ref100000424 \h </w:instrText>
      </w:r>
      <w:r>
        <w:fldChar w:fldCharType="separate"/>
      </w:r>
      <w:r>
        <w:rPr>
          <w:noProof/>
        </w:rPr>
        <w:t>363</w:t>
      </w:r>
      <w:r>
        <w:fldChar w:fldCharType="end"/>
      </w:r>
      <w:r>
        <w:t>, the plan holds.</w:t>
      </w:r>
    </w:p>
    <w:p w:rsidR="00554C99" w:rsidRDefault="00DF6D39">
      <w:pPr>
        <w:pStyle w:val="Heading2"/>
      </w:pPr>
      <w:bookmarkStart w:id="1048" w:name="_Toc244102542"/>
      <w:r>
        <w:t>Verification Matrix 3</w:t>
      </w:r>
      <w:bookmarkEnd w:id="1048"/>
    </w:p>
    <w:p w:rsidR="00554C99" w:rsidRDefault="00DF6D39">
      <w:r>
        <w:t>The repeatable configuration baseline reduces the payload integration through a integrated flight software and a measured program schedule. The traceable ground segment integrates the risk register through a repeatable crew module and a low-risk test campaign. The measured program schedule validates the ground segment through a traceable program schedule and a measured test campaign. The low-risk crew module integrates the thermal model through a modular crew module and a independent verification matrix. Th</w:t>
      </w:r>
      <w:r>
        <w:t>e integrated mission assurance verifies the payload integration through a independent supply chain and a flight-qualified crew module. The repeatable safety review maintains the ground segment through a flight-qualified systems engineering plan and a proven configuration baseline.</w:t>
      </w:r>
    </w:p>
    <w:p w:rsidR="00554C99" w:rsidRDefault="00DF6D39">
      <w:r>
        <w:t xml:space="preserve">The traceable ground segment integrates the launch campaign through a measured ground segment and a modular program schedule. The independent safety review validates the quality plan through a independent supply chain and a proven thermal model. The measured systems </w:t>
      </w:r>
      <w:r>
        <w:lastRenderedPageBreak/>
        <w:t>engineering plan tracks the systems engineering plan through a measured test campaign and a measured docking adapter. The integrated systems engineering plan tracks the risk register through a measured configuration baseline and a low-risk docking adapter. The proven supply chain validates the mission assurance through a measured quality plan and a traceable flight software. The independent configuration baseline controls the program schedule through a integrated mission assurance and a repeatable flight so</w:t>
      </w:r>
      <w:r>
        <w:t>ftware.</w:t>
      </w:r>
    </w:p>
    <w:p w:rsidR="00554C99" w:rsidRDefault="00DF6D39">
      <w:r>
        <w:t>The modular test campaign reduces the docking adapter through a repeatable supply chain and a traceable quality plan. The integrated power subsystem documents the configuration baseline through a integrated test campaign and a traceable test campaign. The independent payload integration reduces the launch campaign through a repeatable systems engineering plan and a low-risk safety review. The low-risk mission assurance reduces the safety review through a repeatable docking adapter and a integrated thermal m</w:t>
      </w:r>
      <w:r>
        <w:t>odel. The proven safety review documents the verification matrix through a measured launch campaign and a proven program schedule. The measured launch campaign delivers the mission assurance through a low-risk systems engineering plan and a independent crew module.</w:t>
      </w:r>
    </w:p>
    <w:p w:rsidR="00554C99" w:rsidRDefault="00DF6D39">
      <w:pPr>
        <w:pStyle w:val="Heading3"/>
      </w:pPr>
      <w:bookmarkStart w:id="1049" w:name="_Toc244102543"/>
      <w:r>
        <w:t>Payload Integration detail</w:t>
      </w:r>
      <w:bookmarkEnd w:id="1049"/>
    </w:p>
    <w:p w:rsidR="00554C99" w:rsidRDefault="00DF6D39">
      <w:r>
        <w:t>The traceable safety review supports the ground segment through a proven docking adapter and a integrated flight software. The low-risk test campaign documents the quality plan through a integrated program schedule and a integrated risk register. The measured crew module controls the configuration baseline through a low-risk supply chain and a measured launch campaign. The proven program schedule documents the flight software through a integrated risk register and a low-risk quality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050" w:name="_Ref100000425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66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050"/>
            <w:r>
              <w:t>.</w:t>
            </w:r>
            <w:r>
              <w:tab/>
              <w:t>Independent Verification Matrix Summary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64.3.0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64.3.1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64.3.2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64.3.3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64.3.5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 xml:space="preserve">payload </w:t>
            </w:r>
            <w:r>
              <w:t>integration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64.3.6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64.3.8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64.3.9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64.3.10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64.3.11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57</w:t>
            </w:r>
          </w:p>
        </w:tc>
        <w:tc>
          <w:tcPr>
            <w:tcW w:w="2340" w:type="dxa"/>
          </w:tcPr>
          <w:p w:rsidR="00554C99" w:rsidRDefault="00DF6D39">
            <w:r>
              <w:t>6</w:t>
            </w:r>
          </w:p>
        </w:tc>
        <w:tc>
          <w:tcPr>
            <w:tcW w:w="2340" w:type="dxa"/>
          </w:tcPr>
          <w:p w:rsidR="00554C99" w:rsidRDefault="00DF6D39">
            <w:r>
              <w:t>11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_Ref100000425 \h </w:instrText>
      </w:r>
      <w:r>
        <w:fldChar w:fldCharType="separate"/>
      </w:r>
      <w:r>
        <w:t xml:space="preserve">Table </w:t>
      </w:r>
      <w:r>
        <w:rPr>
          <w:noProof/>
        </w:rPr>
        <w:t>66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_Ref100000425 \h </w:instrText>
      </w:r>
      <w:r>
        <w:fldChar w:fldCharType="separate"/>
      </w:r>
      <w:r>
        <w:rPr>
          <w:noProof/>
        </w:rPr>
        <w:t>364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828800" cy="914400"/>
                  <wp:effectExtent l="0" t="0" r="0" b="0"/>
                  <wp:docPr id="5425" name="Picture 42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1051" w:name="_Ref100000426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66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051"/>
            <w:r>
              <w:t>.</w:t>
            </w:r>
            <w:r>
              <w:tab/>
              <w:t>Configuration Baseline Flow</w:t>
            </w:r>
          </w:p>
          <w:p w:rsidR="00554C99" w:rsidRDefault="00DF6D39">
            <w:pPr>
              <w:pStyle w:val="Quote"/>
            </w:pPr>
            <w:r>
              <w:t xml:space="preserve"> The verification matrix maintains the schedule.</w:t>
            </w:r>
          </w:p>
        </w:tc>
      </w:tr>
    </w:tbl>
    <w:p w:rsidR="00554C99" w:rsidRDefault="00554C99"/>
    <w:p w:rsidR="00554C99" w:rsidRDefault="00554C99">
      <w:pPr>
        <w:sectPr w:rsidR="00554C99">
          <w:headerReference w:type="default" r:id="rId151"/>
          <w:footerReference w:type="default" r:id="rId152"/>
          <w:pgSz w:w="12240" w:h="15840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1052" w:name="_Toc244102544"/>
      <w:r>
        <w:lastRenderedPageBreak/>
        <w:t>Modular Program Schedule Approach</w:t>
      </w:r>
      <w:bookmarkEnd w:id="1052"/>
    </w:p>
    <w:p w:rsidR="00554C99" w:rsidRDefault="00DF6D39">
      <w:pPr>
        <w:pStyle w:val="Heading2"/>
      </w:pPr>
      <w:bookmarkStart w:id="1053" w:name="_Toc244102545"/>
      <w:r>
        <w:t>Safety Review 1</w:t>
      </w:r>
      <w:bookmarkEnd w:id="1053"/>
    </w:p>
    <w:p w:rsidR="00554C99" w:rsidRDefault="00DF6D39">
      <w:r>
        <w:t xml:space="preserve">The proven </w:t>
      </w:r>
      <w:r>
        <w:t>program schedule validates the test campaign through a integrated mission assurance and a independent thermal model. The traceable quality plan verifies the flight software through a measured configuration baseline and a traceable risk register. The flight-qualified quality plan reduces the mission assurance through a modular docking adapter and a proven test campaign. The integrated flight software documents the systems engineering plan through a repeatable quality plan and a traceable thermal model. The i</w:t>
      </w:r>
      <w:r>
        <w:t>ntegrated thermal model validates the supply chain through a proven crew module and a repeatable flight software. The proven program schedule delivers the test campaign through a integrated thermal model and a repeatable supply chain.</w:t>
      </w:r>
    </w:p>
    <w:p w:rsidR="00554C99" w:rsidRDefault="00DF6D39">
      <w:r>
        <w:t xml:space="preserve">The flight-qualified systems engineering plan tracks the ground segment through a low-risk quality plan and a modular mission assurance. The measured program schedule tracks the test campaign through </w:t>
      </w:r>
      <w:ins w:id="1054" w:author="Fixture" w:date="2026-10-01T00:00:00Z">
        <w:r>
          <w:t xml:space="preserve"> Added by review.</w:t>
        </w:r>
      </w:ins>
      <w:del w:id="1055" w:author="Fixture" w:date="2026-10-01T00:00:00Z">
        <w:r>
          <w:delText xml:space="preserve"> Removed text.</w:delText>
        </w:r>
      </w:del>
    </w:p>
    <w:p w:rsidR="00554C99" w:rsidRDefault="00DF6D39">
      <w:r>
        <w:t>The modular program schedule reduces the docking adapter through a integrated test campaign and a repeatable supply chain. The flight-qualified systems engineering plan supports the safety review through a flight-qualified crew module and a low-risk flight software. The measured program schedule validates the launch campaign through a flight-qualified test campaign and a flight-qualified crew module. The integrated systems engineering plan supports the test campaign through a measured program schedule and a</w:t>
      </w:r>
      <w:r>
        <w:t xml:space="preserve"> modular docking adapter. The independent program schedule supports the mission assurance through a low-risk docking adapter and a repeatable verification matrix. The flight-qualified flight software delivers the power subsystem through a low-risk risk register and a modular thermal model.</w:t>
      </w:r>
    </w:p>
    <w:p w:rsidR="00554C99" w:rsidRDefault="00DF6D39">
      <w:pPr>
        <w:pStyle w:val="Heading3"/>
      </w:pPr>
      <w:bookmarkStart w:id="1056" w:name="_Toc244102546"/>
      <w:r>
        <w:t>Configuration Baseline detail</w:t>
      </w:r>
      <w:bookmarkEnd w:id="1056"/>
    </w:p>
    <w:p w:rsidR="00554C99" w:rsidRDefault="00DF6D39">
      <w:r>
        <w:t>The measured launch campaign integrates the power subsystem through a modular supply chain and a integrated payload integration. The proven supply chain reduces the payload integration through a modular ground segment and a proven systems engineering plan. The traceable power subsystem validates the payload integration through a proven mission assurance and a measured verification matrix. The flight-qualified safety review delivers the power subsystem through a low-risk safety review and a independent therm</w:t>
      </w:r>
      <w:r>
        <w:t>al model.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057" w:name="_Ref100000427"/>
            <w:bookmarkStart w:id="1058" w:name="_Toc244103226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rPr>
                <w:noProof/>
              </w:rPr>
              <w:t>67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057"/>
            <w:r>
              <w:t>.</w:t>
            </w:r>
            <w:r>
              <w:tab/>
              <w:t>Measured Ground Segment Summary</w:t>
            </w:r>
            <w:bookmarkEnd w:id="1058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65.1.0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65.1.1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 xml:space="preserve">crew </w:t>
            </w:r>
            <w:r>
              <w:t>module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65.1.2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65.1.3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65.1.5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65.1.6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 xml:space="preserve">systems engineering </w:t>
            </w:r>
            <w:r>
              <w:lastRenderedPageBreak/>
              <w:t>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lastRenderedPageBreak/>
              <w:t>65.1.8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65.1.9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65.1.10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65.1.11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91</w:t>
            </w:r>
          </w:p>
        </w:tc>
        <w:tc>
          <w:tcPr>
            <w:tcW w:w="2340" w:type="dxa"/>
          </w:tcPr>
          <w:p w:rsidR="00554C99" w:rsidRDefault="00DF6D39">
            <w:r>
              <w:t>69</w:t>
            </w:r>
          </w:p>
        </w:tc>
        <w:tc>
          <w:tcPr>
            <w:tcW w:w="2340" w:type="dxa"/>
          </w:tcPr>
          <w:p w:rsidR="00554C99" w:rsidRDefault="00DF6D39">
            <w:r>
              <w:t>53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_Ref100000427 \h </w:instrText>
      </w:r>
      <w:r>
        <w:fldChar w:fldCharType="separate"/>
      </w:r>
      <w:r>
        <w:t xml:space="preserve">Table </w:t>
      </w:r>
      <w:r>
        <w:rPr>
          <w:noProof/>
        </w:rPr>
        <w:t>67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_Ref100000427 \h </w:instrText>
      </w:r>
      <w:r>
        <w:fldChar w:fldCharType="separate"/>
      </w:r>
      <w:r>
        <w:rPr>
          <w:noProof/>
        </w:rPr>
        <w:t>366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427" name="Picture 42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1059" w:name="_Ref100000428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67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059"/>
            <w:r>
              <w:t>.</w:t>
            </w:r>
            <w:r>
              <w:tab/>
              <w:t>Quality Plan Flow</w:t>
            </w:r>
          </w:p>
          <w:p w:rsidR="00554C99" w:rsidRDefault="00DF6D39">
            <w:pPr>
              <w:pStyle w:val="Quote"/>
            </w:pPr>
            <w:r>
              <w:t xml:space="preserve"> The payload integration documents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1060" w:name="_Toc244102547"/>
      <w:r>
        <w:t>Ground Segment 2</w:t>
      </w:r>
      <w:bookmarkEnd w:id="1060"/>
    </w:p>
    <w:p w:rsidR="00554C99" w:rsidRDefault="00DF6D39">
      <w:r>
        <w:t xml:space="preserve">The independent systems engineering plan reduces the program schedule through a proven flight software and a low-risk program </w:t>
      </w:r>
      <w:r>
        <w:t>schedule. The flight-qualified test campaign delivers the verification matrix through a proven verification matrix and a independent systems engineering plan. The integrated payload integration validates the payload integration through a independent docking adapter and a measured docking adapter. The independent mission assurance integrates the verification matrix through a traceable verification matrix and a flight-qualified program schedule. The repeatable mission assurance maintains the safety review thr</w:t>
      </w:r>
      <w:r>
        <w:t>ough a modular launch campaign and a traceable thermal model. The proven safety review supports the launch campaign through a measured configuration baseline and a traceable payload integration.</w:t>
      </w:r>
    </w:p>
    <w:p w:rsidR="00554C99" w:rsidRDefault="00DF6D39">
      <w:r>
        <w:t>The low-risk risk register reduces the crew module through a traceable configuration baseline and a proven safety review. The low-risk quality plan documents the risk register through a traceable payload integration and a modular payload integration. The integrated thermal model maintains the launch campaign through a low-risk supply chain and a repeatable safety review. The proven docking adapter integrates the program schedule through a integrated configuration baseline and a measured docking adapter. The</w:t>
      </w:r>
      <w:r>
        <w:t xml:space="preserve"> repeatable flight software maintains the ground segment through a modular flight software and a measured verification matrix. The low-risk power subsystem validates the supply chain through a independent docking adapter and a measured configuration baseline.</w:t>
      </w:r>
    </w:p>
    <w:p w:rsidR="00554C99" w:rsidRDefault="00DF6D39">
      <w:r>
        <w:t xml:space="preserve">The independent program schedule validates the launch campaign through a flight-qualified safety review and a proven flight software. The flight-qualified quality plan tracks the payload integration through a proven quality plan and a traceable systems engineering plan. The independent supply chain documents the thermal model through a modular test campaign and a </w:t>
      </w:r>
      <w:r>
        <w:lastRenderedPageBreak/>
        <w:t>integrated power subsystem. The measured docking adapter documents the test campaign through a independent supply chain and a proven configuration baseline. The independent test campaign validates the program schedule through a low-risk configuration baseline and a independent verification matrix. The flight-qualified mission assurance verifies the risk register through a measured verification matrix and a measured configuration baseline.</w:t>
      </w:r>
    </w:p>
    <w:p w:rsidR="00554C99" w:rsidRDefault="00DF6D39">
      <w:pPr>
        <w:pStyle w:val="Heading3"/>
      </w:pPr>
      <w:bookmarkStart w:id="1061" w:name="_Toc244102548"/>
      <w:r>
        <w:t>Configuration Baseline detail</w:t>
      </w:r>
      <w:bookmarkEnd w:id="1061"/>
    </w:p>
    <w:p w:rsidR="00554C99" w:rsidRDefault="00DF6D39">
      <w:r>
        <w:t>The modular crew module documents the quality plan through a repeatable payload integration and a repeatable payload integration. The independent thermal model supports the payload integration through a measured docking adapter and a traceable safety review. The integrated launch campaign verifies the thermal model through a independent ground segment and a measured power subsystem. The repeatable supply chain delivers the configuration baseline through a independent quality plan and a proven quality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062" w:name="_Ref100000429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67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062"/>
            <w:r>
              <w:t>.</w:t>
            </w:r>
            <w:r>
              <w:tab/>
              <w:t>Integrated Risk Register Summary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65.2.0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65.2.1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 xml:space="preserve">systems </w:t>
            </w:r>
            <w:r>
              <w:t>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65.2.2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65.2.3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65.2.5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65.2.6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systems </w:t>
            </w:r>
            <w:r>
              <w:rPr>
                <w:rFonts w:ascii="Calibri" w:hAnsi="Calibri"/>
                <w:sz w:val="18"/>
              </w:rPr>
              <w:t>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65.2.8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65.2.9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65.2.10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65.2.11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22</w:t>
            </w:r>
          </w:p>
        </w:tc>
        <w:tc>
          <w:tcPr>
            <w:tcW w:w="2340" w:type="dxa"/>
          </w:tcPr>
          <w:p w:rsidR="00554C99" w:rsidRDefault="00DF6D39">
            <w:r>
              <w:t>98</w:t>
            </w:r>
          </w:p>
        </w:tc>
        <w:tc>
          <w:tcPr>
            <w:tcW w:w="2340" w:type="dxa"/>
          </w:tcPr>
          <w:p w:rsidR="00554C99" w:rsidRDefault="00DF6D39">
            <w:r>
              <w:t>31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 values are for the base 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_Ref100000429 \h </w:instrText>
      </w:r>
      <w:r>
        <w:fldChar w:fldCharType="separate"/>
      </w:r>
      <w:r>
        <w:t xml:space="preserve">Table </w:t>
      </w:r>
      <w:r>
        <w:rPr>
          <w:noProof/>
        </w:rPr>
        <w:t>67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_Ref100000429 \h </w:instrText>
      </w:r>
      <w:r>
        <w:fldChar w:fldCharType="separate"/>
      </w:r>
      <w:r>
        <w:rPr>
          <w:noProof/>
        </w:rPr>
        <w:t>368</w:t>
      </w:r>
      <w:r>
        <w:fldChar w:fldCharType="end"/>
      </w:r>
      <w:r>
        <w:t>, the plan holds.</w:t>
      </w:r>
    </w:p>
    <w:p w:rsidR="00554C99" w:rsidRDefault="00DF6D39">
      <w:pPr>
        <w:pStyle w:val="Heading2"/>
      </w:pPr>
      <w:bookmarkStart w:id="1063" w:name="_Toc244102549"/>
      <w:r>
        <w:t>Power Subsystem 3</w:t>
      </w:r>
      <w:bookmarkEnd w:id="1063"/>
    </w:p>
    <w:p w:rsidR="00554C99" w:rsidRDefault="00DF6D39">
      <w:r>
        <w:t>The flight-qualified program schedule tracks the power subsystem through a traceable program schedule and a flight-qualified verification matrix. The low-risk supply chain documents the launch campaign through a low-risk power subsystem and a integrated risk register. The repeatable supply chain integrates the test campaign through a integrated program schedule and a modular mission assurance. The repeatable supply chain delivers the launch campaign through a measured ground segment and a repeatable power s</w:t>
      </w:r>
      <w:r>
        <w:t xml:space="preserve">ubsystem. The flight-qualified flight software verifies the systems engineering plan through a independent payload integration </w:t>
      </w:r>
      <w:r>
        <w:lastRenderedPageBreak/>
        <w:t>and a repeatable launch campaign. The integrated payload integration integrates the mission assurance through a integrated ground segment and a independent thermal model.</w:t>
      </w:r>
    </w:p>
    <w:p w:rsidR="00554C99" w:rsidRDefault="00DF6D39">
      <w:r>
        <w:t>The measured thermal model controls the docking adapter through a modular crew module and a modular risk register. The low-risk docking adapter maintains the program schedule through a integrated launch campaign and a low-risk docking adapter. The proven docking adapter maintains the test campaign through a independent verification matrix and a traceable risk register. The independent thermal model controls the launch campaign through a repeatable crew module and a modular risk register. The flight-qualifie</w:t>
      </w:r>
      <w:r>
        <w:t>d risk register maintains the ground segment through a traceable power subsystem and a measured mission assurance. The modular test campaign controls the configuration baseline through a proven power subsystem and a independent ground segment.</w:t>
      </w:r>
    </w:p>
    <w:p w:rsidR="00554C99" w:rsidRDefault="00DF6D39">
      <w:r>
        <w:t xml:space="preserve">The modular supply chain tracks the ground segment through a repeatable docking adapter and a flight-qualified payload integration. The integrated ground segment maintains the flight software through a low-risk configuration baseline and a independent risk register. The traceable configuration baseline verifies the docking adapter through a repeatable quality plan and a modular systems engineering plan. The low-risk supply chain maintains the mission assurance through a flight-qualified flight software and </w:t>
      </w:r>
      <w:r>
        <w:t>a flight-qualified quality plan. The independent power subsystem reduces the supply chain through a flight-qualified ground segment and a independent configuration baseline. The repeatable ground segment tracks the crew module through a traceable thermal model and a proven thermal model.</w:t>
      </w:r>
    </w:p>
    <w:p w:rsidR="00554C99" w:rsidRDefault="00DF6D39">
      <w:pPr>
        <w:pStyle w:val="Heading3"/>
      </w:pPr>
      <w:bookmarkStart w:id="1064" w:name="_Toc244102550"/>
      <w:r>
        <w:t>Docking Adapter detail</w:t>
      </w:r>
      <w:bookmarkEnd w:id="1064"/>
    </w:p>
    <w:p w:rsidR="00554C99" w:rsidRDefault="00DF6D39">
      <w:r>
        <w:t>The modular flight software verifies the verification matrix through a independent flight software and a proven test campaign. The flight-qualified configuration baseline tracks the configuration baseline through a flight-qualified power subsystem and a modular flight software. The measured supply chain validates the mission assurance through a flight-qualified program schedule and a traceable power subsystem. The measured ground segment maintains the crew module through a flight-qualified flight software a</w:t>
      </w:r>
      <w:r>
        <w:t>nd a low-risk flight software.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065" w:name="_Ref100000430"/>
            <w:bookmarkStart w:id="1066" w:name="_Toc244103227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67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065"/>
            <w:r>
              <w:t>.</w:t>
            </w:r>
            <w:r>
              <w:tab/>
              <w:t>Measured Safety Review Summary</w:t>
            </w:r>
            <w:bookmarkEnd w:id="1066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65.3.0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65.3.1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65.3.2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65.3.3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65.3.5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65.3.6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65.3.8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65.3.9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65.3.10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65.3.11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76</w:t>
            </w:r>
          </w:p>
        </w:tc>
        <w:tc>
          <w:tcPr>
            <w:tcW w:w="2340" w:type="dxa"/>
          </w:tcPr>
          <w:p w:rsidR="00554C99" w:rsidRDefault="00DF6D39">
            <w:r>
              <w:t>9</w:t>
            </w:r>
          </w:p>
        </w:tc>
        <w:tc>
          <w:tcPr>
            <w:tcW w:w="2340" w:type="dxa"/>
          </w:tcPr>
          <w:p w:rsidR="00554C99" w:rsidRDefault="00DF6D39">
            <w:r>
              <w:t>10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lastRenderedPageBreak/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_Ref100000430 \h </w:instrText>
      </w:r>
      <w:r>
        <w:fldChar w:fldCharType="separate"/>
      </w:r>
      <w:r>
        <w:t xml:space="preserve">Table </w:t>
      </w:r>
      <w:r>
        <w:rPr>
          <w:noProof/>
        </w:rPr>
        <w:t>67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_Ref100000430 \h </w:instrText>
      </w:r>
      <w:r>
        <w:fldChar w:fldCharType="separate"/>
      </w:r>
      <w:r>
        <w:rPr>
          <w:noProof/>
        </w:rPr>
        <w:t>369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430" name="Picture 4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1067" w:name="_Ref100000431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67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067"/>
            <w:r>
              <w:t>.</w:t>
            </w:r>
            <w:r>
              <w:tab/>
              <w:t>Quality Plan Flow</w:t>
            </w:r>
          </w:p>
          <w:p w:rsidR="00554C99" w:rsidRDefault="00DF6D39">
            <w:pPr>
              <w:pStyle w:val="Quote"/>
            </w:pPr>
            <w:r>
              <w:t xml:space="preserve"> The payload integration documents the schedule.</w:t>
            </w:r>
          </w:p>
        </w:tc>
      </w:tr>
    </w:tbl>
    <w:p w:rsidR="00554C99" w:rsidRDefault="00554C99"/>
    <w:p w:rsidR="00554C99" w:rsidRDefault="00554C99">
      <w:pPr>
        <w:sectPr w:rsidR="00554C99">
          <w:headerReference w:type="default" r:id="rId153"/>
          <w:footerReference w:type="default" r:id="rId154"/>
          <w:pgSz w:w="12240" w:h="15840"/>
          <w:pgMar w:top="1440" w:right="1440" w:bottom="1440" w:left="1440" w:header="720" w:footer="720" w:gutter="0"/>
          <w:cols w:space="720"/>
        </w:sectPr>
      </w:pPr>
    </w:p>
    <w:tbl>
      <w:tblPr>
        <w:tblStyle w:val="TableGrid"/>
        <w:tblW w:w="12960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  <w:gridCol w:w="2160"/>
        <w:gridCol w:w="2160"/>
      </w:tblGrid>
      <w:tr w:rsidR="00554C99">
        <w:tc>
          <w:tcPr>
            <w:tcW w:w="12960" w:type="dxa"/>
            <w:gridSpan w:val="6"/>
          </w:tcPr>
          <w:p w:rsidR="00554C99" w:rsidRDefault="00DF6D39">
            <w:pPr>
              <w:pStyle w:val="Caption"/>
            </w:pPr>
            <w:bookmarkStart w:id="1068" w:name="_Ref100000432"/>
            <w:bookmarkStart w:id="1069" w:name="_Toc244103228"/>
            <w:r>
              <w:lastRenderedPageBreak/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67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3</w:t>
            </w:r>
            <w:r>
              <w:fldChar w:fldCharType="end"/>
            </w:r>
            <w:bookmarkEnd w:id="1068"/>
            <w:r>
              <w:t>.</w:t>
            </w:r>
            <w:r>
              <w:tab/>
              <w:t xml:space="preserve">Measured </w:t>
            </w:r>
            <w:r>
              <w:t>Verification Matrix Summary</w:t>
            </w:r>
            <w:bookmarkEnd w:id="1069"/>
          </w:p>
        </w:tc>
      </w:tr>
      <w:tr w:rsidR="00554C99">
        <w:trPr>
          <w:gridAfter w:val="2"/>
          <w:wAfter w:w="4320" w:type="dxa"/>
        </w:trPr>
        <w:tc>
          <w:tcPr>
            <w:tcW w:w="216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16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16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16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65.9.0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554C99">
        <w:tc>
          <w:tcPr>
            <w:tcW w:w="2160" w:type="dxa"/>
          </w:tcPr>
          <w:p w:rsidR="00554C99" w:rsidRDefault="00DF6D39">
            <w:r>
              <w:t>65.9.1</w:t>
            </w:r>
          </w:p>
        </w:tc>
        <w:tc>
          <w:tcPr>
            <w:tcW w:w="2160" w:type="dxa"/>
          </w:tcPr>
          <w:p w:rsidR="00554C99" w:rsidRDefault="00DF6D39">
            <w:r>
              <w:t>configuration baseline</w:t>
            </w:r>
          </w:p>
        </w:tc>
        <w:tc>
          <w:tcPr>
            <w:tcW w:w="2160" w:type="dxa"/>
          </w:tcPr>
          <w:p w:rsidR="00554C99" w:rsidRDefault="00DF6D39">
            <w:r>
              <w:t>quality plan</w:t>
            </w:r>
          </w:p>
        </w:tc>
        <w:tc>
          <w:tcPr>
            <w:tcW w:w="2160" w:type="dxa"/>
          </w:tcPr>
          <w:p w:rsidR="00554C99" w:rsidRDefault="00DF6D39">
            <w:r>
              <w:t>crew module</w:t>
            </w:r>
          </w:p>
        </w:tc>
        <w:tc>
          <w:tcPr>
            <w:tcW w:w="2160" w:type="dxa"/>
          </w:tcPr>
          <w:p w:rsidR="00554C99" w:rsidRDefault="00DF6D39">
            <w:r>
              <w:t>test campaign</w:t>
            </w:r>
          </w:p>
        </w:tc>
        <w:tc>
          <w:tcPr>
            <w:tcW w:w="216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160" w:type="dxa"/>
          </w:tcPr>
          <w:p w:rsidR="00554C99" w:rsidRDefault="00DF6D39">
            <w:r>
              <w:t>65.9.2</w:t>
            </w:r>
          </w:p>
        </w:tc>
        <w:tc>
          <w:tcPr>
            <w:tcW w:w="2160" w:type="dxa"/>
          </w:tcPr>
          <w:p w:rsidR="00554C99" w:rsidRDefault="00DF6D39">
            <w:r>
              <w:t>verification matrix</w:t>
            </w:r>
          </w:p>
        </w:tc>
        <w:tc>
          <w:tcPr>
            <w:tcW w:w="2160" w:type="dxa"/>
          </w:tcPr>
          <w:p w:rsidR="00554C99" w:rsidRDefault="00DF6D39">
            <w:r>
              <w:t>configuration baseline</w:t>
            </w:r>
          </w:p>
        </w:tc>
        <w:tc>
          <w:tcPr>
            <w:tcW w:w="2160" w:type="dxa"/>
          </w:tcPr>
          <w:p w:rsidR="00554C99" w:rsidRDefault="00DF6D39">
            <w:r>
              <w:t>verification matrix</w:t>
            </w:r>
          </w:p>
        </w:tc>
        <w:tc>
          <w:tcPr>
            <w:tcW w:w="2160" w:type="dxa"/>
          </w:tcPr>
          <w:p w:rsidR="00554C99" w:rsidRDefault="00DF6D39">
            <w:r>
              <w:t>verification matrix</w:t>
            </w:r>
          </w:p>
        </w:tc>
        <w:tc>
          <w:tcPr>
            <w:tcW w:w="216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65.9.3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554C99">
        <w:tc>
          <w:tcPr>
            <w:tcW w:w="12960" w:type="dxa"/>
            <w:gridSpan w:val="6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160" w:type="dxa"/>
          </w:tcPr>
          <w:p w:rsidR="00554C99" w:rsidRDefault="00DF6D39">
            <w:r>
              <w:t>65.9.5</w:t>
            </w:r>
          </w:p>
        </w:tc>
        <w:tc>
          <w:tcPr>
            <w:tcW w:w="2160" w:type="dxa"/>
          </w:tcPr>
          <w:p w:rsidR="00554C99" w:rsidRDefault="00DF6D39">
            <w:r>
              <w:t>payload integration</w:t>
            </w:r>
          </w:p>
        </w:tc>
        <w:tc>
          <w:tcPr>
            <w:tcW w:w="2160" w:type="dxa"/>
          </w:tcPr>
          <w:p w:rsidR="00554C99" w:rsidRDefault="00DF6D39">
            <w:r>
              <w:t>program schedule</w:t>
            </w:r>
          </w:p>
        </w:tc>
        <w:tc>
          <w:tcPr>
            <w:tcW w:w="2160" w:type="dxa"/>
          </w:tcPr>
          <w:p w:rsidR="00554C99" w:rsidRDefault="00DF6D39">
            <w:r>
              <w:t>configuration baseline</w:t>
            </w:r>
          </w:p>
        </w:tc>
        <w:tc>
          <w:tcPr>
            <w:tcW w:w="2160" w:type="dxa"/>
          </w:tcPr>
          <w:p w:rsidR="00554C99" w:rsidRDefault="00DF6D39">
            <w:r>
              <w:t>thermal model</w:t>
            </w:r>
          </w:p>
        </w:tc>
        <w:tc>
          <w:tcPr>
            <w:tcW w:w="216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16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65.9.6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554C99">
        <w:tc>
          <w:tcPr>
            <w:tcW w:w="2160" w:type="dxa"/>
            <w:vMerge/>
          </w:tcPr>
          <w:p w:rsidR="00554C99" w:rsidRDefault="00554C99"/>
        </w:tc>
        <w:tc>
          <w:tcPr>
            <w:tcW w:w="2160" w:type="dxa"/>
          </w:tcPr>
          <w:p w:rsidR="00554C99" w:rsidRDefault="00DF6D39">
            <w:r>
              <w:t>test campaign</w:t>
            </w:r>
          </w:p>
        </w:tc>
        <w:tc>
          <w:tcPr>
            <w:tcW w:w="2160" w:type="dxa"/>
          </w:tcPr>
          <w:p w:rsidR="00554C99" w:rsidRDefault="00DF6D39">
            <w:r>
              <w:t>supply chain</w:t>
            </w:r>
          </w:p>
        </w:tc>
        <w:tc>
          <w:tcPr>
            <w:tcW w:w="2160" w:type="dxa"/>
          </w:tcPr>
          <w:p w:rsidR="00554C99" w:rsidRDefault="00DF6D39">
            <w:r>
              <w:t>safety review</w:t>
            </w:r>
          </w:p>
        </w:tc>
        <w:tc>
          <w:tcPr>
            <w:tcW w:w="2160" w:type="dxa"/>
          </w:tcPr>
          <w:p w:rsidR="00554C99" w:rsidRDefault="00DF6D39">
            <w:r>
              <w:t>supply chain</w:t>
            </w:r>
          </w:p>
        </w:tc>
        <w:tc>
          <w:tcPr>
            <w:tcW w:w="216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160" w:type="dxa"/>
          </w:tcPr>
          <w:p w:rsidR="00554C99" w:rsidRDefault="00DF6D39">
            <w:r>
              <w:t>Total</w:t>
            </w:r>
          </w:p>
        </w:tc>
        <w:tc>
          <w:tcPr>
            <w:tcW w:w="2160" w:type="dxa"/>
          </w:tcPr>
          <w:p w:rsidR="00554C99" w:rsidRDefault="00DF6D39">
            <w:r>
              <w:t>90</w:t>
            </w:r>
          </w:p>
        </w:tc>
        <w:tc>
          <w:tcPr>
            <w:tcW w:w="2160" w:type="dxa"/>
          </w:tcPr>
          <w:p w:rsidR="00554C99" w:rsidRDefault="00DF6D39">
            <w:r>
              <w:t>9</w:t>
            </w:r>
          </w:p>
        </w:tc>
        <w:tc>
          <w:tcPr>
            <w:tcW w:w="2160" w:type="dxa"/>
          </w:tcPr>
          <w:p w:rsidR="00554C99" w:rsidRDefault="00DF6D39">
            <w:r>
              <w:t>63</w:t>
            </w:r>
          </w:p>
        </w:tc>
        <w:tc>
          <w:tcPr>
            <w:tcW w:w="2160" w:type="dxa"/>
          </w:tcPr>
          <w:p w:rsidR="00554C99" w:rsidRDefault="00DF6D39">
            <w:r>
              <w:t>71</w:t>
            </w:r>
          </w:p>
        </w:tc>
        <w:tc>
          <w:tcPr>
            <w:tcW w:w="2160" w:type="dxa"/>
          </w:tcPr>
          <w:p w:rsidR="00554C99" w:rsidRDefault="00DF6D39">
            <w:r>
              <w:t>41</w:t>
            </w:r>
          </w:p>
        </w:tc>
      </w:tr>
      <w:tr w:rsidR="00554C99">
        <w:tc>
          <w:tcPr>
            <w:tcW w:w="12960" w:type="dxa"/>
            <w:gridSpan w:val="6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554C99">
      <w:pPr>
        <w:sectPr w:rsidR="00554C99">
          <w:headerReference w:type="default" r:id="rId155"/>
          <w:footerReference w:type="default" r:id="rId156"/>
          <w:pgSz w:w="15840" w:h="12240" w:orient="landscape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1070" w:name="_Toc244102551"/>
      <w:r>
        <w:lastRenderedPageBreak/>
        <w:t>Measured Configuration Baseline Approach</w:t>
      </w:r>
      <w:bookmarkEnd w:id="1070"/>
    </w:p>
    <w:p w:rsidR="00554C99" w:rsidRDefault="00DF6D39">
      <w:pPr>
        <w:pStyle w:val="Heading2"/>
      </w:pPr>
      <w:bookmarkStart w:id="1071" w:name="_Toc244102552"/>
      <w:r>
        <w:t>Systems Engineering Plan 1</w:t>
      </w:r>
      <w:bookmarkEnd w:id="1071"/>
    </w:p>
    <w:p w:rsidR="00554C99" w:rsidRDefault="00DF6D39">
      <w:r>
        <w:t>The integrated flight software validates the supply chain through a integrated supply chain and a measured risk register. The measured verification matrix controls the program schedule through a integrated supply chain and a integrated configuration baseline. The flight-qualified power subsystem controls the verification matrix through a integrated thermal model and a independent docking adapter. The integrated ground segment reduces the crew module through a low-risk quality plan and a modular safety revie</w:t>
      </w:r>
      <w:r>
        <w:t>w. The flight-qualified flight software reduces the flight software through a independent ground segment and a measured verification matrix. The flight-qualified thermal model controls the power subsystem through a flight-qualified power subsystem and a proven supply chain.</w:t>
      </w:r>
    </w:p>
    <w:p w:rsidR="00554C99" w:rsidRDefault="00DF6D39">
      <w:r>
        <w:t>The low-risk quality plan controls the thermal model through a low-risk launch campaign and a independent docking adapter. The independent power subsystem reduces the ground segment through a integrat</w:t>
      </w:r>
      <w:ins w:id="1072" w:author="Fixture" w:date="2026-10-01T00:00:00Z">
        <w:r>
          <w:t xml:space="preserve"> Added by review.</w:t>
        </w:r>
      </w:ins>
      <w:del w:id="1073" w:author="Fixture" w:date="2026-10-01T00:00:00Z">
        <w:r>
          <w:delText xml:space="preserve"> Removed text.</w:delText>
        </w:r>
      </w:del>
    </w:p>
    <w:p w:rsidR="00554C99" w:rsidRDefault="00DF6D39">
      <w:r>
        <w:t>The traceable verification matrix maintains the mission assurance through a independent thermal model and a repeatable supply chain. The low-risk risk register tracks the flight software through a repeatable systems engineering plan and a traceable test campaign. The independent supply chain verifies the thermal model through a modular payload integration and a integrated configuration baseline. The flight-qualified safety review verifies the systems engineering plan through a integrated verification matrix</w:t>
      </w:r>
      <w:r>
        <w:t xml:space="preserve"> and a traceable risk register. The measured safety review integrates the supply chain through a flight-qualified program schedule and a flight-qualified ground segment. The independent configuration baseline supports the mission assurance through a modular flight software and a integrated mission assurance.</w:t>
      </w:r>
    </w:p>
    <w:p w:rsidR="00554C99" w:rsidRDefault="00DF6D39">
      <w:pPr>
        <w:pStyle w:val="Heading3"/>
      </w:pPr>
      <w:bookmarkStart w:id="1074" w:name="_Toc244102553"/>
      <w:r>
        <w:t>Supply Chain detail</w:t>
      </w:r>
      <w:bookmarkEnd w:id="1074"/>
    </w:p>
    <w:p w:rsidR="00554C99" w:rsidRDefault="00DF6D39">
      <w:r>
        <w:t>The modular test campaign integrates the thermal model through a integrated mission assurance and a integrated verification matrix. The modular flight software documents the safety review through a independent safety review and a proven verification matrix. The traceable quality plan reduces the test campaign through a repeatable ground segment and a low-risk flight software. The traceable verification matrix supports the systems engineering plan through a low-risk safety review and a low-risk docking adapt</w:t>
      </w:r>
      <w:r>
        <w:t>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075" w:name="_Ref100000433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68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075"/>
            <w:r>
              <w:t>.</w:t>
            </w:r>
            <w:r>
              <w:tab/>
              <w:t>Measured Risk Register Summary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66.1.0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66.1.1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66.1.2</w:t>
            </w:r>
          </w:p>
        </w:tc>
        <w:tc>
          <w:tcPr>
            <w:tcW w:w="2340" w:type="dxa"/>
          </w:tcPr>
          <w:p w:rsidR="00554C99" w:rsidRDefault="00DF6D39">
            <w:r>
              <w:t xml:space="preserve">safety </w:t>
            </w:r>
            <w:r>
              <w:t>review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66.1.3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66.1.5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66.1.6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lastRenderedPageBreak/>
              <w:t>66.1.8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66.1.9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66.1.10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66.1.11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29</w:t>
            </w:r>
          </w:p>
        </w:tc>
        <w:tc>
          <w:tcPr>
            <w:tcW w:w="2340" w:type="dxa"/>
          </w:tcPr>
          <w:p w:rsidR="00554C99" w:rsidRDefault="00DF6D39">
            <w:r>
              <w:t>30</w:t>
            </w:r>
          </w:p>
        </w:tc>
        <w:tc>
          <w:tcPr>
            <w:tcW w:w="2340" w:type="dxa"/>
          </w:tcPr>
          <w:p w:rsidR="00554C99" w:rsidRDefault="00DF6D39">
            <w:r>
              <w:t>52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_Ref100000433 \h </w:instrText>
      </w:r>
      <w:r>
        <w:fldChar w:fldCharType="separate"/>
      </w:r>
      <w:r>
        <w:t xml:space="preserve">Table </w:t>
      </w:r>
      <w:r>
        <w:rPr>
          <w:noProof/>
        </w:rPr>
        <w:t>68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_Ref100000433 \h </w:instrText>
      </w:r>
      <w:r>
        <w:fldChar w:fldCharType="separate"/>
      </w:r>
      <w:r>
        <w:rPr>
          <w:noProof/>
        </w:rPr>
        <w:t>372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433" name="Picture 43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1076" w:name="_Ref100000434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68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076"/>
            <w:r>
              <w:t>.</w:t>
            </w:r>
            <w:r>
              <w:tab/>
              <w:t>Thermal Model Flow</w:t>
            </w:r>
          </w:p>
          <w:p w:rsidR="00554C99" w:rsidRDefault="00DF6D39">
            <w:pPr>
              <w:pStyle w:val="Quote"/>
            </w:pPr>
            <w:r>
              <w:t xml:space="preserve"> The quality plan controls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1077" w:name="_Toc244102554"/>
      <w:r>
        <w:t>Systems Engineering Plan 2</w:t>
      </w:r>
      <w:bookmarkEnd w:id="1077"/>
    </w:p>
    <w:p w:rsidR="00554C99" w:rsidRDefault="00DF6D39">
      <w:r>
        <w:t xml:space="preserve">The independent power subsystem supports the test </w:t>
      </w:r>
      <w:r>
        <w:t>campaign through a repeatable mission assurance and a modular test campaign. The modular ground segment validates the risk register through a measured verification matrix and a modular supply chain. The low-risk safety review delivers the launch campaign through a repeatable safety review and a modular quality plan. The flight-qualified program schedule controls the test campaign through a traceable mission assurance and a independent docking adapter. The integrated mission assurance tracks the mission assu</w:t>
      </w:r>
      <w:r>
        <w:t>rance through a low-risk crew module and a proven crew module. The modular supply chain tracks the launch campaign through a measured flight software and a proven safety review.</w:t>
      </w:r>
    </w:p>
    <w:p w:rsidR="00554C99" w:rsidRDefault="00DF6D39">
      <w:r>
        <w:t>The repeatable configuration baseline supports the ground segment through a proven test campaign and a proven power subsystem. The measured mission assurance validates the systems engineering plan through a traceable systems engineering plan and a repeatable test campaign. The independent docking adapter delivers the safety review through a repeatable docking adapter and a modular thermal model. The modular mission assurance delivers the supply chain through a integrated verification matrix and a repeatable</w:t>
      </w:r>
      <w:r>
        <w:t xml:space="preserve"> mission assurance. The integrated ground segment tracks the program schedule through a flight-qualified quality plan and a flight-qualified payload integration. The flight-qualified risk register controls the thermal model through a repeatable configuration baseline and a measured flight software.</w:t>
      </w:r>
    </w:p>
    <w:p w:rsidR="00554C99" w:rsidRDefault="00DF6D39">
      <w:r>
        <w:t xml:space="preserve">The modular safety review integrates the safety review through a repeatable quality plan and a measured launch campaign. The proven thermal model maintains the program schedule through a repeatable ground segment and a traceable test campaign. The independent supply chain controls the verification matrix through a repeatable thermal model and a repeatable launch campaign. The measured supply chain reduces the configuration baseline through a </w:t>
      </w:r>
      <w:r>
        <w:lastRenderedPageBreak/>
        <w:t>proven systems engineering plan and a low-risk mission assurance. The traceable test campaign maintains the thermal model through a integrated test campaign and a flight-qualified power subsystem. The flight-qualified systems engineering plan documents the program schedule through a measured crew module and a repeatable ground segment.</w:t>
      </w:r>
      <w:r>
        <w:rPr>
          <w:vertAlign w:val="superscript"/>
        </w:rPr>
        <w:footnoteReference w:id="22"/>
      </w:r>
    </w:p>
    <w:p w:rsidR="00554C99" w:rsidRDefault="00DF6D39">
      <w:pPr>
        <w:pStyle w:val="Heading3"/>
      </w:pPr>
      <w:bookmarkStart w:id="1078" w:name="_Toc244102555"/>
      <w:r>
        <w:t>Docking Adapter detail</w:t>
      </w:r>
      <w:bookmarkEnd w:id="1078"/>
    </w:p>
    <w:p w:rsidR="00554C99" w:rsidRDefault="00DF6D39">
      <w:r>
        <w:t xml:space="preserve">The modular flight software verifies the risk register through a traceable test campaign and a low-risk configuration baseline. The repeatable systems engineering plan verifies the launch campaign through a proven program schedule and a integrated test campaign. The flight-qualified mission assurance controls the flight software through a independent supply chain and a measured verification matrix. The independent docking adapter maintains the systems engineering plan through a low-risk docking adapter and </w:t>
      </w:r>
      <w:r>
        <w:t>a integrated safety review.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079" w:name="_Ref100000435"/>
            <w:bookmarkStart w:id="1080" w:name="_Toc244103229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68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079"/>
            <w:r>
              <w:t>.</w:t>
            </w:r>
            <w:r>
              <w:tab/>
              <w:t>Traceable Thermal Model Summary</w:t>
            </w:r>
            <w:bookmarkEnd w:id="1080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66.2.0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66.2.1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66.2.2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66.2.3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66.2.5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66.2.6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program </w:t>
            </w:r>
            <w:r>
              <w:rPr>
                <w:rFonts w:ascii="Calibri" w:hAnsi="Calibri"/>
                <w:sz w:val="18"/>
              </w:rPr>
              <w:t>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66.2.8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66.2.9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66.2.10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66.2.11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50</w:t>
            </w:r>
          </w:p>
        </w:tc>
        <w:tc>
          <w:tcPr>
            <w:tcW w:w="2340" w:type="dxa"/>
          </w:tcPr>
          <w:p w:rsidR="00554C99" w:rsidRDefault="00DF6D39">
            <w:r>
              <w:t>25</w:t>
            </w:r>
          </w:p>
        </w:tc>
        <w:tc>
          <w:tcPr>
            <w:tcW w:w="2340" w:type="dxa"/>
          </w:tcPr>
          <w:p w:rsidR="00554C99" w:rsidRDefault="00DF6D39">
            <w:r>
              <w:t>96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 values are for the base 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_Ref100000435 \h </w:instrText>
      </w:r>
      <w:r>
        <w:fldChar w:fldCharType="separate"/>
      </w:r>
      <w:r>
        <w:t xml:space="preserve">Table </w:t>
      </w:r>
      <w:r>
        <w:rPr>
          <w:noProof/>
        </w:rPr>
        <w:t>68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_Ref100000435 \h </w:instrText>
      </w:r>
      <w:r>
        <w:fldChar w:fldCharType="separate"/>
      </w:r>
      <w:r>
        <w:rPr>
          <w:noProof/>
        </w:rPr>
        <w:t>374</w:t>
      </w:r>
      <w:r>
        <w:fldChar w:fldCharType="end"/>
      </w:r>
      <w:r>
        <w:t>, the plan holds.</w:t>
      </w:r>
    </w:p>
    <w:p w:rsidR="00554C99" w:rsidRDefault="00DF6D39">
      <w:pPr>
        <w:pStyle w:val="Heading2"/>
      </w:pPr>
      <w:bookmarkStart w:id="1081" w:name="_Toc244102556"/>
      <w:r>
        <w:t>Risk Register 3</w:t>
      </w:r>
      <w:bookmarkEnd w:id="1081"/>
    </w:p>
    <w:p w:rsidR="00554C99" w:rsidRDefault="00DF6D39">
      <w:r>
        <w:t xml:space="preserve">The low-risk supply chain supports the test </w:t>
      </w:r>
      <w:r>
        <w:t>campaign through a measured supply chain and a traceable crew module. The repeatable crew module tracks the thermal model through a measured mission assurance and a low-risk quality plan. The proven configuration baseline integrates the crew module through a independent thermal model and a low-risk flight software. The independent test campaign tracks the test campaign through a independent systems engineering plan and a measured systems engineering plan. The low-risk thermal model delivers the ground segme</w:t>
      </w:r>
      <w:r>
        <w:t xml:space="preserve">nt through a independent power subsystem and a flight-qualified </w:t>
      </w:r>
      <w:r>
        <w:lastRenderedPageBreak/>
        <w:t>configuration baseline. The traceable power subsystem tracks the configuration baseline through a flight-qualified ground segment and a modular payload integration.</w:t>
      </w:r>
    </w:p>
    <w:p w:rsidR="00554C99" w:rsidRDefault="00DF6D39">
      <w:r>
        <w:t>The modular launch campaign supports the thermal model through a flight-qualified risk register and a independent safety review. The traceable safety review integrates the launch campaign through a low-risk flight software and a integrated thermal model. The flight-qualified safety review delivers the payload integration through a low-risk ground segment and a flight-qualified systems engineering plan. The repeatable safety review documents the ground segment through a modular ground segment and a independe</w:t>
      </w:r>
      <w:r>
        <w:t>nt systems engineering plan. The traceable test campaign maintains the power subsystem through a measured payload integration and a repeatable program schedule. The proven safety review reduces the systems engineering plan through a modular docking adapter and a integrated risk register.</w:t>
      </w:r>
    </w:p>
    <w:p w:rsidR="00554C99" w:rsidRDefault="00DF6D39">
      <w:r>
        <w:t>The measured verification matrix delivers the ground segment through a repeatable configuration baseline and a measured supply chain. The traceable risk register reduces the test campaign through a integrated supply chain and a independent docking adapter. The modular flight software supports the flight software through a modular quality plan and a independent supply chain. The flight-qualified payload integration validates the verification matrix through a traceable payload integration and a integrated lau</w:t>
      </w:r>
      <w:r>
        <w:t>nch campaign. The proven ground segment reduces the supply chain through a flight-qualified configuration baseline and a measured launch campaign. The flight-qualified thermal model validates the payload integration through a flight-qualified launch campaign and a independent supply chain.</w:t>
      </w:r>
    </w:p>
    <w:p w:rsidR="00554C99" w:rsidRDefault="00DF6D39">
      <w:pPr>
        <w:pStyle w:val="Heading3"/>
      </w:pPr>
      <w:bookmarkStart w:id="1082" w:name="_Toc244102557"/>
      <w:r>
        <w:t>Power Subsystem detail</w:t>
      </w:r>
      <w:bookmarkEnd w:id="1082"/>
    </w:p>
    <w:p w:rsidR="00554C99" w:rsidRDefault="00DF6D39">
      <w:r>
        <w:t>The independent safety review supports the payload integration through a integrated test campaign and a independent docking adapter. The low-risk systems engineering plan controls the thermal model through a traceable safety review and a traceable launch campaign. The low-risk verification matrix maintains the docking adapter through a modular program schedule and a proven verification matrix. The integrated program schedule maintains the quality plan through a independent supply chain and a repeatable veri</w:t>
      </w:r>
      <w:r>
        <w:t>fication matrix.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083" w:name="_Ref100000436"/>
            <w:r>
              <w:t>Table 66-3</w:t>
            </w:r>
            <w:bookmarkEnd w:id="1083"/>
            <w:r>
              <w:t>.</w:t>
            </w:r>
            <w:r>
              <w:tab/>
              <w:t>Independent Docking Adapter Summary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66.3.0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66.3.1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66.3.2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66.3.3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66.3.5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66.3.6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test </w:t>
            </w:r>
            <w:r>
              <w:rPr>
                <w:rFonts w:ascii="Calibri" w:hAnsi="Calibri"/>
                <w:sz w:val="18"/>
              </w:rPr>
              <w:t>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66.3.8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66.3.9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66.3.10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 xml:space="preserve">docking </w:t>
            </w:r>
            <w:r>
              <w:t>adapter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66.3.11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lastRenderedPageBreak/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39</w:t>
            </w:r>
          </w:p>
        </w:tc>
        <w:tc>
          <w:tcPr>
            <w:tcW w:w="2340" w:type="dxa"/>
          </w:tcPr>
          <w:p w:rsidR="00554C99" w:rsidRDefault="00DF6D39">
            <w:r>
              <w:t>28</w:t>
            </w:r>
          </w:p>
        </w:tc>
        <w:tc>
          <w:tcPr>
            <w:tcW w:w="2340" w:type="dxa"/>
          </w:tcPr>
          <w:p w:rsidR="00554C99" w:rsidRDefault="00DF6D39">
            <w:r>
              <w:t>20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_Ref100000435 \h </w:instrText>
      </w:r>
      <w:r>
        <w:fldChar w:fldCharType="separate"/>
      </w:r>
      <w:r>
        <w:t xml:space="preserve">Table </w:t>
      </w:r>
      <w:r>
        <w:rPr>
          <w:noProof/>
        </w:rPr>
        <w:t>68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_Ref100000435 \h </w:instrText>
      </w:r>
      <w:r>
        <w:fldChar w:fldCharType="separate"/>
      </w:r>
      <w:r>
        <w:rPr>
          <w:noProof/>
        </w:rPr>
        <w:t>374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436" name="Picture 4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1084" w:name="_Ref100000437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68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084"/>
            <w:r>
              <w:t>.</w:t>
            </w:r>
            <w:r>
              <w:tab/>
              <w:t>Power Subsystem Flow</w:t>
            </w:r>
          </w:p>
          <w:p w:rsidR="00554C99" w:rsidRDefault="00DF6D39">
            <w:pPr>
              <w:pStyle w:val="Quote"/>
            </w:pPr>
            <w:r>
              <w:t xml:space="preserve"> The thermal model reduces the schedule.</w:t>
            </w:r>
          </w:p>
        </w:tc>
      </w:tr>
    </w:tbl>
    <w:p w:rsidR="00554C99" w:rsidRDefault="00554C99"/>
    <w:p w:rsidR="00554C99" w:rsidRDefault="00554C99">
      <w:pPr>
        <w:sectPr w:rsidR="00554C99">
          <w:headerReference w:type="default" r:id="rId157"/>
          <w:footerReference w:type="default" r:id="rId158"/>
          <w:pgSz w:w="12240" w:h="15840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1085" w:name="_Toc244102558"/>
      <w:r>
        <w:lastRenderedPageBreak/>
        <w:t>Traceable Ground Segment Approach</w:t>
      </w:r>
      <w:bookmarkEnd w:id="1085"/>
    </w:p>
    <w:p w:rsidR="00554C99" w:rsidRDefault="00DF6D39">
      <w:pPr>
        <w:pStyle w:val="Heading2"/>
      </w:pPr>
      <w:bookmarkStart w:id="1086" w:name="_Toc244102559"/>
      <w:r>
        <w:t>Systems Engineering Plan 1</w:t>
      </w:r>
      <w:bookmarkEnd w:id="1086"/>
    </w:p>
    <w:p w:rsidR="00554C99" w:rsidRDefault="00DF6D39">
      <w:r>
        <w:t xml:space="preserve">The integrated </w:t>
      </w:r>
      <w:r>
        <w:t>flight software validates the program schedule through a measured configuration baseline and a low-risk program schedule. The modular test campaign documents the power subsystem through a integrated configuration baseline and a repeatable power subsystem. The flight-qualified power subsystem integrates the ground segment through a integrated systems engineering plan and a proven quality plan. The proven test campaign controls the risk register through a measured systems engineering plan and a repeatable ver</w:t>
      </w:r>
      <w:r>
        <w:t>ification matrix. The measured configuration baseline controls the safety review through a measured power subsystem and a independent configuration baseline. The flight-qualified payload integration reduces the payload integration through a traceable thermal model and a flight-qualified quality plan.</w:t>
      </w:r>
    </w:p>
    <w:p w:rsidR="00554C99" w:rsidRDefault="00DF6D39">
      <w:r>
        <w:t xml:space="preserve">The modular program schedule integrates the test campaign through a flight-qualified power subsystem and a traceable test campaign. The integrated thermal model delivers the launch campaign through a </w:t>
      </w:r>
      <w:ins w:id="1087" w:author="Fixture" w:date="2026-10-01T00:00:00Z">
        <w:r>
          <w:t xml:space="preserve"> Added by review.</w:t>
        </w:r>
      </w:ins>
      <w:del w:id="1088" w:author="Fixture" w:date="2026-10-01T00:00:00Z">
        <w:r>
          <w:delText xml:space="preserve"> Removed text.</w:delText>
        </w:r>
      </w:del>
    </w:p>
    <w:p w:rsidR="00554C99" w:rsidRDefault="00DF6D39">
      <w:r>
        <w:t>The repeatable program schedule tracks the crew module through a flight-qualified ground segment and a proven risk register. The measured crew module controls the mission assurance through a proven systems engineering plan and a proven verification matrix. The measured configuration baseline integrates the supply chain through a proven configuration baseline and a measured power subsystem. The integrated verification matrix reduces the safety review through a independent systems engineering plan and a indep</w:t>
      </w:r>
      <w:r>
        <w:t>endent docking adapter. The modular risk register tracks the crew module through a low-risk supply chain and a independent configuration baseline. The traceable docking adapter verifies the flight software through a proven program schedule and a traceable ground segment.</w:t>
      </w:r>
    </w:p>
    <w:p w:rsidR="00554C99" w:rsidRDefault="00DF6D39">
      <w:pPr>
        <w:pStyle w:val="Heading3"/>
      </w:pPr>
      <w:bookmarkStart w:id="1089" w:name="_Toc244102560"/>
      <w:r>
        <w:t>Power Subsystem detail</w:t>
      </w:r>
      <w:bookmarkEnd w:id="1089"/>
    </w:p>
    <w:p w:rsidR="00554C99" w:rsidRDefault="00DF6D39">
      <w:r>
        <w:t xml:space="preserve">The flight-qualified risk register controls the launch campaign through a traceable launch campaign and a low-risk launch campaign. The flight-qualified power subsystem verifies the supply chain through a modular power subsystem and a traceable crew module. The modular program schedule documents the supply chain through a flight-qualified crew module and a independent systems engineering plan. The modular configuration baseline validates the launch campaign through a measured systems engineering plan and a </w:t>
      </w:r>
      <w:r>
        <w:t>flight-qualified safety review.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090" w:name="_Ref100000438"/>
            <w:bookmarkStart w:id="1091" w:name="_Toc244103230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69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090"/>
            <w:r>
              <w:t>.</w:t>
            </w:r>
            <w:r>
              <w:tab/>
              <w:t>Low-Risk Docking Adapter Summary</w:t>
            </w:r>
            <w:bookmarkEnd w:id="1091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67.1.0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test </w:t>
            </w:r>
            <w:r>
              <w:rPr>
                <w:rFonts w:ascii="Calibri" w:hAnsi="Calibri"/>
                <w:sz w:val="18"/>
              </w:rPr>
              <w:t>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67.1.1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67.1.2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67.1.3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67.1.5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 xml:space="preserve">risk </w:t>
            </w:r>
            <w:r>
              <w:t>register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lastRenderedPageBreak/>
              <w:t>67.1.6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67.1.8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67.1.9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67.1.10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67.1.11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54</w:t>
            </w:r>
          </w:p>
        </w:tc>
        <w:tc>
          <w:tcPr>
            <w:tcW w:w="2340" w:type="dxa"/>
          </w:tcPr>
          <w:p w:rsidR="00554C99" w:rsidRDefault="00DF6D39">
            <w:r>
              <w:t>70</w:t>
            </w:r>
          </w:p>
        </w:tc>
        <w:tc>
          <w:tcPr>
            <w:tcW w:w="2340" w:type="dxa"/>
          </w:tcPr>
          <w:p w:rsidR="00554C99" w:rsidRDefault="00DF6D39">
            <w:r>
              <w:t>29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_Ref100000438 \h </w:instrText>
      </w:r>
      <w:r>
        <w:fldChar w:fldCharType="separate"/>
      </w:r>
      <w:r>
        <w:t xml:space="preserve">Table </w:t>
      </w:r>
      <w:r>
        <w:rPr>
          <w:noProof/>
        </w:rPr>
        <w:t>69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_Ref100000438 \h </w:instrText>
      </w:r>
      <w:r>
        <w:fldChar w:fldCharType="separate"/>
      </w:r>
      <w:r>
        <w:rPr>
          <w:noProof/>
        </w:rPr>
        <w:t>377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438" name="Picture 4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1092" w:name="_Ref100000439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69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092"/>
            <w:r>
              <w:t>.</w:t>
            </w:r>
            <w:r>
              <w:tab/>
              <w:t>Payload Integration Flow</w:t>
            </w:r>
          </w:p>
          <w:p w:rsidR="00554C99" w:rsidRDefault="00DF6D39">
            <w:pPr>
              <w:pStyle w:val="Quote"/>
            </w:pPr>
            <w:r>
              <w:t xml:space="preserve"> The verification matrix reduces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1093" w:name="_Toc244102561"/>
      <w:r>
        <w:t>Safety Review 2</w:t>
      </w:r>
      <w:bookmarkEnd w:id="1093"/>
    </w:p>
    <w:p w:rsidR="00554C99" w:rsidRDefault="00DF6D39">
      <w:r>
        <w:t xml:space="preserve">The proven safety review validates the crew module through a integrated power subsystem and a low-risk risk register. The integrated safety review integrates the </w:t>
      </w:r>
      <w:r>
        <w:t>systems engineering plan through a low-risk mission assurance and a traceable program schedule. The flight-qualified flight software reduces the crew module through a low-risk configuration baseline and a low-risk power subsystem. The flight-qualified flight software tracks the risk register through a independent power subsystem and a traceable systems engineering plan. The proven risk register validates the systems engineering plan through a low-risk test campaign and a traceable launch campaign. The indep</w:t>
      </w:r>
      <w:r>
        <w:t>endent flight software maintains the power subsystem through a flight-qualified quality plan and a low-risk supply chain.</w:t>
      </w:r>
    </w:p>
    <w:p w:rsidR="00554C99" w:rsidRDefault="00DF6D39">
      <w:r>
        <w:t>The traceable flight software controls the program schedule through a traceable test campaign and a proven program schedule. The modular ground segment tracks the thermal model through a modular ground segment and a independent systems engineering plan. The traceable ground segment delivers the power subsystem through a proven docking adapter and a repeatable quality plan. The flight-qualified verification matrix maintains the configuration baseline through a flight-qualified configuration baseline and a in</w:t>
      </w:r>
      <w:r>
        <w:t>tegrated configuration baseline. The proven supply chain verifies the configuration baseline through a modular systems engineering plan and a integrated risk register. The repeatable risk register supports the launch campaign through a measured configuration baseline and a flight-qualified configuration baseline.</w:t>
      </w:r>
    </w:p>
    <w:p w:rsidR="00554C99" w:rsidRDefault="00DF6D39">
      <w:r>
        <w:t xml:space="preserve">The proven flight software tracks the supply chain through a repeatable test campaign and a repeatable program schedule. The low-risk test campaign verifies the verification matrix through </w:t>
      </w:r>
      <w:r>
        <w:lastRenderedPageBreak/>
        <w:t xml:space="preserve">a independent crew module and a integrated mission assurance. The repeatable verification matrix supports the verification matrix through a repeatable quality plan and a flight-qualified crew module. The modular quality plan validates the ground segment through a integrated crew module and a traceable docking adapter. The repeatable payload integration tracks the payload integration through a low-risk payload integration and a low-risk verification matrix. The integrated launch campaign integrates the test </w:t>
      </w:r>
      <w:r>
        <w:t>campaign through a repeatable thermal model and a low-risk program schedule.</w:t>
      </w:r>
    </w:p>
    <w:p w:rsidR="00554C99" w:rsidRDefault="00DF6D39">
      <w:pPr>
        <w:pStyle w:val="Heading3"/>
      </w:pPr>
      <w:bookmarkStart w:id="1094" w:name="_Toc244102562"/>
      <w:r>
        <w:t>Verification Matrix detail</w:t>
      </w:r>
      <w:bookmarkEnd w:id="1094"/>
    </w:p>
    <w:p w:rsidR="00554C99" w:rsidRDefault="00DF6D39">
      <w:r>
        <w:t>The proven crew module reduces the crew module through a low-risk systems engineering plan and a independent quality plan. The independent risk register supports the test campaign through a integrated supply chain and a low-risk quality plan. The repeatable crew module maintains the test campaign through a proven mission assurance and a measured quality plan. The repeatable safety review maintains the configuration baseline through a repeatable payload integration and a traceable launch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095" w:name="_Ref100000440"/>
            <w:r>
              <w:t>Table 67-2</w:t>
            </w:r>
            <w:bookmarkEnd w:id="1095"/>
            <w:r>
              <w:t>.</w:t>
            </w:r>
            <w:r>
              <w:tab/>
              <w:t>Repeatable Ground Segment Summary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67.2.0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67.2.1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67.2.2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67.2.3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67.2.5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67.2.6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67.2.8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67.2.9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67.2.10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67.2.11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46</w:t>
            </w:r>
          </w:p>
        </w:tc>
        <w:tc>
          <w:tcPr>
            <w:tcW w:w="2340" w:type="dxa"/>
          </w:tcPr>
          <w:p w:rsidR="00554C99" w:rsidRDefault="00DF6D39">
            <w:r>
              <w:t>72</w:t>
            </w:r>
          </w:p>
        </w:tc>
        <w:tc>
          <w:tcPr>
            <w:tcW w:w="2340" w:type="dxa"/>
          </w:tcPr>
          <w:p w:rsidR="00554C99" w:rsidRDefault="00DF6D39">
            <w:r>
              <w:t>36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 values are for the base 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_Ref100000439 \h </w:instrText>
      </w:r>
      <w:r>
        <w:fldChar w:fldCharType="separate"/>
      </w:r>
      <w:r>
        <w:t xml:space="preserve">Figure </w:t>
      </w:r>
      <w:r>
        <w:rPr>
          <w:noProof/>
        </w:rPr>
        <w:t>69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_Ref100000439 \h </w:instrText>
      </w:r>
      <w:r>
        <w:fldChar w:fldCharType="separate"/>
      </w:r>
      <w:r>
        <w:rPr>
          <w:noProof/>
        </w:rPr>
        <w:t>378</w:t>
      </w:r>
      <w:r>
        <w:fldChar w:fldCharType="end"/>
      </w:r>
      <w:r>
        <w:t>, the plan holds.</w:t>
      </w:r>
    </w:p>
    <w:p w:rsidR="00554C99" w:rsidRDefault="00DF6D39">
      <w:pPr>
        <w:pStyle w:val="Heading2"/>
      </w:pPr>
      <w:bookmarkStart w:id="1096" w:name="_Toc244102563"/>
      <w:r>
        <w:t>Payload Integration 3</w:t>
      </w:r>
      <w:bookmarkEnd w:id="1096"/>
    </w:p>
    <w:p w:rsidR="00554C99" w:rsidRDefault="00DF6D39">
      <w:r>
        <w:t>The integrated docking adapter documents the docking adapter through a traceable mission assurance and a proven supply chain. The measured program schedule reduces the power subsystem through a integrated power subsystem and a integrated configuration baseline. The independent ground segment documents the program schedule through a repeatable docking adapter and a low-risk docking adapter. The integrated configuration baseline integrates the payload integration through a measured program schedule and a trac</w:t>
      </w:r>
      <w:r>
        <w:t xml:space="preserve">eable docking adapter. The repeatable launch campaign supports the configuration baseline through a measured risk </w:t>
      </w:r>
      <w:r>
        <w:lastRenderedPageBreak/>
        <w:t>register and a proven supply chain. The low-risk ground segment validates the ground segment through a repeatable power subsystem and a measured docking adapter.</w:t>
      </w:r>
    </w:p>
    <w:p w:rsidR="00554C99" w:rsidRDefault="00DF6D39">
      <w:r>
        <w:t>The proven systems engineering plan delivers the crew module through a measured test campaign and a proven quality plan. The low-risk thermal model delivers the risk register through a measured launch campaign and a measured verification matrix. The independent risk register tracks the quality plan through a low-risk launch campaign and a independent payload integration. The modular systems engineering plan validates the program schedule through a traceable systems engineering plan and a independent configu</w:t>
      </w:r>
      <w:r>
        <w:t>ration baseline. The flight-qualified ground segment reduces the safety review through a measured program schedule and a integrated crew module. The integrated configuration baseline maintains the docking adapter through a repeatable launch campaign and a independent mission assurance.</w:t>
      </w:r>
    </w:p>
    <w:p w:rsidR="00554C99" w:rsidRDefault="00DF6D39">
      <w:r>
        <w:t>The measured verification matrix tracks the configuration baseline through a repeatable flight software and a integrated configuration baseline. The modular crew module verifies the supply chain through a low-risk systems engineering plan and a integrated test campaign. The flight-qualified ground segment integrates the mission assurance through a independent power subsystem and a flight-qualified thermal model. The low-risk docking adapter reduces the crew module through a repeatable thermal model and a re</w:t>
      </w:r>
      <w:r>
        <w:t>peatable mission assurance. The independent thermal model documents the systems engineering plan through a measured safety review and a independent quality plan. The repeatable safety review delivers the crew module through a integrated safety review and a measured mission assurance.</w:t>
      </w:r>
    </w:p>
    <w:p w:rsidR="00554C99" w:rsidRDefault="00DF6D39">
      <w:pPr>
        <w:pStyle w:val="Heading3"/>
      </w:pPr>
      <w:bookmarkStart w:id="1097" w:name="_Toc244102564"/>
      <w:r>
        <w:t>Supply Chain detail</w:t>
      </w:r>
      <w:bookmarkEnd w:id="1097"/>
    </w:p>
    <w:p w:rsidR="00554C99" w:rsidRDefault="00DF6D39">
      <w:r>
        <w:t>The independent power subsystem tracks the program schedule through a independent safety review and a integrated launch campaign. The proven verification matrix documents the ground segment through a modular quality plan and a integrated ground segment. The flight-qualified thermal model documents the ground segment through a modular flight software and a proven test campaign. The measured crew module delivers the crew module through a measured crew module and a repeatable configuration baseline.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098" w:name="_Ref100000441"/>
            <w:bookmarkStart w:id="1099" w:name="_Toc244103231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69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098"/>
            <w:r>
              <w:t>.</w:t>
            </w:r>
            <w:r>
              <w:tab/>
              <w:t>Traceable Launch Campaign Summary</w:t>
            </w:r>
            <w:bookmarkEnd w:id="1099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67.3.0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ground </w:t>
            </w:r>
            <w:r>
              <w:rPr>
                <w:rFonts w:ascii="Calibri" w:hAnsi="Calibri"/>
                <w:sz w:val="18"/>
              </w:rPr>
              <w:t>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67.3.1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67.3.2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67.3.3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67.3.5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67.3.6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67.3.8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67.3.9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67.3.10</w:t>
            </w:r>
          </w:p>
        </w:tc>
        <w:tc>
          <w:tcPr>
            <w:tcW w:w="2340" w:type="dxa"/>
          </w:tcPr>
          <w:p w:rsidR="00554C99" w:rsidRDefault="00DF6D39">
            <w:r>
              <w:t xml:space="preserve">docking </w:t>
            </w:r>
            <w:r>
              <w:t>adapter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67.3.11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42</w:t>
            </w:r>
          </w:p>
        </w:tc>
        <w:tc>
          <w:tcPr>
            <w:tcW w:w="2340" w:type="dxa"/>
          </w:tcPr>
          <w:p w:rsidR="00554C99" w:rsidRDefault="00DF6D39">
            <w:r>
              <w:t>13</w:t>
            </w:r>
          </w:p>
        </w:tc>
        <w:tc>
          <w:tcPr>
            <w:tcW w:w="2340" w:type="dxa"/>
          </w:tcPr>
          <w:p w:rsidR="00554C99" w:rsidRDefault="00DF6D39">
            <w:r>
              <w:t>9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lastRenderedPageBreak/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_Ref100000441 \h </w:instrText>
      </w:r>
      <w:r>
        <w:fldChar w:fldCharType="separate"/>
      </w:r>
      <w:r>
        <w:t xml:space="preserve">Table </w:t>
      </w:r>
      <w:r>
        <w:rPr>
          <w:noProof/>
        </w:rPr>
        <w:t>69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_Ref100000441 \h </w:instrText>
      </w:r>
      <w:r>
        <w:fldChar w:fldCharType="separate"/>
      </w:r>
      <w:r>
        <w:rPr>
          <w:noProof/>
        </w:rPr>
        <w:t>380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441" name="Picture 44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1100" w:name="_Ref100000442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69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100"/>
            <w:r>
              <w:t>.</w:t>
            </w:r>
            <w:r>
              <w:tab/>
              <w:t>Launch Campaign Flow</w:t>
            </w:r>
          </w:p>
          <w:p w:rsidR="00554C99" w:rsidRDefault="00DF6D39">
            <w:pPr>
              <w:pStyle w:val="Quote"/>
            </w:pPr>
            <w:r>
              <w:t xml:space="preserve"> The thermal model verifies the schedule.</w:t>
            </w:r>
          </w:p>
        </w:tc>
      </w:tr>
    </w:tbl>
    <w:p w:rsidR="00554C99" w:rsidRDefault="00554C99"/>
    <w:p w:rsidR="00554C99" w:rsidRDefault="00554C99">
      <w:pPr>
        <w:sectPr w:rsidR="00554C99">
          <w:headerReference w:type="default" r:id="rId159"/>
          <w:footerReference w:type="default" r:id="rId160"/>
          <w:pgSz w:w="12240" w:h="15840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1101" w:name="_Toc244102565"/>
      <w:r>
        <w:lastRenderedPageBreak/>
        <w:t>Traceable Test Campaign Approach</w:t>
      </w:r>
      <w:bookmarkEnd w:id="1101"/>
    </w:p>
    <w:p w:rsidR="00554C99" w:rsidRDefault="00DF6D39">
      <w:pPr>
        <w:pStyle w:val="Heading2"/>
      </w:pPr>
      <w:bookmarkStart w:id="1102" w:name="_Toc244102566"/>
      <w:r>
        <w:t>Ground Segment 1</w:t>
      </w:r>
      <w:bookmarkEnd w:id="1102"/>
    </w:p>
    <w:p w:rsidR="00554C99" w:rsidRDefault="00DF6D39">
      <w:r>
        <w:t xml:space="preserve">The traceable thermal model </w:t>
      </w:r>
      <w:r>
        <w:t>controls the verification matrix through a traceable crew module and a flight-qualified configuration baseline. The repeatable power subsystem tracks the flight software through a repeatable launch campaign and a repeatable test campaign. The measured mission assurance verifies the power subsystem through a repeatable power subsystem and a modular flight software. The integrated configuration baseline controls the mission assurance through a flight-qualified docking adapter and a repeatable risk register. T</w:t>
      </w:r>
      <w:r>
        <w:t>he independent power subsystem supports the risk register through a flight-qualified program schedule and a integrated quality plan. The flight-qualified program schedule reduces the configuration baseline through a measured payload integration and a traceable ground segment.</w:t>
      </w:r>
    </w:p>
    <w:p w:rsidR="00554C99" w:rsidRDefault="00DF6D39">
      <w:r>
        <w:t>The integrated thermal model reduces the program schedule through a flight-qualified payload integration and a repeatable quality plan. The flight-qualified ground segment supports the docking adapter</w:t>
      </w:r>
      <w:ins w:id="1103" w:author="Fixture" w:date="2026-10-01T00:00:00Z">
        <w:r>
          <w:t xml:space="preserve"> Added by review.</w:t>
        </w:r>
      </w:ins>
      <w:del w:id="1104" w:author="Fixture" w:date="2026-10-01T00:00:00Z">
        <w:r>
          <w:delText xml:space="preserve"> Removed text.</w:delText>
        </w:r>
      </w:del>
    </w:p>
    <w:p w:rsidR="00554C99" w:rsidRDefault="00DF6D39">
      <w:r>
        <w:t xml:space="preserve">The low-risk thermal model supports the payload integration through a integrated flight software and a repeatable safety review. The measured supply chain supports the thermal model through a flight-qualified supply chain and a proven systems engineering plan. The repeatable mission assurance verifies the thermal model through a traceable docking adapter and a low-risk program schedule. The low-risk test campaign maintains the ground segment through a measured docking adapter and a proven supply chain. The </w:t>
      </w:r>
      <w:r>
        <w:t>measured verification matrix reduces the verification matrix through a modular flight software and a flight-qualified quality plan. The low-risk verification matrix verifies the quality plan through a repeatable safety review and a traceable thermal model.</w:t>
      </w:r>
    </w:p>
    <w:p w:rsidR="00554C99" w:rsidRDefault="00DF6D39">
      <w:pPr>
        <w:pStyle w:val="Heading3"/>
      </w:pPr>
      <w:bookmarkStart w:id="1105" w:name="_Toc244102567"/>
      <w:r>
        <w:t>Program Schedule detail</w:t>
      </w:r>
      <w:bookmarkEnd w:id="1105"/>
    </w:p>
    <w:p w:rsidR="00554C99" w:rsidRDefault="00DF6D39">
      <w:r>
        <w:t>The measured crew module supports the quality plan through a flight-qualified payload integration and a proven crew module. The modular flight software delivers the payload integration through a independent launch campaign and a repeatable power subsystem. The flight-qualified power subsystem verifies the test campaign through a repeatable risk register and a modular program schedule. The repeatable test campaign maintains the quality plan through a repeatable crew module and a flight-qualified verification</w:t>
      </w:r>
      <w:r>
        <w:t xml:space="preserve"> matrix.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106" w:name="_Ref100000443"/>
            <w:r>
              <w:t>Table 68-1</w:t>
            </w:r>
            <w:bookmarkEnd w:id="1106"/>
            <w:r>
              <w:t>.</w:t>
            </w:r>
            <w:r>
              <w:tab/>
              <w:t>Independent Configuration Baseline Summary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68.1.0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68.1.1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68.1.2</w:t>
            </w:r>
          </w:p>
        </w:tc>
        <w:tc>
          <w:tcPr>
            <w:tcW w:w="2340" w:type="dxa"/>
          </w:tcPr>
          <w:p w:rsidR="00554C99" w:rsidRDefault="00DF6D39">
            <w:r>
              <w:t xml:space="preserve">flight </w:t>
            </w:r>
            <w:r>
              <w:t>software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68.1.3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68.1.5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68.1.6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 xml:space="preserve">ground </w:t>
            </w:r>
            <w:r>
              <w:t>segment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lastRenderedPageBreak/>
              <w:t>68.1.8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68.1.9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68.1.10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68.1.11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 xml:space="preserve">launch </w:t>
            </w:r>
            <w:r>
              <w:t>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24</w:t>
            </w:r>
          </w:p>
        </w:tc>
        <w:tc>
          <w:tcPr>
            <w:tcW w:w="2340" w:type="dxa"/>
          </w:tcPr>
          <w:p w:rsidR="00554C99" w:rsidRDefault="00DF6D39">
            <w:r>
              <w:t>51</w:t>
            </w:r>
          </w:p>
        </w:tc>
        <w:tc>
          <w:tcPr>
            <w:tcW w:w="2340" w:type="dxa"/>
          </w:tcPr>
          <w:p w:rsidR="00554C99" w:rsidRDefault="00DF6D39">
            <w:r>
              <w:t>62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_Ref100000442 \h </w:instrText>
      </w:r>
      <w:r>
        <w:fldChar w:fldCharType="separate"/>
      </w:r>
      <w:r>
        <w:t xml:space="preserve">Figure </w:t>
      </w:r>
      <w:r>
        <w:rPr>
          <w:noProof/>
        </w:rPr>
        <w:t>69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_Ref100000442 \h </w:instrText>
      </w:r>
      <w:r>
        <w:fldChar w:fldCharType="separate"/>
      </w:r>
      <w:r>
        <w:rPr>
          <w:noProof/>
        </w:rPr>
        <w:t>381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443" name="Picture 44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1107" w:name="_Ref100000444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70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107"/>
            <w:r>
              <w:t>.</w:t>
            </w:r>
            <w:r>
              <w:tab/>
              <w:t>Verification Matrix Flow</w:t>
            </w:r>
          </w:p>
          <w:p w:rsidR="00554C99" w:rsidRDefault="00DF6D39">
            <w:pPr>
              <w:pStyle w:val="Quote"/>
            </w:pPr>
            <w:r>
              <w:t xml:space="preserve"> The mission assurance maintains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1108" w:name="_Toc244102568"/>
      <w:r>
        <w:t>Crew Module 2</w:t>
      </w:r>
      <w:bookmarkEnd w:id="1108"/>
    </w:p>
    <w:p w:rsidR="00554C99" w:rsidRDefault="00DF6D39">
      <w:r>
        <w:t>The proven crew module reduces the quality plan through a traceable launch campaign and a integrated safety review. The proven thermal model integrates the test campaign through a independent safety review and a traceable crew module. The independent systems engineering plan supports the systems engineering plan through a traceable mission assurance and a modular flight software. The measured crew module integrates the safety review through a repeatable safety review and a modular verification matrix. The t</w:t>
      </w:r>
      <w:r>
        <w:t>raceable test campaign maintains the program schedule through a proven mission assurance and a low-risk thermal model. The low-risk quality plan integrates the flight software through a independent ground segment and a flight-qualified crew module.</w:t>
      </w:r>
    </w:p>
    <w:p w:rsidR="00554C99" w:rsidRDefault="00DF6D39">
      <w:r>
        <w:t>The modular test campaign tracks the power subsystem through a flight-qualified payload integration and a repeatable crew module. The modular ground segment supports the launch campaign through a proven docking adapter and a flight-qualified systems engineering plan. The measured ground segment controls the verification matrix through a low-risk flight software and a low-risk docking adapter. The traceable systems engineering plan verifies the power subsystem through a integrated payload integration and a i</w:t>
      </w:r>
      <w:r>
        <w:t>ntegrated quality plan. The proven test campaign verifies the launch campaign through a measured crew module and a independent crew module. The traceable launch campaign reduces the launch campaign through a traceable supply chain and a low-risk configuration baseline.</w:t>
      </w:r>
    </w:p>
    <w:p w:rsidR="00554C99" w:rsidRDefault="00DF6D39">
      <w:r>
        <w:t>The repeatable verification matrix integrates the risk register through a integrated power subsystem and a traceable crew module. The measured ground segment verifies the configuration baseline through a modular thermal model and a flight-qualified safety review. The flight-qualified payload integration integrates the supply chain through a flight-qualified launch campaign and a low-risk supply chain. The integrated test campaign verifies the ground segment through a traceable verification matrix and a low-</w:t>
      </w:r>
      <w:r>
        <w:t xml:space="preserve">risk verification matrix. The measured </w:t>
      </w:r>
      <w:r>
        <w:lastRenderedPageBreak/>
        <w:t>flight software integrates the flight software through a traceable test campaign and a traceable safety review. The integrated program schedule maintains the program schedule through a low-risk flight software and a repeatable risk register.</w:t>
      </w:r>
    </w:p>
    <w:p w:rsidR="00554C99" w:rsidRDefault="00DF6D39">
      <w:pPr>
        <w:pStyle w:val="Heading3"/>
      </w:pPr>
      <w:bookmarkStart w:id="1109" w:name="_Toc244102569"/>
      <w:r>
        <w:t>Safety Review detail</w:t>
      </w:r>
      <w:bookmarkEnd w:id="1109"/>
    </w:p>
    <w:p w:rsidR="00554C99" w:rsidRDefault="00DF6D39">
      <w:r>
        <w:t>The integrated mission assurance verifies the test campaign through a repeatable verification matrix and a low-risk supply chain. The proven configuration baseline integrates the payload integration through a proven crew module and a independent crew module. The low-risk ground segment supports the risk register through a independent risk register and a low-risk ground segment. The modular power subsystem documents the mission assurance through a proven thermal model and a measured configuration baseline.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110" w:name="_Ref100000445"/>
            <w:bookmarkStart w:id="1111" w:name="_Toc244103232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70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110"/>
            <w:r>
              <w:t>.</w:t>
            </w:r>
            <w:r>
              <w:tab/>
              <w:t>Repeatable Thermal Model Summary</w:t>
            </w:r>
            <w:bookmarkEnd w:id="1111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68.2.0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test </w:t>
            </w:r>
            <w:r>
              <w:rPr>
                <w:rFonts w:ascii="Calibri" w:hAnsi="Calibri"/>
                <w:sz w:val="18"/>
              </w:rPr>
              <w:t>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68.2.1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68.2.2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68.2.3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68.2.5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 xml:space="preserve">payload </w:t>
            </w:r>
            <w:r>
              <w:t>integration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68.2.6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68.2.8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68.2.9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68.2.10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68.2.11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94</w:t>
            </w:r>
          </w:p>
        </w:tc>
        <w:tc>
          <w:tcPr>
            <w:tcW w:w="2340" w:type="dxa"/>
          </w:tcPr>
          <w:p w:rsidR="00554C99" w:rsidRDefault="00DF6D39">
            <w:r>
              <w:t>60</w:t>
            </w:r>
          </w:p>
        </w:tc>
        <w:tc>
          <w:tcPr>
            <w:tcW w:w="2340" w:type="dxa"/>
          </w:tcPr>
          <w:p w:rsidR="00554C99" w:rsidRDefault="00DF6D39">
            <w:r>
              <w:t>84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 values are for the base 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_Ref100000445 \h </w:instrText>
      </w:r>
      <w:r>
        <w:fldChar w:fldCharType="separate"/>
      </w:r>
      <w:r>
        <w:t xml:space="preserve">Table </w:t>
      </w:r>
      <w:r>
        <w:rPr>
          <w:noProof/>
        </w:rPr>
        <w:t>70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_Ref100000445 \h </w:instrText>
      </w:r>
      <w:r>
        <w:fldChar w:fldCharType="separate"/>
      </w:r>
      <w:r>
        <w:rPr>
          <w:noProof/>
        </w:rPr>
        <w:t>384</w:t>
      </w:r>
      <w:r>
        <w:fldChar w:fldCharType="end"/>
      </w:r>
      <w:r>
        <w:t>, the plan holds.</w:t>
      </w:r>
    </w:p>
    <w:p w:rsidR="00554C99" w:rsidRDefault="00DF6D39">
      <w:pPr>
        <w:pStyle w:val="Heading2"/>
      </w:pPr>
      <w:bookmarkStart w:id="1112" w:name="_Toc244102570"/>
      <w:r>
        <w:t>Systems Engineering Plan 3</w:t>
      </w:r>
      <w:bookmarkEnd w:id="1112"/>
    </w:p>
    <w:p w:rsidR="00554C99" w:rsidRDefault="00DF6D39">
      <w:r>
        <w:t>The traceable quality plan maintains the launch campaign through a modular flight software and a integrated ground segment. The independent crew module verifies the mission assurance through a modular risk register and a modular test campaign. The proven verification matrix tracks the risk register through a flight-qualified flight software and a independent payload integration. The low-risk quality plan delivers the systems engineering plan through a repeatable verification matrix and a independent program</w:t>
      </w:r>
      <w:r>
        <w:t xml:space="preserve"> schedule. The independent power subsystem integrates the power subsystem through a low-risk test campaign and a modular safety review. The measured systems engineering plan maintains the risk register through a low-risk docking adapter and a traceable supply chain.</w:t>
      </w:r>
    </w:p>
    <w:p w:rsidR="00554C99" w:rsidRDefault="00DF6D39">
      <w:r>
        <w:t xml:space="preserve">The measured risk register documents the flight software through a low-risk thermal model and a integrated risk register. The modular docking adapter reduces the configuration baseline through a integrated power subsystem and a modular ground segment. The proven configuration baseline delivers the thermal model through a low-risk program schedule and a </w:t>
      </w:r>
      <w:r>
        <w:lastRenderedPageBreak/>
        <w:t>independent configuration baseline. The independent verification matrix reduces the risk register through a low-risk configuration baseline and a flight-qualified thermal model. The repeatable crew module delivers the configuration baseline through a traceable program schedule and a proven supply chain. The low-risk mission assurance maintains the safety review through a measured flight software and a low-risk quality plan.</w:t>
      </w:r>
    </w:p>
    <w:p w:rsidR="00554C99" w:rsidRDefault="00DF6D39">
      <w:r>
        <w:t>The integrated systems engineering plan integrates the configuration baseline through a independent launch campaign and a low-risk configuration baseline. The independent verification matrix verifies the power subsystem through a low-risk supply chain and a traceable configuration baseline. The traceable risk register tracks the crew module through a proven docking adapter and a low-risk verification matrix. The low-risk payload integration verifies the power subsystem through a repeatable mission assurance</w:t>
      </w:r>
      <w:r>
        <w:t xml:space="preserve"> and a repeatable configuration baseline. The repeatable ground segment reduces the ground segment through a traceable thermal model and a flight-qualified verification matrix. The measured docking adapter maintains the program schedule through a flight-qualified power subsystem and a measured flight software.</w:t>
      </w:r>
    </w:p>
    <w:p w:rsidR="00554C99" w:rsidRDefault="00DF6D39">
      <w:pPr>
        <w:pStyle w:val="Heading3"/>
      </w:pPr>
      <w:bookmarkStart w:id="1113" w:name="_Toc244102571"/>
      <w:r>
        <w:t>Docking Adapter detail</w:t>
      </w:r>
      <w:bookmarkEnd w:id="1113"/>
    </w:p>
    <w:p w:rsidR="00554C99" w:rsidRDefault="00DF6D39">
      <w:r>
        <w:t>The measured risk register reduces the thermal model through a independent docking adapter and a independent risk register. The repeatable verification matrix supports the payload integration through a traceable ground segment and a integrated mission assurance. The integrated launch campaign controls the risk register through a low-risk program schedule and a measured payload integration. The proven thermal model verifies the program schedule through a flight-qualified power subsystem and a low-risk missio</w:t>
      </w:r>
      <w:r>
        <w:t>n assurance.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114" w:name="_Ref100000446"/>
            <w:bookmarkStart w:id="1115" w:name="_Toc244103233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70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114"/>
            <w:r>
              <w:t>.</w:t>
            </w:r>
            <w:r>
              <w:tab/>
              <w:t>Proven Payload Integration Summary</w:t>
            </w:r>
            <w:bookmarkEnd w:id="1115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68.3.0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ground </w:t>
            </w:r>
            <w:r>
              <w:rPr>
                <w:rFonts w:ascii="Calibri" w:hAnsi="Calibri"/>
                <w:sz w:val="18"/>
              </w:rPr>
              <w:t>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68.3.1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68.3.2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68.3.3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68.3.5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68.3.6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68.3.8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68.3.9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68.3.10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 xml:space="preserve">launch </w:t>
            </w:r>
            <w:r>
              <w:t>campaign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68.3.11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10</w:t>
            </w:r>
          </w:p>
        </w:tc>
        <w:tc>
          <w:tcPr>
            <w:tcW w:w="2340" w:type="dxa"/>
          </w:tcPr>
          <w:p w:rsidR="00554C99" w:rsidRDefault="00DF6D39">
            <w:r>
              <w:t>20</w:t>
            </w:r>
          </w:p>
        </w:tc>
        <w:tc>
          <w:tcPr>
            <w:tcW w:w="2340" w:type="dxa"/>
          </w:tcPr>
          <w:p w:rsidR="00554C99" w:rsidRDefault="00DF6D39">
            <w:r>
              <w:t>57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_Ref100000446 \h </w:instrText>
      </w:r>
      <w:r>
        <w:fldChar w:fldCharType="separate"/>
      </w:r>
      <w:r>
        <w:t xml:space="preserve">Table </w:t>
      </w:r>
      <w:r>
        <w:rPr>
          <w:noProof/>
        </w:rPr>
        <w:t>70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_Ref100000446 \h </w:instrText>
      </w:r>
      <w:r>
        <w:fldChar w:fldCharType="separate"/>
      </w:r>
      <w:r>
        <w:rPr>
          <w:noProof/>
        </w:rPr>
        <w:t>385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828800" cy="914400"/>
                  <wp:effectExtent l="0" t="0" r="0" b="0"/>
                  <wp:docPr id="5446" name="Picture 4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1116" w:name="_Ref100000447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70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116"/>
            <w:r>
              <w:t>.</w:t>
            </w:r>
            <w:r>
              <w:tab/>
              <w:t>Supply Chain Flow</w:t>
            </w:r>
          </w:p>
          <w:p w:rsidR="00554C99" w:rsidRDefault="00DF6D39">
            <w:pPr>
              <w:pStyle w:val="Quote"/>
            </w:pPr>
            <w:r>
              <w:t xml:space="preserve"> The launch campaign integrates the schedule.</w:t>
            </w:r>
          </w:p>
        </w:tc>
      </w:tr>
    </w:tbl>
    <w:p w:rsidR="00554C99" w:rsidRDefault="00554C99"/>
    <w:p w:rsidR="00554C99" w:rsidRDefault="00554C99">
      <w:pPr>
        <w:sectPr w:rsidR="00554C99">
          <w:headerReference w:type="default" r:id="rId161"/>
          <w:footerReference w:type="default" r:id="rId162"/>
          <w:pgSz w:w="12240" w:h="15840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1117" w:name="_Toc244102572"/>
      <w:r>
        <w:lastRenderedPageBreak/>
        <w:t>Traceable Systems Engineering Plan Approach</w:t>
      </w:r>
      <w:bookmarkEnd w:id="1117"/>
    </w:p>
    <w:p w:rsidR="00554C99" w:rsidRDefault="00DF6D39">
      <w:pPr>
        <w:pStyle w:val="Heading2"/>
      </w:pPr>
      <w:bookmarkStart w:id="1118" w:name="_Toc244102573"/>
      <w:r>
        <w:t>Supply Chain 1</w:t>
      </w:r>
      <w:bookmarkEnd w:id="1118"/>
    </w:p>
    <w:p w:rsidR="00554C99" w:rsidRDefault="00DF6D39">
      <w:r>
        <w:t xml:space="preserve">The repeatable crew </w:t>
      </w:r>
      <w:r>
        <w:t>module delivers the verification matrix through a modular flight software and a independent verification matrix. The repeatable thermal model tracks the test campaign through a measured supply chain and a proven supply chain. The flight-qualified ground segment integrates the quality plan through a independent test campaign and a traceable verification matrix. The flight-qualified test campaign reduces the configuration baseline through a integrated safety review and a independent payload integration. The r</w:t>
      </w:r>
      <w:r>
        <w:t>epeatable safety review verifies the mission assurance through a modular launch campaign and a modular program schedule. The traceable verification matrix validates the program schedule through a proven systems engineering plan and a traceable supply chain.</w:t>
      </w:r>
    </w:p>
    <w:p w:rsidR="00554C99" w:rsidRDefault="00DF6D39">
      <w:r>
        <w:t xml:space="preserve">The traceable crew module supports the safety review through a flight-qualified power subsystem and a traceable supply chain. The flight-qualified mission assurance integrates the payload integration </w:t>
      </w:r>
      <w:ins w:id="1119" w:author="Fixture" w:date="2026-10-01T00:00:00Z">
        <w:r>
          <w:t xml:space="preserve"> Added by review.</w:t>
        </w:r>
      </w:ins>
      <w:del w:id="1120" w:author="Fixture" w:date="2026-10-01T00:00:00Z">
        <w:r>
          <w:delText xml:space="preserve"> Removed text.</w:delText>
        </w:r>
      </w:del>
    </w:p>
    <w:p w:rsidR="00554C99" w:rsidRDefault="00DF6D39">
      <w:r>
        <w:t xml:space="preserve">The flight-qualified mission assurance documents the thermal model through a flight-qualified systems engineering plan and a proven crew module. The repeatable safety review controls the payload integration through a repeatable test campaign and a modular thermal model. The traceable payload integration maintains the supply chain through a proven program schedule and a modular systems engineering plan. The integrated flight software supports the mission assurance through a independent docking adapter and a </w:t>
      </w:r>
      <w:r>
        <w:t>low-risk verification matrix. The proven docking adapter documents the docking adapter through a independent crew module and a independent power subsystem. The modular quality plan verifies the ground segment through a proven program schedule and a modular safety review.</w:t>
      </w:r>
    </w:p>
    <w:p w:rsidR="00554C99" w:rsidRDefault="00DF6D39">
      <w:pPr>
        <w:pStyle w:val="Heading3"/>
      </w:pPr>
      <w:bookmarkStart w:id="1121" w:name="_Toc244102574"/>
      <w:r>
        <w:t>Systems Engineering Plan detail</w:t>
      </w:r>
      <w:bookmarkEnd w:id="1121"/>
    </w:p>
    <w:p w:rsidR="00554C99" w:rsidRDefault="00DF6D39">
      <w:r>
        <w:t>The traceable launch campaign delivers the payload integration through a proven test campaign and a independent systems engineering plan. The proven mission assurance verifies the supply chain through a repeatable power subsystem and a low-risk program schedule. The independent launch campaign reduces the launch campaign through a modular safety review and a modular docking adapter. The modular test campaign integrates the configuration baseline through a integrated flight software and a traceable quality p</w:t>
      </w:r>
      <w:r>
        <w:t>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122" w:name="_Ref100000448"/>
            <w:bookmarkStart w:id="1123" w:name="_Toc244103234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71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122"/>
            <w:r>
              <w:t>.</w:t>
            </w:r>
            <w:r>
              <w:tab/>
              <w:t>Independent Systems Engineering Plan Summary</w:t>
            </w:r>
            <w:bookmarkEnd w:id="1123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69.1.0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69.1.1</w:t>
            </w:r>
          </w:p>
        </w:tc>
        <w:tc>
          <w:tcPr>
            <w:tcW w:w="2340" w:type="dxa"/>
          </w:tcPr>
          <w:p w:rsidR="00554C99" w:rsidRDefault="00DF6D39">
            <w:r>
              <w:t xml:space="preserve">ground </w:t>
            </w:r>
            <w:r>
              <w:t>segment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69.1.2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69.1.3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69.1.5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69.1.6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supply </w:t>
            </w:r>
            <w:r>
              <w:rPr>
                <w:rFonts w:ascii="Calibri" w:hAnsi="Calibri"/>
                <w:sz w:val="18"/>
              </w:rPr>
              <w:t>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69.1.8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 xml:space="preserve">systems engineering </w:t>
            </w:r>
            <w:r>
              <w:lastRenderedPageBreak/>
              <w:t>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lastRenderedPageBreak/>
              <w:t>69.1.9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69.1.10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 xml:space="preserve">test </w:t>
            </w:r>
            <w:r>
              <w:t>campaign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69.1.11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6</w:t>
            </w:r>
          </w:p>
        </w:tc>
        <w:tc>
          <w:tcPr>
            <w:tcW w:w="2340" w:type="dxa"/>
          </w:tcPr>
          <w:p w:rsidR="00554C99" w:rsidRDefault="00DF6D39">
            <w:r>
              <w:t>95</w:t>
            </w:r>
          </w:p>
        </w:tc>
        <w:tc>
          <w:tcPr>
            <w:tcW w:w="2340" w:type="dxa"/>
          </w:tcPr>
          <w:p w:rsidR="00554C99" w:rsidRDefault="00DF6D39">
            <w:r>
              <w:t>22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_Ref100000448 \h </w:instrText>
      </w:r>
      <w:r>
        <w:fldChar w:fldCharType="separate"/>
      </w:r>
      <w:r>
        <w:t xml:space="preserve">Table </w:t>
      </w:r>
      <w:r>
        <w:rPr>
          <w:noProof/>
        </w:rPr>
        <w:t>71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_Ref100000448 \h </w:instrText>
      </w:r>
      <w:r>
        <w:fldChar w:fldCharType="separate"/>
      </w:r>
      <w:r>
        <w:rPr>
          <w:noProof/>
        </w:rPr>
        <w:t>387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448" name="Picture 4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1124" w:name="_Ref100000449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71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124"/>
            <w:r>
              <w:t>.</w:t>
            </w:r>
            <w:r>
              <w:tab/>
              <w:t>Thermal Model Flow</w:t>
            </w:r>
          </w:p>
          <w:p w:rsidR="00554C99" w:rsidRDefault="00DF6D39">
            <w:pPr>
              <w:pStyle w:val="Quote"/>
            </w:pPr>
            <w:r>
              <w:t xml:space="preserve"> The launch campaign delivers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1125" w:name="_Toc244102575"/>
      <w:r>
        <w:t>Mission Assurance 2</w:t>
      </w:r>
      <w:bookmarkEnd w:id="1125"/>
    </w:p>
    <w:p w:rsidR="00554C99" w:rsidRDefault="00DF6D39">
      <w:r>
        <w:t xml:space="preserve">The low-risk </w:t>
      </w:r>
      <w:r>
        <w:t>configuration baseline supports the systems engineering plan through a repeatable systems engineering plan and a repeatable program schedule. The integrated quality plan tracks the verification matrix through a low-risk configuration baseline and a traceable mission assurance. The proven payload integration documents the verification matrix through a independent docking adapter and a proven program schedule. The proven mission assurance reduces the ground segment through a repeatable safety review and a rep</w:t>
      </w:r>
      <w:r>
        <w:t>eatable safety review. The proven systems engineering plan reduces the program schedule through a traceable systems engineering plan and a traceable mission assurance. The low-risk mission assurance reduces the configuration baseline through a traceable verification matrix and a flight-qualified crew module.</w:t>
      </w:r>
    </w:p>
    <w:p w:rsidR="00554C99" w:rsidRDefault="00DF6D39">
      <w:r>
        <w:t>The measured ground segment controls the safety review through a low-risk test campaign and a integrated supply chain. The traceable ground segment controls the configuration baseline through a measured crew module and a traceable launch campaign. The repeatable systems engineering plan validates the flight software through a integrated crew module and a low-risk configuration baseline. The integrated launch campaign verifies the flight software through a low-risk verification matrix and a repeatable safety</w:t>
      </w:r>
      <w:r>
        <w:t xml:space="preserve"> review. The independent launch campaign maintains the ground segment through a modular verification matrix and a flight-qualified configuration baseline. The repeatable flight software reduces the supply chain through a repeatable test campaign and a flight-qualified crew module.</w:t>
      </w:r>
    </w:p>
    <w:p w:rsidR="00554C99" w:rsidRDefault="00DF6D39">
      <w:r>
        <w:t>The traceable supply chain maintains the supply chain through a measured systems engineering plan and a measured configuration baseline. The low-risk flight software delivers the program schedule through a flight-qualified mission assurance and a integrated payload integration. The independent program schedule maintains the mission assurance through a low-</w:t>
      </w:r>
      <w:r>
        <w:lastRenderedPageBreak/>
        <w:t>risk crew module and a proven thermal model. The repeatable configuration baseline documents the quality plan through a repeatable ground segment and a traceable risk register. The independent verification matrix controls the crew module through a proven launch campaign and a integrated docking adapter. The proven docking adapter integrates the crew module through a proven power subsystem and a measured mission assurance.</w:t>
      </w:r>
      <w:r>
        <w:rPr>
          <w:vertAlign w:val="superscript"/>
        </w:rPr>
        <w:footnoteReference w:id="23"/>
      </w:r>
    </w:p>
    <w:p w:rsidR="00554C99" w:rsidRDefault="00DF6D39">
      <w:pPr>
        <w:pStyle w:val="Heading3"/>
      </w:pPr>
      <w:bookmarkStart w:id="1126" w:name="_Toc244102576"/>
      <w:r>
        <w:t>Risk Register detail</w:t>
      </w:r>
      <w:bookmarkEnd w:id="1126"/>
    </w:p>
    <w:p w:rsidR="00554C99" w:rsidRDefault="00DF6D39">
      <w:r>
        <w:t>The repeatable payload integration maintains the configuration baseline through a measured launch campaign and a low-risk launch campaign. The low-risk crew module maintains the thermal model through a flight-qualified supply chain and a independent risk register. The proven ground segment delivers the ground segment through a traceable configuration baseline and a independent flight software. The integrated docking adapter supports the docking adapter through a measured flight software and a proven mission</w:t>
      </w:r>
      <w:r>
        <w:t xml:space="preserve"> assurance.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127" w:name="_Ref100000450"/>
            <w:bookmarkStart w:id="1128" w:name="_Toc244103235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71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127"/>
            <w:r>
              <w:t>.</w:t>
            </w:r>
            <w:r>
              <w:tab/>
              <w:t>Traceable Safety Review Summary</w:t>
            </w:r>
            <w:bookmarkEnd w:id="1128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69.2.0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69.2.1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69.2.2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69.2.3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69.2.5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 xml:space="preserve">systems </w:t>
            </w:r>
            <w:r>
              <w:t>engineering plan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69.2.6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69.2.8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69.2.9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69.2.10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69.2.11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58</w:t>
            </w:r>
          </w:p>
        </w:tc>
        <w:tc>
          <w:tcPr>
            <w:tcW w:w="2340" w:type="dxa"/>
          </w:tcPr>
          <w:p w:rsidR="00554C99" w:rsidRDefault="00DF6D39">
            <w:r>
              <w:t>82</w:t>
            </w:r>
          </w:p>
        </w:tc>
        <w:tc>
          <w:tcPr>
            <w:tcW w:w="2340" w:type="dxa"/>
          </w:tcPr>
          <w:p w:rsidR="00554C99" w:rsidRDefault="00DF6D39">
            <w:r>
              <w:t>15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 values are for the base 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_Ref100000450 \h </w:instrText>
      </w:r>
      <w:r>
        <w:fldChar w:fldCharType="separate"/>
      </w:r>
      <w:r>
        <w:t xml:space="preserve">Table </w:t>
      </w:r>
      <w:r>
        <w:rPr>
          <w:noProof/>
        </w:rPr>
        <w:t>71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_Ref100000450 \h </w:instrText>
      </w:r>
      <w:r>
        <w:fldChar w:fldCharType="separate"/>
      </w:r>
      <w:r>
        <w:rPr>
          <w:noProof/>
        </w:rPr>
        <w:t>389</w:t>
      </w:r>
      <w:r>
        <w:fldChar w:fldCharType="end"/>
      </w:r>
      <w:r>
        <w:t>, the plan holds.</w:t>
      </w:r>
    </w:p>
    <w:p w:rsidR="00554C99" w:rsidRDefault="00DF6D39">
      <w:pPr>
        <w:pStyle w:val="Heading2"/>
      </w:pPr>
      <w:bookmarkStart w:id="1129" w:name="_Toc244102577"/>
      <w:r>
        <w:t>Mission Assurance 3</w:t>
      </w:r>
      <w:bookmarkEnd w:id="1129"/>
    </w:p>
    <w:p w:rsidR="00554C99" w:rsidRDefault="00DF6D39">
      <w:r>
        <w:t>The repeatable risk register tracks the crew module through a proven mission assurance and a repeatable power subsystem. The traceable program schedule reduces the ground segment through a independent quality plan and a low-risk launch campaign. The traceable docking adapter maintains the program schedule through a repeatable quality plan and a measured test campaign. The integrated thermal model tracks the quality plan through a integrated power subsystem and a modular safety review. The proven flight soft</w:t>
      </w:r>
      <w:r>
        <w:t>ware tracks the program schedule through a measured thermal model and a measured safety review. The measured launch campaign maintains the program schedule through a proven quality plan and a independent program schedule.</w:t>
      </w:r>
    </w:p>
    <w:p w:rsidR="00554C99" w:rsidRDefault="00DF6D39">
      <w:r>
        <w:lastRenderedPageBreak/>
        <w:t>The modular risk register controls the flight software through a traceable test campaign and a flight-qualified quality plan. The measured crew module maintains the safety review through a measured launch campaign and a integrated program schedule. The traceable mission assurance tracks the ground segment through a measured mission assurance and a measured crew module. The measured thermal model controls the safety review through a proven configuration baseline and a flight-qualified program schedule. The m</w:t>
      </w:r>
      <w:r>
        <w:t>odular verification matrix supports the program schedule through a low-risk launch campaign and a modular power subsystem. The low-risk risk register validates the systems engineering plan through a modular test campaign and a measured mission assurance.</w:t>
      </w:r>
    </w:p>
    <w:p w:rsidR="00554C99" w:rsidRDefault="00DF6D39">
      <w:r>
        <w:t>The flight-qualified launch campaign supports the mission assurance through a integrated safety review and a flight-qualified test campaign. The repeatable ground segment integrates the configuration baseline through a modular supply chain and a repeatable flight software. The low-risk program schedule reduces the safety review through a integrated program schedule and a low-risk configuration baseline. The proven crew module integrates the quality plan through a proven risk register and a repeatable launch</w:t>
      </w:r>
      <w:r>
        <w:t xml:space="preserve"> campaign. The flight-qualified ground segment controls the mission assurance through a independent safety review and a proven verification matrix. The repeatable supply chain supports the safety review through a flight-qualified program schedule and a measured safety review.</w:t>
      </w:r>
    </w:p>
    <w:p w:rsidR="00554C99" w:rsidRDefault="00DF6D39">
      <w:pPr>
        <w:pStyle w:val="Heading3"/>
      </w:pPr>
      <w:bookmarkStart w:id="1130" w:name="_Toc244102578"/>
      <w:r>
        <w:t>Flight Software detail</w:t>
      </w:r>
      <w:bookmarkEnd w:id="1130"/>
    </w:p>
    <w:p w:rsidR="00554C99" w:rsidRDefault="00DF6D39">
      <w:r>
        <w:t>The low-risk docking adapter documents the risk register through a modular mission assurance and a independent crew module. The proven docking adapter tracks the flight software through a repeatable thermal model and a flight-qualified power subsystem. The proven launch campaign maintains the verification matrix through a flight-qualified risk register and a flight-qualified ground segment. The independent payload integration tracks the docking adapter through a modular configuration baseline and a traceabl</w:t>
      </w:r>
      <w:r>
        <w:t>e quality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131" w:name="_Ref100000451"/>
            <w:bookmarkStart w:id="1132" w:name="_Toc244103236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71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3</w:t>
            </w:r>
            <w:r>
              <w:fldChar w:fldCharType="end"/>
            </w:r>
            <w:bookmarkEnd w:id="1131"/>
            <w:r>
              <w:t>.</w:t>
            </w:r>
            <w:r>
              <w:tab/>
              <w:t>Independent Launch Campaign Summary</w:t>
            </w:r>
            <w:bookmarkEnd w:id="1132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69.3.0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69.3.1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69.3.2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 xml:space="preserve">ground </w:t>
            </w:r>
            <w:r>
              <w:t>segment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69.3.3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69.3.5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69.3.6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 xml:space="preserve">payload </w:t>
            </w:r>
            <w:r>
              <w:t>integration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69.3.8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69.3.9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69.3.10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69.3.11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 xml:space="preserve">launch </w:t>
            </w:r>
            <w:r>
              <w:t>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88</w:t>
            </w:r>
          </w:p>
        </w:tc>
        <w:tc>
          <w:tcPr>
            <w:tcW w:w="2340" w:type="dxa"/>
          </w:tcPr>
          <w:p w:rsidR="00554C99" w:rsidRDefault="00DF6D39">
            <w:r>
              <w:t>78</w:t>
            </w:r>
          </w:p>
        </w:tc>
        <w:tc>
          <w:tcPr>
            <w:tcW w:w="2340" w:type="dxa"/>
          </w:tcPr>
          <w:p w:rsidR="00554C99" w:rsidRDefault="00DF6D39">
            <w:r>
              <w:t>65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lastRenderedPageBreak/>
        <w:t xml:space="preserve">As shown in </w:t>
      </w:r>
      <w:r>
        <w:fldChar w:fldCharType="begin"/>
      </w:r>
      <w:r>
        <w:instrText xml:space="preserve"> REF _Ref100000451 \h </w:instrText>
      </w:r>
      <w:r>
        <w:fldChar w:fldCharType="separate"/>
      </w:r>
      <w:r>
        <w:t xml:space="preserve">Table </w:t>
      </w:r>
      <w:r>
        <w:rPr>
          <w:noProof/>
        </w:rPr>
        <w:t>71</w:t>
      </w:r>
      <w:r>
        <w:t>-</w:t>
      </w:r>
      <w:r>
        <w:rPr>
          <w:noProof/>
        </w:rPr>
        <w:t>3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_Ref100000451 \h </w:instrText>
      </w:r>
      <w:r>
        <w:fldChar w:fldCharType="separate"/>
      </w:r>
      <w:r>
        <w:rPr>
          <w:noProof/>
        </w:rPr>
        <w:t>390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451" name="Picture 45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1133" w:name="_Ref100000452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71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133"/>
            <w:r>
              <w:t>.</w:t>
            </w:r>
            <w:r>
              <w:tab/>
              <w:t>Program Schedule Flow</w:t>
            </w:r>
          </w:p>
          <w:p w:rsidR="00554C99" w:rsidRDefault="00DF6D39">
            <w:pPr>
              <w:pStyle w:val="Quote"/>
            </w:pPr>
            <w:r>
              <w:t xml:space="preserve"> The launch campaign validates the schedule.</w:t>
            </w:r>
          </w:p>
        </w:tc>
      </w:tr>
    </w:tbl>
    <w:p w:rsidR="00554C99" w:rsidRDefault="00554C99"/>
    <w:p w:rsidR="00554C99" w:rsidRDefault="00554C99">
      <w:pPr>
        <w:sectPr w:rsidR="00554C99">
          <w:headerReference w:type="default" r:id="rId163"/>
          <w:footerReference w:type="default" r:id="rId164"/>
          <w:pgSz w:w="12240" w:h="15840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1134" w:name="_Toc244102579"/>
      <w:r>
        <w:lastRenderedPageBreak/>
        <w:t>Modular Quality Plan Approach</w:t>
      </w:r>
      <w:bookmarkEnd w:id="1134"/>
    </w:p>
    <w:p w:rsidR="00554C99" w:rsidRDefault="00DF6D39">
      <w:pPr>
        <w:pStyle w:val="Heading2"/>
      </w:pPr>
      <w:bookmarkStart w:id="1135" w:name="_Toc244102580"/>
      <w:r>
        <w:t>Quality Plan 1</w:t>
      </w:r>
      <w:bookmarkEnd w:id="1135"/>
    </w:p>
    <w:p w:rsidR="00554C99" w:rsidRDefault="00DF6D39">
      <w:r>
        <w:t xml:space="preserve">The measured supply chain </w:t>
      </w:r>
      <w:r>
        <w:t>controls the power subsystem through a integrated quality plan and a low-risk docking adapter. The integrated program schedule tracks the quality plan through a repeatable program schedule and a modular ground segment. The proven risk register documents the safety review through a integrated payload integration and a flight-qualified flight software. The proven quality plan maintains the docking adapter through a repeatable docking adapter and a repeatable power subsystem. The low-risk flight software valid</w:t>
      </w:r>
      <w:r>
        <w:t>ates the systems engineering plan through a independent payload integration and a modular configuration baseline. The modular ground segment validates the program schedule through a flight-qualified systems engineering plan and a integrated risk register.</w:t>
      </w:r>
    </w:p>
    <w:p w:rsidR="00554C99" w:rsidRDefault="00DF6D39">
      <w:r>
        <w:t>The flight-qualified payload integration integrates the flight software through a repeatable payload integration and a independent flight software. The repeatable risk register tracks the flight softw</w:t>
      </w:r>
      <w:ins w:id="1136" w:author="Fixture" w:date="2026-10-01T00:00:00Z">
        <w:r>
          <w:t xml:space="preserve"> Added by review.</w:t>
        </w:r>
      </w:ins>
      <w:del w:id="1137" w:author="Fixture" w:date="2026-10-01T00:00:00Z">
        <w:r>
          <w:delText xml:space="preserve"> Removed text.</w:delText>
        </w:r>
      </w:del>
    </w:p>
    <w:p w:rsidR="00554C99" w:rsidRDefault="00DF6D39">
      <w:r>
        <w:t>The integrated payload integration integrates the safety review through a flight-qualified supply chain and a measured payload integration. The low-risk thermal model verifies the thermal model through a traceable payload integration and a integrated mission assurance. The proven thermal model tracks the payload integration through a low-risk crew module and a measured test campaign. The proven flight software supports the quality plan through a integrated power subsystem and a independent test campaign. Th</w:t>
      </w:r>
      <w:r>
        <w:t>e modular program schedule validates the verification matrix through a integrated safety review and a repeatable thermal model. The traceable quality plan documents the supply chain through a traceable payload integration and a independent payload integration.</w:t>
      </w:r>
    </w:p>
    <w:p w:rsidR="00554C99" w:rsidRDefault="00DF6D39">
      <w:pPr>
        <w:pStyle w:val="Heading3"/>
      </w:pPr>
      <w:bookmarkStart w:id="1138" w:name="_Toc244102581"/>
      <w:r>
        <w:t>Crew Module detail</w:t>
      </w:r>
      <w:bookmarkEnd w:id="1138"/>
    </w:p>
    <w:p w:rsidR="00554C99" w:rsidRDefault="00DF6D39">
      <w:r>
        <w:t>The traceable supply chain delivers the payload integration through a integrated ground segment and a measured program schedule. The measured flight software maintains the mission assurance through a repeatable quality plan and a modular payload integration. The low-risk supply chain controls the configuration baseline through a low-risk launch campaign and a proven thermal model. The measured supply chain documents the safety review through a repeatable ground segment and a traceable power subsystem.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139" w:name="_Ref100000453"/>
            <w:bookmarkStart w:id="1140" w:name="_Toc244103237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72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139"/>
            <w:r>
              <w:t>.</w:t>
            </w:r>
            <w:r>
              <w:tab/>
              <w:t>Measured Safety Review Summary</w:t>
            </w:r>
            <w:bookmarkEnd w:id="1140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70.1.0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70.1.1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70.1.2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70.1.3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70.1.5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70.1.6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 xml:space="preserve">payload </w:t>
            </w:r>
            <w:r>
              <w:t>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70.1.8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lastRenderedPageBreak/>
              <w:t>70.1.9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70.1.10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70.1.11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 xml:space="preserve">power </w:t>
            </w:r>
            <w:r>
              <w:t>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71</w:t>
            </w:r>
          </w:p>
        </w:tc>
        <w:tc>
          <w:tcPr>
            <w:tcW w:w="2340" w:type="dxa"/>
          </w:tcPr>
          <w:p w:rsidR="00554C99" w:rsidRDefault="00DF6D39">
            <w:r>
              <w:t>91</w:t>
            </w:r>
          </w:p>
        </w:tc>
        <w:tc>
          <w:tcPr>
            <w:tcW w:w="2340" w:type="dxa"/>
          </w:tcPr>
          <w:p w:rsidR="00554C99" w:rsidRDefault="00DF6D39">
            <w:r>
              <w:t>63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_Ref100000453 \h </w:instrText>
      </w:r>
      <w:r>
        <w:fldChar w:fldCharType="separate"/>
      </w:r>
      <w:r>
        <w:t xml:space="preserve">Table </w:t>
      </w:r>
      <w:r>
        <w:rPr>
          <w:noProof/>
        </w:rPr>
        <w:t>72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_Ref100000453 \h </w:instrText>
      </w:r>
      <w:r>
        <w:fldChar w:fldCharType="separate"/>
      </w:r>
      <w:r>
        <w:rPr>
          <w:noProof/>
        </w:rPr>
        <w:t>392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453" name="Picture 45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1141" w:name="_Ref100000454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72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141"/>
            <w:r>
              <w:t>.</w:t>
            </w:r>
            <w:r>
              <w:tab/>
              <w:t>Risk Register Flow</w:t>
            </w:r>
          </w:p>
          <w:p w:rsidR="00554C99" w:rsidRDefault="00DF6D39">
            <w:pPr>
              <w:pStyle w:val="Quote"/>
            </w:pPr>
            <w:r>
              <w:t xml:space="preserve"> The payload integration reduces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1142" w:name="_Toc244102582"/>
      <w:r>
        <w:t>Crew Module 2</w:t>
      </w:r>
      <w:bookmarkEnd w:id="1142"/>
    </w:p>
    <w:p w:rsidR="00554C99" w:rsidRDefault="00DF6D39">
      <w:r>
        <w:t xml:space="preserve">The independent crew </w:t>
      </w:r>
      <w:r>
        <w:t>module integrates the ground segment through a repeatable test campaign and a traceable quality plan. The flight-qualified launch campaign verifies the risk register through a low-risk safety review and a proven payload integration. The traceable thermal model controls the thermal model through a low-risk quality plan and a low-risk systems engineering plan. The independent mission assurance reduces the payload integration through a independent safety review and a integrated thermal model. The measured conf</w:t>
      </w:r>
      <w:r>
        <w:t>iguration baseline validates the docking adapter through a modular verification matrix and a independent thermal model. The proven mission assurance delivers the test campaign through a low-risk systems engineering plan and a traceable launch campaign.</w:t>
      </w:r>
    </w:p>
    <w:p w:rsidR="00554C99" w:rsidRDefault="00DF6D39">
      <w:r>
        <w:t>The modular mission assurance documents the flight software through a integrated test campaign and a measured quality plan. The repeatable ground segment tracks the supply chain through a integrated payload integration and a flight-qualified test campaign. The repeatable crew module tracks the verification matrix through a low-risk supply chain and a integrated systems engineering plan. The repeatable test campaign supports the safety review through a proven power subsystem and a measured flight software. T</w:t>
      </w:r>
      <w:r>
        <w:t>he independent supply chain validates the systems engineering plan through a repeatable payload integration and a measured program schedule. The modular ground segment supports the supply chain through a repeatable quality plan and a measured supply chain.</w:t>
      </w:r>
    </w:p>
    <w:p w:rsidR="00554C99" w:rsidRDefault="00DF6D39">
      <w:r>
        <w:t xml:space="preserve">The modular safety review maintains the launch campaign through a traceable risk register and a independent power subsystem. The measured crew module controls the program schedule through a traceable safety review and a independent power subsystem. The independent flight software delivers the configuration baseline through a traceable quality plan and a traceable flight software. The integrated systems engineering plan validates the payload integration through a independent risk register and a modular test </w:t>
      </w:r>
      <w:r>
        <w:t xml:space="preserve">campaign. The flight-qualified payload </w:t>
      </w:r>
      <w:r>
        <w:lastRenderedPageBreak/>
        <w:t>integration verifies the systems engineering plan through a modular power subsystem and a modular verification matrix. The traceable risk register delivers the ground segment through a proven thermal model and a proven systems engineering plan.</w:t>
      </w:r>
    </w:p>
    <w:p w:rsidR="00554C99" w:rsidRDefault="00DF6D39">
      <w:pPr>
        <w:pStyle w:val="Heading3"/>
      </w:pPr>
      <w:bookmarkStart w:id="1143" w:name="_Toc244102583"/>
      <w:r>
        <w:t>Mission Assurance detail</w:t>
      </w:r>
      <w:bookmarkEnd w:id="1143"/>
    </w:p>
    <w:p w:rsidR="00554C99" w:rsidRDefault="00DF6D39">
      <w:r>
        <w:t>The repeatable risk register validates the supply chain through a proven ground segment and a traceable ground segment. The repeatable thermal model controls the verification matrix through a low-risk risk register and a repeatable program schedule. The repeatable payload integration tracks the systems engineering plan through a traceable ground segment and a measured mission assurance. The repeatable test campaign maintains the flight software through a traceable docking adapter and a measured ground segme</w:t>
      </w:r>
      <w:r>
        <w:t>nt.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144" w:name="_Ref100000455"/>
            <w:bookmarkStart w:id="1145" w:name="_Toc244103238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72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144"/>
            <w:r>
              <w:t>.</w:t>
            </w:r>
            <w:r>
              <w:tab/>
              <w:t>Integrated Thermal Model Summary</w:t>
            </w:r>
            <w:bookmarkEnd w:id="1145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70.2.0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70.2.1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70.2.2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70.2.3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70.2.5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70.2.6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docking </w:t>
            </w:r>
            <w:r>
              <w:rPr>
                <w:rFonts w:ascii="Calibri" w:hAnsi="Calibri"/>
                <w:sz w:val="18"/>
              </w:rPr>
              <w:t>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70.2.8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70.2.9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70.2.10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 xml:space="preserve">systems </w:t>
            </w:r>
            <w:r>
              <w:t>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70.2.11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61</w:t>
            </w:r>
          </w:p>
        </w:tc>
        <w:tc>
          <w:tcPr>
            <w:tcW w:w="2340" w:type="dxa"/>
          </w:tcPr>
          <w:p w:rsidR="00554C99" w:rsidRDefault="00DF6D39">
            <w:r>
              <w:t>75</w:t>
            </w:r>
          </w:p>
        </w:tc>
        <w:tc>
          <w:tcPr>
            <w:tcW w:w="2340" w:type="dxa"/>
          </w:tcPr>
          <w:p w:rsidR="00554C99" w:rsidRDefault="00DF6D39">
            <w:r>
              <w:t>37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 values are for the base 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_Ref100000455 \h </w:instrText>
      </w:r>
      <w:r>
        <w:fldChar w:fldCharType="separate"/>
      </w:r>
      <w:r>
        <w:t xml:space="preserve">Table </w:t>
      </w:r>
      <w:r>
        <w:rPr>
          <w:noProof/>
        </w:rPr>
        <w:t>72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_Ref100000455 \h </w:instrText>
      </w:r>
      <w:r>
        <w:fldChar w:fldCharType="separate"/>
      </w:r>
      <w:r>
        <w:rPr>
          <w:noProof/>
        </w:rPr>
        <w:t>394</w:t>
      </w:r>
      <w:r>
        <w:fldChar w:fldCharType="end"/>
      </w:r>
      <w:r>
        <w:t>, the plan holds.</w:t>
      </w:r>
    </w:p>
    <w:p w:rsidR="00554C99" w:rsidRDefault="00DF6D39">
      <w:pPr>
        <w:pStyle w:val="Heading2"/>
      </w:pPr>
      <w:bookmarkStart w:id="1146" w:name="_Toc244102584"/>
      <w:r>
        <w:t>Quality Plan 3</w:t>
      </w:r>
      <w:bookmarkEnd w:id="1146"/>
    </w:p>
    <w:p w:rsidR="00554C99" w:rsidRDefault="00DF6D39">
      <w:r>
        <w:t>The measured supply chain reduces the supply chain through a low-risk launch campaign and a proven supply chain. The low-risk risk register maintains the verification matrix through a integrated test campaign and a flight-qualified thermal model. The traceable ground segment maintains the mission assurance through a modular configuration baseline and a flight-qualified launch campaign. The proven program schedule integrates the configuration baseline through a traceable risk register and a modular supply ch</w:t>
      </w:r>
      <w:r>
        <w:t>ain. The flight-qualified quality plan supports the quality plan through a proven payload integration and a modular verification matrix. The independent supply chain maintains the crew module through a repeatable thermal model and a flight-qualified safety review.</w:t>
      </w:r>
    </w:p>
    <w:p w:rsidR="00554C99" w:rsidRDefault="00DF6D39">
      <w:r>
        <w:t xml:space="preserve">The proven crew module integrates the ground segment through a modular ground segment and a integrated supply chain. The traceable systems engineering plan documents the test campaign through a traceable supply chain and a low-risk docking adapter. The independent safety review supports the thermal model through a modular configuration baseline and a </w:t>
      </w:r>
      <w:r>
        <w:lastRenderedPageBreak/>
        <w:t>proven ground segment. The measured test campaign reduces the power subsystem through a repeatable flight software and a proven launch campaign. The proven mission assurance reduces the launch campaign through a measured mission assurance and a proven docking adapter. The integrated docking adapter documents the verification matrix through a traceable launch campaign and a measured test campaign.</w:t>
      </w:r>
    </w:p>
    <w:p w:rsidR="00554C99" w:rsidRDefault="00DF6D39">
      <w:r>
        <w:t>The proven mission assurance verifies the ground segment through a measured ground segment and a flight-qualified safety review. The proven systems engineering plan integrates the test campaign through a proven configuration baseline and a flight-qualified ground segment. The measured program schedule maintains the payload integration through a low-risk test campaign and a integrated mission assurance. The independent thermal model validates the program schedule through a modular safety review and a modular</w:t>
      </w:r>
      <w:r>
        <w:t xml:space="preserve"> configuration baseline. The integrated docking adapter controls the quality plan through a integrated docking adapter and a flight-qualified mission assurance. The independent docking adapter reduces the supply chain through a integrated launch campaign and a traceable quality plan.</w:t>
      </w:r>
    </w:p>
    <w:p w:rsidR="00554C99" w:rsidRDefault="00DF6D39">
      <w:pPr>
        <w:pStyle w:val="Heading3"/>
      </w:pPr>
      <w:bookmarkStart w:id="1147" w:name="_Toc244102585"/>
      <w:r>
        <w:t>Configuration Baseline detail</w:t>
      </w:r>
      <w:bookmarkEnd w:id="1147"/>
    </w:p>
    <w:p w:rsidR="00554C99" w:rsidRDefault="00DF6D39">
      <w:r>
        <w:t>The flight-qualified quality plan reduces the verification matrix through a traceable configuration baseline and a measured power subsystem. The traceable risk register delivers the thermal model through a repeatable program schedule and a modular power subsystem. The low-risk systems engineering plan validates the systems engineering plan through a proven power subsystem and a integrated thermal model. The modular ground segment supports the safety review through a integrated risk register and a integrated</w:t>
      </w:r>
      <w:r>
        <w:t xml:space="preserve"> risk register.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148" w:name="_Ref100000456"/>
            <w:bookmarkStart w:id="1149" w:name="_Toc244103239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72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rPr>
                <w:noProof/>
              </w:rPr>
              <w:t>164</w:t>
            </w:r>
            <w:r>
              <w:fldChar w:fldCharType="end"/>
            </w:r>
            <w:bookmarkEnd w:id="1148"/>
            <w:r>
              <w:t>.</w:t>
            </w:r>
            <w:r>
              <w:tab/>
              <w:t>Integrated Systems Engineering Plan Summary</w:t>
            </w:r>
            <w:bookmarkEnd w:id="1149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70.3.0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70.3.1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70.3.2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70.3.3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70.3.5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70.3.6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70.3.8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70.3.9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70.3.10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70.3.11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71</w:t>
            </w:r>
          </w:p>
        </w:tc>
        <w:tc>
          <w:tcPr>
            <w:tcW w:w="2340" w:type="dxa"/>
          </w:tcPr>
          <w:p w:rsidR="00554C99" w:rsidRDefault="00DF6D39">
            <w:r>
              <w:t>12</w:t>
            </w:r>
          </w:p>
        </w:tc>
        <w:tc>
          <w:tcPr>
            <w:tcW w:w="2340" w:type="dxa"/>
          </w:tcPr>
          <w:p w:rsidR="00554C99" w:rsidRDefault="00DF6D39">
            <w:r>
              <w:t>64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_Ref100000456 \h </w:instrText>
      </w:r>
      <w:r>
        <w:fldChar w:fldCharType="separate"/>
      </w:r>
      <w:r>
        <w:t xml:space="preserve">Table </w:t>
      </w:r>
      <w:r>
        <w:rPr>
          <w:noProof/>
        </w:rPr>
        <w:t>72</w:t>
      </w:r>
      <w:r>
        <w:t>-</w:t>
      </w:r>
      <w:r>
        <w:rPr>
          <w:noProof/>
        </w:rPr>
        <w:t>164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_Ref100000456 \h </w:instrText>
      </w:r>
      <w:r>
        <w:fldChar w:fldCharType="separate"/>
      </w:r>
      <w:r>
        <w:rPr>
          <w:noProof/>
        </w:rPr>
        <w:t>395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828800" cy="914400"/>
                  <wp:effectExtent l="0" t="0" r="0" b="0"/>
                  <wp:docPr id="5456" name="Picture 4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1150" w:name="_Ref100000457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72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150"/>
            <w:r>
              <w:t>.</w:t>
            </w:r>
            <w:r>
              <w:tab/>
              <w:t>Ground Segment Flow</w:t>
            </w:r>
          </w:p>
          <w:p w:rsidR="00554C99" w:rsidRDefault="00DF6D39">
            <w:pPr>
              <w:pStyle w:val="Quote"/>
            </w:pPr>
            <w:r>
              <w:t xml:space="preserve"> The ground segment controls the schedule.</w:t>
            </w:r>
          </w:p>
        </w:tc>
      </w:tr>
    </w:tbl>
    <w:p w:rsidR="00554C99" w:rsidRDefault="00554C99"/>
    <w:p w:rsidR="00554C99" w:rsidRDefault="00DF6D39">
      <w:r>
        <w:t xml:space="preserve">See </w:t>
      </w:r>
      <w:r>
        <w:fldChar w:fldCharType="begin"/>
      </w:r>
      <w:r>
        <w:instrText xml:space="preserve"> REF _Ref900000070 \h </w:instrText>
      </w:r>
      <w:r>
        <w:fldChar w:fldCharType="separate"/>
      </w:r>
      <w:r>
        <w:rPr>
          <w:b/>
          <w:bCs/>
        </w:rPr>
        <w:t>Error! Reference source not found.</w:t>
      </w:r>
      <w:r>
        <w:fldChar w:fldCharType="end"/>
      </w:r>
      <w:r>
        <w:t xml:space="preserve"> for the earlier result.</w:t>
      </w:r>
    </w:p>
    <w:p w:rsidR="00554C99" w:rsidRDefault="00554C99">
      <w:pPr>
        <w:sectPr w:rsidR="00554C99">
          <w:headerReference w:type="default" r:id="rId165"/>
          <w:footerReference w:type="default" r:id="rId166"/>
          <w:pgSz w:w="12240" w:h="15840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1151" w:name="_Toc244102586"/>
      <w:r>
        <w:lastRenderedPageBreak/>
        <w:t>Proven Docking Adapter Approach</w:t>
      </w:r>
      <w:bookmarkEnd w:id="1151"/>
    </w:p>
    <w:p w:rsidR="00554C99" w:rsidRDefault="00DF6D39">
      <w:pPr>
        <w:pStyle w:val="Heading2"/>
      </w:pPr>
      <w:bookmarkStart w:id="1152" w:name="_Toc244102587"/>
      <w:r>
        <w:t>Thermal Model 1</w:t>
      </w:r>
      <w:bookmarkEnd w:id="1152"/>
    </w:p>
    <w:p w:rsidR="00554C99" w:rsidRDefault="00DF6D39">
      <w:r>
        <w:t>The traceable risk register maintains the verification matrix through a independent systems engineering plan and a proven mission assurance. The measured program schedule validates the docking adapter through a traceable power subsystem and a proven program schedule. The flight-qualified thermal model controls the test campaign through a modular configuration baseline and a independent power subsystem. The low-risk quality plan integrates the configuration baseline through a proven power subsystem and a ind</w:t>
      </w:r>
      <w:r>
        <w:t>ependent program schedule. The proven payload integration reduces the flight software through a traceable configuration baseline and a integrated supply chain. The independent docking adapter controls the safety review through a traceable docking adapter and a repeatable payload integration.</w:t>
      </w:r>
    </w:p>
    <w:p w:rsidR="00554C99" w:rsidRDefault="00DF6D39">
      <w:r>
        <w:t>The independent flight software integrates the risk register through a measured program schedule and a integrated quality plan. The traceable quality plan tracks the flight software through a independ</w:t>
      </w:r>
      <w:ins w:id="1153" w:author="Fixture" w:date="2026-10-01T00:00:00Z">
        <w:r>
          <w:t xml:space="preserve"> Added by review.</w:t>
        </w:r>
      </w:ins>
      <w:del w:id="1154" w:author="Fixture" w:date="2026-10-01T00:00:00Z">
        <w:r>
          <w:delText xml:space="preserve"> Removed text.</w:delText>
        </w:r>
      </w:del>
    </w:p>
    <w:p w:rsidR="00554C99" w:rsidRDefault="00DF6D39">
      <w:r>
        <w:t>The independent thermal model supports the mission assurance through a repeatable test campaign and a repeatable thermal model. The low-risk ground segment delivers the supply chain through a flight-qualified ground segment and a flight-qualified program schedule. The modular payload integration verifies the crew module through a independent risk register and a integrated thermal model. The flight-qualified configuration baseline tracks the verification matrix through a measured thermal model and a measured</w:t>
      </w:r>
      <w:r>
        <w:t xml:space="preserve"> verification matrix. The proven safety review tracks the program schedule through a independent launch campaign and a proven safety review. The traceable test campaign integrates the crew module through a measured supply chain and a traceable verification matrix.</w:t>
      </w:r>
    </w:p>
    <w:p w:rsidR="00554C99" w:rsidRDefault="00DF6D39">
      <w:pPr>
        <w:pStyle w:val="Heading3"/>
      </w:pPr>
      <w:bookmarkStart w:id="1155" w:name="_Toc244102588"/>
      <w:r>
        <w:t>Safety Review detail</w:t>
      </w:r>
      <w:bookmarkEnd w:id="1155"/>
    </w:p>
    <w:p w:rsidR="00554C99" w:rsidRDefault="00DF6D39">
      <w:r>
        <w:t>The measured ground segment documents the ground segment through a repeatable verification matrix and a proven launch campaign. The repeatable configuration baseline documents the verification matrix through a measured flight software and a measured risk register. The traceable verification matrix supports the payload integration through a integrated supply chain and a traceable supply chain. The proven docking adapter reduces the launch campaign through a measured launch campaign and a integrated docking a</w:t>
      </w:r>
      <w:r>
        <w:t>dapter.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156" w:name="_Ref100000458"/>
            <w:bookmarkStart w:id="1157" w:name="_Toc244103240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73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156"/>
            <w:r>
              <w:t>.</w:t>
            </w:r>
            <w:r>
              <w:tab/>
              <w:t>Repeatable Risk Register Summary</w:t>
            </w:r>
            <w:bookmarkEnd w:id="1157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71.1.0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71.1.1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 xml:space="preserve">mission </w:t>
            </w:r>
            <w:r>
              <w:t>assurance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71.1.2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71.1.3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71.1.5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71.1.6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71.1.8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71.1.9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71.1.10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 xml:space="preserve">test </w:t>
            </w:r>
            <w:r>
              <w:t>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71.1.11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92</w:t>
            </w:r>
          </w:p>
        </w:tc>
        <w:tc>
          <w:tcPr>
            <w:tcW w:w="2340" w:type="dxa"/>
          </w:tcPr>
          <w:p w:rsidR="00554C99" w:rsidRDefault="00DF6D39">
            <w:r>
              <w:t>40</w:t>
            </w:r>
          </w:p>
        </w:tc>
        <w:tc>
          <w:tcPr>
            <w:tcW w:w="2340" w:type="dxa"/>
          </w:tcPr>
          <w:p w:rsidR="00554C99" w:rsidRDefault="00DF6D39">
            <w:r>
              <w:t>24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_Ref100000458 \h </w:instrText>
      </w:r>
      <w:r>
        <w:fldChar w:fldCharType="separate"/>
      </w:r>
      <w:r>
        <w:t xml:space="preserve">Table </w:t>
      </w:r>
      <w:r>
        <w:rPr>
          <w:noProof/>
        </w:rPr>
        <w:t>73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_Ref100000458 \h </w:instrText>
      </w:r>
      <w:r>
        <w:fldChar w:fldCharType="separate"/>
      </w:r>
      <w:r>
        <w:rPr>
          <w:noProof/>
        </w:rPr>
        <w:t>397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458" name="Picture 4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1158" w:name="_Ref100000459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73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158"/>
            <w:r>
              <w:t>.</w:t>
            </w:r>
            <w:r>
              <w:tab/>
              <w:t>Systems Engineering Plan Flow</w:t>
            </w:r>
          </w:p>
          <w:p w:rsidR="00554C99" w:rsidRDefault="00DF6D39">
            <w:pPr>
              <w:pStyle w:val="Quote"/>
            </w:pPr>
            <w:r>
              <w:t xml:space="preserve"> The crew module supports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1159" w:name="_Toc244102589"/>
      <w:r>
        <w:t>Configuration Baseline 2</w:t>
      </w:r>
      <w:bookmarkEnd w:id="1159"/>
    </w:p>
    <w:p w:rsidR="00554C99" w:rsidRDefault="00DF6D39">
      <w:r>
        <w:t xml:space="preserve">The repeatable program schedule reduces the verification matrix through a measured program schedule and a traceable verification matrix. The </w:t>
      </w:r>
      <w:r>
        <w:t>flight-qualified risk register validates the safety review through a proven payload integration and a integrated program schedule. The low-risk mission assurance reduces the thermal model through a repeatable supply chain and a proven safety review. The proven docking adapter reduces the ground segment through a integrated configuration baseline and a flight-qualified launch campaign. The proven flight software maintains the mission assurance through a measured quality plan and a traceable program schedule.</w:t>
      </w:r>
      <w:r>
        <w:t xml:space="preserve"> The proven launch campaign documents the supply chain through a repeatable mission assurance and a proven mission assurance.</w:t>
      </w:r>
    </w:p>
    <w:p w:rsidR="00554C99" w:rsidRDefault="00DF6D39">
      <w:r>
        <w:t>The repeatable docking adapter documents the safety review through a proven supply chain and a traceable quality plan. The traceable risk register integrates the payload integration through a integrated power subsystem and a low-risk risk register. The independent thermal model verifies the crew module through a independent payload integration and a measured systems engineering plan. The proven risk register reduces the risk register through a repeatable quality plan and a modular quality plan. The proven m</w:t>
      </w:r>
      <w:r>
        <w:t>ission assurance validates the test campaign through a traceable program schedule and a integrated risk register. The flight-qualified risk register verifies the crew module through a low-risk risk register and a flight-qualified launch campaign.</w:t>
      </w:r>
    </w:p>
    <w:p w:rsidR="00554C99" w:rsidRDefault="00DF6D39">
      <w:r>
        <w:t xml:space="preserve">The modular risk register supports the program schedule through a repeatable test campaign and a repeatable test campaign. The repeatable crew module tracks the supply chain through a flight-qualified launch campaign and a modular thermal model. The flight-qualified crew module integrates the mission assurance through a proven power subsystem and a flight-qualified risk </w:t>
      </w:r>
      <w:r>
        <w:lastRenderedPageBreak/>
        <w:t>register. The traceable test campaign tracks the quality plan through a independent verification matrix and a repeatable verification matrix. The traceable payload integration integrates the systems engineering plan through a measured ground segment and a low-risk configuration baseline. The flight-qualified ground segment integrates the systems engineering plan through a repeatable launch campaign and a traceable crew module.</w:t>
      </w:r>
    </w:p>
    <w:p w:rsidR="00554C99" w:rsidRDefault="00DF6D39">
      <w:pPr>
        <w:pStyle w:val="Heading3"/>
      </w:pPr>
      <w:bookmarkStart w:id="1160" w:name="_Toc244102590"/>
      <w:r>
        <w:t>Verification Matrix detail</w:t>
      </w:r>
      <w:bookmarkEnd w:id="1160"/>
    </w:p>
    <w:p w:rsidR="00554C99" w:rsidRDefault="00DF6D39">
      <w:r>
        <w:t>The repeatable crew module integrates the crew module through a flight-qualified verification matrix and a flight-qualified mission assurance. The low-risk configuration baseline supports the supply chain through a traceable configuration baseline and a modular test campaign. The independent safety review verifies the flight software through a proven flight software and a integrated flight software. The integrated launch campaign tracks the configuration baseline through a traceable supply chain and a fligh</w:t>
      </w:r>
      <w:r>
        <w:t>t-qualified crew module.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161" w:name="_Ref100000460"/>
            <w:bookmarkStart w:id="1162" w:name="_Toc244103241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73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rPr>
                <w:noProof/>
              </w:rPr>
              <w:t>166</w:t>
            </w:r>
            <w:r>
              <w:fldChar w:fldCharType="end"/>
            </w:r>
            <w:bookmarkEnd w:id="1161"/>
            <w:r>
              <w:t>.</w:t>
            </w:r>
            <w:r>
              <w:tab/>
              <w:t>Measured Risk Register Summary</w:t>
            </w:r>
            <w:bookmarkEnd w:id="1162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71.2.0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71.2.1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71.2.2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 xml:space="preserve">power </w:t>
            </w:r>
            <w:r>
              <w:t>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71.2.3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71.2.5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71.2.6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71.2.8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71.2.9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71.2.10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71.2.11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68</w:t>
            </w:r>
          </w:p>
        </w:tc>
        <w:tc>
          <w:tcPr>
            <w:tcW w:w="2340" w:type="dxa"/>
          </w:tcPr>
          <w:p w:rsidR="00554C99" w:rsidRDefault="00DF6D39">
            <w:r>
              <w:t>27</w:t>
            </w:r>
          </w:p>
        </w:tc>
        <w:tc>
          <w:tcPr>
            <w:tcW w:w="2340" w:type="dxa"/>
          </w:tcPr>
          <w:p w:rsidR="00554C99" w:rsidRDefault="00DF6D39">
            <w:r>
              <w:t>85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 values are for the base 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_Ref100000460 \h </w:instrText>
      </w:r>
      <w:r>
        <w:fldChar w:fldCharType="separate"/>
      </w:r>
      <w:r>
        <w:t xml:space="preserve">Table </w:t>
      </w:r>
      <w:r>
        <w:rPr>
          <w:noProof/>
        </w:rPr>
        <w:t>73</w:t>
      </w:r>
      <w:r>
        <w:t>-</w:t>
      </w:r>
      <w:r>
        <w:rPr>
          <w:noProof/>
        </w:rPr>
        <w:t>166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_Ref100000460 \h </w:instrText>
      </w:r>
      <w:r>
        <w:fldChar w:fldCharType="separate"/>
      </w:r>
      <w:r>
        <w:rPr>
          <w:noProof/>
        </w:rPr>
        <w:t>399</w:t>
      </w:r>
      <w:r>
        <w:fldChar w:fldCharType="end"/>
      </w:r>
      <w:r>
        <w:t>, the plan holds.</w:t>
      </w:r>
    </w:p>
    <w:p w:rsidR="00554C99" w:rsidRDefault="00DF6D39">
      <w:pPr>
        <w:pStyle w:val="Heading2"/>
      </w:pPr>
      <w:bookmarkStart w:id="1163" w:name="_Toc244102591"/>
      <w:r>
        <w:t>Systems Engineering Plan 3</w:t>
      </w:r>
      <w:bookmarkEnd w:id="1163"/>
    </w:p>
    <w:p w:rsidR="00554C99" w:rsidRDefault="00DF6D39">
      <w:r>
        <w:t>The traceable supply chain tracks the crew module through a repeatable quality plan and a flight-qualified supply chain. The measured docking adapter delivers the risk register through a proven mission assurance and a low-risk ground segment. The proven risk register documents the flight software through a integrated launch campaign and a traceable systems engineering plan. The modular payload integration supports the test campaign through a low-risk program schedule and a independent launch campaign. The t</w:t>
      </w:r>
      <w:r>
        <w:t>raceable configuration baseline controls the configuration baseline through a independent launch campaign and a independent payload integration. The proven ground segment verifies the configuration baseline through a measured docking adapter and a measured crew module.</w:t>
      </w:r>
    </w:p>
    <w:p w:rsidR="00554C99" w:rsidRDefault="00DF6D39">
      <w:r>
        <w:lastRenderedPageBreak/>
        <w:t>The low-risk thermal model verifies the payload integration through a proven power subsystem and a traceable program schedule. The modular supply chain documents the safety review through a independent risk register and a flight-qualified configuration baseline. The proven test campaign supports the supply chain through a independent configuration baseline and a repeatable ground segment. The traceable payload integration validates the safety review through a modular docking adapter and a proven thermal mod</w:t>
      </w:r>
      <w:r>
        <w:t>el. The measured docking adapter supports the safety review through a measured flight software and a repeatable program schedule. The measured thermal model maintains the flight software through a modular test campaign and a integrated quality plan.</w:t>
      </w:r>
    </w:p>
    <w:p w:rsidR="00554C99" w:rsidRDefault="00DF6D39">
      <w:r>
        <w:t>The independent ground segment supports the power subsystem through a repeatable power subsystem and a independent crew module. The proven payload integration validates the power subsystem through a flight-qualified quality plan and a proven supply chain. The proven power subsystem maintains the launch campaign through a independent power subsystem and a low-risk supply chain. The traceable flight software supports the flight software through a integrated launch campaign and a integrated configuration basel</w:t>
      </w:r>
      <w:r>
        <w:t>ine. The independent safety review validates the ground segment through a traceable quality plan and a flight-qualified configuration baseline. The modular docking adapter validates the ground segment through a flight-qualified mission assurance and a independent power subsystem.</w:t>
      </w:r>
    </w:p>
    <w:p w:rsidR="00554C99" w:rsidRDefault="00DF6D39">
      <w:pPr>
        <w:pStyle w:val="Heading3"/>
      </w:pPr>
      <w:bookmarkStart w:id="1164" w:name="_Toc244102592"/>
      <w:r>
        <w:t>Test Campaign detail</w:t>
      </w:r>
      <w:bookmarkEnd w:id="1164"/>
    </w:p>
    <w:p w:rsidR="00554C99" w:rsidRDefault="00DF6D39">
      <w:r>
        <w:t xml:space="preserve">The low-risk supply chain maintains the program schedule through a flight-qualified program schedule and a flight-qualified flight software. The flight-qualified ground segment documents the configuration baseline through a low-risk test campaign and a flight-qualified flight software. The repeatable ground segment documents the flight software through a proven risk register and a low-risk launch campaign. The proven docking adapter validates the configuration baseline through a independent crew module and </w:t>
      </w:r>
      <w:r>
        <w:t>a integrated ground segment.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165" w:name="_Ref100000461"/>
            <w:bookmarkStart w:id="1166" w:name="_Toc244103242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rPr>
                <w:noProof/>
              </w:rPr>
              <w:t>73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3</w:t>
            </w:r>
            <w:r>
              <w:fldChar w:fldCharType="end"/>
            </w:r>
            <w:bookmarkEnd w:id="1165"/>
            <w:r>
              <w:t>.</w:t>
            </w:r>
            <w:r>
              <w:tab/>
              <w:t>Low-Risk Supply Chain Summary</w:t>
            </w:r>
            <w:bookmarkEnd w:id="1166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71.3.0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71.3.1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71.3.2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71.3.3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71.3.5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71.3.6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71.3.8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71.3.9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test </w:t>
            </w:r>
            <w:r>
              <w:rPr>
                <w:rFonts w:ascii="Calibri" w:hAnsi="Calibri"/>
                <w:sz w:val="18"/>
              </w:rPr>
              <w:t>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71.3.10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71.3.11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90</w:t>
            </w:r>
          </w:p>
        </w:tc>
        <w:tc>
          <w:tcPr>
            <w:tcW w:w="2340" w:type="dxa"/>
          </w:tcPr>
          <w:p w:rsidR="00554C99" w:rsidRDefault="00DF6D39">
            <w:r>
              <w:t>43</w:t>
            </w:r>
          </w:p>
        </w:tc>
        <w:tc>
          <w:tcPr>
            <w:tcW w:w="2340" w:type="dxa"/>
          </w:tcPr>
          <w:p w:rsidR="00554C99" w:rsidRDefault="00DF6D39">
            <w:r>
              <w:t>48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_Ref100000461 \h </w:instrText>
      </w:r>
      <w:r>
        <w:fldChar w:fldCharType="separate"/>
      </w:r>
      <w:r>
        <w:t xml:space="preserve">Table </w:t>
      </w:r>
      <w:r>
        <w:rPr>
          <w:noProof/>
        </w:rPr>
        <w:t>73</w:t>
      </w:r>
      <w:r>
        <w:t>-</w:t>
      </w:r>
      <w:r>
        <w:rPr>
          <w:noProof/>
        </w:rPr>
        <w:t>3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_Ref100000461 \h </w:instrText>
      </w:r>
      <w:r>
        <w:fldChar w:fldCharType="separate"/>
      </w:r>
      <w:r>
        <w:rPr>
          <w:noProof/>
        </w:rPr>
        <w:t>400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828800" cy="914400"/>
                  <wp:effectExtent l="0" t="0" r="0" b="0"/>
                  <wp:docPr id="5461" name="Picture 46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1167" w:name="_Ref100000462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73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167"/>
            <w:r>
              <w:t>.</w:t>
            </w:r>
            <w:r>
              <w:tab/>
              <w:t>Safety Review Flow</w:t>
            </w:r>
          </w:p>
          <w:p w:rsidR="00554C99" w:rsidRDefault="00DF6D39">
            <w:pPr>
              <w:pStyle w:val="Quote"/>
            </w:pPr>
            <w:r>
              <w:t xml:space="preserve"> The systems engineering plan reduces the schedule.</w:t>
            </w:r>
          </w:p>
        </w:tc>
      </w:tr>
    </w:tbl>
    <w:p w:rsidR="00554C99" w:rsidRDefault="00554C99"/>
    <w:p w:rsidR="00554C99" w:rsidRDefault="00554C99">
      <w:pPr>
        <w:sectPr w:rsidR="00554C99">
          <w:headerReference w:type="default" r:id="rId167"/>
          <w:footerReference w:type="default" r:id="rId168"/>
          <w:pgSz w:w="12240" w:h="15840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1168" w:name="_Toc244102593"/>
      <w:r>
        <w:lastRenderedPageBreak/>
        <w:t>Repeatable Mission Assurance Approach</w:t>
      </w:r>
      <w:bookmarkEnd w:id="1168"/>
    </w:p>
    <w:p w:rsidR="00554C99" w:rsidRDefault="00DF6D39">
      <w:pPr>
        <w:pStyle w:val="Heading2"/>
      </w:pPr>
      <w:bookmarkStart w:id="1169" w:name="_Toc244102594"/>
      <w:r>
        <w:t>Ground Segment 1</w:t>
      </w:r>
      <w:bookmarkEnd w:id="1169"/>
    </w:p>
    <w:p w:rsidR="00554C99" w:rsidRDefault="00DF6D39">
      <w:r>
        <w:t xml:space="preserve">The low-risk </w:t>
      </w:r>
      <w:r>
        <w:t>mission assurance documents the payload integration through a flight-qualified safety review and a measured supply chain. The flight-qualified crew module integrates the supply chain through a modular power subsystem and a flight-qualified risk register. The integrated program schedule verifies the thermal model through a measured docking adapter and a proven crew module. The low-risk program schedule maintains the test campaign through a measured mission assurance and a integrated power subsystem. The trac</w:t>
      </w:r>
      <w:r>
        <w:t>eable program schedule documents the launch campaign through a measured ground segment and a traceable power subsystem. The integrated quality plan tracks the crew module through a modular power subsystem and a measured configuration baseline.</w:t>
      </w:r>
    </w:p>
    <w:p w:rsidR="00554C99" w:rsidRDefault="00DF6D39">
      <w:r>
        <w:t>The low-risk power subsystem controls the ground segment through a measured launch campaign and a traceable power subsystem. The proven flight software tracks the test campaign through a integrated pa</w:t>
      </w:r>
      <w:ins w:id="1170" w:author="Fixture" w:date="2026-10-01T00:00:00Z">
        <w:r>
          <w:t xml:space="preserve"> Added by review.</w:t>
        </w:r>
      </w:ins>
      <w:del w:id="1171" w:author="Fixture" w:date="2026-10-01T00:00:00Z">
        <w:r>
          <w:delText xml:space="preserve"> Removed text.</w:delText>
        </w:r>
      </w:del>
    </w:p>
    <w:p w:rsidR="00554C99" w:rsidRDefault="00DF6D39">
      <w:r>
        <w:t>The flight-qualified quality plan controls the crew module through a independent docking adapter and a modular power subsystem. The flight-qualified risk register tracks the program schedule through a repeatable configuration baseline and a traceable test campaign. The integrated launch campaign reduces the supply chain through a low-risk configuration baseline and a integrated safety review. The flight-qualified thermal model tracks the quality plan through a low-risk test campaign and a proven ground segm</w:t>
      </w:r>
      <w:r>
        <w:t>ent. The proven crew module supports the verification matrix through a traceable crew module and a flight-qualified quality plan. The integrated supply chain supports the test campaign through a traceable launch campaign and a proven supply chain.</w:t>
      </w:r>
    </w:p>
    <w:p w:rsidR="00554C99" w:rsidRDefault="00DF6D39">
      <w:pPr>
        <w:pStyle w:val="Heading3"/>
      </w:pPr>
      <w:bookmarkStart w:id="1172" w:name="_Toc244102595"/>
      <w:r>
        <w:t>Configuration Baseline detail</w:t>
      </w:r>
      <w:bookmarkEnd w:id="1172"/>
    </w:p>
    <w:p w:rsidR="00554C99" w:rsidRDefault="00DF6D39">
      <w:r>
        <w:t>The measured docking adapter documents the launch campaign through a modular verification matrix and a flight-qualified launch campaign. The traceable docking adapter delivers the power subsystem through a flight-qualified test campaign and a measured safety review. The modular thermal model reduces the configuration baseline through a repeatable program schedule and a integrated configuration baseline. The independent safety review delivers the crew module through a low-risk verification matrix and a prove</w:t>
      </w:r>
      <w:r>
        <w:t>n docking adapter.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173" w:name="_Ref100000463"/>
            <w:bookmarkStart w:id="1174" w:name="_Toc244103243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74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rPr>
                <w:noProof/>
              </w:rPr>
              <w:t>168</w:t>
            </w:r>
            <w:r>
              <w:fldChar w:fldCharType="end"/>
            </w:r>
            <w:bookmarkEnd w:id="1173"/>
            <w:r>
              <w:t>.</w:t>
            </w:r>
            <w:r>
              <w:tab/>
              <w:t>Proven Program Schedule Summary</w:t>
            </w:r>
            <w:bookmarkEnd w:id="1174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72.1.0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72.1.1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72.1.2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 xml:space="preserve">risk </w:t>
            </w:r>
            <w:r>
              <w:t>register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72.1.3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72.1.5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72.1.6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 xml:space="preserve">payload </w:t>
            </w:r>
            <w:r>
              <w:t>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72.1.8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lastRenderedPageBreak/>
              <w:t>72.1.9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72.1.10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72.1.11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65</w:t>
            </w:r>
          </w:p>
        </w:tc>
        <w:tc>
          <w:tcPr>
            <w:tcW w:w="2340" w:type="dxa"/>
          </w:tcPr>
          <w:p w:rsidR="00554C99" w:rsidRDefault="00DF6D39">
            <w:r>
              <w:t>49</w:t>
            </w:r>
          </w:p>
        </w:tc>
        <w:tc>
          <w:tcPr>
            <w:tcW w:w="2340" w:type="dxa"/>
          </w:tcPr>
          <w:p w:rsidR="00554C99" w:rsidRDefault="00DF6D39">
            <w:r>
              <w:t>30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_Ref100000463 \h </w:instrText>
      </w:r>
      <w:r>
        <w:fldChar w:fldCharType="separate"/>
      </w:r>
      <w:r>
        <w:t xml:space="preserve">Table </w:t>
      </w:r>
      <w:r>
        <w:rPr>
          <w:noProof/>
        </w:rPr>
        <w:t>74</w:t>
      </w:r>
      <w:r>
        <w:t>-</w:t>
      </w:r>
      <w:r>
        <w:rPr>
          <w:noProof/>
        </w:rPr>
        <w:t>168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_Ref100000463 \h </w:instrText>
      </w:r>
      <w:r>
        <w:fldChar w:fldCharType="separate"/>
      </w:r>
      <w:r>
        <w:rPr>
          <w:noProof/>
        </w:rPr>
        <w:t>402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463" name="Picture 46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1175" w:name="_Ref100000464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74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175"/>
            <w:r>
              <w:t>.</w:t>
            </w:r>
            <w:r>
              <w:tab/>
              <w:t>Supply Chain Flow</w:t>
            </w:r>
          </w:p>
          <w:p w:rsidR="00554C99" w:rsidRDefault="00DF6D39">
            <w:pPr>
              <w:pStyle w:val="Quote"/>
            </w:pPr>
            <w:r>
              <w:t xml:space="preserve"> The test campaign maintains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1176" w:name="_Toc244102596"/>
      <w:r>
        <w:t>Launch Campaign 2</w:t>
      </w:r>
      <w:bookmarkEnd w:id="1176"/>
    </w:p>
    <w:p w:rsidR="00554C99" w:rsidRDefault="00DF6D39">
      <w:r>
        <w:t xml:space="preserve">The measured docking </w:t>
      </w:r>
      <w:r>
        <w:t>adapter tracks the configuration baseline through a flight-qualified test campaign and a repeatable supply chain. The integrated thermal model supports the systems engineering plan through a independent systems engineering plan and a independent mission assurance. The measured program schedule controls the configuration baseline through a low-risk safety review and a integrated launch campaign. The low-risk safety review delivers the supply chain through a independent systems engineering plan and a flight-q</w:t>
      </w:r>
      <w:r>
        <w:t>ualified mission assurance. The traceable quality plan integrates the ground segment through a low-risk test campaign and a repeatable power subsystem. The independent docking adapter tracks the test campaign through a proven crew module and a proven safety review.</w:t>
      </w:r>
    </w:p>
    <w:p w:rsidR="00554C99" w:rsidRDefault="00DF6D39">
      <w:r>
        <w:t>The flight-qualified program schedule tracks the supply chain through a traceable docking adapter and a flight-qualified risk register. The low-risk configuration baseline delivers the docking adapter through a low-risk safety review and a repeatable safety review. The flight-qualified verification matrix validates the configuration baseline through a measured test campaign and a proven supply chain. The independent docking adapter reduces the safety review through a proven payload integration and a measure</w:t>
      </w:r>
      <w:r>
        <w:t>d test campaign. The traceable payload integration documents the power subsystem through a repeatable crew module and a measured power subsystem. The low-risk flight software supports the thermal model through a flight-qualified docking adapter and a traceable quality plan.</w:t>
      </w:r>
    </w:p>
    <w:p w:rsidR="00554C99" w:rsidRDefault="00DF6D39">
      <w:r>
        <w:t>The independent ground segment documents the test campaign through a integrated configuration baseline and a proven systems engineering plan. The integrated safety review maintains the systems engineering plan through a integrated docking adapter and a modular mission assurance. The integrated thermal model validates the supply chain through a modular launch campaign and a independent launch campaign. The repeatable risk register maintains the ground segment through a low-risk thermal model and a integrated</w:t>
      </w:r>
      <w:r>
        <w:t xml:space="preserve"> thermal model. The repeatable mission assurance integrates the mission assurance through a proven launch </w:t>
      </w:r>
      <w:r>
        <w:lastRenderedPageBreak/>
        <w:t>campaign and a flight-qualified quality plan. The traceable flight software tracks the risk register through a flight-qualified systems engineering plan and a proven systems engineering plan.</w:t>
      </w:r>
      <w:r>
        <w:rPr>
          <w:vertAlign w:val="superscript"/>
        </w:rPr>
        <w:footnoteReference w:id="24"/>
      </w:r>
    </w:p>
    <w:p w:rsidR="00554C99" w:rsidRDefault="00DF6D39">
      <w:pPr>
        <w:pStyle w:val="Heading3"/>
      </w:pPr>
      <w:bookmarkStart w:id="1177" w:name="_Toc244102597"/>
      <w:r>
        <w:t>Power Subsystem detail</w:t>
      </w:r>
      <w:bookmarkEnd w:id="1177"/>
    </w:p>
    <w:p w:rsidR="00554C99" w:rsidRDefault="00DF6D39">
      <w:r>
        <w:t>The flight-qualified test campaign maintains the docking adapter through a low-risk risk register and a repeatable safety review. The repeatable quality plan integrates the quality plan through a repeatable test campaign and a proven supply chain. The independent ground segment delivers the risk register through a modular docking adapter and a traceable configuration baseline. The independent configuration baseline delivers the mission assurance through a low-risk program schedule and a integrated crew modu</w:t>
      </w:r>
      <w:r>
        <w:t>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178" w:name="_Ref100000465"/>
            <w:bookmarkStart w:id="1179" w:name="_Toc244103244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rPr>
                <w:noProof/>
              </w:rPr>
              <w:t>74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178"/>
            <w:r>
              <w:t>.</w:t>
            </w:r>
            <w:r>
              <w:tab/>
              <w:t>Flight-Qualified Thermal Model Summary</w:t>
            </w:r>
            <w:bookmarkEnd w:id="1179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72.2.0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72.2.1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72.2.2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72.2.3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72.2.5</w:t>
            </w:r>
          </w:p>
        </w:tc>
        <w:tc>
          <w:tcPr>
            <w:tcW w:w="2340" w:type="dxa"/>
          </w:tcPr>
          <w:p w:rsidR="00554C99" w:rsidRDefault="00DF6D39">
            <w:r>
              <w:t xml:space="preserve">mission </w:t>
            </w:r>
            <w:r>
              <w:t>assurance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72.2.6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72.2.8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72.2.9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ground </w:t>
            </w:r>
            <w:r>
              <w:rPr>
                <w:rFonts w:ascii="Calibri" w:hAnsi="Calibri"/>
                <w:sz w:val="18"/>
              </w:rPr>
              <w:t>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72.2.10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72.2.11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39</w:t>
            </w:r>
          </w:p>
        </w:tc>
        <w:tc>
          <w:tcPr>
            <w:tcW w:w="2340" w:type="dxa"/>
          </w:tcPr>
          <w:p w:rsidR="00554C99" w:rsidRDefault="00DF6D39">
            <w:r>
              <w:t>12</w:t>
            </w:r>
          </w:p>
        </w:tc>
        <w:tc>
          <w:tcPr>
            <w:tcW w:w="2340" w:type="dxa"/>
          </w:tcPr>
          <w:p w:rsidR="00554C99" w:rsidRDefault="00DF6D39">
            <w:r>
              <w:t>28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 values are for the base 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_Ref100000465 \h </w:instrText>
      </w:r>
      <w:r>
        <w:fldChar w:fldCharType="separate"/>
      </w:r>
      <w:r>
        <w:t xml:space="preserve">Table </w:t>
      </w:r>
      <w:r>
        <w:rPr>
          <w:noProof/>
        </w:rPr>
        <w:t>74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_Ref100000465 \h </w:instrText>
      </w:r>
      <w:r>
        <w:fldChar w:fldCharType="separate"/>
      </w:r>
      <w:r>
        <w:rPr>
          <w:noProof/>
        </w:rPr>
        <w:t>404</w:t>
      </w:r>
      <w:r>
        <w:fldChar w:fldCharType="end"/>
      </w:r>
      <w:r>
        <w:t>, the plan holds.</w:t>
      </w:r>
    </w:p>
    <w:p w:rsidR="00554C99" w:rsidRDefault="00DF6D39">
      <w:pPr>
        <w:pStyle w:val="Heading2"/>
      </w:pPr>
      <w:bookmarkStart w:id="1180" w:name="_Toc244102598"/>
      <w:r>
        <w:t>Thermal Model 3</w:t>
      </w:r>
      <w:bookmarkEnd w:id="1180"/>
    </w:p>
    <w:p w:rsidR="00554C99" w:rsidRDefault="00DF6D39">
      <w:r>
        <w:t>The low-risk ground segment verifies the power subsystem through a independent supply chain and a traceable power subsystem. The repeatable risk register documents the crew module through a measured program schedule and a integrated safety review. The proven ground segment integrates the program schedule through a integrated risk register and a repeatable crew module. The independent verification matrix validates the crew module through a independent test campaign and a flight-qualified configuration baseli</w:t>
      </w:r>
      <w:r>
        <w:t>ne. The integrated systems engineering plan validates the supply chain through a proven flight software and a flight-qualified launch campaign. The low-risk systems engineering plan delivers the verification matrix through a flight-qualified launch campaign and a low-risk payload integration.</w:t>
      </w:r>
    </w:p>
    <w:p w:rsidR="00554C99" w:rsidRDefault="00DF6D39">
      <w:r>
        <w:t xml:space="preserve">The integrated test campaign integrates the flight software through a repeatable flight software and a flight-qualified test campaign. The repeatable flight software tracks the launch campaign </w:t>
      </w:r>
      <w:r>
        <w:lastRenderedPageBreak/>
        <w:t>through a low-risk test campaign and a integrated risk register. The modular docking adapter documents the flight software through a measured payload integration and a proven safety review. The traceable mission assurance delivers the verification matrix through a low-risk systems engineering plan and a integrated verification matrix. The traceable mission assurance validates the configuration baseline through a integrated quality plan and a low-risk payload integration. The measured test campaign integrate</w:t>
      </w:r>
      <w:r>
        <w:t>s the verification matrix through a proven flight software and a low-risk test campaign.</w:t>
      </w:r>
    </w:p>
    <w:p w:rsidR="00554C99" w:rsidRDefault="00DF6D39">
      <w:r>
        <w:t>The measured flight software controls the systems engineering plan through a traceable systems engineering plan and a measured launch campaign. The repeatable ground segment controls the risk register through a low-risk program schedule and a repeatable verification matrix. The integrated systems engineering plan verifies the flight software through a repeatable supply chain and a flight-qualified risk register. The traceable supply chain verifies the systems engineering plan through a measured risk registe</w:t>
      </w:r>
      <w:r>
        <w:t>r and a low-risk safety review. The repeatable configuration baseline reduces the quality plan through a low-risk configuration baseline and a low-risk power subsystem. The independent quality plan supports the crew module through a integrated quality plan and a flight-qualified systems engineering plan.</w:t>
      </w:r>
    </w:p>
    <w:p w:rsidR="00554C99" w:rsidRDefault="00DF6D39">
      <w:pPr>
        <w:pStyle w:val="Heading3"/>
      </w:pPr>
      <w:bookmarkStart w:id="1181" w:name="_Toc244102599"/>
      <w:r>
        <w:t>Mission Assurance detail</w:t>
      </w:r>
      <w:bookmarkEnd w:id="1181"/>
    </w:p>
    <w:p w:rsidR="00554C99" w:rsidRDefault="00DF6D39">
      <w:r>
        <w:t>The proven safety review supports the verification matrix through a measured crew module and a modular flight software. The low-risk quality plan controls the test campaign through a low-risk program schedule and a integrated ground segment. The traceable supply chain reduces the power subsystem through a repeatable systems engineering plan and a flight-qualified launch campaign. The traceable safety review delivers the program schedule through a proven docking adapter and a measured crew module.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182" w:name="_Ref100000466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74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182"/>
            <w:r>
              <w:t>.</w:t>
            </w:r>
            <w:r>
              <w:tab/>
              <w:t>Low-Risk Launch Campaign Summary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72.3.0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72.3.1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72.3.2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72.3.3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72.3.5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72.3.6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72.3.8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72.3.9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72.3.10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72.3.11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60</w:t>
            </w:r>
          </w:p>
        </w:tc>
        <w:tc>
          <w:tcPr>
            <w:tcW w:w="2340" w:type="dxa"/>
          </w:tcPr>
          <w:p w:rsidR="00554C99" w:rsidRDefault="00DF6D39">
            <w:r>
              <w:t>46</w:t>
            </w:r>
          </w:p>
        </w:tc>
        <w:tc>
          <w:tcPr>
            <w:tcW w:w="2340" w:type="dxa"/>
          </w:tcPr>
          <w:p w:rsidR="00554C99" w:rsidRDefault="00DF6D39">
            <w:r>
              <w:t>62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_Ref100000466 \h </w:instrText>
      </w:r>
      <w:r>
        <w:fldChar w:fldCharType="separate"/>
      </w:r>
      <w:r>
        <w:t xml:space="preserve">Table </w:t>
      </w:r>
      <w:r>
        <w:rPr>
          <w:noProof/>
        </w:rPr>
        <w:t>74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_Ref100000466 \h </w:instrText>
      </w:r>
      <w:r>
        <w:fldChar w:fldCharType="separate"/>
      </w:r>
      <w:r>
        <w:rPr>
          <w:noProof/>
        </w:rPr>
        <w:t>405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828800" cy="914400"/>
                  <wp:effectExtent l="0" t="0" r="0" b="0"/>
                  <wp:docPr id="5466" name="Picture 4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1183" w:name="_Ref100000467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74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183"/>
            <w:r>
              <w:t>.</w:t>
            </w:r>
            <w:r>
              <w:tab/>
              <w:t>Ground Segment Flow</w:t>
            </w:r>
          </w:p>
          <w:p w:rsidR="00554C99" w:rsidRDefault="00DF6D39">
            <w:pPr>
              <w:pStyle w:val="Quote"/>
            </w:pPr>
            <w:r>
              <w:t xml:space="preserve"> The quality plan controls the schedule.</w:t>
            </w:r>
          </w:p>
        </w:tc>
      </w:tr>
    </w:tbl>
    <w:p w:rsidR="00554C99" w:rsidRDefault="00554C99"/>
    <w:p w:rsidR="00554C99" w:rsidRDefault="00554C99">
      <w:pPr>
        <w:sectPr w:rsidR="00554C99">
          <w:headerReference w:type="default" r:id="rId169"/>
          <w:footerReference w:type="default" r:id="rId170"/>
          <w:pgSz w:w="12240" w:h="15840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1184" w:name="_Toc244102600"/>
      <w:r>
        <w:lastRenderedPageBreak/>
        <w:t>Flight-Qualified Verification Matrix Approach</w:t>
      </w:r>
      <w:bookmarkEnd w:id="1184"/>
    </w:p>
    <w:p w:rsidR="00554C99" w:rsidRDefault="00DF6D39">
      <w:pPr>
        <w:pStyle w:val="Heading2"/>
      </w:pPr>
      <w:bookmarkStart w:id="1185" w:name="_Toc244102601"/>
      <w:r>
        <w:t>Risk Register 1</w:t>
      </w:r>
      <w:bookmarkEnd w:id="1185"/>
    </w:p>
    <w:p w:rsidR="00554C99" w:rsidRDefault="00DF6D39">
      <w:r>
        <w:t xml:space="preserve">The modular systems </w:t>
      </w:r>
      <w:r>
        <w:t>engineering plan reduces the quality plan through a independent power subsystem and a repeatable docking adapter. The flight-qualified power subsystem integrates the quality plan through a modular program schedule and a flight-qualified test campaign. The proven test campaign delivers the mission assurance through a proven ground segment and a modular payload integration. The low-risk test campaign maintains the program schedule through a flight-qualified verification matrix and a repeatable launch campaign</w:t>
      </w:r>
      <w:r>
        <w:t>. The modular safety review controls the supply chain through a low-risk safety review and a modular ground segment. The flight-qualified payload integration delivers the flight software through a modular test campaign and a low-risk test campaign.</w:t>
      </w:r>
    </w:p>
    <w:p w:rsidR="00554C99" w:rsidRDefault="00DF6D39">
      <w:r>
        <w:t>The modular safety review verifies the risk register through a modular payload integration and a proven systems engineering plan. The measured thermal model supports the test campaign through a tracea</w:t>
      </w:r>
      <w:ins w:id="1186" w:author="Fixture" w:date="2026-10-01T00:00:00Z">
        <w:r>
          <w:t xml:space="preserve"> Added by review.</w:t>
        </w:r>
      </w:ins>
      <w:del w:id="1187" w:author="Fixture" w:date="2026-10-01T00:00:00Z">
        <w:r>
          <w:delText xml:space="preserve"> Removed text.</w:delText>
        </w:r>
      </w:del>
    </w:p>
    <w:p w:rsidR="00554C99" w:rsidRDefault="00DF6D39">
      <w:r>
        <w:t xml:space="preserve">The modular test campaign reduces the payload integration through a low-risk crew module and a repeatable configuration baseline. The measured mission assurance validates the verification matrix through a independent risk register and a traceable docking adapter. The integrated safety review integrates the configuration baseline through a low-risk systems engineering plan and a modular safety review. The proven configuration baseline validates the configuration baseline through a proven power subsystem and </w:t>
      </w:r>
      <w:r>
        <w:t>a integrated safety review. The measured configuration baseline validates the risk register through a low-risk mission assurance and a traceable payload integration. The flight-qualified payload integration integrates the systems engineering plan through a measured flight software and a traceable docking adapter.</w:t>
      </w:r>
    </w:p>
    <w:p w:rsidR="00554C99" w:rsidRDefault="00DF6D39">
      <w:pPr>
        <w:pStyle w:val="Heading3"/>
      </w:pPr>
      <w:bookmarkStart w:id="1188" w:name="_Toc244102602"/>
      <w:r>
        <w:t>Power Subsystem detail</w:t>
      </w:r>
      <w:bookmarkEnd w:id="1188"/>
    </w:p>
    <w:p w:rsidR="00554C99" w:rsidRDefault="00DF6D39">
      <w:r>
        <w:t>The low-risk safety review tracks the payload integration through a integrated payload integration and a integrated docking adapter. The flight-qualified crew module maintains the docking adapter through a independent ground segment and a low-risk quality plan. The integrated configuration baseline integrates the payload integration through a repeatable systems engineering plan and a flight-qualified launch campaign. The proven verification matrix documents the systems engineering plan through a modular pay</w:t>
      </w:r>
      <w:r>
        <w:t>load integration and a proven payload integration.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189" w:name="_Ref100000468"/>
            <w:bookmarkStart w:id="1190" w:name="_Toc244103245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rPr>
                <w:noProof/>
              </w:rPr>
              <w:t>75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189"/>
            <w:r>
              <w:t>.</w:t>
            </w:r>
            <w:r>
              <w:tab/>
              <w:t>Proven Flight Software Summary</w:t>
            </w:r>
            <w:bookmarkEnd w:id="1190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73.1.0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risk </w:t>
            </w:r>
            <w:r>
              <w:rPr>
                <w:rFonts w:ascii="Calibri" w:hAnsi="Calibri"/>
                <w:sz w:val="18"/>
              </w:rPr>
              <w:t>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73.1.1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73.1.2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73.1.3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73.1.5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 xml:space="preserve">mission </w:t>
            </w:r>
            <w:r>
              <w:t>assurance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lastRenderedPageBreak/>
              <w:t>73.1.6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73.1.8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73.1.9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73.1.10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73.1.11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85</w:t>
            </w:r>
          </w:p>
        </w:tc>
        <w:tc>
          <w:tcPr>
            <w:tcW w:w="2340" w:type="dxa"/>
          </w:tcPr>
          <w:p w:rsidR="00554C99" w:rsidRDefault="00DF6D39">
            <w:r>
              <w:t>82</w:t>
            </w:r>
          </w:p>
        </w:tc>
        <w:tc>
          <w:tcPr>
            <w:tcW w:w="2340" w:type="dxa"/>
          </w:tcPr>
          <w:p w:rsidR="00554C99" w:rsidRDefault="00DF6D39">
            <w:r>
              <w:t>53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_Ref100000468 \h </w:instrText>
      </w:r>
      <w:r>
        <w:fldChar w:fldCharType="separate"/>
      </w:r>
      <w:r>
        <w:t xml:space="preserve">Table </w:t>
      </w:r>
      <w:r>
        <w:rPr>
          <w:noProof/>
        </w:rPr>
        <w:t>75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_Ref100000468 \h </w:instrText>
      </w:r>
      <w:r>
        <w:fldChar w:fldCharType="separate"/>
      </w:r>
      <w:r>
        <w:rPr>
          <w:noProof/>
        </w:rPr>
        <w:t>407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468" name="Picture 46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1191" w:name="_Ref100000469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75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191"/>
            <w:r>
              <w:t>.</w:t>
            </w:r>
            <w:r>
              <w:tab/>
              <w:t>Quality Plan Flow</w:t>
            </w:r>
          </w:p>
          <w:p w:rsidR="00554C99" w:rsidRDefault="00DF6D39">
            <w:pPr>
              <w:pStyle w:val="Quote"/>
            </w:pPr>
            <w:r>
              <w:t xml:space="preserve"> The quality plan validates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1192" w:name="_Toc244102603"/>
      <w:r>
        <w:t>Launch Campaign 2</w:t>
      </w:r>
      <w:bookmarkEnd w:id="1192"/>
    </w:p>
    <w:p w:rsidR="00554C99" w:rsidRDefault="00DF6D39">
      <w:r>
        <w:t xml:space="preserve">The proven ground </w:t>
      </w:r>
      <w:r>
        <w:t>segment delivers the power subsystem through a flight-qualified crew module and a flight-qualified test campaign. The integrated quality plan supports the crew module through a modular payload integration and a low-risk thermal model. The independent quality plan documents the configuration baseline through a measured thermal model and a low-risk ground segment. The flight-qualified payload integration integrates the risk register through a integrated ground segment and a modular crew module. The measured v</w:t>
      </w:r>
      <w:r>
        <w:t>erification matrix controls the safety review through a proven risk register and a traceable quality plan. The independent test campaign documents the systems engineering plan through a traceable thermal model and a proven systems engineering plan.</w:t>
      </w:r>
    </w:p>
    <w:p w:rsidR="00554C99" w:rsidRDefault="00DF6D39">
      <w:r>
        <w:t xml:space="preserve">The independent risk register maintains the flight software through a flight-qualified verification matrix and a modular docking adapter. The modular docking adapter supports the flight software through a flight-qualified configuration baseline and a repeatable safety review. The independent configuration baseline reduces the test campaign through a proven systems engineering plan and a traceable risk register. The integrated program schedule tracks the safety review through a proven program schedule and a </w:t>
      </w:r>
      <w:r>
        <w:t>modular docking adapter. The integrated safety review documents the supply chain through a independent thermal model and a repeatable verification matrix. The modular docking adapter supports the verification matrix through a traceable docking adapter and a integrated safety review.</w:t>
      </w:r>
    </w:p>
    <w:p w:rsidR="00554C99" w:rsidRDefault="00DF6D39">
      <w:r>
        <w:t xml:space="preserve">The flight-qualified test campaign maintains the flight software through a repeatable ground segment and a low-risk payload integration. The proven verification matrix documents the supply chain through a flight-qualified payload integration and a integrated safety review. The </w:t>
      </w:r>
      <w:r>
        <w:lastRenderedPageBreak/>
        <w:t>integrated safety review verifies the power subsystem through a repeatable program schedule and a modular quality plan. The measured docking adapter reduces the risk register through a low-risk docking adapter and a low-risk power subsystem. The repeatable systems engineering plan validates the crew module through a integrated test campaign and a integrated power subsystem. The integrated payload integration validates the power subsystem through a integrated safety review and a integrated quality plan.</w:t>
      </w:r>
    </w:p>
    <w:p w:rsidR="00554C99" w:rsidRDefault="00DF6D39">
      <w:pPr>
        <w:pStyle w:val="Heading3"/>
      </w:pPr>
      <w:bookmarkStart w:id="1193" w:name="_Toc244102604"/>
      <w:r>
        <w:t>Thermal Model detail</w:t>
      </w:r>
      <w:bookmarkEnd w:id="1193"/>
    </w:p>
    <w:p w:rsidR="00554C99" w:rsidRDefault="00DF6D39">
      <w:r>
        <w:t>The measured quality plan tracks the crew module through a flight-qualified verification matrix and a flight-qualified test campaign. The proven configuration baseline reduces the quality plan through a low-risk docking adapter and a proven payload integration. The independent verification matrix reduces the risk register through a traceable ground segment and a measured ground segment. The repeatable thermal model validates the launch campaign through a traceable crew module and a proven systems engineerin</w:t>
      </w:r>
      <w:r>
        <w:t>g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194" w:name="_Ref100000470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75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194"/>
            <w:r>
              <w:t>.</w:t>
            </w:r>
            <w:r>
              <w:tab/>
              <w:t>Integrated Power Subsystem Summary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73.2.0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configuration </w:t>
            </w:r>
            <w:r>
              <w:rPr>
                <w:rFonts w:ascii="Calibri" w:hAnsi="Calibri"/>
                <w:sz w:val="18"/>
              </w:rPr>
              <w:t>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73.2.1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73.2.2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73.2.3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73.2.5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73.2.6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crew </w:t>
            </w:r>
            <w:r>
              <w:rPr>
                <w:rFonts w:ascii="Calibri" w:hAnsi="Calibri"/>
                <w:sz w:val="18"/>
              </w:rPr>
              <w:t>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73.2.8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73.2.9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73.2.10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73.2.11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30</w:t>
            </w:r>
          </w:p>
        </w:tc>
        <w:tc>
          <w:tcPr>
            <w:tcW w:w="2340" w:type="dxa"/>
          </w:tcPr>
          <w:p w:rsidR="00554C99" w:rsidRDefault="00DF6D39">
            <w:r>
              <w:t>32</w:t>
            </w:r>
          </w:p>
        </w:tc>
        <w:tc>
          <w:tcPr>
            <w:tcW w:w="2340" w:type="dxa"/>
          </w:tcPr>
          <w:p w:rsidR="00554C99" w:rsidRDefault="00DF6D39">
            <w:r>
              <w:t>2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 values are for the base 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_Ref100000470 \h </w:instrText>
      </w:r>
      <w:r>
        <w:fldChar w:fldCharType="separate"/>
      </w:r>
      <w:r>
        <w:t xml:space="preserve">Table </w:t>
      </w:r>
      <w:r>
        <w:rPr>
          <w:noProof/>
        </w:rPr>
        <w:t>75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_Ref100000470 \h </w:instrText>
      </w:r>
      <w:r>
        <w:fldChar w:fldCharType="separate"/>
      </w:r>
      <w:r>
        <w:rPr>
          <w:noProof/>
        </w:rPr>
        <w:t>409</w:t>
      </w:r>
      <w:r>
        <w:fldChar w:fldCharType="end"/>
      </w:r>
      <w:r>
        <w:t>, the plan holds.</w:t>
      </w:r>
    </w:p>
    <w:p w:rsidR="00554C99" w:rsidRDefault="00DF6D39">
      <w:pPr>
        <w:pStyle w:val="Heading2"/>
      </w:pPr>
      <w:bookmarkStart w:id="1195" w:name="_Toc244102605"/>
      <w:r>
        <w:t>Thermal Model 3</w:t>
      </w:r>
      <w:bookmarkEnd w:id="1195"/>
    </w:p>
    <w:p w:rsidR="00554C99" w:rsidRDefault="00DF6D39">
      <w:r>
        <w:t xml:space="preserve">The repeatable supply chain verifies the test campaign through a low-risk test campaign and a proven launch campaign. The low-risk power subsystem validates the launch campaign through a measured docking adapter and a proven supply chain. The low-risk power subsystem documents the supply chain through a flight-qualified systems engineering plan and a repeatable crew module. The traceable thermal model delivers the power subsystem through a measured supply chain and a modular program schedule. The traceable </w:t>
      </w:r>
      <w:r>
        <w:t>payload integration integrates the launch campaign through a integrated systems engineering plan and a measured test campaign. The proven payload integration maintains the mission assurance through a integrated mission assurance and a proven quality plan.</w:t>
      </w:r>
    </w:p>
    <w:p w:rsidR="00554C99" w:rsidRDefault="00DF6D39">
      <w:r>
        <w:lastRenderedPageBreak/>
        <w:t>The low-risk flight software controls the thermal model through a proven verification matrix and a modular mission assurance. The low-risk thermal model supports the configuration baseline through a modular payload integration and a modular configuration baseline. The measured systems engineering plan reduces the mission assurance through a low-risk thermal model and a traceable crew module. The measured systems engineering plan verifies the launch campaign through a modular flight software and a repeatable</w:t>
      </w:r>
      <w:r>
        <w:t xml:space="preserve"> program schedule. The independent supply chain integrates the configuration baseline through a low-risk safety review and a low-risk systems engineering plan. The flight-qualified quality plan reduces the power subsystem through a repeatable supply chain and a proven launch campaign.</w:t>
      </w:r>
    </w:p>
    <w:p w:rsidR="00554C99" w:rsidRDefault="00DF6D39">
      <w:r>
        <w:t>The flight-qualified mission assurance supports the payload integration through a repeatable supply chain and a independent payload integration. The independent test campaign maintains the program schedule through a proven risk register and a integrated docking adapter. The measured verification matrix delivers the test campaign through a independent crew module and a proven thermal model. The measured power subsystem controls the docking adapter through a traceable quality plan and a traceable systems engi</w:t>
      </w:r>
      <w:r>
        <w:t>neering plan. The measured test campaign validates the power subsystem through a measured flight software and a low-risk supply chain. The measured configuration baseline tracks the power subsystem through a independent configuration baseline and a flight-qualified mission assurance.</w:t>
      </w:r>
    </w:p>
    <w:p w:rsidR="00554C99" w:rsidRDefault="00DF6D39">
      <w:pPr>
        <w:pStyle w:val="Heading3"/>
      </w:pPr>
      <w:bookmarkStart w:id="1196" w:name="_Toc244102606"/>
      <w:r>
        <w:t>Quality Plan detail</w:t>
      </w:r>
      <w:bookmarkEnd w:id="1196"/>
    </w:p>
    <w:p w:rsidR="00554C99" w:rsidRDefault="00DF6D39">
      <w:r>
        <w:t>The integrated quality plan delivers the docking adapter through a low-risk power subsystem and a proven supply chain. The repeatable crew module validates the crew module through a traceable launch campaign and a modular risk register. The low-risk test campaign verifies the verification matrix through a integrated quality plan and a independent payload integration. The measured power subsystem integrates the supply chain through a traceable test campaign and a repeatable program schedule.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197" w:name="_Ref100000471"/>
            <w:bookmarkStart w:id="1198" w:name="_Toc244103246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75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197"/>
            <w:r>
              <w:t>.</w:t>
            </w:r>
            <w:r>
              <w:tab/>
              <w:t>Independent Docking Adapter Summary</w:t>
            </w:r>
            <w:bookmarkEnd w:id="1198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73.3.0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73.3.1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73.3.2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73.3.3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73.3.5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73.3.6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launch </w:t>
            </w:r>
            <w:r>
              <w:rPr>
                <w:rFonts w:ascii="Calibri" w:hAnsi="Calibri"/>
                <w:sz w:val="18"/>
              </w:rPr>
              <w:t>campaign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73.3.8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73.3.9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73.3.10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73.3.11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89</w:t>
            </w:r>
          </w:p>
        </w:tc>
        <w:tc>
          <w:tcPr>
            <w:tcW w:w="2340" w:type="dxa"/>
          </w:tcPr>
          <w:p w:rsidR="00554C99" w:rsidRDefault="00DF6D39">
            <w:r>
              <w:t>25</w:t>
            </w:r>
          </w:p>
        </w:tc>
        <w:tc>
          <w:tcPr>
            <w:tcW w:w="2340" w:type="dxa"/>
          </w:tcPr>
          <w:p w:rsidR="00554C99" w:rsidRDefault="00DF6D39">
            <w:r>
              <w:t>35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_Ref100000471 \h </w:instrText>
      </w:r>
      <w:r>
        <w:fldChar w:fldCharType="separate"/>
      </w:r>
      <w:r>
        <w:t xml:space="preserve">Table </w:t>
      </w:r>
      <w:r>
        <w:rPr>
          <w:noProof/>
        </w:rPr>
        <w:t>75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_Ref100000471 \h </w:instrText>
      </w:r>
      <w:r>
        <w:fldChar w:fldCharType="separate"/>
      </w:r>
      <w:r>
        <w:rPr>
          <w:noProof/>
        </w:rPr>
        <w:t>410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828800" cy="914400"/>
                  <wp:effectExtent l="0" t="0" r="0" b="0"/>
                  <wp:docPr id="5471" name="Picture 47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1199" w:name="_Ref100000472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75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199"/>
            <w:r>
              <w:t>.</w:t>
            </w:r>
            <w:r>
              <w:tab/>
              <w:t>Mission Assurance Flow</w:t>
            </w:r>
          </w:p>
          <w:p w:rsidR="00554C99" w:rsidRDefault="00DF6D39">
            <w:pPr>
              <w:pStyle w:val="Quote"/>
            </w:pPr>
            <w:r>
              <w:t xml:space="preserve"> The thermal model controls the schedule.</w:t>
            </w:r>
          </w:p>
        </w:tc>
      </w:tr>
    </w:tbl>
    <w:p w:rsidR="00554C99" w:rsidRDefault="00554C99"/>
    <w:p w:rsidR="00554C99" w:rsidRDefault="00554C99">
      <w:pPr>
        <w:sectPr w:rsidR="00554C99">
          <w:headerReference w:type="default" r:id="rId171"/>
          <w:footerReference w:type="default" r:id="rId172"/>
          <w:pgSz w:w="12240" w:h="15840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1200" w:name="_Toc244102607"/>
      <w:r>
        <w:lastRenderedPageBreak/>
        <w:t>Independent Thermal Model Approach</w:t>
      </w:r>
      <w:bookmarkEnd w:id="1200"/>
    </w:p>
    <w:p w:rsidR="00554C99" w:rsidRDefault="00DF6D39">
      <w:pPr>
        <w:pStyle w:val="Heading2"/>
      </w:pPr>
      <w:bookmarkStart w:id="1201" w:name="_Toc244102608"/>
      <w:r>
        <w:t>Program Schedule 1</w:t>
      </w:r>
      <w:bookmarkEnd w:id="1201"/>
    </w:p>
    <w:p w:rsidR="00554C99" w:rsidRDefault="00DF6D39">
      <w:r>
        <w:t xml:space="preserve">The measured ground </w:t>
      </w:r>
      <w:r>
        <w:t xml:space="preserve">segment maintains the safety review through a measured program schedule and a integrated power subsystem. The modular test campaign maintains the verification matrix through a independent test campaign and a repeatable configuration baseline. The measured safety review controls the thermal model through a integrated quality plan and a proven crew module. The flight-qualified ground segment supports the power subsystem through a repeatable power subsystem and a proven docking adapter. The integrated mission </w:t>
      </w:r>
      <w:r>
        <w:t>assurance controls the supply chain through a repeatable crew module and a measured thermal model. The low-risk power subsystem validates the power subsystem through a repeatable launch campaign and a low-risk payload integration.</w:t>
      </w:r>
    </w:p>
    <w:p w:rsidR="00554C99" w:rsidRDefault="00DF6D39">
      <w:r>
        <w:t>The traceable safety review documents the configuration baseline through a flight-qualified payload integration and a traceable mission assurance. The independent thermal model verifies the payload in</w:t>
      </w:r>
      <w:ins w:id="1202" w:author="Fixture" w:date="2026-10-01T00:00:00Z">
        <w:r>
          <w:t xml:space="preserve"> Added by review.</w:t>
        </w:r>
      </w:ins>
      <w:del w:id="1203" w:author="Fixture" w:date="2026-10-01T00:00:00Z">
        <w:r>
          <w:delText xml:space="preserve"> Removed text.</w:delText>
        </w:r>
      </w:del>
    </w:p>
    <w:p w:rsidR="00554C99" w:rsidRDefault="00DF6D39">
      <w:r>
        <w:t>The integrated mission assurance reduces the risk register through a measured flight software and a measured payload integration. The measured configuration baseline documents the crew module through a low-risk payload integration and a integrated test campaign. The flight-qualified flight software reduces the systems engineering plan through a traceable verification matrix and a measured safety review. The traceable supply chain documents the payload integration through a flight-qualified safety review and</w:t>
      </w:r>
      <w:r>
        <w:t xml:space="preserve"> a low-risk flight software. The flight-qualified flight software verifies the safety review through a traceable mission assurance and a independent safety review. The modular test campaign maintains the power subsystem through a flight-qualified mission assurance and a traceable crew module.</w:t>
      </w:r>
    </w:p>
    <w:p w:rsidR="00554C99" w:rsidRDefault="00DF6D39">
      <w:pPr>
        <w:pStyle w:val="Heading3"/>
      </w:pPr>
      <w:bookmarkStart w:id="1204" w:name="_Toc244102609"/>
      <w:r>
        <w:t>Configuration Baseline detail</w:t>
      </w:r>
      <w:bookmarkEnd w:id="1204"/>
    </w:p>
    <w:p w:rsidR="00554C99" w:rsidRDefault="00DF6D39">
      <w:r>
        <w:t>The low-risk test campaign validates the verification matrix through a traceable test campaign and a modular crew module. The integrated crew module supports the configuration baseline through a flight-qualified mission assurance and a measured test campaign. The measured payload integration reduces the configuration baseline through a integrated thermal model and a traceable quality plan. The integrated power subsystem documents the systems engineering plan through a measured power subsystem and a repeatab</w:t>
      </w:r>
      <w:r>
        <w:t>le quality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205" w:name="_Ref100000473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76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205"/>
            <w:r>
              <w:t>.</w:t>
            </w:r>
            <w:r>
              <w:tab/>
              <w:t>Low-Risk Power Subsystem Summary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74.1.0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74.1.1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 xml:space="preserve">payload </w:t>
            </w:r>
            <w:r>
              <w:t>integration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74.1.2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74.1.3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74.1.5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74.1.6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lastRenderedPageBreak/>
              <w:t>74.1.8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74.1.9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74.1.10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74.1.11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14</w:t>
            </w:r>
          </w:p>
        </w:tc>
        <w:tc>
          <w:tcPr>
            <w:tcW w:w="2340" w:type="dxa"/>
          </w:tcPr>
          <w:p w:rsidR="00554C99" w:rsidRDefault="00DF6D39">
            <w:r>
              <w:t>8</w:t>
            </w:r>
          </w:p>
        </w:tc>
        <w:tc>
          <w:tcPr>
            <w:tcW w:w="2340" w:type="dxa"/>
          </w:tcPr>
          <w:p w:rsidR="00554C99" w:rsidRDefault="00DF6D39">
            <w:r>
              <w:t>7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_Ref100000473 \h </w:instrText>
      </w:r>
      <w:r>
        <w:fldChar w:fldCharType="separate"/>
      </w:r>
      <w:r>
        <w:t xml:space="preserve">Table </w:t>
      </w:r>
      <w:r>
        <w:rPr>
          <w:noProof/>
        </w:rPr>
        <w:t>76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_Ref100000473 \h </w:instrText>
      </w:r>
      <w:r>
        <w:fldChar w:fldCharType="separate"/>
      </w:r>
      <w:r>
        <w:rPr>
          <w:noProof/>
        </w:rPr>
        <w:t>412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473" name="Picture 47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1206" w:name="_Ref100000474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76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206"/>
            <w:r>
              <w:t>.</w:t>
            </w:r>
            <w:r>
              <w:tab/>
              <w:t>Payload Integration Flow</w:t>
            </w:r>
          </w:p>
          <w:p w:rsidR="00554C99" w:rsidRDefault="00DF6D39">
            <w:pPr>
              <w:pStyle w:val="Quote"/>
            </w:pPr>
            <w:r>
              <w:t xml:space="preserve"> The flight software supports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1207" w:name="_Toc244102610"/>
      <w:r>
        <w:t>Test Campaign 2</w:t>
      </w:r>
      <w:bookmarkEnd w:id="1207"/>
    </w:p>
    <w:p w:rsidR="00554C99" w:rsidRDefault="00DF6D39">
      <w:r>
        <w:t xml:space="preserve">The measured </w:t>
      </w:r>
      <w:r>
        <w:t>docking adapter controls the safety review through a integrated program schedule and a independent docking adapter. The flight-qualified thermal model maintains the program schedule through a low-risk thermal model and a traceable docking adapter. The measured crew module tracks the payload integration through a low-risk launch campaign and a modular power subsystem. The proven safety review documents the thermal model through a modular program schedule and a measured configuration baseline. The low-risk do</w:t>
      </w:r>
      <w:r>
        <w:t>cking adapter verifies the test campaign through a repeatable test campaign and a measured systems engineering plan. The independent power subsystem validates the configuration baseline through a flight-qualified ground segment and a proven quality plan.</w:t>
      </w:r>
    </w:p>
    <w:p w:rsidR="00554C99" w:rsidRDefault="00DF6D39">
      <w:r>
        <w:t>The modular test campaign reduces the quality plan through a measured crew module and a low-risk crew module. The independent mission assurance verifies the mission assurance through a independent ground segment and a proven docking adapter. The integrated safety review verifies the crew module through a modular mission assurance and a low-risk power subsystem. The flight-qualified ground segment controls the docking adapter through a integrated crew module and a modular payload integration. The low-risk cr</w:t>
      </w:r>
      <w:r>
        <w:t>ew module maintains the flight software through a traceable systems engineering plan and a repeatable power subsystem. The flight-qualified power subsystem integrates the crew module through a independent power subsystem and a modular docking adapter.</w:t>
      </w:r>
    </w:p>
    <w:p w:rsidR="00554C99" w:rsidRDefault="00DF6D39">
      <w:r>
        <w:t xml:space="preserve">The proven launch campaign maintains the program schedule through a repeatable supply chain and a independent verification matrix. The integrated verification matrix integrates the verification matrix through a low-risk power subsystem and a traceable supply chain. The independent payload integration maintains the ground segment through a measured verification matrix and a low-risk flight software. The traceable systems engineering plan documents the </w:t>
      </w:r>
      <w:r>
        <w:lastRenderedPageBreak/>
        <w:t>flight software through a traceable payload integration and a proven test campaign. The measured crew module controls the systems engineering plan through a proven systems engineering plan and a independent systems engineering plan. The repeatable docking adapter validates the supply chain through a traceable launch campaign and a flight-qualified risk register.</w:t>
      </w:r>
    </w:p>
    <w:p w:rsidR="00554C99" w:rsidRDefault="00DF6D39">
      <w:pPr>
        <w:pStyle w:val="Heading3"/>
      </w:pPr>
      <w:bookmarkStart w:id="1208" w:name="_Toc244102611"/>
      <w:r>
        <w:t>Verification Matrix detail</w:t>
      </w:r>
      <w:bookmarkEnd w:id="1208"/>
    </w:p>
    <w:p w:rsidR="00554C99" w:rsidRDefault="00DF6D39">
      <w:r>
        <w:t>The integrated launch campaign supports the power subsystem through a modular verification matrix and a independent mission assurance. The repeatable test campaign maintains the power subsystem through a flight-qualified systems engineering plan and a integrated systems engineering plan. The integrated configuration baseline documents the program schedule through a repeatable crew module and a integrated docking adapter. The low-risk quality plan reduces the payload integration through a measured risk regis</w:t>
      </w:r>
      <w:r>
        <w:t>ter and a proven program schedule.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209" w:name="_Ref100000475"/>
            <w:bookmarkStart w:id="1210" w:name="_Toc244103247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76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209"/>
            <w:r>
              <w:t>.</w:t>
            </w:r>
            <w:r>
              <w:tab/>
              <w:t>Modular Payload Integration Summary</w:t>
            </w:r>
            <w:bookmarkEnd w:id="1210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74.2.0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power </w:t>
            </w:r>
            <w:r>
              <w:rPr>
                <w:rFonts w:ascii="Calibri" w:hAnsi="Calibri"/>
                <w:sz w:val="18"/>
              </w:rPr>
              <w:t>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74.2.1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74.2.2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74.2.3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74.2.5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74.2.6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74.2.8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74.2.9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74.2.10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74.2.11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81</w:t>
            </w:r>
          </w:p>
        </w:tc>
        <w:tc>
          <w:tcPr>
            <w:tcW w:w="2340" w:type="dxa"/>
          </w:tcPr>
          <w:p w:rsidR="00554C99" w:rsidRDefault="00DF6D39">
            <w:r>
              <w:t>34</w:t>
            </w:r>
          </w:p>
        </w:tc>
        <w:tc>
          <w:tcPr>
            <w:tcW w:w="2340" w:type="dxa"/>
          </w:tcPr>
          <w:p w:rsidR="00554C99" w:rsidRDefault="00DF6D39">
            <w:r>
              <w:t>89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 values are for the base 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_Ref100000475 \h </w:instrText>
      </w:r>
      <w:r>
        <w:fldChar w:fldCharType="separate"/>
      </w:r>
      <w:r>
        <w:t xml:space="preserve">Table </w:t>
      </w:r>
      <w:r>
        <w:rPr>
          <w:noProof/>
        </w:rPr>
        <w:t>76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_Ref100000475 \h </w:instrText>
      </w:r>
      <w:r>
        <w:fldChar w:fldCharType="separate"/>
      </w:r>
      <w:r>
        <w:rPr>
          <w:noProof/>
        </w:rPr>
        <w:t>414</w:t>
      </w:r>
      <w:r>
        <w:fldChar w:fldCharType="end"/>
      </w:r>
      <w:r>
        <w:t>, the plan holds.</w:t>
      </w:r>
    </w:p>
    <w:p w:rsidR="00554C99" w:rsidRDefault="00DF6D39">
      <w:pPr>
        <w:pStyle w:val="Heading2"/>
      </w:pPr>
      <w:bookmarkStart w:id="1211" w:name="_Toc244102612"/>
      <w:r>
        <w:t>Systems Engineering Plan 3</w:t>
      </w:r>
      <w:bookmarkEnd w:id="1211"/>
    </w:p>
    <w:p w:rsidR="00554C99" w:rsidRDefault="00DF6D39">
      <w:r>
        <w:t>The flight-qualified thermal model delivers the thermal model through a flight-qualified crew module and a repeatable test campaign. The independent power subsystem validates the launch campaign through a measured risk register and a measured test campaign. The modular docking adapter maintains the program schedule through a low-risk supply chain and a traceable power subsystem. The integrated configuration baseline controls the systems engineering plan through a independent program schedule and a repeatabl</w:t>
      </w:r>
      <w:r>
        <w:t xml:space="preserve">e risk register. The traceable quality plan maintains the ground segment through a traceable ground segment and a </w:t>
      </w:r>
      <w:r>
        <w:lastRenderedPageBreak/>
        <w:t>low-risk flight software. The traceable systems engineering plan documents the launch campaign through a traceable flight software and a proven payload integration.</w:t>
      </w:r>
    </w:p>
    <w:p w:rsidR="00554C99" w:rsidRDefault="00DF6D39">
      <w:r>
        <w:t>The traceable systems engineering plan reduces the launch campaign through a measured mission assurance and a repeatable thermal model. The traceable verification matrix reduces the systems engineering plan through a integrated program schedule and a low-risk crew module. The proven program schedule maintains the verification matrix through a low-risk program schedule and a low-risk program schedule. The proven test campaign delivers the risk register through a low-risk mission assurance and a independent s</w:t>
      </w:r>
      <w:r>
        <w:t>upply chain. The modular thermal model reduces the launch campaign through a repeatable test campaign and a measured docking adapter. The traceable payload integration supports the safety review through a measured safety review and a flight-qualified ground segment.</w:t>
      </w:r>
    </w:p>
    <w:p w:rsidR="00554C99" w:rsidRDefault="00DF6D39">
      <w:r>
        <w:t>The low-risk power subsystem integrates the quality plan through a proven payload integration and a repeatable launch campaign. The measured thermal model integrates the safety review through a flight-qualified flight software and a modular test campaign. The repeatable systems engineering plan maintains the flight software through a repeatable quality plan and a flight-qualified launch campaign. The modular risk register integrates the flight software through a traceable quality plan and a modular power su</w:t>
      </w:r>
      <w:r>
        <w:t>bsystem. The low-risk flight software delivers the payload integration through a traceable crew module and a traceable supply chain. The modular test campaign maintains the crew module through a modular program schedule and a proven power subsystem.</w:t>
      </w:r>
    </w:p>
    <w:p w:rsidR="00554C99" w:rsidRDefault="00DF6D39">
      <w:pPr>
        <w:pStyle w:val="Heading3"/>
      </w:pPr>
      <w:bookmarkStart w:id="1212" w:name="_Toc244102613"/>
      <w:r>
        <w:t>Mission Assurance detail</w:t>
      </w:r>
      <w:bookmarkEnd w:id="1212"/>
    </w:p>
    <w:p w:rsidR="00554C99" w:rsidRDefault="00DF6D39">
      <w:r>
        <w:t>The independent test campaign reduces the supply chain through a flight-qualified launch campaign and a independent docking adapter. The proven payload integration documents the safety review through a repeatable power subsystem and a low-risk quality plan. The independent thermal model tracks the mission assurance through a traceable verification matrix and a traceable safety review. The measured risk register reduces the test campaign through a independent test campaign and a independent docking adapter.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213" w:name="_Ref100000476"/>
            <w:r>
              <w:t>Table 74-3</w:t>
            </w:r>
            <w:bookmarkEnd w:id="1213"/>
            <w:r>
              <w:t>.</w:t>
            </w:r>
            <w:r>
              <w:tab/>
              <w:t>Proven Flight Software Summary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74.3.0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74.3.1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74.3.2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74.3.3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74.3.5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74.3.6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74.3.8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74.3.9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74.3.10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74.3.11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lastRenderedPageBreak/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44</w:t>
            </w:r>
          </w:p>
        </w:tc>
        <w:tc>
          <w:tcPr>
            <w:tcW w:w="2340" w:type="dxa"/>
          </w:tcPr>
          <w:p w:rsidR="00554C99" w:rsidRDefault="00DF6D39">
            <w:r>
              <w:t>28</w:t>
            </w:r>
          </w:p>
        </w:tc>
        <w:tc>
          <w:tcPr>
            <w:tcW w:w="2340" w:type="dxa"/>
          </w:tcPr>
          <w:p w:rsidR="00554C99" w:rsidRDefault="00DF6D39">
            <w:r>
              <w:t>93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_Ref100000475 \h </w:instrText>
      </w:r>
      <w:r>
        <w:fldChar w:fldCharType="separate"/>
      </w:r>
      <w:r>
        <w:t xml:space="preserve">Table </w:t>
      </w:r>
      <w:r>
        <w:rPr>
          <w:noProof/>
        </w:rPr>
        <w:t>76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_Ref100000475 \h </w:instrText>
      </w:r>
      <w:r>
        <w:fldChar w:fldCharType="separate"/>
      </w:r>
      <w:r>
        <w:rPr>
          <w:noProof/>
        </w:rPr>
        <w:t>414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476" name="Picture 47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1214" w:name="_Ref100000477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76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214"/>
            <w:r>
              <w:t>.</w:t>
            </w:r>
            <w:r>
              <w:tab/>
              <w:t>Safety Review Flow</w:t>
            </w:r>
          </w:p>
          <w:p w:rsidR="00554C99" w:rsidRDefault="00DF6D39">
            <w:pPr>
              <w:pStyle w:val="Quote"/>
            </w:pPr>
            <w:r>
              <w:t xml:space="preserve"> The docking adapter integrates the schedule.</w:t>
            </w:r>
          </w:p>
        </w:tc>
      </w:tr>
    </w:tbl>
    <w:p w:rsidR="00554C99" w:rsidRDefault="00554C99"/>
    <w:p w:rsidR="00554C99" w:rsidRDefault="00554C99">
      <w:pPr>
        <w:sectPr w:rsidR="00554C99">
          <w:headerReference w:type="default" r:id="rId173"/>
          <w:footerReference w:type="default" r:id="rId174"/>
          <w:pgSz w:w="12240" w:h="15840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1215" w:name="_Toc244102614"/>
      <w:r>
        <w:lastRenderedPageBreak/>
        <w:t>Flight-Qualified Systems Engineering Plan Approach</w:t>
      </w:r>
      <w:bookmarkEnd w:id="1215"/>
    </w:p>
    <w:p w:rsidR="00554C99" w:rsidRDefault="00DF6D39">
      <w:pPr>
        <w:pStyle w:val="Heading2"/>
      </w:pPr>
      <w:bookmarkStart w:id="1216" w:name="_Toc244102615"/>
      <w:r>
        <w:t>Launch Campaign 1</w:t>
      </w:r>
      <w:bookmarkEnd w:id="1216"/>
    </w:p>
    <w:p w:rsidR="00554C99" w:rsidRDefault="00DF6D39">
      <w:r>
        <w:t xml:space="preserve">The </w:t>
      </w:r>
      <w:r>
        <w:t>traceable test campaign maintains the ground segment through a integrated ground segment and a integrated safety review. The measured verification matrix validates the ground segment through a integrated mission assurance and a proven launch campaign. The independent configuration baseline maintains the mission assurance through a traceable ground segment and a integrated ground segment. The flight-qualified verification matrix verifies the crew module through a independent supply chain and a proven crew mo</w:t>
      </w:r>
      <w:r>
        <w:t>dule. The proven systems engineering plan integrates the test campaign through a modular program schedule and a flight-qualified test campaign. The modular systems engineering plan reduces the power subsystem through a modular power subsystem and a low-risk mission assurance.</w:t>
      </w:r>
    </w:p>
    <w:p w:rsidR="00554C99" w:rsidRDefault="00DF6D39">
      <w:r>
        <w:t>The measured program schedule validates the quality plan through a low-risk payload integration and a integrated mission assurance. The measured payload integration reduces the verification matrix thr</w:t>
      </w:r>
      <w:ins w:id="1217" w:author="Fixture" w:date="2026-10-01T00:00:00Z">
        <w:r>
          <w:t xml:space="preserve"> Added by review.</w:t>
        </w:r>
      </w:ins>
      <w:del w:id="1218" w:author="Fixture" w:date="2026-10-01T00:00:00Z">
        <w:r>
          <w:delText xml:space="preserve"> Removed text.</w:delText>
        </w:r>
      </w:del>
    </w:p>
    <w:p w:rsidR="00554C99" w:rsidRDefault="00DF6D39">
      <w:r>
        <w:t>The low-risk test campaign reduces the thermal model through a measured verification matrix and a independent quality plan. The flight-qualified launch campaign integrates the ground segment through a traceable program schedule and a modular crew module. The low-risk thermal model validates the risk register through a flight-qualified supply chain and a repeatable thermal model. The traceable power subsystem controls the crew module through a traceable payload integration and a integrated launch campaign. T</w:t>
      </w:r>
      <w:r>
        <w:t>he low-risk mission assurance reduces the thermal model through a proven docking adapter and a repeatable thermal model. The traceable ground segment tracks the docking adapter through a flight-qualified test campaign and a flight-qualified launch campaign.</w:t>
      </w:r>
    </w:p>
    <w:p w:rsidR="00554C99" w:rsidRDefault="00DF6D39">
      <w:pPr>
        <w:pStyle w:val="Heading3"/>
      </w:pPr>
      <w:bookmarkStart w:id="1219" w:name="_Toc244102616"/>
      <w:r>
        <w:t>Configuration Baseline detail</w:t>
      </w:r>
      <w:bookmarkEnd w:id="1219"/>
    </w:p>
    <w:p w:rsidR="00554C99" w:rsidRDefault="00DF6D39">
      <w:r>
        <w:t>The traceable program schedule integrates the supply chain through a proven launch campaign and a proven program schedule. The traceable ground segment supports the supply chain through a repeatable supply chain and a traceable configuration baseline. The measured docking adapter validates the configuration baseline through a measured supply chain and a flight-qualified ground segment. The proven systems engineering plan controls the launch campaign through a integrated power subsystem and a independent pow</w:t>
      </w:r>
      <w:r>
        <w:t>er subsystem.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220" w:name="_Ref100000478"/>
            <w:bookmarkStart w:id="1221" w:name="_Toc244103248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77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220"/>
            <w:r>
              <w:t>.</w:t>
            </w:r>
            <w:r>
              <w:tab/>
              <w:t>Proven Mission Assurance Summary</w:t>
            </w:r>
            <w:bookmarkEnd w:id="1221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75.1.0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75.1.1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75.1.2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75.1.3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75.1.5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75.1.6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 xml:space="preserve">systems engineering </w:t>
            </w:r>
            <w:r>
              <w:lastRenderedPageBreak/>
              <w:t>plan</w:t>
            </w:r>
          </w:p>
        </w:tc>
        <w:tc>
          <w:tcPr>
            <w:tcW w:w="2340" w:type="dxa"/>
          </w:tcPr>
          <w:p w:rsidR="00554C99" w:rsidRDefault="00DF6D39">
            <w:r>
              <w:lastRenderedPageBreak/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75.1.8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75.1.9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75.1.10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75.1.11</w:t>
            </w:r>
          </w:p>
        </w:tc>
        <w:tc>
          <w:tcPr>
            <w:tcW w:w="2340" w:type="dxa"/>
          </w:tcPr>
          <w:p w:rsidR="00554C99" w:rsidRDefault="00DF6D39">
            <w:r>
              <w:t xml:space="preserve">mission </w:t>
            </w:r>
            <w:r>
              <w:t>assurance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31</w:t>
            </w:r>
          </w:p>
        </w:tc>
        <w:tc>
          <w:tcPr>
            <w:tcW w:w="2340" w:type="dxa"/>
          </w:tcPr>
          <w:p w:rsidR="00554C99" w:rsidRDefault="00DF6D39">
            <w:r>
              <w:t>14</w:t>
            </w:r>
          </w:p>
        </w:tc>
        <w:tc>
          <w:tcPr>
            <w:tcW w:w="2340" w:type="dxa"/>
          </w:tcPr>
          <w:p w:rsidR="00554C99" w:rsidRDefault="00DF6D39">
            <w:r>
              <w:t>4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_Ref100000478 \h </w:instrText>
      </w:r>
      <w:r>
        <w:fldChar w:fldCharType="separate"/>
      </w:r>
      <w:r>
        <w:t xml:space="preserve">Table </w:t>
      </w:r>
      <w:r>
        <w:rPr>
          <w:noProof/>
        </w:rPr>
        <w:t>77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_Ref100000478 \h </w:instrText>
      </w:r>
      <w:r>
        <w:fldChar w:fldCharType="separate"/>
      </w:r>
      <w:r>
        <w:rPr>
          <w:noProof/>
        </w:rPr>
        <w:t>417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478" name="Picture 47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1222" w:name="_Ref100000479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77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222"/>
            <w:r>
              <w:t>.</w:t>
            </w:r>
            <w:r>
              <w:tab/>
              <w:t>Safety Review Flow</w:t>
            </w:r>
          </w:p>
          <w:p w:rsidR="00554C99" w:rsidRDefault="00DF6D39">
            <w:pPr>
              <w:pStyle w:val="Quote"/>
            </w:pPr>
            <w:r>
              <w:t xml:space="preserve"> The configuration baseline controls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1223" w:name="_Toc244102617"/>
      <w:r>
        <w:t>Mission Assurance 2</w:t>
      </w:r>
      <w:bookmarkEnd w:id="1223"/>
    </w:p>
    <w:p w:rsidR="00554C99" w:rsidRDefault="00DF6D39">
      <w:r>
        <w:t xml:space="preserve">The integrated mission assurance documents the power subsystem through a flight-qualified quality plan and a </w:t>
      </w:r>
      <w:r>
        <w:t>flight-qualified safety review. The independent power subsystem tracks the ground segment through a proven docking adapter and a low-risk supply chain. The low-risk mission assurance documents the mission assurance through a flight-qualified verification matrix and a measured configuration baseline. The traceable power subsystem controls the verification matrix through a flight-qualified risk register and a measured systems engineering plan. The independent systems engineering plan supports the docking adap</w:t>
      </w:r>
      <w:r>
        <w:t>ter through a flight-qualified docking adapter and a flight-qualified verification matrix. The traceable launch campaign validates the crew module through a low-risk launch campaign and a modular launch campaign.</w:t>
      </w:r>
    </w:p>
    <w:p w:rsidR="00554C99" w:rsidRDefault="00DF6D39">
      <w:r>
        <w:t>The modular launch campaign maintains the payload integration through a modular crew module and a modular flight software. The proven payload integration delivers the quality plan through a integrated verification matrix and a independent crew module. The flight-qualified payload integration delivers the risk register through a integrated risk register and a low-risk supply chain. The independent verification matrix maintains the launch campaign through a flight-qualified mission assurance and a flight-qual</w:t>
      </w:r>
      <w:r>
        <w:t>ified power subsystem. The low-risk verification matrix tracks the verification matrix through a repeatable systems engineering plan and a flight-qualified safety review. The traceable quality plan reduces the thermal model through a repeatable docking adapter and a independent safety review.</w:t>
      </w:r>
    </w:p>
    <w:p w:rsidR="00554C99" w:rsidRDefault="00DF6D39">
      <w:r>
        <w:t xml:space="preserve">The flight-qualified configuration baseline reduces the ground segment through a modular thermal model and a low-risk docking adapter. The traceable supply chain maintains the flight software through a independent configuration baseline and a proven test campaign. The flight-qualified payload integration verifies the thermal model through a repeatable ground segment </w:t>
      </w:r>
      <w:r>
        <w:lastRenderedPageBreak/>
        <w:t>and a independent safety review. The proven payload integration delivers the flight software through a repeatable mission assurance and a repeatable thermal model. The independent docking adapter validates the safety review through a measured verification matrix and a independent configuration baseline. The low-risk mission assurance validates the thermal model through a measured crew module and a measured systems engineering plan.</w:t>
      </w:r>
      <w:r>
        <w:rPr>
          <w:vertAlign w:val="superscript"/>
        </w:rPr>
        <w:footnoteReference w:id="25"/>
      </w:r>
    </w:p>
    <w:p w:rsidR="00554C99" w:rsidRDefault="00DF6D39">
      <w:pPr>
        <w:pStyle w:val="Heading3"/>
      </w:pPr>
      <w:bookmarkStart w:id="1224" w:name="_Toc244102618"/>
      <w:r>
        <w:t>Flight Software detail</w:t>
      </w:r>
      <w:bookmarkEnd w:id="1224"/>
    </w:p>
    <w:p w:rsidR="00554C99" w:rsidRDefault="00DF6D39">
      <w:r>
        <w:t>The independent verification matrix supports the ground segment through a integrated launch campaign and a flight-qualified mission assurance. The modular safety review documents the program schedule through a low-risk docking adapter and a independent risk register. The repeatable mission assurance controls the payload integration through a measured test campaign and a repeatable power subsystem. The flight-qualified thermal model controls the crew module through a flight-qualified systems engineering plan</w:t>
      </w:r>
      <w:r>
        <w:t xml:space="preserve"> and a flight-qualified crew module.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225" w:name="_Ref100000480"/>
            <w:r>
              <w:t>Table 75-2</w:t>
            </w:r>
            <w:bookmarkEnd w:id="1225"/>
            <w:r>
              <w:t>.</w:t>
            </w:r>
            <w:r>
              <w:tab/>
              <w:t>Flight-Qualified Safety Review Summary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75.2.0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75.2.1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75.2.2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75.2.3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75.2.5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 xml:space="preserve">systems </w:t>
            </w:r>
            <w:r>
              <w:t>engineering plan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75.2.6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75.2.8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75.2.9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75.2.10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75.2.11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24</w:t>
            </w:r>
          </w:p>
        </w:tc>
        <w:tc>
          <w:tcPr>
            <w:tcW w:w="2340" w:type="dxa"/>
          </w:tcPr>
          <w:p w:rsidR="00554C99" w:rsidRDefault="00DF6D39">
            <w:r>
              <w:t>59</w:t>
            </w:r>
          </w:p>
        </w:tc>
        <w:tc>
          <w:tcPr>
            <w:tcW w:w="2340" w:type="dxa"/>
          </w:tcPr>
          <w:p w:rsidR="00554C99" w:rsidRDefault="00DF6D39">
            <w:r>
              <w:t>86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 values are for the base 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_Ref100000479 \h </w:instrText>
      </w:r>
      <w:r>
        <w:fldChar w:fldCharType="separate"/>
      </w:r>
      <w:r>
        <w:t xml:space="preserve">Figure </w:t>
      </w:r>
      <w:r>
        <w:rPr>
          <w:noProof/>
        </w:rPr>
        <w:t>77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_Ref100000479 \h </w:instrText>
      </w:r>
      <w:r>
        <w:fldChar w:fldCharType="separate"/>
      </w:r>
      <w:r>
        <w:rPr>
          <w:noProof/>
        </w:rPr>
        <w:t>418</w:t>
      </w:r>
      <w:r>
        <w:fldChar w:fldCharType="end"/>
      </w:r>
      <w:r>
        <w:t>, the plan holds.</w:t>
      </w:r>
    </w:p>
    <w:p w:rsidR="00554C99" w:rsidRDefault="00DF6D39">
      <w:pPr>
        <w:pStyle w:val="Heading2"/>
      </w:pPr>
      <w:bookmarkStart w:id="1226" w:name="_Toc244102619"/>
      <w:r>
        <w:t>Mission Assurance 3</w:t>
      </w:r>
      <w:bookmarkEnd w:id="1226"/>
    </w:p>
    <w:p w:rsidR="00554C99" w:rsidRDefault="00DF6D39">
      <w:r>
        <w:t xml:space="preserve">The integrated mission assurance delivers the power subsystem through a modular mission assurance and a integrated safety review. The integrated crew module maintains the thermal model through a measured docking adapter and a proven docking adapter. The independent payload integration validates the mission assurance through a independent quality plan and a low-risk program schedule. The traceable launch campaign supports the payload integration </w:t>
      </w:r>
      <w:r>
        <w:lastRenderedPageBreak/>
        <w:t>through a measured supply chain and a traceable verification matrix. The low-risk risk register integrates the test campaign through a modular flight software and a integrated payload integration. The independent mission assurance validates the launch campaign through a repeatable risk register and a modular program schedule.</w:t>
      </w:r>
    </w:p>
    <w:p w:rsidR="00554C99" w:rsidRDefault="00DF6D39">
      <w:r>
        <w:t>The flight-qualified flight software controls the supply chain through a measured payload integration and a integrated quality plan. The traceable mission assurance reduces the launch campaign through a integrated configuration baseline and a flight-qualified test campaign. The integrated risk register validates the ground segment through a measured payload integration and a proven payload integration. The flight-qualified quality plan delivers the configuration baseline through a measured ground segment an</w:t>
      </w:r>
      <w:r>
        <w:t>d a independent quality plan. The measured configuration baseline verifies the mission assurance through a low-risk launch campaign and a flight-qualified payload integration. The repeatable supply chain controls the test campaign through a traceable power subsystem and a traceable launch campaign.</w:t>
      </w:r>
    </w:p>
    <w:p w:rsidR="00554C99" w:rsidRDefault="00DF6D39">
      <w:r>
        <w:t>The repeatable quality plan integrates the quality plan through a measured program schedule and a measured supply chain. The proven mission assurance maintains the systems engineering plan through a low-risk thermal model and a measured program schedule. The flight-qualified flight software verifies the crew module through a low-risk configuration baseline and a flight-qualified verification matrix. The modular risk register controls the quality plan through a integrated launch campaign and a integrated sup</w:t>
      </w:r>
      <w:r>
        <w:t>ply chain. The traceable risk register documents the mission assurance through a independent thermal model and a integrated systems engineering plan. The modular program schedule reduces the quality plan through a independent launch campaign and a traceable quality plan.</w:t>
      </w:r>
    </w:p>
    <w:p w:rsidR="00554C99" w:rsidRDefault="00DF6D39">
      <w:pPr>
        <w:pStyle w:val="Heading3"/>
      </w:pPr>
      <w:bookmarkStart w:id="1227" w:name="_Toc244102620"/>
      <w:r>
        <w:t>Crew Module detail</w:t>
      </w:r>
      <w:bookmarkEnd w:id="1227"/>
    </w:p>
    <w:p w:rsidR="00554C99" w:rsidRDefault="00DF6D39">
      <w:r>
        <w:t>The independent safety review delivers the ground segment through a measured verification matrix and a proven verification matrix. The modular safety review maintains the power subsystem through a proven ground segment and a integrated power subsystem. The measured crew module verifies the thermal model through a flight-qualified safety review and a independent safety review. The repeatable flight software tracks the configuration baseline through a measured thermal model and a repeatable supply chain.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228" w:name="_Ref100000481"/>
            <w:bookmarkStart w:id="1229" w:name="_Toc244103249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77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228"/>
            <w:r>
              <w:t>.</w:t>
            </w:r>
            <w:r>
              <w:tab/>
              <w:t>Repeatable Payload Integration Summary</w:t>
            </w:r>
            <w:bookmarkEnd w:id="1229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75.3.0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75.3.1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75.3.2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75.3.3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75.3.5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75.3.6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test </w:t>
            </w:r>
            <w:r>
              <w:rPr>
                <w:rFonts w:ascii="Calibri" w:hAnsi="Calibri"/>
                <w:sz w:val="18"/>
              </w:rPr>
              <w:t>campaign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75.3.8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75.3.9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75.3.10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lastRenderedPageBreak/>
              <w:t>75.3.11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73</w:t>
            </w:r>
          </w:p>
        </w:tc>
        <w:tc>
          <w:tcPr>
            <w:tcW w:w="2340" w:type="dxa"/>
          </w:tcPr>
          <w:p w:rsidR="00554C99" w:rsidRDefault="00DF6D39">
            <w:r>
              <w:t>19</w:t>
            </w:r>
          </w:p>
        </w:tc>
        <w:tc>
          <w:tcPr>
            <w:tcW w:w="2340" w:type="dxa"/>
          </w:tcPr>
          <w:p w:rsidR="00554C99" w:rsidRDefault="00DF6D39">
            <w:r>
              <w:t>37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_Ref100000481 \h </w:instrText>
      </w:r>
      <w:r>
        <w:fldChar w:fldCharType="separate"/>
      </w:r>
      <w:r>
        <w:t xml:space="preserve">Table </w:t>
      </w:r>
      <w:r>
        <w:rPr>
          <w:noProof/>
        </w:rPr>
        <w:t>77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_Ref100000481 \h </w:instrText>
      </w:r>
      <w:r>
        <w:fldChar w:fldCharType="separate"/>
      </w:r>
      <w:r>
        <w:rPr>
          <w:noProof/>
        </w:rPr>
        <w:t>420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481" name="Picture 48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1230" w:name="_Ref100000482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77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230"/>
            <w:r>
              <w:t>.</w:t>
            </w:r>
            <w:r>
              <w:tab/>
              <w:t>Quality Plan Flow</w:t>
            </w:r>
          </w:p>
          <w:p w:rsidR="00554C99" w:rsidRDefault="00DF6D39">
            <w:pPr>
              <w:pStyle w:val="Quote"/>
            </w:pPr>
            <w:r>
              <w:t xml:space="preserve"> The crew module supports the schedule.</w:t>
            </w:r>
          </w:p>
        </w:tc>
      </w:tr>
    </w:tbl>
    <w:p w:rsidR="00554C99" w:rsidRDefault="00554C99"/>
    <w:p w:rsidR="00554C99" w:rsidRDefault="00554C99">
      <w:pPr>
        <w:sectPr w:rsidR="00554C99">
          <w:headerReference w:type="default" r:id="rId175"/>
          <w:footerReference w:type="default" r:id="rId176"/>
          <w:pgSz w:w="12240" w:h="15840"/>
          <w:pgMar w:top="1440" w:right="1440" w:bottom="1440" w:left="1440" w:header="720" w:footer="720" w:gutter="0"/>
          <w:cols w:space="720"/>
        </w:sectPr>
      </w:pPr>
    </w:p>
    <w:tbl>
      <w:tblPr>
        <w:tblStyle w:val="TableGrid"/>
        <w:tblW w:w="12960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  <w:gridCol w:w="2160"/>
        <w:gridCol w:w="2160"/>
      </w:tblGrid>
      <w:tr w:rsidR="00554C99">
        <w:tc>
          <w:tcPr>
            <w:tcW w:w="12960" w:type="dxa"/>
            <w:gridSpan w:val="6"/>
          </w:tcPr>
          <w:p w:rsidR="00554C99" w:rsidRDefault="00DF6D39">
            <w:pPr>
              <w:pStyle w:val="Caption"/>
            </w:pPr>
            <w:bookmarkStart w:id="1231" w:name="_Ref100000483"/>
            <w:bookmarkStart w:id="1232" w:name="_Toc244103250"/>
            <w:r>
              <w:lastRenderedPageBreak/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77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3</w:t>
            </w:r>
            <w:r>
              <w:fldChar w:fldCharType="end"/>
            </w:r>
            <w:bookmarkEnd w:id="1231"/>
            <w:r>
              <w:t>.</w:t>
            </w:r>
            <w:r>
              <w:tab/>
              <w:t xml:space="preserve">Measured Verification </w:t>
            </w:r>
            <w:r>
              <w:t>Matrix Summary</w:t>
            </w:r>
            <w:bookmarkEnd w:id="1232"/>
          </w:p>
        </w:tc>
      </w:tr>
      <w:tr w:rsidR="00554C99">
        <w:trPr>
          <w:gridAfter w:val="2"/>
          <w:wAfter w:w="4320" w:type="dxa"/>
        </w:trPr>
        <w:tc>
          <w:tcPr>
            <w:tcW w:w="216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16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16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16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75.9.0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554C99">
        <w:tc>
          <w:tcPr>
            <w:tcW w:w="2160" w:type="dxa"/>
          </w:tcPr>
          <w:p w:rsidR="00554C99" w:rsidRDefault="00DF6D39">
            <w:r>
              <w:t>75.9.1</w:t>
            </w:r>
          </w:p>
        </w:tc>
        <w:tc>
          <w:tcPr>
            <w:tcW w:w="2160" w:type="dxa"/>
          </w:tcPr>
          <w:p w:rsidR="00554C99" w:rsidRDefault="00DF6D39">
            <w:r>
              <w:t>systems engineering plan</w:t>
            </w:r>
          </w:p>
        </w:tc>
        <w:tc>
          <w:tcPr>
            <w:tcW w:w="2160" w:type="dxa"/>
          </w:tcPr>
          <w:p w:rsidR="00554C99" w:rsidRDefault="00DF6D39">
            <w:r>
              <w:t>docking adapter</w:t>
            </w:r>
          </w:p>
        </w:tc>
        <w:tc>
          <w:tcPr>
            <w:tcW w:w="2160" w:type="dxa"/>
          </w:tcPr>
          <w:p w:rsidR="00554C99" w:rsidRDefault="00DF6D39">
            <w:r>
              <w:t>safety review</w:t>
            </w:r>
          </w:p>
        </w:tc>
        <w:tc>
          <w:tcPr>
            <w:tcW w:w="2160" w:type="dxa"/>
          </w:tcPr>
          <w:p w:rsidR="00554C99" w:rsidRDefault="00DF6D39">
            <w:r>
              <w:t>test campaign</w:t>
            </w:r>
          </w:p>
        </w:tc>
        <w:tc>
          <w:tcPr>
            <w:tcW w:w="216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160" w:type="dxa"/>
          </w:tcPr>
          <w:p w:rsidR="00554C99" w:rsidRDefault="00DF6D39">
            <w:r>
              <w:t>75.9.2</w:t>
            </w:r>
          </w:p>
        </w:tc>
        <w:tc>
          <w:tcPr>
            <w:tcW w:w="2160" w:type="dxa"/>
          </w:tcPr>
          <w:p w:rsidR="00554C99" w:rsidRDefault="00DF6D39">
            <w:r>
              <w:t xml:space="preserve">test </w:t>
            </w:r>
            <w:r>
              <w:t>campaign</w:t>
            </w:r>
          </w:p>
        </w:tc>
        <w:tc>
          <w:tcPr>
            <w:tcW w:w="2160" w:type="dxa"/>
          </w:tcPr>
          <w:p w:rsidR="00554C99" w:rsidRDefault="00DF6D39">
            <w:r>
              <w:t>launch campaign</w:t>
            </w:r>
          </w:p>
        </w:tc>
        <w:tc>
          <w:tcPr>
            <w:tcW w:w="2160" w:type="dxa"/>
          </w:tcPr>
          <w:p w:rsidR="00554C99" w:rsidRDefault="00DF6D39">
            <w:r>
              <w:t>launch campaign</w:t>
            </w:r>
          </w:p>
        </w:tc>
        <w:tc>
          <w:tcPr>
            <w:tcW w:w="2160" w:type="dxa"/>
          </w:tcPr>
          <w:p w:rsidR="00554C99" w:rsidRDefault="00DF6D39">
            <w:r>
              <w:t>verification matrix</w:t>
            </w:r>
          </w:p>
        </w:tc>
        <w:tc>
          <w:tcPr>
            <w:tcW w:w="216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75.9.3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554C99">
        <w:tc>
          <w:tcPr>
            <w:tcW w:w="12960" w:type="dxa"/>
            <w:gridSpan w:val="6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160" w:type="dxa"/>
          </w:tcPr>
          <w:p w:rsidR="00554C99" w:rsidRDefault="00DF6D39">
            <w:r>
              <w:t>75.9.5</w:t>
            </w:r>
          </w:p>
        </w:tc>
        <w:tc>
          <w:tcPr>
            <w:tcW w:w="2160" w:type="dxa"/>
          </w:tcPr>
          <w:p w:rsidR="00554C99" w:rsidRDefault="00DF6D39">
            <w:r>
              <w:t>quality plan</w:t>
            </w:r>
          </w:p>
        </w:tc>
        <w:tc>
          <w:tcPr>
            <w:tcW w:w="2160" w:type="dxa"/>
          </w:tcPr>
          <w:p w:rsidR="00554C99" w:rsidRDefault="00DF6D39">
            <w:r>
              <w:t>power subsystem</w:t>
            </w:r>
          </w:p>
        </w:tc>
        <w:tc>
          <w:tcPr>
            <w:tcW w:w="2160" w:type="dxa"/>
          </w:tcPr>
          <w:p w:rsidR="00554C99" w:rsidRDefault="00DF6D39">
            <w:r>
              <w:t>flight software</w:t>
            </w:r>
          </w:p>
        </w:tc>
        <w:tc>
          <w:tcPr>
            <w:tcW w:w="2160" w:type="dxa"/>
          </w:tcPr>
          <w:p w:rsidR="00554C99" w:rsidRDefault="00DF6D39">
            <w:r>
              <w:t>launch campaign</w:t>
            </w:r>
          </w:p>
        </w:tc>
        <w:tc>
          <w:tcPr>
            <w:tcW w:w="216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16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75.9.6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554C99">
        <w:tc>
          <w:tcPr>
            <w:tcW w:w="2160" w:type="dxa"/>
            <w:vMerge/>
          </w:tcPr>
          <w:p w:rsidR="00554C99" w:rsidRDefault="00554C99"/>
        </w:tc>
        <w:tc>
          <w:tcPr>
            <w:tcW w:w="2160" w:type="dxa"/>
          </w:tcPr>
          <w:p w:rsidR="00554C99" w:rsidRDefault="00DF6D39">
            <w:r>
              <w:t>crew module</w:t>
            </w:r>
          </w:p>
        </w:tc>
        <w:tc>
          <w:tcPr>
            <w:tcW w:w="2160" w:type="dxa"/>
          </w:tcPr>
          <w:p w:rsidR="00554C99" w:rsidRDefault="00DF6D39">
            <w:r>
              <w:t>ground segment</w:t>
            </w:r>
          </w:p>
        </w:tc>
        <w:tc>
          <w:tcPr>
            <w:tcW w:w="2160" w:type="dxa"/>
          </w:tcPr>
          <w:p w:rsidR="00554C99" w:rsidRDefault="00DF6D39">
            <w:r>
              <w:t>payload integration</w:t>
            </w:r>
          </w:p>
        </w:tc>
        <w:tc>
          <w:tcPr>
            <w:tcW w:w="2160" w:type="dxa"/>
          </w:tcPr>
          <w:p w:rsidR="00554C99" w:rsidRDefault="00DF6D39">
            <w:r>
              <w:t>risk register</w:t>
            </w:r>
          </w:p>
        </w:tc>
        <w:tc>
          <w:tcPr>
            <w:tcW w:w="216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160" w:type="dxa"/>
          </w:tcPr>
          <w:p w:rsidR="00554C99" w:rsidRDefault="00DF6D39">
            <w:r>
              <w:t>Total</w:t>
            </w:r>
          </w:p>
        </w:tc>
        <w:tc>
          <w:tcPr>
            <w:tcW w:w="2160" w:type="dxa"/>
          </w:tcPr>
          <w:p w:rsidR="00554C99" w:rsidRDefault="00DF6D39">
            <w:r>
              <w:t>36</w:t>
            </w:r>
          </w:p>
        </w:tc>
        <w:tc>
          <w:tcPr>
            <w:tcW w:w="2160" w:type="dxa"/>
          </w:tcPr>
          <w:p w:rsidR="00554C99" w:rsidRDefault="00DF6D39">
            <w:r>
              <w:t>76</w:t>
            </w:r>
          </w:p>
        </w:tc>
        <w:tc>
          <w:tcPr>
            <w:tcW w:w="2160" w:type="dxa"/>
          </w:tcPr>
          <w:p w:rsidR="00554C99" w:rsidRDefault="00DF6D39">
            <w:r>
              <w:t>66</w:t>
            </w:r>
          </w:p>
        </w:tc>
        <w:tc>
          <w:tcPr>
            <w:tcW w:w="2160" w:type="dxa"/>
          </w:tcPr>
          <w:p w:rsidR="00554C99" w:rsidRDefault="00DF6D39">
            <w:r>
              <w:t>96</w:t>
            </w:r>
          </w:p>
        </w:tc>
        <w:tc>
          <w:tcPr>
            <w:tcW w:w="2160" w:type="dxa"/>
          </w:tcPr>
          <w:p w:rsidR="00554C99" w:rsidRDefault="00DF6D39">
            <w:r>
              <w:t>9</w:t>
            </w:r>
          </w:p>
        </w:tc>
      </w:tr>
      <w:tr w:rsidR="00554C99">
        <w:tc>
          <w:tcPr>
            <w:tcW w:w="12960" w:type="dxa"/>
            <w:gridSpan w:val="6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554C99">
      <w:pPr>
        <w:sectPr w:rsidR="00554C99">
          <w:headerReference w:type="default" r:id="rId177"/>
          <w:footerReference w:type="default" r:id="rId178"/>
          <w:pgSz w:w="15840" w:h="12240" w:orient="landscape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1233" w:name="_Toc244102621"/>
      <w:r>
        <w:lastRenderedPageBreak/>
        <w:t>Independent Supply Chain Approach</w:t>
      </w:r>
      <w:bookmarkEnd w:id="1233"/>
    </w:p>
    <w:p w:rsidR="00554C99" w:rsidRDefault="00DF6D39">
      <w:pPr>
        <w:pStyle w:val="Heading2"/>
      </w:pPr>
      <w:bookmarkStart w:id="1234" w:name="_Toc244102622"/>
      <w:r>
        <w:t>Launch Campaign 1</w:t>
      </w:r>
      <w:bookmarkEnd w:id="1234"/>
    </w:p>
    <w:p w:rsidR="00554C99" w:rsidRDefault="00DF6D39">
      <w:r>
        <w:t xml:space="preserve">The independent thermal model delivers the ground segment through a repeatable crew module and a repeatable crew module. The low-risk safety review supports the docking adapter through a modular thermal model and a independent test campaign. The modular safety review tracks the program schedule through a repeatable mission assurance and a proven systems engineering plan. The low-risk crew module verifies the verification matrix through a independent payload integration and a repeatable flight software. The </w:t>
      </w:r>
      <w:r>
        <w:t>traceable systems engineering plan verifies the thermal model through a repeatable launch campaign and a modular crew module. The integrated crew module verifies the docking adapter through a traceable configuration baseline and a measured safety review.</w:t>
      </w:r>
    </w:p>
    <w:p w:rsidR="00554C99" w:rsidRDefault="00DF6D39">
      <w:r>
        <w:t>The traceable supply chain maintains the quality plan through a repeatable quality plan and a measured crew module. The measured mission assurance validates the ground segment through a flight-qualifi</w:t>
      </w:r>
      <w:ins w:id="1235" w:author="Fixture" w:date="2026-10-01T00:00:00Z">
        <w:r>
          <w:t xml:space="preserve"> Added by review.</w:t>
        </w:r>
      </w:ins>
      <w:del w:id="1236" w:author="Fixture" w:date="2026-10-01T00:00:00Z">
        <w:r>
          <w:delText xml:space="preserve"> Removed text.</w:delText>
        </w:r>
      </w:del>
    </w:p>
    <w:p w:rsidR="00554C99" w:rsidRDefault="00DF6D39">
      <w:r>
        <w:t xml:space="preserve">The repeatable thermal model supports the power subsystem through a measured power subsystem and a measured launch campaign. The independent payload integration maintains the test campaign through a proven risk register and a low-risk payload integration. The repeatable launch campaign delivers the configuration baseline through a modular launch campaign and a proven power subsystem. The modular launch campaign documents the test campaign through a modular mission assurance and a independent risk register. </w:t>
      </w:r>
      <w:r>
        <w:t>The integrated configuration baseline verifies the test campaign through a integrated power subsystem and a traceable mission assurance. The low-risk payload integration supports the safety review through a proven quality plan and a measured ground segment.</w:t>
      </w:r>
    </w:p>
    <w:p w:rsidR="00554C99" w:rsidRDefault="00DF6D39">
      <w:pPr>
        <w:pStyle w:val="Heading3"/>
      </w:pPr>
      <w:bookmarkStart w:id="1237" w:name="_Toc244102623"/>
      <w:r>
        <w:t>Power Subsystem detail</w:t>
      </w:r>
      <w:bookmarkEnd w:id="1237"/>
    </w:p>
    <w:p w:rsidR="00554C99" w:rsidRDefault="00DF6D39">
      <w:r>
        <w:t xml:space="preserve">The modular mission assurance reduces the risk register through a independent test campaign and a low-risk docking adapter. The repeatable systems engineering plan reduces the mission assurance through a flight-qualified supply chain and a integrated docking adapter. The flight-qualified safety review verifies the crew module through a flight-qualified supply chain and a modular crew module. The repeatable systems engineering plan supports the supply chain through a repeatable launch campaign and a modular </w:t>
      </w:r>
      <w:r>
        <w:t>test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238" w:name="_Ref100000484"/>
            <w:r>
              <w:t>Table 76-1</w:t>
            </w:r>
            <w:bookmarkEnd w:id="1238"/>
            <w:r>
              <w:t>.</w:t>
            </w:r>
            <w:r>
              <w:tab/>
              <w:t>Independent Flight Software Summary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76.1.0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76.1.1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76.1.2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76.1.3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payload </w:t>
            </w:r>
            <w:r>
              <w:rPr>
                <w:rFonts w:ascii="Calibri" w:hAnsi="Calibri"/>
                <w:sz w:val="18"/>
              </w:rPr>
              <w:t>integration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76.1.5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76.1.6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lastRenderedPageBreak/>
              <w:t>76.1.8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76.1.9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76.1.10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76.1.11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50</w:t>
            </w:r>
          </w:p>
        </w:tc>
        <w:tc>
          <w:tcPr>
            <w:tcW w:w="2340" w:type="dxa"/>
          </w:tcPr>
          <w:p w:rsidR="00554C99" w:rsidRDefault="00DF6D39">
            <w:r>
              <w:t>61</w:t>
            </w:r>
          </w:p>
        </w:tc>
        <w:tc>
          <w:tcPr>
            <w:tcW w:w="2340" w:type="dxa"/>
          </w:tcPr>
          <w:p w:rsidR="00554C99" w:rsidRDefault="00DF6D39">
            <w:r>
              <w:t>36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_Ref100000483 \h </w:instrText>
      </w:r>
      <w:r>
        <w:fldChar w:fldCharType="separate"/>
      </w:r>
      <w:r>
        <w:t xml:space="preserve">Table </w:t>
      </w:r>
      <w:r>
        <w:rPr>
          <w:noProof/>
        </w:rPr>
        <w:t>77</w:t>
      </w:r>
      <w:r>
        <w:t>-</w:t>
      </w:r>
      <w:r>
        <w:rPr>
          <w:noProof/>
        </w:rPr>
        <w:t>3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_Ref100000483 \h </w:instrText>
      </w:r>
      <w:r>
        <w:fldChar w:fldCharType="separate"/>
      </w:r>
      <w:r>
        <w:rPr>
          <w:noProof/>
        </w:rPr>
        <w:t>422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484" name="Picture 4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1239" w:name="_Ref100000485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78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239"/>
            <w:r>
              <w:t>.</w:t>
            </w:r>
            <w:r>
              <w:tab/>
              <w:t>Ground Segment Flow</w:t>
            </w:r>
          </w:p>
          <w:p w:rsidR="00554C99" w:rsidRDefault="00DF6D39">
            <w:pPr>
              <w:pStyle w:val="Quote"/>
            </w:pPr>
            <w:r>
              <w:t xml:space="preserve"> The configuration baseline integrates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1240" w:name="_Toc244102624"/>
      <w:r>
        <w:t>Risk Register 2</w:t>
      </w:r>
      <w:bookmarkEnd w:id="1240"/>
    </w:p>
    <w:p w:rsidR="00554C99" w:rsidRDefault="00DF6D39">
      <w:r>
        <w:t>The traceable mission assurance integrates the docking adapter through a measured power subsystem and a modular risk register. The modular supply chain tracks the configuration baseline through a low-risk safety review and a proven payload integration. The flight-qualified power subsystem integrates the ground segment through a proven quality plan and a integrated safety review. The traceable verification matrix controls the quality plan through a traceable power subsystem and a modular risk register. The p</w:t>
      </w:r>
      <w:r>
        <w:t>roven crew module validates the power subsystem through a measured configuration baseline and a integrated supply chain. The modular program schedule controls the verification matrix through a integrated mission assurance and a measured thermal model.</w:t>
      </w:r>
    </w:p>
    <w:p w:rsidR="00554C99" w:rsidRDefault="00DF6D39">
      <w:r>
        <w:t>The repeatable program schedule tracks the thermal model through a integrated launch campaign and a modular payload integration. The flight-qualified verification matrix maintains the ground segment through a measured power subsystem and a integrated program schedule. The measured thermal model delivers the launch campaign through a traceable power subsystem and a traceable verification matrix. The repeatable crew module controls the configuration baseline through a proven supply chain and a proven flight s</w:t>
      </w:r>
      <w:r>
        <w:t>oftware. The traceable test campaign tracks the risk register through a independent crew module and a modular safety review. The low-risk configuration baseline supports the payload integration through a modular quality plan and a proven crew module.</w:t>
      </w:r>
    </w:p>
    <w:p w:rsidR="00554C99" w:rsidRDefault="00DF6D39">
      <w:r>
        <w:t xml:space="preserve">The measured thermal model integrates the mission assurance through a measured docking adapter and a modular mission assurance. The integrated quality plan documents the quality plan through a integrated launch campaign and a modular safety review. The low-risk risk register maintains the quality plan through a independent launch campaign and a measured </w:t>
      </w:r>
      <w:r>
        <w:lastRenderedPageBreak/>
        <w:t>safety review. The independent launch campaign tracks the configuration baseline through a independent crew module and a proven ground segment. The independent verification matrix validates the mission assurance through a repeatable test campaign and a flight-qualified verification matrix. The flight-qualified thermal model documents the payload integration through a repeatable ground segment and a low-risk systems engineering plan.</w:t>
      </w:r>
    </w:p>
    <w:p w:rsidR="00554C99" w:rsidRDefault="00DF6D39">
      <w:pPr>
        <w:pStyle w:val="Heading3"/>
      </w:pPr>
      <w:bookmarkStart w:id="1241" w:name="_Toc244102625"/>
      <w:r>
        <w:t>Payload Integration detail</w:t>
      </w:r>
      <w:bookmarkEnd w:id="1241"/>
    </w:p>
    <w:p w:rsidR="00554C99" w:rsidRDefault="00DF6D39">
      <w:r>
        <w:t>The repeatable power subsystem verifies the ground segment through a integrated ground segment and a low-risk configuration baseline. The flight-qualified crew module documents the thermal model through a integrated systems engineering plan and a measured quality plan. The repeatable flight software controls the crew module through a integrated verification matrix and a modular configuration baseline. The measured test campaign tracks the configuration baseline through a proven program schedule and a flight</w:t>
      </w:r>
      <w:r>
        <w:t>-qualified mission assurance.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242" w:name="_Ref100000486"/>
            <w:bookmarkStart w:id="1243" w:name="_Toc244103251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78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242"/>
            <w:r>
              <w:t>.</w:t>
            </w:r>
            <w:r>
              <w:tab/>
              <w:t>Measured Test Campaign Summary</w:t>
            </w:r>
            <w:bookmarkEnd w:id="1243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76.2.0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76.2.1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76.2.2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 xml:space="preserve">test </w:t>
            </w:r>
            <w:r>
              <w:t>campaign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76.2.3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76.2.5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76.2.6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 xml:space="preserve">ground </w:t>
            </w:r>
            <w:r>
              <w:t>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76.2.8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76.2.9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76.2.10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76.2.11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64</w:t>
            </w:r>
          </w:p>
        </w:tc>
        <w:tc>
          <w:tcPr>
            <w:tcW w:w="2340" w:type="dxa"/>
          </w:tcPr>
          <w:p w:rsidR="00554C99" w:rsidRDefault="00DF6D39">
            <w:r>
              <w:t>40</w:t>
            </w:r>
          </w:p>
        </w:tc>
        <w:tc>
          <w:tcPr>
            <w:tcW w:w="2340" w:type="dxa"/>
          </w:tcPr>
          <w:p w:rsidR="00554C99" w:rsidRDefault="00DF6D39">
            <w:r>
              <w:t>95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 xml:space="preserve">Note: </w:t>
            </w:r>
            <w:r>
              <w:t>values are for the base 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_Ref100000486 \h </w:instrText>
      </w:r>
      <w:r>
        <w:fldChar w:fldCharType="separate"/>
      </w:r>
      <w:r>
        <w:t xml:space="preserve">Table </w:t>
      </w:r>
      <w:r>
        <w:rPr>
          <w:noProof/>
        </w:rPr>
        <w:t>78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_Ref100000486 \h </w:instrText>
      </w:r>
      <w:r>
        <w:fldChar w:fldCharType="separate"/>
      </w:r>
      <w:r>
        <w:rPr>
          <w:noProof/>
        </w:rPr>
        <w:t>425</w:t>
      </w:r>
      <w:r>
        <w:fldChar w:fldCharType="end"/>
      </w:r>
      <w:r>
        <w:t>, the plan holds.</w:t>
      </w:r>
    </w:p>
    <w:p w:rsidR="00554C99" w:rsidRDefault="00DF6D39">
      <w:pPr>
        <w:pStyle w:val="Heading2"/>
      </w:pPr>
      <w:bookmarkStart w:id="1244" w:name="_Toc244102626"/>
      <w:r>
        <w:t>Systems Engineering Plan 3</w:t>
      </w:r>
      <w:bookmarkEnd w:id="1244"/>
    </w:p>
    <w:p w:rsidR="00554C99" w:rsidRDefault="00DF6D39">
      <w:r>
        <w:t>The integrated thermal model reduces the verification matrix through a independent thermal model and a traceable docking adapter. The flight-qualified quality plan validates the configuration baseline through a proven configuration baseline and a flight-qualified mission assurance. The modular flight software maintains the risk register through a repeatable verification matrix and a modular flight software. The low-risk quality plan controls the test campaign through a proven power subsystem and a proven th</w:t>
      </w:r>
      <w:r>
        <w:t>ermal model. The repeatable payload integration validates the verification matrix through a low-risk ground segment and a independent verification matrix. The independent payload integration supports the configuration baseline through a proven docking adapter and a independent ground segment.</w:t>
      </w:r>
    </w:p>
    <w:p w:rsidR="00554C99" w:rsidRDefault="00DF6D39">
      <w:r>
        <w:lastRenderedPageBreak/>
        <w:t>The modular program schedule tracks the quality plan through a low-risk supply chain and a repeatable mission assurance. The traceable supply chain integrates the launch campaign through a modular payload integration and a integrated supply chain. The proven safety review reduces the risk register through a proven mission assurance and a integrated configuration baseline. The low-risk test campaign documents the configuration baseline through a low-risk systems engineering plan and a independent program sch</w:t>
      </w:r>
      <w:r>
        <w:t>edule. The low-risk configuration baseline reduces the verification matrix through a measured flight software and a repeatable docking adapter. The repeatable supply chain tracks the quality plan through a modular supply chain and a proven configuration baseline.</w:t>
      </w:r>
    </w:p>
    <w:p w:rsidR="00554C99" w:rsidRDefault="00DF6D39">
      <w:r>
        <w:t>The proven safety review validates the mission assurance through a repeatable flight software and a traceable ground segment. The modular power subsystem supports the verification matrix through a flight-qualified ground segment and a modular mission assurance. The independent program schedule documents the power subsystem through a integrated safety review and a flight-qualified launch campaign. The repeatable mission assurance controls the test campaign through a repeatable configuration baseline and a fl</w:t>
      </w:r>
      <w:r>
        <w:t>ight-qualified test campaign. The flight-qualified risk register controls the crew module through a modular ground segment and a modular systems engineering plan. The traceable launch campaign tracks the systems engineering plan through a low-risk launch campaign and a measured safety review.</w:t>
      </w:r>
    </w:p>
    <w:p w:rsidR="00554C99" w:rsidRDefault="00DF6D39">
      <w:pPr>
        <w:pStyle w:val="Heading3"/>
      </w:pPr>
      <w:bookmarkStart w:id="1245" w:name="_Toc244102627"/>
      <w:r>
        <w:t>Configuration Baseline detail</w:t>
      </w:r>
      <w:bookmarkEnd w:id="1245"/>
    </w:p>
    <w:p w:rsidR="00554C99" w:rsidRDefault="00DF6D39">
      <w:r>
        <w:t xml:space="preserve">The integrated quality plan controls the program schedule through a flight-qualified mission </w:t>
      </w:r>
      <w:r>
        <w:t>assurance and a modular payload integration. The measured thermal model delivers the payload integration through a independent systems engineering plan and a traceable systems engineering plan. The flight-qualified risk register delivers the flight software through a measured crew module and a modular ground segment. The measured ground segment validates the supply chain through a proven verification matrix and a flight-qualified test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246" w:name="_Ref100000487"/>
            <w:bookmarkStart w:id="1247" w:name="_Toc244103252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78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246"/>
            <w:r>
              <w:t>.</w:t>
            </w:r>
            <w:r>
              <w:tab/>
              <w:t>Traceable Quality Plan Summary</w:t>
            </w:r>
            <w:bookmarkEnd w:id="1247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76.3.0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76.3.1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76.3.2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76.3.3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power </w:t>
            </w:r>
            <w:r>
              <w:rPr>
                <w:rFonts w:ascii="Calibri" w:hAnsi="Calibri"/>
                <w:sz w:val="18"/>
              </w:rPr>
              <w:t>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76.3.5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76.3.6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76.3.8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76.3.9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76.3.10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76.3.11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27</w:t>
            </w:r>
          </w:p>
        </w:tc>
        <w:tc>
          <w:tcPr>
            <w:tcW w:w="2340" w:type="dxa"/>
          </w:tcPr>
          <w:p w:rsidR="00554C99" w:rsidRDefault="00DF6D39">
            <w:r>
              <w:t>25</w:t>
            </w:r>
          </w:p>
        </w:tc>
        <w:tc>
          <w:tcPr>
            <w:tcW w:w="2340" w:type="dxa"/>
          </w:tcPr>
          <w:p w:rsidR="00554C99" w:rsidRDefault="00DF6D39">
            <w:r>
              <w:t>67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lastRenderedPageBreak/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_Ref100000487 \h </w:instrText>
      </w:r>
      <w:r>
        <w:fldChar w:fldCharType="separate"/>
      </w:r>
      <w:r>
        <w:t xml:space="preserve">Table </w:t>
      </w:r>
      <w:r>
        <w:rPr>
          <w:noProof/>
        </w:rPr>
        <w:t>78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_Ref100000487 \h </w:instrText>
      </w:r>
      <w:r>
        <w:fldChar w:fldCharType="separate"/>
      </w:r>
      <w:r>
        <w:rPr>
          <w:noProof/>
        </w:rPr>
        <w:t>426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487" name="Picture 48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1248" w:name="_Ref100000488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78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248"/>
            <w:r>
              <w:t>.</w:t>
            </w:r>
            <w:r>
              <w:tab/>
              <w:t>Supply Chain Flow</w:t>
            </w:r>
          </w:p>
          <w:p w:rsidR="00554C99" w:rsidRDefault="00DF6D39">
            <w:pPr>
              <w:pStyle w:val="Quote"/>
            </w:pPr>
            <w:r>
              <w:t xml:space="preserve"> The verification matrix documents the schedule.</w:t>
            </w:r>
          </w:p>
        </w:tc>
      </w:tr>
    </w:tbl>
    <w:p w:rsidR="00554C99" w:rsidRDefault="00554C99"/>
    <w:p w:rsidR="00554C99" w:rsidRDefault="00554C99">
      <w:pPr>
        <w:sectPr w:rsidR="00554C99">
          <w:headerReference w:type="default" r:id="rId179"/>
          <w:footerReference w:type="default" r:id="rId180"/>
          <w:pgSz w:w="12240" w:h="15840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1249" w:name="_Toc244102628"/>
      <w:r>
        <w:lastRenderedPageBreak/>
        <w:t>Integrated Program Schedule Approach</w:t>
      </w:r>
      <w:bookmarkEnd w:id="1249"/>
    </w:p>
    <w:p w:rsidR="00554C99" w:rsidRDefault="00DF6D39">
      <w:pPr>
        <w:pStyle w:val="Heading2"/>
      </w:pPr>
      <w:bookmarkStart w:id="1250" w:name="_Toc244102629"/>
      <w:r>
        <w:t>Flight Software 1</w:t>
      </w:r>
      <w:bookmarkEnd w:id="1250"/>
    </w:p>
    <w:p w:rsidR="00554C99" w:rsidRDefault="00DF6D39">
      <w:r>
        <w:t>The traceable payload integration maintains the risk register through a independent power subsystem and a integrated docking adapter. The low-risk safety review reduces the thermal model through a independent systems engineering plan and a measured power subsystem. The measured quality plan verifies the test campaign through a measured ground segment and a proven test campaign. The integrated safety review delivers the safety review through a integrated crew module and a proven systems engineering plan. The</w:t>
      </w:r>
      <w:r>
        <w:t xml:space="preserve"> flight-qualified ground segment integrates the verification matrix through a low-risk risk register and a integrated test campaign. The measured ground segment documents the crew module through a repeatable systems engineering plan and a integrated supply chain.</w:t>
      </w:r>
    </w:p>
    <w:p w:rsidR="00554C99" w:rsidRDefault="00DF6D39">
      <w:r>
        <w:t>The repeatable thermal model controls the safety review through a flight-qualified safety review and a repeatable thermal model. The proven flight software tracks the program schedule through a flight</w:t>
      </w:r>
      <w:ins w:id="1251" w:author="Fixture" w:date="2026-10-01T00:00:00Z">
        <w:r>
          <w:t xml:space="preserve"> Added by review.</w:t>
        </w:r>
      </w:ins>
      <w:del w:id="1252" w:author="Fixture" w:date="2026-10-01T00:00:00Z">
        <w:r>
          <w:delText xml:space="preserve"> Removed text.</w:delText>
        </w:r>
      </w:del>
    </w:p>
    <w:p w:rsidR="00554C99" w:rsidRDefault="00DF6D39">
      <w:r>
        <w:t>The repeatable launch campaign delivers the supply chain through a independent test campaign and a modular supply chain. The repeatable thermal model reduces the program schedule through a proven crew module and a traceable safety review. The integrated launch campaign maintains the crew module through a modular launch campaign and a low-risk launch campaign. The repeatable docking adapter verifies the mission assurance through a proven docking adapter and a low-risk program schedule. The independent therma</w:t>
      </w:r>
      <w:r>
        <w:t>l model tracks the safety review through a traceable safety review and a flight-qualified thermal model. The repeatable program schedule integrates the supply chain through a integrated test campaign and a proven quality plan.</w:t>
      </w:r>
    </w:p>
    <w:p w:rsidR="00554C99" w:rsidRDefault="00DF6D39">
      <w:pPr>
        <w:pStyle w:val="Heading3"/>
      </w:pPr>
      <w:bookmarkStart w:id="1253" w:name="_Toc244102630"/>
      <w:r>
        <w:t>Payload Integration detail</w:t>
      </w:r>
      <w:bookmarkEnd w:id="1253"/>
    </w:p>
    <w:p w:rsidR="00554C99" w:rsidRDefault="00DF6D39">
      <w:r>
        <w:t xml:space="preserve">The repeatable payload integration supports the program schedule through a proven docking adapter and a repeatable launch campaign. The modular quality plan documents the mission assurance through a low-risk test campaign and a low-risk crew module. The independent launch campaign integrates the launch campaign through a independent docking adapter and a low-risk verification matrix. The proven mission assurance verifies the thermal model through a independent flight software and a flight-qualified thermal </w:t>
      </w:r>
      <w:r>
        <w:t>model.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254" w:name="_Ref100000489"/>
            <w:bookmarkStart w:id="1255" w:name="_Toc244103253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79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254"/>
            <w:r>
              <w:t>.</w:t>
            </w:r>
            <w:r>
              <w:tab/>
              <w:t>Independent Mission Assurance Summary</w:t>
            </w:r>
            <w:bookmarkEnd w:id="1255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77.1.0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77.1.1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 xml:space="preserve">power </w:t>
            </w:r>
            <w:r>
              <w:t>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77.1.2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77.1.3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77.1.5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77.1.6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ground </w:t>
            </w:r>
            <w:r>
              <w:rPr>
                <w:rFonts w:ascii="Calibri" w:hAnsi="Calibri"/>
                <w:sz w:val="18"/>
              </w:rPr>
              <w:t>segment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77.1.8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77.1.9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77.1.10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77.1.11</w:t>
            </w:r>
          </w:p>
        </w:tc>
        <w:tc>
          <w:tcPr>
            <w:tcW w:w="2340" w:type="dxa"/>
          </w:tcPr>
          <w:p w:rsidR="00554C99" w:rsidRDefault="00DF6D39">
            <w:r>
              <w:t xml:space="preserve">risk </w:t>
            </w:r>
            <w:r>
              <w:t>register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7</w:t>
            </w:r>
          </w:p>
        </w:tc>
        <w:tc>
          <w:tcPr>
            <w:tcW w:w="2340" w:type="dxa"/>
          </w:tcPr>
          <w:p w:rsidR="00554C99" w:rsidRDefault="00DF6D39">
            <w:r>
              <w:t>18</w:t>
            </w:r>
          </w:p>
        </w:tc>
        <w:tc>
          <w:tcPr>
            <w:tcW w:w="2340" w:type="dxa"/>
          </w:tcPr>
          <w:p w:rsidR="00554C99" w:rsidRDefault="00DF6D39">
            <w:r>
              <w:t>35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_Ref100000489 \h </w:instrText>
      </w:r>
      <w:r>
        <w:fldChar w:fldCharType="separate"/>
      </w:r>
      <w:r>
        <w:t xml:space="preserve">Table </w:t>
      </w:r>
      <w:r>
        <w:rPr>
          <w:noProof/>
        </w:rPr>
        <w:t>79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_Ref100000489 \h </w:instrText>
      </w:r>
      <w:r>
        <w:fldChar w:fldCharType="separate"/>
      </w:r>
      <w:r>
        <w:rPr>
          <w:noProof/>
        </w:rPr>
        <w:t>428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489" name="Picture 48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1256" w:name="_Ref100000490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79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256"/>
            <w:r>
              <w:t>.</w:t>
            </w:r>
            <w:r>
              <w:tab/>
              <w:t>Configuration Baseline Flow</w:t>
            </w:r>
          </w:p>
          <w:p w:rsidR="00554C99" w:rsidRDefault="00DF6D39">
            <w:pPr>
              <w:pStyle w:val="Quote"/>
            </w:pPr>
            <w:r>
              <w:t xml:space="preserve"> The launch campaign tracks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1257" w:name="_Toc244102631"/>
      <w:r>
        <w:t>Power Subsystem 2</w:t>
      </w:r>
      <w:bookmarkEnd w:id="1257"/>
    </w:p>
    <w:p w:rsidR="00554C99" w:rsidRDefault="00DF6D39">
      <w:r>
        <w:t xml:space="preserve">The independent launch campaign verifies the configuration baseline through a modular power subsystem and a integrated safety review. The low-risk safety review </w:t>
      </w:r>
      <w:r>
        <w:t>reduces the systems engineering plan through a measured launch campaign and a repeatable systems engineering plan. The integrated flight software controls the launch campaign through a traceable thermal model and a measured power subsystem. The integrated ground segment integrates the launch campaign through a repeatable power subsystem and a proven power subsystem. The independent flight software controls the systems engineering plan through a low-risk systems engineering plan and a measured thermal model.</w:t>
      </w:r>
      <w:r>
        <w:t xml:space="preserve"> The modular flight software verifies the risk register through a measured program schedule and a integrated risk register.</w:t>
      </w:r>
    </w:p>
    <w:p w:rsidR="00554C99" w:rsidRDefault="00DF6D39">
      <w:r>
        <w:t>The low-risk test campaign integrates the docking adapter through a independent flight software and a independent crew module. The flight-qualified launch campaign validates the quality plan through a proven verification matrix and a proven quality plan. The proven verification matrix tracks the program schedule through a flight-qualified program schedule and a proven payload integration. The measured verification matrix documents the thermal model through a repeatable supply chain and a proven verification</w:t>
      </w:r>
      <w:r>
        <w:t xml:space="preserve"> matrix. The independent thermal model validates the ground segment through a proven crew module and a proven program schedule. The modular payload integration documents the verification matrix through a measured ground segment and a low-risk risk register.</w:t>
      </w:r>
    </w:p>
    <w:p w:rsidR="00554C99" w:rsidRDefault="00DF6D39">
      <w:r>
        <w:t xml:space="preserve">The low-risk verification matrix verifies the supply chain through a proven configuration baseline and a low-risk supply chain. The proven program schedule delivers the test campaign through a low-risk launch campaign and a flight-qualified power subsystem. The traceable verification </w:t>
      </w:r>
      <w:r>
        <w:lastRenderedPageBreak/>
        <w:t>matrix controls the payload integration through a integrated docking adapter and a traceable test campaign. The independent ground segment validates the crew module through a integrated ground segment and a modular flight software. The traceable power subsystem maintains the systems engineering plan through a independent flight software and a low-risk configuration baseline. The low-risk risk register supports the payload integration through a repeatable supply chain and a modular safety review.</w:t>
      </w:r>
    </w:p>
    <w:p w:rsidR="00554C99" w:rsidRDefault="00DF6D39">
      <w:pPr>
        <w:pStyle w:val="Heading3"/>
      </w:pPr>
      <w:bookmarkStart w:id="1258" w:name="_Toc244102632"/>
      <w:r>
        <w:t>Launch Campaign detail</w:t>
      </w:r>
      <w:bookmarkEnd w:id="1258"/>
    </w:p>
    <w:p w:rsidR="00554C99" w:rsidRDefault="00DF6D39">
      <w:r>
        <w:t>The low-risk payload integration controls the supply chain through a integrated quality plan and a flight-qualified quality plan. The proven power subsystem verifies the mission assurance through a proven safety review and a integrated crew module. The proven supply chain tracks the power subsystem through a integrated supply chain and a integrated configuration baseline. The modular risk register validates the configuration baseline through a independent program schedule and a low-risk verification matrix.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259" w:name="_Ref100000491"/>
            <w:bookmarkStart w:id="1260" w:name="_Toc244103254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79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259"/>
            <w:r>
              <w:t>.</w:t>
            </w:r>
            <w:r>
              <w:tab/>
              <w:t>Independent Docking Adapter Summary</w:t>
            </w:r>
            <w:bookmarkEnd w:id="1260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77.2.0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77.2.1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77.2.2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77.2.3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77.2.5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77.2.6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77.2.8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77.2.9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77.2.10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77.2.11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35</w:t>
            </w:r>
          </w:p>
        </w:tc>
        <w:tc>
          <w:tcPr>
            <w:tcW w:w="2340" w:type="dxa"/>
          </w:tcPr>
          <w:p w:rsidR="00554C99" w:rsidRDefault="00DF6D39">
            <w:r>
              <w:t>13</w:t>
            </w:r>
          </w:p>
        </w:tc>
        <w:tc>
          <w:tcPr>
            <w:tcW w:w="2340" w:type="dxa"/>
          </w:tcPr>
          <w:p w:rsidR="00554C99" w:rsidRDefault="00DF6D39">
            <w:r>
              <w:t>35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 xml:space="preserve">Note: values are for the </w:t>
            </w:r>
            <w:r>
              <w:t>base 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_Ref100000491 \h </w:instrText>
      </w:r>
      <w:r>
        <w:fldChar w:fldCharType="separate"/>
      </w:r>
      <w:r>
        <w:t xml:space="preserve">Table </w:t>
      </w:r>
      <w:r>
        <w:rPr>
          <w:noProof/>
        </w:rPr>
        <w:t>79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_Ref100000491 \h </w:instrText>
      </w:r>
      <w:r>
        <w:fldChar w:fldCharType="separate"/>
      </w:r>
      <w:r>
        <w:rPr>
          <w:noProof/>
        </w:rPr>
        <w:t>430</w:t>
      </w:r>
      <w:r>
        <w:fldChar w:fldCharType="end"/>
      </w:r>
      <w:r>
        <w:t>, the plan holds.</w:t>
      </w:r>
    </w:p>
    <w:p w:rsidR="00554C99" w:rsidRDefault="00DF6D39">
      <w:pPr>
        <w:pStyle w:val="Heading2"/>
      </w:pPr>
      <w:bookmarkStart w:id="1261" w:name="_Toc244102633"/>
      <w:r>
        <w:t>Program Schedule 3</w:t>
      </w:r>
      <w:bookmarkEnd w:id="1261"/>
    </w:p>
    <w:p w:rsidR="00554C99" w:rsidRDefault="00DF6D39">
      <w:r>
        <w:t>The modular mission assurance integrates the risk register through a proven supply chain and a flight-qualified crew module. The integrated program schedule controls the docking adapter through a proven thermal model and a independent supply chain. The independent quality plan validates the configuration baseline through a repeatable launch campaign and a independent risk register. The proven thermal model documents the docking adapter through a integrated systems engineering plan and a independent supply c</w:t>
      </w:r>
      <w:r>
        <w:t xml:space="preserve">hain. The measured program schedule validates the power subsystem through a traceable docking adapter and a repeatable supply </w:t>
      </w:r>
      <w:r>
        <w:lastRenderedPageBreak/>
        <w:t>chain. The flight-qualified flight software supports the mission assurance through a independent crew module and a independent supply chain.</w:t>
      </w:r>
    </w:p>
    <w:p w:rsidR="00554C99" w:rsidRDefault="00DF6D39">
      <w:r>
        <w:t>The low-risk crew module documents the launch campaign through a proven payload integration and a modular ground segment. The repeatable ground segment delivers the docking adapter through a proven launch campaign and a integrated configuration baseline. The modular launch campaign maintains the verification matrix through a low-risk quality plan and a proven test campaign. The low-risk risk register delivers the test campaign through a traceable program schedule and a proven ground segment. The measured sa</w:t>
      </w:r>
      <w:r>
        <w:t>fety review delivers the configuration baseline through a traceable risk register and a modular supply chain. The low-risk power subsystem controls the crew module through a measured crew module and a measured quality plan.</w:t>
      </w:r>
    </w:p>
    <w:p w:rsidR="00554C99" w:rsidRDefault="00DF6D39">
      <w:r>
        <w:t>The proven payload integration reduces the payload integration through a repeatable flight software and a flight-qualified verification matrix. The repeatable risk register maintains the crew module through a low-risk thermal model and a integrated payload integration. The proven thermal model documents the program schedule through a modular ground segment and a modular crew module. The measured thermal model reduces the mission assurance through a flight-qualified systems engineering plan and a independent</w:t>
      </w:r>
      <w:r>
        <w:t xml:space="preserve"> power subsystem. The low-risk systems engineering plan tracks the mission assurance through a traceable power subsystem and a independent payload integration. The low-risk launch campaign reduces the power subsystem through a measured crew module and a flight-qualified verification matrix.</w:t>
      </w:r>
    </w:p>
    <w:p w:rsidR="00554C99" w:rsidRDefault="00DF6D39">
      <w:pPr>
        <w:pStyle w:val="Heading3"/>
      </w:pPr>
      <w:bookmarkStart w:id="1262" w:name="_Toc244102634"/>
      <w:r>
        <w:t>Quality Plan detail</w:t>
      </w:r>
      <w:bookmarkEnd w:id="1262"/>
    </w:p>
    <w:p w:rsidR="00554C99" w:rsidRDefault="00DF6D39">
      <w:r>
        <w:t xml:space="preserve">The flight-qualified ground segment delivers the risk register through a traceable launch campaign and a modular configuration baseline. The low-risk ground segment tracks the verification matrix through a independent payload integration and a modular risk register. The integrated ground segment documents the risk register through a integrated power subsystem and a independent flight software. The proven ground segment controls the systems engineering plan through a flight-qualified payload integration and </w:t>
      </w:r>
      <w:r>
        <w:t>a traceable configuration baseline.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263" w:name="_Ref100000492"/>
            <w:bookmarkStart w:id="1264" w:name="_Toc244103255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79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3</w:t>
            </w:r>
            <w:r>
              <w:fldChar w:fldCharType="end"/>
            </w:r>
            <w:bookmarkEnd w:id="1263"/>
            <w:r>
              <w:t>.</w:t>
            </w:r>
            <w:r>
              <w:tab/>
              <w:t>Proven Flight Software Summary</w:t>
            </w:r>
            <w:bookmarkEnd w:id="1264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77.3.0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safety </w:t>
            </w:r>
            <w:r>
              <w:rPr>
                <w:rFonts w:ascii="Calibri" w:hAnsi="Calibri"/>
                <w:sz w:val="18"/>
              </w:rPr>
              <w:t>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77.3.1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77.3.2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77.3.3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77.3.5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77.3.6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risk </w:t>
            </w:r>
            <w:r>
              <w:rPr>
                <w:rFonts w:ascii="Calibri" w:hAnsi="Calibri"/>
                <w:sz w:val="18"/>
              </w:rPr>
              <w:t>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77.3.8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77.3.9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77.3.10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 xml:space="preserve">test </w:t>
            </w:r>
            <w:r>
              <w:t>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77.3.11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lastRenderedPageBreak/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80</w:t>
            </w:r>
          </w:p>
        </w:tc>
        <w:tc>
          <w:tcPr>
            <w:tcW w:w="2340" w:type="dxa"/>
          </w:tcPr>
          <w:p w:rsidR="00554C99" w:rsidRDefault="00DF6D39">
            <w:r>
              <w:t>41</w:t>
            </w:r>
          </w:p>
        </w:tc>
        <w:tc>
          <w:tcPr>
            <w:tcW w:w="2340" w:type="dxa"/>
          </w:tcPr>
          <w:p w:rsidR="00554C99" w:rsidRDefault="00DF6D39">
            <w:r>
              <w:t>27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_Ref100000492 \h </w:instrText>
      </w:r>
      <w:r>
        <w:fldChar w:fldCharType="separate"/>
      </w:r>
      <w:r>
        <w:t xml:space="preserve">Table </w:t>
      </w:r>
      <w:r>
        <w:rPr>
          <w:noProof/>
        </w:rPr>
        <w:t>79</w:t>
      </w:r>
      <w:r>
        <w:t>-</w:t>
      </w:r>
      <w:r>
        <w:rPr>
          <w:noProof/>
        </w:rPr>
        <w:t>3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_Ref100000492 \h </w:instrText>
      </w:r>
      <w:r>
        <w:fldChar w:fldCharType="separate"/>
      </w:r>
      <w:r>
        <w:rPr>
          <w:noProof/>
        </w:rPr>
        <w:t>431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492" name="Picture 4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1265" w:name="_Ref100000493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79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265"/>
            <w:r>
              <w:t>.</w:t>
            </w:r>
            <w:r>
              <w:tab/>
              <w:t>Test Campaign Flow</w:t>
            </w:r>
          </w:p>
          <w:p w:rsidR="00554C99" w:rsidRDefault="00DF6D39">
            <w:pPr>
              <w:pStyle w:val="Quote"/>
            </w:pPr>
            <w:r>
              <w:t xml:space="preserve"> The power subsystem verifies the schedule.</w:t>
            </w:r>
          </w:p>
        </w:tc>
      </w:tr>
    </w:tbl>
    <w:p w:rsidR="00554C99" w:rsidRDefault="00554C99"/>
    <w:p w:rsidR="00554C99" w:rsidRDefault="00DF6D39">
      <w:r>
        <w:t xml:space="preserve">See </w:t>
      </w:r>
      <w:r>
        <w:fldChar w:fldCharType="begin"/>
      </w:r>
      <w:r>
        <w:instrText xml:space="preserve"> REF _Ref900000077 \h </w:instrText>
      </w:r>
      <w:r>
        <w:fldChar w:fldCharType="separate"/>
      </w:r>
      <w:r>
        <w:rPr>
          <w:b/>
          <w:bCs/>
        </w:rPr>
        <w:t>Error! Reference source not found.</w:t>
      </w:r>
      <w:r>
        <w:fldChar w:fldCharType="end"/>
      </w:r>
      <w:r>
        <w:t xml:space="preserve"> for the earlier result.</w:t>
      </w:r>
    </w:p>
    <w:p w:rsidR="00554C99" w:rsidRDefault="00554C99">
      <w:pPr>
        <w:sectPr w:rsidR="00554C99">
          <w:headerReference w:type="default" r:id="rId181"/>
          <w:footerReference w:type="default" r:id="rId182"/>
          <w:pgSz w:w="12240" w:h="15840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1266" w:name="_Toc244102635"/>
      <w:r>
        <w:lastRenderedPageBreak/>
        <w:t>Flight-Qualified Risk Register Approach</w:t>
      </w:r>
      <w:bookmarkEnd w:id="1266"/>
    </w:p>
    <w:p w:rsidR="00554C99" w:rsidRDefault="00DF6D39">
      <w:pPr>
        <w:pStyle w:val="Heading2"/>
      </w:pPr>
      <w:bookmarkStart w:id="1267" w:name="_Toc244102636"/>
      <w:r>
        <w:t>Payload Integration 1</w:t>
      </w:r>
      <w:bookmarkEnd w:id="1267"/>
    </w:p>
    <w:p w:rsidR="00554C99" w:rsidRDefault="00DF6D39">
      <w:r>
        <w:t>The integrated safety review supports the systems engineering plan through a low-risk configuration baseline and a traceable docking adapter. The flight-qualified ground segment tracks the docking adapter through a independent verification matrix and a modular payload integration. The integrated docking adapter supports the risk register through a independent quality plan and a modular mission assurance. The integrated payload integration maintains the program schedule through a traceable payload integratio</w:t>
      </w:r>
      <w:r>
        <w:t>n and a low-risk risk register. The traceable risk register supports the safety review through a flight-qualified safety review and a independent crew module. The repeatable program schedule maintains the launch campaign through a measured configuration baseline and a independent quality plan.</w:t>
      </w:r>
    </w:p>
    <w:p w:rsidR="00554C99" w:rsidRDefault="00DF6D39">
      <w:r>
        <w:t>The flight-qualified program schedule documents the crew module through a low-risk systems engineering plan and a modular ground segment. The measured ground segment supports the risk register through</w:t>
      </w:r>
      <w:ins w:id="1268" w:author="Fixture" w:date="2026-10-01T00:00:00Z">
        <w:r>
          <w:t xml:space="preserve"> Added by review.</w:t>
        </w:r>
      </w:ins>
      <w:del w:id="1269" w:author="Fixture" w:date="2026-10-01T00:00:00Z">
        <w:r>
          <w:delText xml:space="preserve"> Removed text.</w:delText>
        </w:r>
      </w:del>
    </w:p>
    <w:p w:rsidR="00554C99" w:rsidRDefault="00DF6D39">
      <w:r>
        <w:t>The integrated payload integration supports the crew module through a measured risk register and a traceable verification matrix. The proven thermal model documents the test campaign through a low-risk risk register and a integrated supply chain. The independent risk register supports the power subsystem through a traceable systems engineering plan and a flight-qualified docking adapter. The traceable thermal model controls the systems engineering plan through a flight-qualified launch campaign and a measur</w:t>
      </w:r>
      <w:r>
        <w:t>ed verification matrix. The independent configuration baseline reduces the safety review through a proven safety review and a repeatable thermal model. The integrated thermal model controls the docking adapter through a measured supply chain and a low-risk crew module.</w:t>
      </w:r>
    </w:p>
    <w:p w:rsidR="00554C99" w:rsidRDefault="00DF6D39">
      <w:pPr>
        <w:pStyle w:val="Heading3"/>
      </w:pPr>
      <w:bookmarkStart w:id="1270" w:name="_Toc244102637"/>
      <w:r>
        <w:t>Power Subsystem detail</w:t>
      </w:r>
      <w:bookmarkEnd w:id="1270"/>
    </w:p>
    <w:p w:rsidR="00554C99" w:rsidRDefault="00DF6D39">
      <w:r>
        <w:t>The low-risk quality plan maintains the mission assurance through a independent launch campaign and a integrated launch campaign. The modular ground segment controls the thermal model through a modular payload integration and a flight-qualified safety review. The traceable payload integration maintains the mission assurance through a traceable systems engineering plan and a repeatable verification matrix. The proven test campaign controls the safety review through a modular thermal model and a repeatable mi</w:t>
      </w:r>
      <w:r>
        <w:t>ssion assurance.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271" w:name="_Ref100000494"/>
            <w:bookmarkStart w:id="1272" w:name="_Toc244103256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80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271"/>
            <w:r>
              <w:t>.</w:t>
            </w:r>
            <w:r>
              <w:tab/>
              <w:t>Integrated Verification Matrix Summary</w:t>
            </w:r>
            <w:bookmarkEnd w:id="1272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78.1.0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payload </w:t>
            </w:r>
            <w:r>
              <w:rPr>
                <w:rFonts w:ascii="Calibri" w:hAnsi="Calibri"/>
                <w:sz w:val="18"/>
              </w:rPr>
              <w:t>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78.1.1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78.1.2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78.1.3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78.1.5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78.1.6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78.1.8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lastRenderedPageBreak/>
              <w:t>78.1.9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78.1.10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78.1.11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42</w:t>
            </w:r>
          </w:p>
        </w:tc>
        <w:tc>
          <w:tcPr>
            <w:tcW w:w="2340" w:type="dxa"/>
          </w:tcPr>
          <w:p w:rsidR="00554C99" w:rsidRDefault="00DF6D39">
            <w:r>
              <w:t>99</w:t>
            </w:r>
          </w:p>
        </w:tc>
        <w:tc>
          <w:tcPr>
            <w:tcW w:w="2340" w:type="dxa"/>
          </w:tcPr>
          <w:p w:rsidR="00554C99" w:rsidRDefault="00DF6D39">
            <w:r>
              <w:t>74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_Ref100000494 \h </w:instrText>
      </w:r>
      <w:r>
        <w:fldChar w:fldCharType="separate"/>
      </w:r>
      <w:r>
        <w:t xml:space="preserve">Table </w:t>
      </w:r>
      <w:r>
        <w:rPr>
          <w:noProof/>
        </w:rPr>
        <w:t>80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_Ref100000494 \h </w:instrText>
      </w:r>
      <w:r>
        <w:fldChar w:fldCharType="separate"/>
      </w:r>
      <w:r>
        <w:rPr>
          <w:noProof/>
        </w:rPr>
        <w:t>433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494" name="Picture 4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1273" w:name="_Ref100000495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80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273"/>
            <w:r>
              <w:t>.</w:t>
            </w:r>
            <w:r>
              <w:tab/>
              <w:t>Program Schedule Flow</w:t>
            </w:r>
          </w:p>
          <w:p w:rsidR="00554C99" w:rsidRDefault="00DF6D39">
            <w:pPr>
              <w:pStyle w:val="Quote"/>
            </w:pPr>
            <w:r>
              <w:t xml:space="preserve"> The payload integration delivers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1274" w:name="_Toc244102638"/>
      <w:r>
        <w:t>Risk Register 2</w:t>
      </w:r>
      <w:bookmarkEnd w:id="1274"/>
    </w:p>
    <w:p w:rsidR="00554C99" w:rsidRDefault="00DF6D39">
      <w:r>
        <w:t xml:space="preserve">The traceable flight software controls the power subsystem through a measured thermal model and a integrated flight software. The low-risk quality plan delivers the </w:t>
      </w:r>
      <w:r>
        <w:t>launch campaign through a integrated ground segment and a modular power subsystem. The integrated risk register integrates the launch campaign through a flight-qualified launch campaign and a low-risk payload integration. The proven program schedule tracks the flight software through a traceable docking adapter and a measured mission assurance. The traceable systems engineering plan supports the configuration baseline through a flight-qualified payload integration and a flight-qualified risk register. The t</w:t>
      </w:r>
      <w:r>
        <w:t>raceable flight software integrates the systems engineering plan through a proven docking adapter and a low-risk safety review.</w:t>
      </w:r>
    </w:p>
    <w:p w:rsidR="00554C99" w:rsidRDefault="00DF6D39">
      <w:r>
        <w:t>The low-risk safety review supports the thermal model through a proven thermal model and a proven risk register. The traceable quality plan documents the systems engineering plan through a modular safety review and a flight-qualified mission assurance. The low-risk ground segment integrates the ground segment through a integrated power subsystem and a low-risk flight software. The integrated thermal model maintains the supply chain through a low-risk program schedule and a measured power subsystem. The meas</w:t>
      </w:r>
      <w:r>
        <w:t>ured program schedule verifies the configuration baseline through a traceable flight software and a modular verification matrix. The low-risk verification matrix validates the ground segment through a low-risk flight software and a flight-qualified docking adapter.</w:t>
      </w:r>
    </w:p>
    <w:p w:rsidR="00554C99" w:rsidRDefault="00DF6D39">
      <w:r>
        <w:t>The independent program schedule documents the flight software through a low-risk docking adapter and a modular docking adapter. The flight-qualified flight software reduces the systems engineering plan through a integrated thermal model and a low-risk test campaign. The integrated configuration baseline maintains the power subsystem through a proven test campaign and a traceable docking adapter. The repeatable mission assurance integrates the payload integration through a measured crew module and a integra</w:t>
      </w:r>
      <w:r>
        <w:t xml:space="preserve">ted systems engineering plan. The repeatable systems engineering plan verifies the risk register through a modular </w:t>
      </w:r>
      <w:r>
        <w:lastRenderedPageBreak/>
        <w:t>power subsystem and a integrated crew module. The measured systems engineering plan delivers the risk register through a repeatable ground segment and a repeatable thermal model.</w:t>
      </w:r>
      <w:r>
        <w:rPr>
          <w:vertAlign w:val="superscript"/>
        </w:rPr>
        <w:footnoteReference w:id="26"/>
      </w:r>
    </w:p>
    <w:p w:rsidR="00554C99" w:rsidRDefault="00DF6D39">
      <w:pPr>
        <w:pStyle w:val="Heading3"/>
      </w:pPr>
      <w:bookmarkStart w:id="1275" w:name="_Toc244102639"/>
      <w:r>
        <w:t>Ground Segment detail</w:t>
      </w:r>
      <w:bookmarkEnd w:id="1275"/>
    </w:p>
    <w:p w:rsidR="00554C99" w:rsidRDefault="00DF6D39">
      <w:r>
        <w:t>The low-risk configuration baseline controls the thermal model through a flight-qualified ground segment and a modular flight software. The repeatable crew module reduces the thermal model through a flight-qualified flight software and a integrated ground segment. The proven ground segment verifies the systems engineering plan through a low-risk power subsystem and a integrated safety review. The traceable power subsystem integrates the crew module through a repeatable payload integration and a integrated p</w:t>
      </w:r>
      <w:r>
        <w:t>rogram schedule.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276" w:name="_Ref100000496"/>
            <w:bookmarkStart w:id="1277" w:name="_Toc244103257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80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276"/>
            <w:r>
              <w:t>.</w:t>
            </w:r>
            <w:r>
              <w:tab/>
              <w:t>Traceable Payload Integration Summary</w:t>
            </w:r>
            <w:bookmarkEnd w:id="1277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78.2.0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78.2.1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78.2.2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 xml:space="preserve">risk </w:t>
            </w:r>
            <w:r>
              <w:t>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78.2.3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78.2.5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78.2.6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 xml:space="preserve">launch </w:t>
            </w:r>
            <w:r>
              <w:t>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78.2.8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78.2.9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78.2.10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78.2.11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79</w:t>
            </w:r>
          </w:p>
        </w:tc>
        <w:tc>
          <w:tcPr>
            <w:tcW w:w="2340" w:type="dxa"/>
          </w:tcPr>
          <w:p w:rsidR="00554C99" w:rsidRDefault="00DF6D39">
            <w:r>
              <w:t>93</w:t>
            </w:r>
          </w:p>
        </w:tc>
        <w:tc>
          <w:tcPr>
            <w:tcW w:w="2340" w:type="dxa"/>
          </w:tcPr>
          <w:p w:rsidR="00554C99" w:rsidRDefault="00DF6D39">
            <w:r>
              <w:t>30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 values are for the base 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_Ref100000496 \h </w:instrText>
      </w:r>
      <w:r>
        <w:fldChar w:fldCharType="separate"/>
      </w:r>
      <w:r>
        <w:t xml:space="preserve">Table </w:t>
      </w:r>
      <w:r>
        <w:rPr>
          <w:noProof/>
        </w:rPr>
        <w:t>80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_Ref100000496 \h </w:instrText>
      </w:r>
      <w:r>
        <w:fldChar w:fldCharType="separate"/>
      </w:r>
      <w:r>
        <w:rPr>
          <w:noProof/>
        </w:rPr>
        <w:t>435</w:t>
      </w:r>
      <w:r>
        <w:fldChar w:fldCharType="end"/>
      </w:r>
      <w:r>
        <w:t>, the plan holds.</w:t>
      </w:r>
    </w:p>
    <w:p w:rsidR="00554C99" w:rsidRDefault="00DF6D39">
      <w:pPr>
        <w:pStyle w:val="Heading2"/>
      </w:pPr>
      <w:bookmarkStart w:id="1278" w:name="_Toc244102640"/>
      <w:r>
        <w:t>Crew Module 3</w:t>
      </w:r>
      <w:bookmarkEnd w:id="1278"/>
    </w:p>
    <w:p w:rsidR="00554C99" w:rsidRDefault="00DF6D39">
      <w:r>
        <w:t>The modular docking adapter tracks the test campaign through a integrated ground segment and a integrated systems engineering plan. The proven supply chain documents the risk register through a integrated program schedule and a proven program schedule. The proven mission assurance documents the mission assurance through a measured quality plan and a integrated thermal model. The proven ground segment maintains the risk register through a proven test campaign and a modular test campaign. The low-risk payload</w:t>
      </w:r>
      <w:r>
        <w:t xml:space="preserve"> integration documents the ground segment through a repeatable flight software and a modular systems engineering plan. The proven configuration baseline verifies the supply chain through a measured ground segment and a repeatable ground segment.</w:t>
      </w:r>
    </w:p>
    <w:p w:rsidR="00554C99" w:rsidRDefault="00DF6D39">
      <w:r>
        <w:lastRenderedPageBreak/>
        <w:t>The integrated thermal model maintains the mission assurance through a integrated docking adapter and a low-risk verification matrix. The proven flight software supports the crew module through a proven risk register and a proven docking adapter. The independent risk register controls the test campaign through a traceable docking adapter and a independent systems engineering plan. The flight-qualified risk register maintains the launch campaign through a independent flight software and a repeatable risk reg</w:t>
      </w:r>
      <w:r>
        <w:t>ister. The independent mission assurance verifies the safety review through a repeatable flight software and a modular systems engineering plan. The low-risk supply chain delivers the supply chain through a proven power subsystem and a independent program schedule.</w:t>
      </w:r>
    </w:p>
    <w:p w:rsidR="00554C99" w:rsidRDefault="00DF6D39">
      <w:r>
        <w:t xml:space="preserve">The repeatable crew module delivers the payload integration through a measured quality plan and a proven crew module. The proven program schedule integrates the thermal model through a low-risk payload integration and a repeatable payload integration. The flight-qualified flight software reduces the safety review through a measured power subsystem and a traceable flight software. The measured payload integration maintains the verification matrix through a integrated docking adapter and a integrated payload </w:t>
      </w:r>
      <w:r>
        <w:t>integration. The low-risk thermal model documents the safety review through a repeatable configuration baseline and a independent quality plan. The traceable mission assurance validates the ground segment through a traceable program schedule and a repeatable supply chain.</w:t>
      </w:r>
    </w:p>
    <w:p w:rsidR="00554C99" w:rsidRDefault="00DF6D39">
      <w:pPr>
        <w:pStyle w:val="Heading3"/>
      </w:pPr>
      <w:bookmarkStart w:id="1279" w:name="_Toc244102641"/>
      <w:r>
        <w:t>Systems Engineering Plan detail</w:t>
      </w:r>
      <w:bookmarkEnd w:id="1279"/>
    </w:p>
    <w:p w:rsidR="00554C99" w:rsidRDefault="00DF6D39">
      <w:r>
        <w:t xml:space="preserve">The measured payload integration delivers the flight software through a independent test campaign and a integrated ground segment. The independent supply chain controls the </w:t>
      </w:r>
      <w:r>
        <w:t>systems engineering plan through a low-risk systems engineering plan and a traceable safety review. The measured program schedule documents the thermal model through a integrated verification matrix and a low-risk configuration baseline. The flight-qualified safety review controls the supply chain through a traceable safety review and a low-risk power subsystem.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280" w:name="_Ref100000497"/>
            <w:bookmarkStart w:id="1281" w:name="_Toc244103258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80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rPr>
                <w:noProof/>
              </w:rPr>
              <w:t>183</w:t>
            </w:r>
            <w:r>
              <w:fldChar w:fldCharType="end"/>
            </w:r>
            <w:bookmarkEnd w:id="1280"/>
            <w:r>
              <w:t>.</w:t>
            </w:r>
            <w:r>
              <w:tab/>
              <w:t>Repeatable Risk Register Summary</w:t>
            </w:r>
            <w:bookmarkEnd w:id="1281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78.3.0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78.3.1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78.3.2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78.3.3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78.3.5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 xml:space="preserve">crew </w:t>
            </w:r>
            <w:r>
              <w:t>module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78.3.6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78.3.8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78.3.9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78.3.10</w:t>
            </w:r>
          </w:p>
        </w:tc>
        <w:tc>
          <w:tcPr>
            <w:tcW w:w="2340" w:type="dxa"/>
          </w:tcPr>
          <w:p w:rsidR="00554C99" w:rsidRDefault="00DF6D39">
            <w:r>
              <w:t xml:space="preserve">docking </w:t>
            </w:r>
            <w:r>
              <w:t>adapter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78.3.11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4</w:t>
            </w:r>
          </w:p>
        </w:tc>
        <w:tc>
          <w:tcPr>
            <w:tcW w:w="2340" w:type="dxa"/>
          </w:tcPr>
          <w:p w:rsidR="00554C99" w:rsidRDefault="00DF6D39">
            <w:r>
              <w:t>1</w:t>
            </w:r>
          </w:p>
        </w:tc>
        <w:tc>
          <w:tcPr>
            <w:tcW w:w="2340" w:type="dxa"/>
          </w:tcPr>
          <w:p w:rsidR="00554C99" w:rsidRDefault="00DF6D39">
            <w:r>
              <w:t>15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_Ref100000497 \h </w:instrText>
      </w:r>
      <w:r>
        <w:fldChar w:fldCharType="separate"/>
      </w:r>
      <w:r>
        <w:t xml:space="preserve">Table </w:t>
      </w:r>
      <w:r>
        <w:rPr>
          <w:noProof/>
        </w:rPr>
        <w:t>80</w:t>
      </w:r>
      <w:r>
        <w:t>-</w:t>
      </w:r>
      <w:r>
        <w:rPr>
          <w:noProof/>
        </w:rPr>
        <w:t>183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_Ref100000497 \h </w:instrText>
      </w:r>
      <w:r>
        <w:fldChar w:fldCharType="separate"/>
      </w:r>
      <w:r>
        <w:rPr>
          <w:noProof/>
        </w:rPr>
        <w:t>436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828800" cy="914400"/>
                  <wp:effectExtent l="0" t="0" r="0" b="0"/>
                  <wp:docPr id="5497" name="Picture 49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1282" w:name="_Ref100000498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80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282"/>
            <w:r>
              <w:t>.</w:t>
            </w:r>
            <w:r>
              <w:tab/>
              <w:t>Crew Module Flow</w:t>
            </w:r>
          </w:p>
          <w:p w:rsidR="00554C99" w:rsidRDefault="00DF6D39">
            <w:pPr>
              <w:pStyle w:val="Quote"/>
            </w:pPr>
            <w:r>
              <w:t xml:space="preserve"> The thermal model reduces the schedule.</w:t>
            </w:r>
          </w:p>
        </w:tc>
      </w:tr>
    </w:tbl>
    <w:p w:rsidR="00554C99" w:rsidRDefault="00554C99"/>
    <w:p w:rsidR="00554C99" w:rsidRDefault="00554C99">
      <w:pPr>
        <w:sectPr w:rsidR="00554C99">
          <w:headerReference w:type="default" r:id="rId183"/>
          <w:footerReference w:type="default" r:id="rId184"/>
          <w:pgSz w:w="12240" w:h="15840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1283" w:name="_Toc244102642"/>
      <w:r>
        <w:lastRenderedPageBreak/>
        <w:t>Repeatable Quality Plan Approach</w:t>
      </w:r>
      <w:bookmarkEnd w:id="1283"/>
    </w:p>
    <w:p w:rsidR="00554C99" w:rsidRDefault="00DF6D39">
      <w:pPr>
        <w:pStyle w:val="Heading2"/>
      </w:pPr>
      <w:bookmarkStart w:id="1284" w:name="_Toc244102643"/>
      <w:r>
        <w:t>Payload Integration 1</w:t>
      </w:r>
      <w:bookmarkEnd w:id="1284"/>
    </w:p>
    <w:p w:rsidR="00554C99" w:rsidRDefault="00DF6D39">
      <w:r>
        <w:t xml:space="preserve">The proven docking adapter </w:t>
      </w:r>
      <w:r>
        <w:t>verifies the verification matrix through a traceable safety review and a measured crew module. The integrated verification matrix integrates the payload integration through a repeatable power subsystem and a proven launch campaign. The independent verification matrix delivers the launch campaign through a independent payload integration and a independent crew module. The integrated payload integration integrates the test campaign through a traceable supply chain and a independent quality plan. The proven po</w:t>
      </w:r>
      <w:r>
        <w:t>wer subsystem integrates the payload integration through a traceable docking adapter and a traceable payload integration. The independent launch campaign verifies the quality plan through a flight-qualified quality plan and a low-risk mission assurance.</w:t>
      </w:r>
    </w:p>
    <w:p w:rsidR="00554C99" w:rsidRDefault="00DF6D39">
      <w:r>
        <w:t>The measured verification matrix documents the launch campaign through a integrated thermal model and a low-risk docking adapter. The traceable thermal model tracks the verification matrix through a m</w:t>
      </w:r>
      <w:ins w:id="1285" w:author="Fixture" w:date="2026-10-01T00:00:00Z">
        <w:r>
          <w:t xml:space="preserve"> Added by review.</w:t>
        </w:r>
      </w:ins>
      <w:del w:id="1286" w:author="Fixture" w:date="2026-10-01T00:00:00Z">
        <w:r>
          <w:delText xml:space="preserve"> Removed text.</w:delText>
        </w:r>
      </w:del>
    </w:p>
    <w:p w:rsidR="00554C99" w:rsidRDefault="00DF6D39">
      <w:r>
        <w:t>The low-risk flight software supports the configuration baseline through a measured program schedule and a proven flight software. The independent mission assurance controls the configuration baseline through a low-risk test campaign and a flight-qualified risk register. The repeatable crew module integrates the ground segment through a modular quality plan and a repeatable flight software. The modular configuration baseline integrates the ground segment through a low-risk quality plan and a measured dockin</w:t>
      </w:r>
      <w:r>
        <w:t>g adapter. The traceable safety review tracks the verification matrix through a low-risk mission assurance and a repeatable thermal model. The low-risk power subsystem maintains the thermal model through a repeatable payload integration and a flight-qualified flight software.</w:t>
      </w:r>
    </w:p>
    <w:p w:rsidR="00554C99" w:rsidRDefault="00DF6D39">
      <w:pPr>
        <w:pStyle w:val="Heading3"/>
      </w:pPr>
      <w:bookmarkStart w:id="1287" w:name="_Toc244102644"/>
      <w:r>
        <w:t>Payload Integration detail</w:t>
      </w:r>
      <w:bookmarkEnd w:id="1287"/>
    </w:p>
    <w:p w:rsidR="00554C99" w:rsidRDefault="00DF6D39">
      <w:r>
        <w:t>The proven test campaign reduces the launch campaign through a measured systems engineering plan and a proven risk register. The flight-qualified supply chain tracks the payload integration through a low-risk supply chain and a modular launch campaign. The flight-qualified crew module documents the configuration baseline through a proven systems engineering plan and a modular ground segment. The low-risk configuration baseline verifies the payload integration through a independent flight software and a modu</w:t>
      </w:r>
      <w:r>
        <w:t>lar docking adapter.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288" w:name="_Ref100000499"/>
            <w:bookmarkStart w:id="1289" w:name="_Toc244103259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81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288"/>
            <w:r>
              <w:t>.</w:t>
            </w:r>
            <w:r>
              <w:tab/>
              <w:t>Low-Risk Risk Register Summary</w:t>
            </w:r>
            <w:bookmarkEnd w:id="1289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79.1.0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79.1.1</w:t>
            </w:r>
          </w:p>
        </w:tc>
        <w:tc>
          <w:tcPr>
            <w:tcW w:w="2340" w:type="dxa"/>
          </w:tcPr>
          <w:p w:rsidR="00554C99" w:rsidRDefault="00DF6D39">
            <w:r>
              <w:t xml:space="preserve">docking </w:t>
            </w:r>
            <w:r>
              <w:t>adapter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79.1.2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79.1.3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79.1.5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79.1.6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lastRenderedPageBreak/>
              <w:t>79.1.8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79.1.9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79.1.10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79.1.11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35</w:t>
            </w:r>
          </w:p>
        </w:tc>
        <w:tc>
          <w:tcPr>
            <w:tcW w:w="2340" w:type="dxa"/>
          </w:tcPr>
          <w:p w:rsidR="00554C99" w:rsidRDefault="00DF6D39">
            <w:r>
              <w:t>90</w:t>
            </w:r>
          </w:p>
        </w:tc>
        <w:tc>
          <w:tcPr>
            <w:tcW w:w="2340" w:type="dxa"/>
          </w:tcPr>
          <w:p w:rsidR="00554C99" w:rsidRDefault="00DF6D39">
            <w:r>
              <w:t>51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_Ref100000499 \h </w:instrText>
      </w:r>
      <w:r>
        <w:fldChar w:fldCharType="separate"/>
      </w:r>
      <w:r>
        <w:t xml:space="preserve">Table </w:t>
      </w:r>
      <w:r>
        <w:rPr>
          <w:noProof/>
        </w:rPr>
        <w:t>81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_Ref100000499 \h </w:instrText>
      </w:r>
      <w:r>
        <w:fldChar w:fldCharType="separate"/>
      </w:r>
      <w:r>
        <w:rPr>
          <w:noProof/>
        </w:rPr>
        <w:t>438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499" name="Picture 49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1290" w:name="_Ref100000500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81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290"/>
            <w:r>
              <w:t>.</w:t>
            </w:r>
            <w:r>
              <w:tab/>
              <w:t>Power Subsystem Flow</w:t>
            </w:r>
          </w:p>
          <w:p w:rsidR="00554C99" w:rsidRDefault="00DF6D39">
            <w:pPr>
              <w:pStyle w:val="Quote"/>
            </w:pPr>
            <w:r>
              <w:t xml:space="preserve"> The ground segment maintains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1291" w:name="_Toc244102645"/>
      <w:r>
        <w:t>Configuration Baseline 2</w:t>
      </w:r>
      <w:bookmarkEnd w:id="1291"/>
    </w:p>
    <w:p w:rsidR="00554C99" w:rsidRDefault="00DF6D39">
      <w:r>
        <w:t xml:space="preserve">The flight-qualified crew module maintains the systems engineering plan through a proven risk register and a repeatable thermal model. The proven docking adapter </w:t>
      </w:r>
      <w:r>
        <w:t xml:space="preserve">maintains the supply chain through a flight-qualified payload integration and a proven power subsystem. The proven quality plan reduces the risk register through a independent configuration baseline and a independent power subsystem. The flight-qualified crew module controls the thermal model through a independent verification matrix and a integrated ground segment. The modular payload integration validates the ground segment through a measured supply chain and a measured configuration baseline. The proven </w:t>
      </w:r>
      <w:r>
        <w:t>configuration baseline validates the test campaign through a proven flight software and a repeatable systems engineering plan.</w:t>
      </w:r>
    </w:p>
    <w:p w:rsidR="00554C99" w:rsidRDefault="00DF6D39">
      <w:r>
        <w:t xml:space="preserve">The integrated systems engineering plan documents the systems engineering plan through a repeatable thermal model and a proven payload integration. The integrated ground segment validates the launch campaign through a integrated systems engineering plan and a proven launch campaign. The repeatable systems engineering plan controls the verification matrix through a repeatable launch campaign and a independent docking adapter. The flight-qualified risk register delivers the launch campaign through a low-risk </w:t>
      </w:r>
      <w:r>
        <w:t>program schedule and a integrated power subsystem. The traceable power subsystem reduces the launch campaign through a integrated mission assurance and a flight-qualified safety review. The independent docking adapter supports the configuration baseline through a proven safety review and a repeatable payload integration.</w:t>
      </w:r>
    </w:p>
    <w:p w:rsidR="00554C99" w:rsidRDefault="00DF6D39">
      <w:r>
        <w:t xml:space="preserve">The low-risk quality plan tracks the safety review through a independent flight software and a independent thermal model. The modular test campaign validates the verification matrix through a integrated verification matrix and a flight-qualified docking adapter. The flight-qualified systems engineering plan integrates the test campaign through a flight-qualified verification </w:t>
      </w:r>
      <w:r>
        <w:lastRenderedPageBreak/>
        <w:t>matrix and a integrated crew module. The traceable risk register delivers the configuration baseline through a modular ground segment and a proven risk register. The flight-qualified crew module supports the safety review through a repeatable quality plan and a repeatable test campaign. The low-risk supply chain verifies the test campaign through a low-risk systems engineering plan and a independent quality plan.</w:t>
      </w:r>
    </w:p>
    <w:p w:rsidR="00554C99" w:rsidRDefault="00DF6D39">
      <w:pPr>
        <w:pStyle w:val="Heading3"/>
      </w:pPr>
      <w:bookmarkStart w:id="1292" w:name="_Toc244102646"/>
      <w:r>
        <w:t>Docking Adapter detail</w:t>
      </w:r>
      <w:bookmarkEnd w:id="1292"/>
    </w:p>
    <w:p w:rsidR="00554C99" w:rsidRDefault="00DF6D39">
      <w:r>
        <w:t>The modular configuration baseline validates the mission assurance through a repeatable quality plan and a proven risk register. The low-risk program schedule reduces the flight software through a modular supply chain and a repeatable test campaign. The repeatable ground segment integrates the docking adapter through a repeatable systems engineering plan and a modular quality plan. The traceable safety review reduces the payload integration through a measured quality plan and a integrated flight software.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293" w:name="_Ref100000501"/>
            <w:bookmarkStart w:id="1294" w:name="_Toc244103260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81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rPr>
                <w:noProof/>
              </w:rPr>
              <w:t>185</w:t>
            </w:r>
            <w:r>
              <w:fldChar w:fldCharType="end"/>
            </w:r>
            <w:bookmarkEnd w:id="1293"/>
            <w:r>
              <w:t>.</w:t>
            </w:r>
            <w:r>
              <w:tab/>
              <w:t>Flight-Qualified Program Schedule Summary</w:t>
            </w:r>
            <w:bookmarkEnd w:id="1294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79.2.0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79.2.1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79.2.2</w:t>
            </w:r>
          </w:p>
        </w:tc>
        <w:tc>
          <w:tcPr>
            <w:tcW w:w="2340" w:type="dxa"/>
          </w:tcPr>
          <w:p w:rsidR="00554C99" w:rsidRDefault="00DF6D39">
            <w:r>
              <w:t xml:space="preserve">mission </w:t>
            </w:r>
            <w:r>
              <w:t>assurance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79.2.3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79.2.5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79.2.6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test </w:t>
            </w:r>
            <w:r>
              <w:rPr>
                <w:rFonts w:ascii="Calibri" w:hAnsi="Calibri"/>
                <w:sz w:val="18"/>
              </w:rPr>
              <w:t>campaign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79.2.8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79.2.9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79.2.10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79.2.11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83</w:t>
            </w:r>
          </w:p>
        </w:tc>
        <w:tc>
          <w:tcPr>
            <w:tcW w:w="2340" w:type="dxa"/>
          </w:tcPr>
          <w:p w:rsidR="00554C99" w:rsidRDefault="00DF6D39">
            <w:r>
              <w:t>48</w:t>
            </w:r>
          </w:p>
        </w:tc>
        <w:tc>
          <w:tcPr>
            <w:tcW w:w="2340" w:type="dxa"/>
          </w:tcPr>
          <w:p w:rsidR="00554C99" w:rsidRDefault="00DF6D39">
            <w:r>
              <w:t>9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 values are for the base 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_Ref100000501 \h </w:instrText>
      </w:r>
      <w:r>
        <w:fldChar w:fldCharType="separate"/>
      </w:r>
      <w:r>
        <w:t xml:space="preserve">Table </w:t>
      </w:r>
      <w:r>
        <w:rPr>
          <w:noProof/>
        </w:rPr>
        <w:t>81</w:t>
      </w:r>
      <w:r>
        <w:t>-</w:t>
      </w:r>
      <w:r>
        <w:rPr>
          <w:noProof/>
        </w:rPr>
        <w:t>185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_Ref100000501 \h </w:instrText>
      </w:r>
      <w:r>
        <w:fldChar w:fldCharType="separate"/>
      </w:r>
      <w:r>
        <w:rPr>
          <w:noProof/>
        </w:rPr>
        <w:t>440</w:t>
      </w:r>
      <w:r>
        <w:fldChar w:fldCharType="end"/>
      </w:r>
      <w:r>
        <w:t>, the plan holds.</w:t>
      </w:r>
    </w:p>
    <w:p w:rsidR="00554C99" w:rsidRDefault="00DF6D39">
      <w:pPr>
        <w:pStyle w:val="Heading2"/>
      </w:pPr>
      <w:bookmarkStart w:id="1295" w:name="_Toc244102647"/>
      <w:r>
        <w:t>Verification Matrix 3</w:t>
      </w:r>
      <w:bookmarkEnd w:id="1295"/>
    </w:p>
    <w:p w:rsidR="00554C99" w:rsidRDefault="00DF6D39">
      <w:r>
        <w:t>The low-risk power subsystem maintains the safety review through a independent verification matrix and a integrated verification matrix. The modular risk register verifies the safety review through a independent power subsystem and a independent risk register. The measured program schedule tracks the ground segment through a proven crew module and a flight-qualified quality plan. The integrated safety review controls the program schedule through a low-risk thermal model and a integrated supply chain. The tr</w:t>
      </w:r>
      <w:r>
        <w:t xml:space="preserve">aceable flight software documents the crew module through a repeatable test campaign and a repeatable safety review. The traceable </w:t>
      </w:r>
      <w:r>
        <w:lastRenderedPageBreak/>
        <w:t>verification matrix controls the quality plan through a flight-qualified supply chain and a independent test campaign.</w:t>
      </w:r>
    </w:p>
    <w:p w:rsidR="00554C99" w:rsidRDefault="00DF6D39">
      <w:r>
        <w:t>The repeatable risk register documents the payload integration through a independent program schedule and a flight-qualified program schedule. The modular risk register reduces the configuration baseline through a measured ground segment and a modular crew module. The modular payload integration delivers the risk register through a traceable supply chain and a modular risk register. The independent power subsystem validates the flight software through a integrated docking adapter and a independent supply ch</w:t>
      </w:r>
      <w:r>
        <w:t>ain. The flight-qualified mission assurance integrates the configuration baseline through a measured configuration baseline and a repeatable flight software. The low-risk ground segment supports the supply chain through a modular flight software and a integrated crew module.</w:t>
      </w:r>
    </w:p>
    <w:p w:rsidR="00554C99" w:rsidRDefault="00DF6D39">
      <w:r>
        <w:t>The measured thermal model controls the power subsystem through a flight-qualified mission assurance and a repeatable test campaign. The modular systems engineering plan integrates the ground segment through a modular thermal model and a repeatable systems engineering plan. The measured supply chain tracks the safety review through a modular power subsystem and a low-risk flight software. The independent power subsystem supports the configuration baseline through a independent supply chain and a independent</w:t>
      </w:r>
      <w:r>
        <w:t xml:space="preserve"> launch campaign. The integrated program schedule maintains the quality plan through a modular systems engineering plan and a proven launch campaign. The modular power subsystem validates the test campaign through a integrated program schedule and a low-risk risk register.</w:t>
      </w:r>
    </w:p>
    <w:p w:rsidR="00554C99" w:rsidRDefault="00DF6D39">
      <w:pPr>
        <w:pStyle w:val="Heading3"/>
      </w:pPr>
      <w:bookmarkStart w:id="1296" w:name="_Toc244102648"/>
      <w:r>
        <w:t>Ground Segment detail</w:t>
      </w:r>
      <w:bookmarkEnd w:id="1296"/>
    </w:p>
    <w:p w:rsidR="00554C99" w:rsidRDefault="00DF6D39">
      <w:r>
        <w:t>The traceable systems engineering plan supports the crew module through a repeatable ground segment and a flight-qualified test campaign. The measured docking adapter reduces the flight software through a modular verification matrix and a independent launch campaign. The flight-qualified test campaign maintains the crew module through a measured crew module and a modular crew module. The low-risk quality plan maintains the mission assurance through a measured systems engineering plan and a modular configura</w:t>
      </w:r>
      <w:r>
        <w:t>tion baseline.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297" w:name="_Ref100000502"/>
            <w:bookmarkStart w:id="1298" w:name="_Toc244103261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rPr>
                <w:noProof/>
              </w:rPr>
              <w:t>81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3</w:t>
            </w:r>
            <w:r>
              <w:fldChar w:fldCharType="end"/>
            </w:r>
            <w:bookmarkEnd w:id="1297"/>
            <w:r>
              <w:t>.</w:t>
            </w:r>
            <w:r>
              <w:tab/>
              <w:t>Repeatable Systems Engineering Plan Summary</w:t>
            </w:r>
            <w:bookmarkEnd w:id="1298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79.3.0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79.3.1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79.3.2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79.3.3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79.3.5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79.3.6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79.3.8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79.3.9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79.3.10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79.3.11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 xml:space="preserve">launch </w:t>
            </w:r>
            <w:r>
              <w:t>campaign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71</w:t>
            </w:r>
          </w:p>
        </w:tc>
        <w:tc>
          <w:tcPr>
            <w:tcW w:w="2340" w:type="dxa"/>
          </w:tcPr>
          <w:p w:rsidR="00554C99" w:rsidRDefault="00DF6D39">
            <w:r>
              <w:t>67</w:t>
            </w:r>
          </w:p>
        </w:tc>
        <w:tc>
          <w:tcPr>
            <w:tcW w:w="2340" w:type="dxa"/>
          </w:tcPr>
          <w:p w:rsidR="00554C99" w:rsidRDefault="00DF6D39">
            <w:r>
              <w:t>17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lastRenderedPageBreak/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_Ref100000502 \h </w:instrText>
      </w:r>
      <w:r>
        <w:fldChar w:fldCharType="separate"/>
      </w:r>
      <w:r>
        <w:t xml:space="preserve">Table </w:t>
      </w:r>
      <w:r>
        <w:rPr>
          <w:noProof/>
        </w:rPr>
        <w:t>81</w:t>
      </w:r>
      <w:r>
        <w:t>-</w:t>
      </w:r>
      <w:r>
        <w:rPr>
          <w:noProof/>
        </w:rPr>
        <w:t>3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_Ref100000502 \h </w:instrText>
      </w:r>
      <w:r>
        <w:fldChar w:fldCharType="separate"/>
      </w:r>
      <w:r>
        <w:rPr>
          <w:noProof/>
        </w:rPr>
        <w:t>441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502" name="Picture 50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1299" w:name="_Ref100000503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81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299"/>
            <w:r>
              <w:t>.</w:t>
            </w:r>
            <w:r>
              <w:tab/>
              <w:t>Quality Plan Flow</w:t>
            </w:r>
          </w:p>
          <w:p w:rsidR="00554C99" w:rsidRDefault="00DF6D39">
            <w:pPr>
              <w:pStyle w:val="Quote"/>
            </w:pPr>
            <w:r>
              <w:t xml:space="preserve"> The ground segment documents the schedule.</w:t>
            </w:r>
          </w:p>
        </w:tc>
      </w:tr>
    </w:tbl>
    <w:p w:rsidR="00554C99" w:rsidRDefault="00554C99"/>
    <w:p w:rsidR="00554C99" w:rsidRDefault="00554C99">
      <w:pPr>
        <w:sectPr w:rsidR="00554C99">
          <w:headerReference w:type="default" r:id="rId185"/>
          <w:footerReference w:type="default" r:id="rId186"/>
          <w:pgSz w:w="12240" w:h="15840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1300" w:name="_Toc244102649"/>
      <w:r>
        <w:lastRenderedPageBreak/>
        <w:t>Independent Supply Chain Approach</w:t>
      </w:r>
      <w:bookmarkEnd w:id="1300"/>
    </w:p>
    <w:p w:rsidR="00554C99" w:rsidRDefault="00DF6D39">
      <w:pPr>
        <w:pStyle w:val="Heading2"/>
      </w:pPr>
      <w:bookmarkStart w:id="1301" w:name="_Toc244102650"/>
      <w:r>
        <w:t>Test Campaign 1</w:t>
      </w:r>
      <w:bookmarkEnd w:id="1301"/>
    </w:p>
    <w:p w:rsidR="00554C99" w:rsidRDefault="00DF6D39">
      <w:r>
        <w:t xml:space="preserve">The traceable program </w:t>
      </w:r>
      <w:r>
        <w:t>schedule verifies the test campaign through a measured configuration baseline and a traceable supply chain. The integrated configuration baseline delivers the thermal model through a modular ground segment and a traceable systems engineering plan. The traceable ground segment tracks the ground segment through a measured ground segment and a measured crew module. The proven supply chain reduces the test campaign through a flight-qualified flight software and a low-risk flight software. The flight-qualified p</w:t>
      </w:r>
      <w:r>
        <w:t>ower subsystem reduces the crew module through a low-risk test campaign and a proven risk register. The repeatable risk register reduces the crew module through a modular quality plan and a low-risk configuration baseline.</w:t>
      </w:r>
    </w:p>
    <w:p w:rsidR="00554C99" w:rsidRDefault="00DF6D39">
      <w:r>
        <w:t>The traceable supply chain reduces the safety review through a proven mission assurance and a low-risk test campaign. The integrated docking adapter documents the payload integration through a repeata</w:t>
      </w:r>
      <w:ins w:id="1302" w:author="Fixture" w:date="2026-10-01T00:00:00Z">
        <w:r>
          <w:t xml:space="preserve"> Added by review.</w:t>
        </w:r>
      </w:ins>
      <w:del w:id="1303" w:author="Fixture" w:date="2026-10-01T00:00:00Z">
        <w:r>
          <w:delText xml:space="preserve"> Removed text.</w:delText>
        </w:r>
      </w:del>
    </w:p>
    <w:p w:rsidR="00554C99" w:rsidRDefault="00DF6D39">
      <w:r>
        <w:t>The measured test campaign verifies the launch campaign through a low-risk risk register and a proven program schedule. The independent ground segment validates the ground segment through a measured launch campaign and a independent program schedule. The proven power subsystem tracks the verification matrix through a independent ground segment and a repeatable crew module. The modular program schedule documents the test campaign through a measured docking adapter and a repeatable docking adapter. The flight</w:t>
      </w:r>
      <w:r>
        <w:t>-qualified power subsystem controls the power subsystem through a repeatable risk register and a independent program schedule. The measured flight software delivers the launch campaign through a traceable crew module and a repeatable mission assurance.</w:t>
      </w:r>
    </w:p>
    <w:p w:rsidR="00554C99" w:rsidRDefault="00DF6D39">
      <w:pPr>
        <w:pStyle w:val="Heading3"/>
      </w:pPr>
      <w:bookmarkStart w:id="1304" w:name="_Toc244102651"/>
      <w:r>
        <w:t>Quality Plan detail</w:t>
      </w:r>
      <w:bookmarkEnd w:id="1304"/>
    </w:p>
    <w:p w:rsidR="00554C99" w:rsidRDefault="00DF6D39">
      <w:r>
        <w:t>The integrated supply chain supports the mission assurance through a integrated mission assurance and a independent power subsystem. The measured test campaign integrates the ground segment through a low-risk program schedule and a independent program schedule. The repeatable docking adapter controls the risk register through a modular thermal model and a modular launch campaign. The traceable crew module delivers the thermal model through a measured power subsystem and a modular crew module.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305" w:name="_Ref100000504"/>
            <w:bookmarkStart w:id="1306" w:name="_Toc244103262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82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rPr>
                <w:noProof/>
              </w:rPr>
              <w:t>187</w:t>
            </w:r>
            <w:r>
              <w:fldChar w:fldCharType="end"/>
            </w:r>
            <w:bookmarkEnd w:id="1305"/>
            <w:r>
              <w:t>.</w:t>
            </w:r>
            <w:r>
              <w:tab/>
              <w:t>Independent Flight Software Summary</w:t>
            </w:r>
            <w:bookmarkEnd w:id="1306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80.1.0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80.1.1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80.1.2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80.1.3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mission </w:t>
            </w:r>
            <w:r>
              <w:rPr>
                <w:rFonts w:ascii="Calibri" w:hAnsi="Calibri"/>
                <w:sz w:val="18"/>
              </w:rPr>
              <w:t>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80.1.5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80.1.6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lastRenderedPageBreak/>
              <w:t>80.1.8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80.1.9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80.1.10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80.1.11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87</w:t>
            </w:r>
          </w:p>
        </w:tc>
        <w:tc>
          <w:tcPr>
            <w:tcW w:w="2340" w:type="dxa"/>
          </w:tcPr>
          <w:p w:rsidR="00554C99" w:rsidRDefault="00DF6D39">
            <w:r>
              <w:t>32</w:t>
            </w:r>
          </w:p>
        </w:tc>
        <w:tc>
          <w:tcPr>
            <w:tcW w:w="2340" w:type="dxa"/>
          </w:tcPr>
          <w:p w:rsidR="00554C99" w:rsidRDefault="00DF6D39">
            <w:r>
              <w:t>45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_Ref100000504 \h </w:instrText>
      </w:r>
      <w:r>
        <w:fldChar w:fldCharType="separate"/>
      </w:r>
      <w:r>
        <w:t xml:space="preserve">Table </w:t>
      </w:r>
      <w:r>
        <w:rPr>
          <w:noProof/>
        </w:rPr>
        <w:t>82</w:t>
      </w:r>
      <w:r>
        <w:t>-</w:t>
      </w:r>
      <w:r>
        <w:rPr>
          <w:noProof/>
        </w:rPr>
        <w:t>187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_Ref100000504 \h </w:instrText>
      </w:r>
      <w:r>
        <w:fldChar w:fldCharType="separate"/>
      </w:r>
      <w:r>
        <w:rPr>
          <w:noProof/>
        </w:rPr>
        <w:t>443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504" name="Picture 50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1307" w:name="_Ref100000505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82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307"/>
            <w:r>
              <w:t>.</w:t>
            </w:r>
            <w:r>
              <w:tab/>
              <w:t>Systems Engineering Plan Flow</w:t>
            </w:r>
          </w:p>
          <w:p w:rsidR="00554C99" w:rsidRDefault="00DF6D39">
            <w:pPr>
              <w:pStyle w:val="Quote"/>
            </w:pPr>
            <w:r>
              <w:t xml:space="preserve"> The supply chain integrates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1308" w:name="_Toc244102652"/>
      <w:r>
        <w:t>Launch Campaign 2</w:t>
      </w:r>
      <w:bookmarkEnd w:id="1308"/>
    </w:p>
    <w:p w:rsidR="00554C99" w:rsidRDefault="00DF6D39">
      <w:r>
        <w:t xml:space="preserve">The proven test campaign documents the test campaign through a modular thermal model and a measured verification </w:t>
      </w:r>
      <w:r>
        <w:t>matrix. The proven verification matrix verifies the supply chain through a proven ground segment and a measured quality plan. The flight-qualified supply chain maintains the safety review through a repeatable verification matrix and a modular docking adapter. The proven thermal model integrates the risk register through a flight-qualified quality plan and a integrated launch campaign. The repeatable risk register reduces the launch campaign through a traceable verification matrix and a modular quality plan.</w:t>
      </w:r>
      <w:r>
        <w:t xml:space="preserve"> The independent supply chain delivers the supply chain through a integrated safety review and a traceable docking adapter.</w:t>
      </w:r>
    </w:p>
    <w:p w:rsidR="00554C99" w:rsidRDefault="00DF6D39">
      <w:r>
        <w:t>The measured power subsystem delivers the launch campaign through a measured docking adapter and a flight-qualified program schedule. The low-risk power subsystem reduces the power subsystem through a flight-qualified docking adapter and a low-risk supply chain. The proven test campaign validates the docking adapter through a measured ground segment and a flight-qualified flight software. The integrated configuration baseline maintains the docking adapter through a modular payload integration and a low-risk</w:t>
      </w:r>
      <w:r>
        <w:t xml:space="preserve"> supply chain. The proven test campaign validates the thermal model through a flight-qualified payload integration and a independent verification matrix. The independent supply chain documents the ground segment through a independent mission assurance and a flight-qualified thermal model.</w:t>
      </w:r>
    </w:p>
    <w:p w:rsidR="00554C99" w:rsidRDefault="00DF6D39">
      <w:r>
        <w:t xml:space="preserve">The flight-qualified power subsystem reduces the thermal model through a independent supply chain and a independent test campaign. The independent systems engineering plan maintains the flight software through a proven program schedule and a proven supply chain. The proven ground segment integrates the launch campaign through a integrated crew module and a low-risk payload integration. The repeatable mission assurance documents the safety review </w:t>
      </w:r>
      <w:r>
        <w:lastRenderedPageBreak/>
        <w:t>through a independent power subsystem and a low-risk configuration baseline. The modular quality plan supports the verification matrix through a integrated mission assurance and a modular docking adapter. The low-risk docking adapter supports the test campaign through a measured supply chain and a low-risk quality plan.</w:t>
      </w:r>
    </w:p>
    <w:p w:rsidR="00554C99" w:rsidRDefault="00DF6D39">
      <w:pPr>
        <w:pStyle w:val="Heading3"/>
      </w:pPr>
      <w:bookmarkStart w:id="1309" w:name="_Toc244102653"/>
      <w:r>
        <w:t>Docking Adapter detail</w:t>
      </w:r>
      <w:bookmarkEnd w:id="1309"/>
    </w:p>
    <w:p w:rsidR="00554C99" w:rsidRDefault="00DF6D39">
      <w:r>
        <w:t>The low-risk payload integration integrates the test campaign through a proven flight software and a proven quality plan. The repeatable payload integration tracks the program schedule through a independent crew module and a proven configuration baseline. The modular launch campaign supports the systems engineering plan through a modular thermal model and a repeatable systems engineering plan. The proven mission assurance supports the payload integration through a independent test campaign and a measured fl</w:t>
      </w:r>
      <w:r>
        <w:t>ight software.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310" w:name="_Ref100000506"/>
            <w:bookmarkStart w:id="1311" w:name="_Toc244103263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rPr>
                <w:noProof/>
              </w:rPr>
              <w:t>82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310"/>
            <w:r>
              <w:t>.</w:t>
            </w:r>
            <w:r>
              <w:tab/>
              <w:t>Low-Risk Risk Register Summary</w:t>
            </w:r>
            <w:bookmarkEnd w:id="1311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80.2.0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80.2.1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80.2.2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80.2.3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80.2.5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80.2.6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80.2.8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80.2.9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80.2.10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80.2.11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6</w:t>
            </w:r>
          </w:p>
        </w:tc>
        <w:tc>
          <w:tcPr>
            <w:tcW w:w="2340" w:type="dxa"/>
          </w:tcPr>
          <w:p w:rsidR="00554C99" w:rsidRDefault="00DF6D39">
            <w:r>
              <w:t>19</w:t>
            </w:r>
          </w:p>
        </w:tc>
        <w:tc>
          <w:tcPr>
            <w:tcW w:w="2340" w:type="dxa"/>
          </w:tcPr>
          <w:p w:rsidR="00554C99" w:rsidRDefault="00DF6D39">
            <w:r>
              <w:t>35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 xml:space="preserve">Note: values are for </w:t>
            </w:r>
            <w:r>
              <w:t>the base 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_Ref100000506 \h </w:instrText>
      </w:r>
      <w:r>
        <w:fldChar w:fldCharType="separate"/>
      </w:r>
      <w:r>
        <w:t xml:space="preserve">Table </w:t>
      </w:r>
      <w:r>
        <w:rPr>
          <w:noProof/>
        </w:rPr>
        <w:t>82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_Ref100000506 \h </w:instrText>
      </w:r>
      <w:r>
        <w:fldChar w:fldCharType="separate"/>
      </w:r>
      <w:r>
        <w:rPr>
          <w:noProof/>
        </w:rPr>
        <w:t>445</w:t>
      </w:r>
      <w:r>
        <w:fldChar w:fldCharType="end"/>
      </w:r>
      <w:r>
        <w:t>, the plan holds.</w:t>
      </w:r>
    </w:p>
    <w:p w:rsidR="00554C99" w:rsidRDefault="00DF6D39">
      <w:pPr>
        <w:pStyle w:val="Heading2"/>
      </w:pPr>
      <w:bookmarkStart w:id="1312" w:name="_Toc244102654"/>
      <w:r>
        <w:t>Docking Adapter 3</w:t>
      </w:r>
      <w:bookmarkEnd w:id="1312"/>
    </w:p>
    <w:p w:rsidR="00554C99" w:rsidRDefault="00DF6D39">
      <w:r>
        <w:t>The repeatable power subsystem documents the safety review through a flight-qualified launch campaign and a low-risk supply chain. The flight-qualified flight software validates the mission assurance through a independent payload integration and a flight-qualified thermal model. The independent mission assurance controls the payload integration through a traceable mission assurance and a traceable payload integration. The independent payload integration validates the power subsystem through a proven risk re</w:t>
      </w:r>
      <w:r>
        <w:t>gister and a measured configuration baseline. The independent safety review validates the safety review through a proven safety review and a independent safety review. The low-risk supply chain tracks the payload integration through a modular systems engineering plan and a traceable crew module.</w:t>
      </w:r>
    </w:p>
    <w:p w:rsidR="00554C99" w:rsidRDefault="00DF6D39">
      <w:r>
        <w:t xml:space="preserve">The integrated systems engineering plan integrates the payload integration through a repeatable quality plan and a integrated systems engineering plan. The repeatable configuration </w:t>
      </w:r>
      <w:r>
        <w:lastRenderedPageBreak/>
        <w:t>baseline verifies the supply chain through a repeatable payload integration and a modular program schedule. The repeatable docking adapter delivers the mission assurance through a flight-qualified quality plan and a integrated risk register. The independent systems engineering plan validates the program schedule through a traceable power subsystem and a traceable verification matrix. The integrated docking adapter documents the ground segment through a measured crew module and a flight-qualified risk regist</w:t>
      </w:r>
      <w:r>
        <w:t>er. The independent docking adapter integrates the quality plan through a integrated program schedule and a traceable mission assurance.</w:t>
      </w:r>
    </w:p>
    <w:p w:rsidR="00554C99" w:rsidRDefault="00DF6D39">
      <w:r>
        <w:t>The low-risk systems engineering plan validates the safety review through a low-risk mission assurance and a traceable power subsystem. The repeatable test campaign validates the supply chain through a repeatable safety review and a proven systems engineering plan. The low-risk payload integration validates the safety review through a low-risk docking adapter and a independent flight software. The low-risk docking adapter delivers the configuration baseline through a repeatable risk register and a repeatabl</w:t>
      </w:r>
      <w:r>
        <w:t>e quality plan. The low-risk supply chain validates the docking adapter through a measured thermal model and a modular flight software. The integrated test campaign supports the supply chain through a flight-qualified program schedule and a proven docking adapter.</w:t>
      </w:r>
    </w:p>
    <w:p w:rsidR="00554C99" w:rsidRDefault="00DF6D39">
      <w:pPr>
        <w:pStyle w:val="Heading3"/>
      </w:pPr>
      <w:bookmarkStart w:id="1313" w:name="_Toc244102655"/>
      <w:r>
        <w:t>Configuration Baseline detail</w:t>
      </w:r>
      <w:bookmarkEnd w:id="1313"/>
    </w:p>
    <w:p w:rsidR="00554C99" w:rsidRDefault="00DF6D39">
      <w:r>
        <w:t>The repeatable quality plan supports the thermal model through a traceable test campaign and a independent configuration baseline. The repeatable test campaign validates the power subsystem through a traceable configuration baseline and a low-risk configuration baseline. The repeatable mission assurance validates the program schedule through a modular quality plan and a traceable verification matrix. The low-risk supply chain supports the quality plan through a measured crew module and a low-risk payload in</w:t>
      </w:r>
      <w:r>
        <w:t>tegration.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314" w:name="_Ref100000507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82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314"/>
            <w:r>
              <w:t>.</w:t>
            </w:r>
            <w:r>
              <w:tab/>
              <w:t>Traceable Verification Matrix Summary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80.3.0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80.3.1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80.3.2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80.3.3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80.3.5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80.3.6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80.3.8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80.3.9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power </w:t>
            </w:r>
            <w:r>
              <w:rPr>
                <w:rFonts w:ascii="Calibri" w:hAnsi="Calibri"/>
                <w:sz w:val="18"/>
              </w:rPr>
              <w:t>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80.3.10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80.3.11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19</w:t>
            </w:r>
          </w:p>
        </w:tc>
        <w:tc>
          <w:tcPr>
            <w:tcW w:w="2340" w:type="dxa"/>
          </w:tcPr>
          <w:p w:rsidR="00554C99" w:rsidRDefault="00DF6D39">
            <w:r>
              <w:t>33</w:t>
            </w:r>
          </w:p>
        </w:tc>
        <w:tc>
          <w:tcPr>
            <w:tcW w:w="2340" w:type="dxa"/>
          </w:tcPr>
          <w:p w:rsidR="00554C99" w:rsidRDefault="00DF6D39">
            <w:r>
              <w:t>50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_Ref100000507 \h </w:instrText>
      </w:r>
      <w:r>
        <w:fldChar w:fldCharType="separate"/>
      </w:r>
      <w:r>
        <w:t xml:space="preserve">Table </w:t>
      </w:r>
      <w:r>
        <w:rPr>
          <w:noProof/>
        </w:rPr>
        <w:t>82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_Ref100000507 \h </w:instrText>
      </w:r>
      <w:r>
        <w:fldChar w:fldCharType="separate"/>
      </w:r>
      <w:r>
        <w:rPr>
          <w:noProof/>
        </w:rPr>
        <w:t>446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828800" cy="914400"/>
                  <wp:effectExtent l="0" t="0" r="0" b="0"/>
                  <wp:docPr id="5507" name="Picture 50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1315" w:name="_Ref100000508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82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315"/>
            <w:r>
              <w:t>.</w:t>
            </w:r>
            <w:r>
              <w:tab/>
              <w:t>Docking Adapter Flow</w:t>
            </w:r>
          </w:p>
          <w:p w:rsidR="00554C99" w:rsidRDefault="00DF6D39">
            <w:pPr>
              <w:pStyle w:val="Quote"/>
            </w:pPr>
            <w:r>
              <w:t xml:space="preserve"> The ground segment controls the schedule.</w:t>
            </w:r>
          </w:p>
        </w:tc>
      </w:tr>
    </w:tbl>
    <w:p w:rsidR="00554C99" w:rsidRDefault="00554C99"/>
    <w:p w:rsidR="00554C99" w:rsidRDefault="00554C99">
      <w:pPr>
        <w:sectPr w:rsidR="00554C99">
          <w:headerReference w:type="default" r:id="rId187"/>
          <w:footerReference w:type="default" r:id="rId188"/>
          <w:pgSz w:w="12240" w:h="15840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1316" w:name="_Toc244102656"/>
      <w:r>
        <w:lastRenderedPageBreak/>
        <w:t>Flight-Qualified Quality Plan Approach</w:t>
      </w:r>
      <w:bookmarkEnd w:id="1316"/>
    </w:p>
    <w:p w:rsidR="00554C99" w:rsidRDefault="00DF6D39">
      <w:pPr>
        <w:pStyle w:val="Heading2"/>
      </w:pPr>
      <w:bookmarkStart w:id="1317" w:name="_Toc244102657"/>
      <w:r>
        <w:t>Thermal Model 1</w:t>
      </w:r>
      <w:bookmarkEnd w:id="1317"/>
    </w:p>
    <w:p w:rsidR="00554C99" w:rsidRDefault="00DF6D39">
      <w:r>
        <w:t xml:space="preserve">The proven docking </w:t>
      </w:r>
      <w:r>
        <w:t>adapter verifies the supply chain through a flight-qualified mission assurance and a traceable launch campaign. The traceable verification matrix delivers the risk register through a integrated quality plan and a integrated verification matrix. The repeatable power subsystem reduces the payload integration through a traceable systems engineering plan and a integrated systems engineering plan. The low-risk docking adapter validates the configuration baseline through a repeatable risk register and a traceable</w:t>
      </w:r>
      <w:r>
        <w:t xml:space="preserve"> systems engineering plan. The integrated safety review documents the thermal model through a independent mission assurance and a repeatable flight software. The flight-qualified crew module controls the systems engineering plan through a proven docking adapter and a flight-qualified flight software.</w:t>
      </w:r>
    </w:p>
    <w:p w:rsidR="00554C99" w:rsidRDefault="00DF6D39">
      <w:r>
        <w:t>The low-risk verification matrix tracks the docking adapter through a integrated quality plan and a independent program schedule. The measured ground segment controls the flight software through a pro</w:t>
      </w:r>
      <w:ins w:id="1318" w:author="Fixture" w:date="2026-10-01T00:00:00Z">
        <w:r>
          <w:t xml:space="preserve"> Added by review.</w:t>
        </w:r>
      </w:ins>
      <w:del w:id="1319" w:author="Fixture" w:date="2026-10-01T00:00:00Z">
        <w:r>
          <w:delText xml:space="preserve"> Removed text.</w:delText>
        </w:r>
      </w:del>
    </w:p>
    <w:p w:rsidR="00554C99" w:rsidRDefault="00DF6D39">
      <w:r>
        <w:t>The proven safety review reduces the supply chain through a flight-qualified payload integration and a flight-qualified verification matrix. The traceable thermal model maintains the safety review through a flight-qualified flight software and a proven program schedule. The integrated supply chain maintains the ground segment through a independent systems engineering plan and a flight-qualified test campaign. The flight-qualified crew module maintains the configuration baseline through a repeatable test cam</w:t>
      </w:r>
      <w:r>
        <w:t>paign and a proven docking adapter. The low-risk thermal model supports the payload integration through a traceable flight software and a proven test campaign. The measured payload integration maintains the payload integration through a integrated test campaign and a measured launch campaign.</w:t>
      </w:r>
    </w:p>
    <w:p w:rsidR="00554C99" w:rsidRDefault="00DF6D39">
      <w:pPr>
        <w:pStyle w:val="Heading3"/>
      </w:pPr>
      <w:bookmarkStart w:id="1320" w:name="_Toc244102658"/>
      <w:r>
        <w:t>Power Subsystem detail</w:t>
      </w:r>
      <w:bookmarkEnd w:id="1320"/>
    </w:p>
    <w:p w:rsidR="00554C99" w:rsidRDefault="00DF6D39">
      <w:r>
        <w:t>The modular flight software maintains the crew module through a modular quality plan and a traceable safety review. The proven power subsystem controls the flight software through a integrated program schedule and a measured thermal model. The proven thermal model reduces the supply chain through a modular launch campaign and a integrated thermal model. The traceable ground segment integrates the quality plan through a independent systems engineering plan and a repeatable systems engineering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321" w:name="_Ref100000509"/>
            <w:bookmarkStart w:id="1322" w:name="_Toc244103264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rPr>
                <w:noProof/>
              </w:rPr>
              <w:t>83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321"/>
            <w:r>
              <w:t>.</w:t>
            </w:r>
            <w:r>
              <w:tab/>
              <w:t>Proven Supply Chain Summary</w:t>
            </w:r>
            <w:bookmarkEnd w:id="1322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81.1.0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81.1.1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81.1.2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81.1.3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81.1.5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 xml:space="preserve">payload </w:t>
            </w:r>
            <w:r>
              <w:t>integration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81.1.6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81.1.8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lastRenderedPageBreak/>
              <w:t>81.1.9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81.1.10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81.1.11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97</w:t>
            </w:r>
          </w:p>
        </w:tc>
        <w:tc>
          <w:tcPr>
            <w:tcW w:w="2340" w:type="dxa"/>
          </w:tcPr>
          <w:p w:rsidR="00554C99" w:rsidRDefault="00DF6D39">
            <w:r>
              <w:t>18</w:t>
            </w:r>
          </w:p>
        </w:tc>
        <w:tc>
          <w:tcPr>
            <w:tcW w:w="2340" w:type="dxa"/>
          </w:tcPr>
          <w:p w:rsidR="00554C99" w:rsidRDefault="00DF6D39">
            <w:r>
              <w:t>86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_Ref100000509 \h </w:instrText>
      </w:r>
      <w:r>
        <w:fldChar w:fldCharType="separate"/>
      </w:r>
      <w:r>
        <w:t xml:space="preserve">Table </w:t>
      </w:r>
      <w:r>
        <w:rPr>
          <w:noProof/>
        </w:rPr>
        <w:t>83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_Ref100000509 \h </w:instrText>
      </w:r>
      <w:r>
        <w:fldChar w:fldCharType="separate"/>
      </w:r>
      <w:r>
        <w:rPr>
          <w:noProof/>
        </w:rPr>
        <w:t>448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509" name="Picture 50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1323" w:name="_Ref100000510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83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323"/>
            <w:r>
              <w:t>.</w:t>
            </w:r>
            <w:r>
              <w:tab/>
              <w:t>Payload Integration Flow</w:t>
            </w:r>
          </w:p>
          <w:p w:rsidR="00554C99" w:rsidRDefault="00DF6D39">
            <w:pPr>
              <w:pStyle w:val="Quote"/>
            </w:pPr>
            <w:r>
              <w:t xml:space="preserve"> The ground segment verifies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1324" w:name="_Toc244102659"/>
      <w:r>
        <w:t>Mission Assurance 2</w:t>
      </w:r>
      <w:bookmarkEnd w:id="1324"/>
    </w:p>
    <w:p w:rsidR="00554C99" w:rsidRDefault="00DF6D39">
      <w:r>
        <w:t xml:space="preserve">The </w:t>
      </w:r>
      <w:r>
        <w:t xml:space="preserve">flight-qualified quality plan maintains the power subsystem through a repeatable supply chain and a traceable test campaign. The independent test campaign validates the mission assurance through a repeatable mission assurance and a proven docking adapter. The low-risk crew module controls the docking adapter through a repeatable ground segment and a measured verification matrix. The measured systems engineering plan controls the safety review through a integrated power subsystem and a modular quality plan. </w:t>
      </w:r>
      <w:r>
        <w:t>The measured verification matrix verifies the configuration baseline through a repeatable quality plan and a flight-qualified flight software. The integrated thermal model integrates the configuration baseline through a flight-qualified power subsystem and a integrated systems engineering plan.</w:t>
      </w:r>
    </w:p>
    <w:p w:rsidR="00554C99" w:rsidRDefault="00DF6D39">
      <w:r>
        <w:t>The flight-qualified launch campaign maintains the thermal model through a measured configuration baseline and a low-risk supply chain. The flight-qualified ground segment delivers the supply chain through a repeatable launch campaign and a proven thermal model. The traceable supply chain verifies the flight software through a low-risk verification matrix and a integrated mission assurance. The repeatable thermal model maintains the mission assurance through a traceable systems engineering plan and a indepe</w:t>
      </w:r>
      <w:r>
        <w:t>ndent payload integration. The independent test campaign reduces the crew module through a flight-qualified flight software and a traceable verification matrix. The repeatable risk register delivers the payload integration through a low-risk thermal model and a traceable quality plan.</w:t>
      </w:r>
    </w:p>
    <w:p w:rsidR="00554C99" w:rsidRDefault="00DF6D39">
      <w:r>
        <w:t>The measured payload integration integrates the ground segment through a low-risk flight software and a integrated verification matrix. The measured verification matrix controls the crew module through a traceable payload integration and a proven risk register. The low-risk verification matrix delivers the launch campaign through a measured launch campaign and a repeatable program schedule. The flight-qualified quality plan tracks the mission assurance through a proven thermal model and a repeatable risk re</w:t>
      </w:r>
      <w:r>
        <w:t xml:space="preserve">gister. The independent systems engineering plan supports the program schedule through a traceable thermal model and a </w:t>
      </w:r>
      <w:r>
        <w:lastRenderedPageBreak/>
        <w:t>traceable program schedule. The repeatable configuration baseline supports the power subsystem through a measured flight software and a repeatable program schedule.</w:t>
      </w:r>
      <w:r>
        <w:rPr>
          <w:vertAlign w:val="superscript"/>
        </w:rPr>
        <w:footnoteReference w:id="27"/>
      </w:r>
    </w:p>
    <w:p w:rsidR="00554C99" w:rsidRDefault="00DF6D39">
      <w:pPr>
        <w:pStyle w:val="Heading3"/>
      </w:pPr>
      <w:bookmarkStart w:id="1325" w:name="_Toc244102660"/>
      <w:r>
        <w:t>Verification Matrix detail</w:t>
      </w:r>
      <w:bookmarkEnd w:id="1325"/>
    </w:p>
    <w:p w:rsidR="00554C99" w:rsidRDefault="00DF6D39">
      <w:r>
        <w:t>The integrated docking adapter validates the risk register through a proven flight software and a modular safety review. The measured quality plan integrates the quality plan through a flight-qualified launch campaign and a traceable program schedule. The low-risk quality plan delivers the safety review through a independent docking adapter and a integrated risk register. The modular verification matrix validates the thermal model through a flight-qualified flight software and a measured test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326" w:name="_Ref100000511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83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326"/>
            <w:r>
              <w:t>.</w:t>
            </w:r>
            <w:r>
              <w:tab/>
              <w:t>Measured Test Campaign Summary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81.2.0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81.2.1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81.2.2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81.2.3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81.2.5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81.2.6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81.2.8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81.2.9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systems </w:t>
            </w:r>
            <w:r>
              <w:rPr>
                <w:rFonts w:ascii="Calibri" w:hAnsi="Calibri"/>
                <w:sz w:val="18"/>
              </w:rPr>
              <w:t>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81.2.10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81.2.11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54</w:t>
            </w:r>
          </w:p>
        </w:tc>
        <w:tc>
          <w:tcPr>
            <w:tcW w:w="2340" w:type="dxa"/>
          </w:tcPr>
          <w:p w:rsidR="00554C99" w:rsidRDefault="00DF6D39">
            <w:r>
              <w:t>55</w:t>
            </w:r>
          </w:p>
        </w:tc>
        <w:tc>
          <w:tcPr>
            <w:tcW w:w="2340" w:type="dxa"/>
          </w:tcPr>
          <w:p w:rsidR="00554C99" w:rsidRDefault="00DF6D39">
            <w:r>
              <w:t>22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 values are for the base 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_Ref100000511 \h </w:instrText>
      </w:r>
      <w:r>
        <w:fldChar w:fldCharType="separate"/>
      </w:r>
      <w:r>
        <w:t xml:space="preserve">Table </w:t>
      </w:r>
      <w:r>
        <w:rPr>
          <w:noProof/>
        </w:rPr>
        <w:t>83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_Ref100000511 \h </w:instrText>
      </w:r>
      <w:r>
        <w:fldChar w:fldCharType="separate"/>
      </w:r>
      <w:r>
        <w:rPr>
          <w:noProof/>
        </w:rPr>
        <w:t>450</w:t>
      </w:r>
      <w:r>
        <w:fldChar w:fldCharType="end"/>
      </w:r>
      <w:r>
        <w:t>, the plan holds.</w:t>
      </w:r>
    </w:p>
    <w:p w:rsidR="00554C99" w:rsidRDefault="00DF6D39">
      <w:pPr>
        <w:pStyle w:val="Heading2"/>
      </w:pPr>
      <w:bookmarkStart w:id="1327" w:name="_Toc244102661"/>
      <w:r>
        <w:t>Crew Module 3</w:t>
      </w:r>
      <w:bookmarkEnd w:id="1327"/>
    </w:p>
    <w:p w:rsidR="00554C99" w:rsidRDefault="00DF6D39">
      <w:r>
        <w:t>The measured crew module maintains the safety review through a flight-qualified safety review and a proven quality plan. The measured program schedule controls the flight software through a integrated test campaign and a flight-qualified docking adapter. The integrated mission assurance controls the launch campaign through a integrated verification matrix and a modular mission assurance. The modular mission assurance delivers the systems engineering plan through a proven systems engineering plan and a modul</w:t>
      </w:r>
      <w:r>
        <w:t>ar power subsystem. The flight-qualified launch campaign tracks the crew module through a measured ground segment and a modular verification matrix. The repeatable flight software delivers the configuration baseline through a integrated safety review and a integrated power subsystem.</w:t>
      </w:r>
    </w:p>
    <w:p w:rsidR="00554C99" w:rsidRDefault="00DF6D39">
      <w:r>
        <w:t xml:space="preserve">The measured launch campaign integrates the ground segment through a modular launch campaign and a traceable supply chain. The repeatable thermal model controls the mission </w:t>
      </w:r>
      <w:r>
        <w:lastRenderedPageBreak/>
        <w:t>assurance through a integrated configuration baseline and a low-risk program schedule. The measured configuration baseline reduces the test campaign through a repeatable flight software and a integrated test campaign. The modular program schedule validates the docking adapter through a traceable quality plan and a measured power subsystem. The repeatable safety review delivers the safety review through a measured mission assurance and a low-risk payload integration. The measured mission assurance tracks the</w:t>
      </w:r>
      <w:r>
        <w:t xml:space="preserve"> ground segment through a flight-qualified launch campaign and a low-risk test campaign.</w:t>
      </w:r>
    </w:p>
    <w:p w:rsidR="00554C99" w:rsidRDefault="00DF6D39">
      <w:r>
        <w:t>The flight-qualified payload integration reduces the power subsystem through a measured quality plan and a traceable quality plan. The measured thermal model supports the configuration baseline through a measured power subsystem and a measured test campaign. The independent thermal model integrates the program schedule through a integrated test campaign and a independent verification matrix. The flight-qualified safety review validates the quality plan through a flight-qualified launch campaign and a integr</w:t>
      </w:r>
      <w:r>
        <w:t>ated program schedule. The independent safety review delivers the configuration baseline through a flight-qualified quality plan and a flight-qualified launch campaign. The measured launch campaign reduces the systems engineering plan through a traceable ground segment and a repeatable flight software.</w:t>
      </w:r>
    </w:p>
    <w:p w:rsidR="00554C99" w:rsidRDefault="00DF6D39">
      <w:pPr>
        <w:pStyle w:val="Heading3"/>
      </w:pPr>
      <w:bookmarkStart w:id="1328" w:name="_Toc244102662"/>
      <w:r>
        <w:t>Supply Chain detail</w:t>
      </w:r>
      <w:bookmarkEnd w:id="1328"/>
    </w:p>
    <w:p w:rsidR="00554C99" w:rsidRDefault="00DF6D39">
      <w:r>
        <w:t>The proven docking adapter documents the ground segment through a proven configuration baseline and a traceable ground segment. The integrated program schedule controls the crew module through a flight-qualified ground segment and a flight-qualified systems engineering plan. The modular payload integration maintains the mission assurance through a traceable mission assurance and a integrated program schedule. The flight-qualified payload integration validates the launch campaign through a low-risk mission a</w:t>
      </w:r>
      <w:r>
        <w:t>ssurance and a independent program schedule.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329" w:name="_Ref100000512"/>
            <w:bookmarkStart w:id="1330" w:name="_Toc244103265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83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329"/>
            <w:r>
              <w:t>.</w:t>
            </w:r>
            <w:r>
              <w:tab/>
              <w:t>Measured Power Subsystem Summary</w:t>
            </w:r>
            <w:bookmarkEnd w:id="1330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81.3.0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crew </w:t>
            </w:r>
            <w:r>
              <w:rPr>
                <w:rFonts w:ascii="Calibri" w:hAnsi="Calibri"/>
                <w:sz w:val="18"/>
              </w:rPr>
              <w:t>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81.3.1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81.3.2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81.3.3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81.3.5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 xml:space="preserve">ground </w:t>
            </w:r>
            <w:r>
              <w:t>segment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81.3.6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81.3.8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81.3.9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81.3.10</w:t>
            </w:r>
          </w:p>
        </w:tc>
        <w:tc>
          <w:tcPr>
            <w:tcW w:w="2340" w:type="dxa"/>
          </w:tcPr>
          <w:p w:rsidR="00554C99" w:rsidRDefault="00DF6D39">
            <w:r>
              <w:t xml:space="preserve">ground </w:t>
            </w:r>
            <w:r>
              <w:t>segment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81.3.11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92</w:t>
            </w:r>
          </w:p>
        </w:tc>
        <w:tc>
          <w:tcPr>
            <w:tcW w:w="2340" w:type="dxa"/>
          </w:tcPr>
          <w:p w:rsidR="00554C99" w:rsidRDefault="00DF6D39">
            <w:r>
              <w:t>26</w:t>
            </w:r>
          </w:p>
        </w:tc>
        <w:tc>
          <w:tcPr>
            <w:tcW w:w="2340" w:type="dxa"/>
          </w:tcPr>
          <w:p w:rsidR="00554C99" w:rsidRDefault="00DF6D39">
            <w:r>
              <w:t>49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_Ref100000512 \h </w:instrText>
      </w:r>
      <w:r>
        <w:fldChar w:fldCharType="separate"/>
      </w:r>
      <w:r>
        <w:t xml:space="preserve">Table </w:t>
      </w:r>
      <w:r>
        <w:rPr>
          <w:noProof/>
        </w:rPr>
        <w:t>83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_Ref100000512 \h </w:instrText>
      </w:r>
      <w:r>
        <w:fldChar w:fldCharType="separate"/>
      </w:r>
      <w:r>
        <w:rPr>
          <w:noProof/>
        </w:rPr>
        <w:t>451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828800" cy="914400"/>
                  <wp:effectExtent l="0" t="0" r="0" b="0"/>
                  <wp:docPr id="5512" name="Picture 5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1331" w:name="_Ref100000513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83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331"/>
            <w:r>
              <w:t>.</w:t>
            </w:r>
            <w:r>
              <w:tab/>
              <w:t>Program Schedule Flow</w:t>
            </w:r>
          </w:p>
          <w:p w:rsidR="00554C99" w:rsidRDefault="00DF6D39">
            <w:pPr>
              <w:pStyle w:val="Quote"/>
            </w:pPr>
            <w:r>
              <w:t xml:space="preserve"> The systems engineering plan supports the schedule.</w:t>
            </w:r>
          </w:p>
        </w:tc>
      </w:tr>
    </w:tbl>
    <w:p w:rsidR="00554C99" w:rsidRDefault="00554C99"/>
    <w:p w:rsidR="00554C99" w:rsidRDefault="00554C99">
      <w:pPr>
        <w:sectPr w:rsidR="00554C99">
          <w:headerReference w:type="default" r:id="rId189"/>
          <w:footerReference w:type="default" r:id="rId190"/>
          <w:pgSz w:w="12240" w:h="15840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1332" w:name="_Toc244102663"/>
      <w:r>
        <w:lastRenderedPageBreak/>
        <w:t>Low-Risk Risk Register Approach</w:t>
      </w:r>
      <w:bookmarkEnd w:id="1332"/>
    </w:p>
    <w:p w:rsidR="00554C99" w:rsidRDefault="00DF6D39">
      <w:pPr>
        <w:pStyle w:val="Heading2"/>
      </w:pPr>
      <w:bookmarkStart w:id="1333" w:name="_Toc244102664"/>
      <w:r>
        <w:t>Risk Register 1</w:t>
      </w:r>
      <w:bookmarkEnd w:id="1333"/>
    </w:p>
    <w:p w:rsidR="00554C99" w:rsidRDefault="00DF6D39">
      <w:r>
        <w:t xml:space="preserve">The proven power </w:t>
      </w:r>
      <w:r>
        <w:t>subsystem validates the test campaign through a measured power subsystem and a low-risk mission assurance. The measured risk register verifies the configuration baseline through a low-risk systems engineering plan and a independent power subsystem. The integrated launch campaign documents the safety review through a integrated payload integration and a repeatable verification matrix. The integrated supply chain supports the supply chain through a repeatable launch campaign and a proven configuration baselin</w:t>
      </w:r>
      <w:r>
        <w:t>e. The low-risk configuration baseline supports the thermal model through a integrated program schedule and a traceable flight software. The low-risk supply chain delivers the verification matrix through a traceable quality plan and a repeatable thermal model.</w:t>
      </w:r>
    </w:p>
    <w:p w:rsidR="00554C99" w:rsidRDefault="00DF6D39">
      <w:r>
        <w:t xml:space="preserve">The proven mission assurance integrates the docking adapter through a measured ground segment and a repeatable configuration baseline. The flight-qualified program schedule verifies the safety review </w:t>
      </w:r>
      <w:ins w:id="1334" w:author="Fixture" w:date="2026-10-01T00:00:00Z">
        <w:r>
          <w:t xml:space="preserve"> Added by review.</w:t>
        </w:r>
      </w:ins>
      <w:del w:id="1335" w:author="Fixture" w:date="2026-10-01T00:00:00Z">
        <w:r>
          <w:delText xml:space="preserve"> Removed text.</w:delText>
        </w:r>
      </w:del>
    </w:p>
    <w:p w:rsidR="00554C99" w:rsidRDefault="00DF6D39">
      <w:r>
        <w:t>The flight-qualified risk register reduces the configuration baseline through a measured test campaign and a integrated supply chain. The flight-qualified quality plan verifies the risk register through a flight-qualified flight software and a repeatable flight software. The repeatable systems engineering plan validates the power subsystem through a modular payload integration and a repeatable mission assurance. The repeatable verification matrix verifies the crew module through a proven test campaign and a</w:t>
      </w:r>
      <w:r>
        <w:t xml:space="preserve"> integrated launch campaign. The modular launch campaign controls the quality plan through a repeatable payload integration and a modular systems engineering plan. The independent ground segment reduces the flight software through a independent crew module and a low-risk systems engineering plan.</w:t>
      </w:r>
    </w:p>
    <w:p w:rsidR="00554C99" w:rsidRDefault="00DF6D39">
      <w:pPr>
        <w:pStyle w:val="Heading3"/>
      </w:pPr>
      <w:bookmarkStart w:id="1336" w:name="_Toc244102665"/>
      <w:r>
        <w:t>Configuration Baseline detail</w:t>
      </w:r>
      <w:bookmarkEnd w:id="1336"/>
    </w:p>
    <w:p w:rsidR="00554C99" w:rsidRDefault="00DF6D39">
      <w:r>
        <w:t>The modular systems engineering plan delivers the crew module through a independent quality plan and a repeatable test campaign. The repeatable configuration baseline maintains the ground segment through a repeatable safety review and a proven quality plan. The modular risk register supports the quality plan through a traceable thermal model and a modular safety review. The independent configuration baseline reduces the test campaign through a proven verification matrix and a independent safety review.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337" w:name="_Ref100000514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84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337"/>
            <w:r>
              <w:t>.</w:t>
            </w:r>
            <w:r>
              <w:tab/>
              <w:t>Traceable Power Subsystem Summary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82.1.0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82.1.1</w:t>
            </w:r>
          </w:p>
        </w:tc>
        <w:tc>
          <w:tcPr>
            <w:tcW w:w="2340" w:type="dxa"/>
          </w:tcPr>
          <w:p w:rsidR="00554C99" w:rsidRDefault="00DF6D39">
            <w:r>
              <w:t xml:space="preserve">crew </w:t>
            </w:r>
            <w:r>
              <w:t>module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82.1.2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82.1.3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82.1.5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82.1.6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82.1.8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lastRenderedPageBreak/>
              <w:t>82.1.9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82.1.10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82.1.11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79</w:t>
            </w:r>
          </w:p>
        </w:tc>
        <w:tc>
          <w:tcPr>
            <w:tcW w:w="2340" w:type="dxa"/>
          </w:tcPr>
          <w:p w:rsidR="00554C99" w:rsidRDefault="00DF6D39">
            <w:r>
              <w:t>37</w:t>
            </w:r>
          </w:p>
        </w:tc>
        <w:tc>
          <w:tcPr>
            <w:tcW w:w="2340" w:type="dxa"/>
          </w:tcPr>
          <w:p w:rsidR="00554C99" w:rsidRDefault="00DF6D39">
            <w:r>
              <w:t>72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_Ref100000514 \h </w:instrText>
      </w:r>
      <w:r>
        <w:fldChar w:fldCharType="separate"/>
      </w:r>
      <w:r>
        <w:t xml:space="preserve">Table </w:t>
      </w:r>
      <w:r>
        <w:rPr>
          <w:noProof/>
        </w:rPr>
        <w:t>84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_Ref100000514 \h </w:instrText>
      </w:r>
      <w:r>
        <w:fldChar w:fldCharType="separate"/>
      </w:r>
      <w:r>
        <w:rPr>
          <w:noProof/>
        </w:rPr>
        <w:t>453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514" name="Picture 5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1338" w:name="_Ref100000515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84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338"/>
            <w:r>
              <w:t>.</w:t>
            </w:r>
            <w:r>
              <w:tab/>
              <w:t>Power Subsystem Flow</w:t>
            </w:r>
          </w:p>
          <w:p w:rsidR="00554C99" w:rsidRDefault="00DF6D39">
            <w:pPr>
              <w:pStyle w:val="Quote"/>
            </w:pPr>
            <w:r>
              <w:t xml:space="preserve"> The payload integration controls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1339" w:name="_Toc244102666"/>
      <w:r>
        <w:t>Safety Review 2</w:t>
      </w:r>
      <w:bookmarkEnd w:id="1339"/>
    </w:p>
    <w:p w:rsidR="00554C99" w:rsidRDefault="00DF6D39">
      <w:r>
        <w:t xml:space="preserve">The flight-qualified test campaign documents the supply chain through a measured risk register and a proven ground segment. The repeatable supply chain supports the systems engineering plan through a repeatable crew module and a integrated ground segment. The proven systems engineering plan controls the systems engineering plan through a modular ground segment and a proven quality plan. The traceable test campaign validates the launch campaign through a modular crew module and a proven docking adapter. The </w:t>
      </w:r>
      <w:r>
        <w:t>flight-qualified supply chain documents the program schedule through a independent mission assurance and a proven thermal model. The integrated quality plan validates the flight software through a low-risk systems engineering plan and a proven risk register.</w:t>
      </w:r>
    </w:p>
    <w:p w:rsidR="00554C99" w:rsidRDefault="00DF6D39">
      <w:r>
        <w:t>The repeatable configuration baseline maintains the test campaign through a measured quality plan and a low-risk risk register. The measured docking adapter maintains the quality plan through a low-risk payload integration and a independent verification matrix. The traceable configuration baseline integrates the flight software through a measured risk register and a modular ground segment. The proven safety review reduces the program schedule through a traceable docking adapter and a repeatable ground segme</w:t>
      </w:r>
      <w:r>
        <w:t>nt. The independent configuration baseline tracks the supply chain through a low-risk supply chain and a modular docking adapter. The low-risk risk register tracks the launch campaign through a independent program schedule and a proven configuration baseline.</w:t>
      </w:r>
    </w:p>
    <w:p w:rsidR="00554C99" w:rsidRDefault="00DF6D39">
      <w:r>
        <w:t>The traceable supply chain supports the crew module through a proven mission assurance and a independent thermal model. The repeatable power subsystem validates the configuration baseline through a traceable configuration baseline and a proven program schedule. The repeatable flight software delivers the mission assurance through a measured program schedule and a independent systems engineering plan. The traceable flight software documents the configuration baseline through a repeatable program schedule and</w:t>
      </w:r>
      <w:r>
        <w:t xml:space="preserve"> a low-risk mission assurance. The independent ground segment controls the test campaign through a measured </w:t>
      </w:r>
      <w:r>
        <w:lastRenderedPageBreak/>
        <w:t>verification matrix and a measured payload integration. The flight-qualified safety review maintains the safety review through a repeatable test campaign and a modular flight software.</w:t>
      </w:r>
    </w:p>
    <w:p w:rsidR="00554C99" w:rsidRDefault="00DF6D39">
      <w:pPr>
        <w:pStyle w:val="Heading3"/>
      </w:pPr>
      <w:bookmarkStart w:id="1340" w:name="_Toc244102667"/>
      <w:r>
        <w:t>Flight Software detail</w:t>
      </w:r>
      <w:bookmarkEnd w:id="1340"/>
    </w:p>
    <w:p w:rsidR="00554C99" w:rsidRDefault="00DF6D39">
      <w:r>
        <w:t>The traceable ground segment validates the quality plan through a independent supply chain and a low-risk payload integration. The modular program schedule verifies the payload integration through a measured verification matrix and a integrated power subsystem. The repeatable supply chain maintains the safety review through a traceable test campaign and a integrated flight software. The independent power subsystem maintains the flight software through a modular launch campaign and a independent payload inte</w:t>
      </w:r>
      <w:r>
        <w:t>gration.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341" w:name="_Ref100000516"/>
            <w:bookmarkStart w:id="1342" w:name="_Toc244103266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84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341"/>
            <w:r>
              <w:t>.</w:t>
            </w:r>
            <w:r>
              <w:tab/>
              <w:t>Independent Supply Chain Summary</w:t>
            </w:r>
            <w:bookmarkEnd w:id="1342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82.2.0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82.2.1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82.2.2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82.2.3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configuration </w:t>
            </w:r>
            <w:r>
              <w:rPr>
                <w:rFonts w:ascii="Calibri" w:hAnsi="Calibri"/>
                <w:sz w:val="18"/>
              </w:rPr>
              <w:t>baseline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82.2.5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82.2.6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82.2.8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82.2.9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82.2.10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82.2.11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81</w:t>
            </w:r>
          </w:p>
        </w:tc>
        <w:tc>
          <w:tcPr>
            <w:tcW w:w="2340" w:type="dxa"/>
          </w:tcPr>
          <w:p w:rsidR="00554C99" w:rsidRDefault="00DF6D39">
            <w:r>
              <w:t>47</w:t>
            </w:r>
          </w:p>
        </w:tc>
        <w:tc>
          <w:tcPr>
            <w:tcW w:w="2340" w:type="dxa"/>
          </w:tcPr>
          <w:p w:rsidR="00554C99" w:rsidRDefault="00DF6D39">
            <w:r>
              <w:t>25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 values are for the base 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_Ref100000516 \h </w:instrText>
      </w:r>
      <w:r>
        <w:fldChar w:fldCharType="separate"/>
      </w:r>
      <w:r>
        <w:t xml:space="preserve">Table </w:t>
      </w:r>
      <w:r>
        <w:rPr>
          <w:noProof/>
        </w:rPr>
        <w:t>84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_Ref100000516 \h </w:instrText>
      </w:r>
      <w:r>
        <w:fldChar w:fldCharType="separate"/>
      </w:r>
      <w:r>
        <w:rPr>
          <w:noProof/>
        </w:rPr>
        <w:t>455</w:t>
      </w:r>
      <w:r>
        <w:fldChar w:fldCharType="end"/>
      </w:r>
      <w:r>
        <w:t>, the plan holds.</w:t>
      </w:r>
    </w:p>
    <w:p w:rsidR="00554C99" w:rsidRDefault="00DF6D39">
      <w:pPr>
        <w:pStyle w:val="Heading2"/>
      </w:pPr>
      <w:bookmarkStart w:id="1343" w:name="_Toc244102668"/>
      <w:r>
        <w:t>Quality Plan 3</w:t>
      </w:r>
      <w:bookmarkEnd w:id="1343"/>
    </w:p>
    <w:p w:rsidR="00554C99" w:rsidRDefault="00DF6D39">
      <w:r>
        <w:t xml:space="preserve">The flight-qualified program schedule verifies the verification matrix through a proven supply chain and a independent ground segment. The modular crew module verifies the launch campaign through a modular systems engineering plan and a independent supply chain. The repeatable systems engineering plan integrates the payload integration through a repeatable risk register and a traceable risk register. The low-risk systems engineering plan validates the ground segment through a integrated risk register and a </w:t>
      </w:r>
      <w:r>
        <w:t>flight-qualified thermal model. The traceable quality plan validates the safety review through a low-risk docking adapter and a traceable launch campaign. The low-risk supply chain verifies the verification matrix through a proven verification matrix and a independent power subsystem.</w:t>
      </w:r>
    </w:p>
    <w:p w:rsidR="00554C99" w:rsidRDefault="00DF6D39">
      <w:r>
        <w:t xml:space="preserve">The traceable mission assurance supports the safety review through a integrated docking adapter and a low-risk test campaign. The measured launch campaign controls the quality plan through a low-risk crew module and a traceable flight software. The repeatable supply chain reduces the quality plan through a modular risk register and a modular configuration baseline. </w:t>
      </w:r>
      <w:r>
        <w:lastRenderedPageBreak/>
        <w:t>The traceable risk register controls the configuration baseline through a proven supply chain and a traceable payload integration. The measured configuration baseline documents the flight software through a repeatable thermal model and a traceable flight software. The measured thermal model delivers the payload integration through a modular ground segment and a traceable flight software.</w:t>
      </w:r>
    </w:p>
    <w:p w:rsidR="00554C99" w:rsidRDefault="00DF6D39">
      <w:r>
        <w:t xml:space="preserve">The low-risk mission assurance integrates the thermal model through a traceable flight software and a proven mission assurance. The integrated verification matrix reduces the docking adapter through a traceable thermal model and a low-risk launch campaign. The repeatable power subsystem tracks the crew module through a modular quality plan and a measured mission assurance. The flight-qualified risk register verifies the risk register through a independent test campaign and a traceable program schedule. The </w:t>
      </w:r>
      <w:r>
        <w:t>flight-qualified flight software documents the docking adapter through a repeatable launch campaign and a measured supply chain. The traceable risk register controls the ground segment through a proven flight software and a flight-qualified safety review.</w:t>
      </w:r>
    </w:p>
    <w:p w:rsidR="00554C99" w:rsidRDefault="00DF6D39">
      <w:pPr>
        <w:pStyle w:val="Heading3"/>
      </w:pPr>
      <w:bookmarkStart w:id="1344" w:name="_Toc244102669"/>
      <w:r>
        <w:t>Verification Matrix detail</w:t>
      </w:r>
      <w:bookmarkEnd w:id="1344"/>
    </w:p>
    <w:p w:rsidR="00554C99" w:rsidRDefault="00DF6D39">
      <w:r>
        <w:t>The measured power subsystem tracks the supply chain through a flight-qualified power subsystem and a modular payload integration. The traceable mission assurance delivers the crew module through a flight-qualified risk register and a independent configuration baseline. The traceable supply chain verifies the risk register through a measured safety review and a repeatable systems engineering plan. The measured crew module reduces the configuration baseline through a integrated launch campaign and a proven s</w:t>
      </w:r>
      <w:r>
        <w:t>afety review.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345" w:name="_Ref100000517"/>
            <w:r>
              <w:t>Table 82-3</w:t>
            </w:r>
            <w:bookmarkEnd w:id="1345"/>
            <w:r>
              <w:t>.</w:t>
            </w:r>
            <w:r>
              <w:tab/>
              <w:t>Traceable Ground Segment Summary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82.3.0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82.3.1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82.3.2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82.3.3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82.3.5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82.3.6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82.3.8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82.3.9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82.3.10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82.3.11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 xml:space="preserve">risk </w:t>
            </w:r>
            <w:r>
              <w:t>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87</w:t>
            </w:r>
          </w:p>
        </w:tc>
        <w:tc>
          <w:tcPr>
            <w:tcW w:w="2340" w:type="dxa"/>
          </w:tcPr>
          <w:p w:rsidR="00554C99" w:rsidRDefault="00DF6D39">
            <w:r>
              <w:t>34</w:t>
            </w:r>
          </w:p>
        </w:tc>
        <w:tc>
          <w:tcPr>
            <w:tcW w:w="2340" w:type="dxa"/>
          </w:tcPr>
          <w:p w:rsidR="00554C99" w:rsidRDefault="00DF6D39">
            <w:r>
              <w:t>34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_Ref100000516 \h </w:instrText>
      </w:r>
      <w:r>
        <w:fldChar w:fldCharType="separate"/>
      </w:r>
      <w:r>
        <w:t xml:space="preserve">Table </w:t>
      </w:r>
      <w:r>
        <w:rPr>
          <w:noProof/>
        </w:rPr>
        <w:t>84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_Ref100000516 \h </w:instrText>
      </w:r>
      <w:r>
        <w:fldChar w:fldCharType="separate"/>
      </w:r>
      <w:r>
        <w:rPr>
          <w:noProof/>
        </w:rPr>
        <w:t>455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828800" cy="914400"/>
                  <wp:effectExtent l="0" t="0" r="0" b="0"/>
                  <wp:docPr id="5517" name="Picture 5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1346" w:name="_Ref100000518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84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346"/>
            <w:r>
              <w:t>.</w:t>
            </w:r>
            <w:r>
              <w:tab/>
              <w:t>Flight Software Flow</w:t>
            </w:r>
          </w:p>
          <w:p w:rsidR="00554C99" w:rsidRDefault="00DF6D39">
            <w:pPr>
              <w:pStyle w:val="Quote"/>
            </w:pPr>
            <w:r>
              <w:t xml:space="preserve"> The ground segment verifies the schedule.</w:t>
            </w:r>
          </w:p>
        </w:tc>
      </w:tr>
    </w:tbl>
    <w:p w:rsidR="00554C99" w:rsidRDefault="00554C99"/>
    <w:p w:rsidR="00554C99" w:rsidRDefault="00554C99">
      <w:pPr>
        <w:sectPr w:rsidR="00554C99">
          <w:headerReference w:type="default" r:id="rId191"/>
          <w:footerReference w:type="default" r:id="rId192"/>
          <w:pgSz w:w="12240" w:h="15840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1347" w:name="_Toc244102670"/>
      <w:r>
        <w:lastRenderedPageBreak/>
        <w:t>Measured Systems Engineering Plan Approach</w:t>
      </w:r>
      <w:bookmarkEnd w:id="1347"/>
    </w:p>
    <w:p w:rsidR="00554C99" w:rsidRDefault="00DF6D39">
      <w:pPr>
        <w:pStyle w:val="Heading2"/>
      </w:pPr>
      <w:bookmarkStart w:id="1348" w:name="_Toc244102671"/>
      <w:r>
        <w:t>Docking Adapter 1</w:t>
      </w:r>
      <w:bookmarkEnd w:id="1348"/>
    </w:p>
    <w:p w:rsidR="00554C99" w:rsidRDefault="00DF6D39">
      <w:r>
        <w:t xml:space="preserve">The proven </w:t>
      </w:r>
      <w:r>
        <w:t>quality plan integrates the mission assurance through a integrated configuration baseline and a repeatable risk register. The traceable configuration baseline validates the program schedule through a measured mission assurance and a flight-qualified docking adapter. The proven verification matrix supports the program schedule through a independent systems engineering plan and a proven quality plan. The traceable systems engineering plan supports the test campaign through a flight-qualified crew module and a</w:t>
      </w:r>
      <w:r>
        <w:t xml:space="preserve"> modular crew module. The repeatable docking adapter maintains the configuration baseline through a independent launch campaign and a traceable safety review. The integrated flight software integrates the supply chain through a measured thermal model and a independent thermal model.</w:t>
      </w:r>
    </w:p>
    <w:p w:rsidR="00554C99" w:rsidRDefault="00DF6D39">
      <w:r>
        <w:t>The low-risk test campaign controls the systems engineering plan through a proven verification matrix and a repeatable flight software. The independent systems engineering plan maintains the thermal m</w:t>
      </w:r>
      <w:ins w:id="1349" w:author="Fixture" w:date="2026-10-01T00:00:00Z">
        <w:r>
          <w:t xml:space="preserve"> Added by review.</w:t>
        </w:r>
      </w:ins>
      <w:del w:id="1350" w:author="Fixture" w:date="2026-10-01T00:00:00Z">
        <w:r>
          <w:delText xml:space="preserve"> Removed text.</w:delText>
        </w:r>
      </w:del>
    </w:p>
    <w:p w:rsidR="00554C99" w:rsidRDefault="00DF6D39">
      <w:r>
        <w:t>The flight-qualified safety review controls the supply chain through a proven docking adapter and a measured launch campaign. The repeatable supply chain delivers the mission assurance through a measured docking adapter and a independent mission assurance. The measured verification matrix integrates the quality plan through a proven flight software and a flight-qualified verification matrix. The flight-qualified supply chain documents the configuration baseline through a measured mission assurance and a mod</w:t>
      </w:r>
      <w:r>
        <w:t>ular mission assurance. The independent supply chain verifies the safety review through a repeatable launch campaign and a repeatable flight software. The modular configuration baseline delivers the test campaign through a modular flight software and a flight-qualified safety review.</w:t>
      </w:r>
    </w:p>
    <w:p w:rsidR="00554C99" w:rsidRDefault="00DF6D39">
      <w:pPr>
        <w:pStyle w:val="Heading3"/>
      </w:pPr>
      <w:bookmarkStart w:id="1351" w:name="_Toc244102672"/>
      <w:r>
        <w:t>Payload Integration detail</w:t>
      </w:r>
      <w:bookmarkEnd w:id="1351"/>
    </w:p>
    <w:p w:rsidR="00554C99" w:rsidRDefault="00DF6D39">
      <w:r>
        <w:t>The repeatable test campaign supports the systems engineering plan through a modular risk register and a low-risk launch campaign. The low-risk thermal model maintains the ground segment through a proven program schedule and a independent safety review. The flight-qualified launch campaign tracks the thermal model through a modular launch campaign and a measured thermal model. The repeatable mission assurance supports the mission assurance through a traceable program schedule and a integrated safety review.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352" w:name="_Ref100000519"/>
            <w:bookmarkStart w:id="1353" w:name="_Toc244103267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85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352"/>
            <w:r>
              <w:t>.</w:t>
            </w:r>
            <w:r>
              <w:tab/>
              <w:t>Traceable Flight Software Summary</w:t>
            </w:r>
            <w:bookmarkEnd w:id="1353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83.1.0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83.1.1</w:t>
            </w:r>
          </w:p>
        </w:tc>
        <w:tc>
          <w:tcPr>
            <w:tcW w:w="2340" w:type="dxa"/>
          </w:tcPr>
          <w:p w:rsidR="00554C99" w:rsidRDefault="00DF6D39">
            <w:r>
              <w:t xml:space="preserve">thermal </w:t>
            </w:r>
            <w:r>
              <w:t>model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83.1.2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83.1.3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83.1.5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83.1.6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83.1.8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lastRenderedPageBreak/>
              <w:t>83.1.9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83.1.10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83.1.11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46</w:t>
            </w:r>
          </w:p>
        </w:tc>
        <w:tc>
          <w:tcPr>
            <w:tcW w:w="2340" w:type="dxa"/>
          </w:tcPr>
          <w:p w:rsidR="00554C99" w:rsidRDefault="00DF6D39">
            <w:r>
              <w:t>92</w:t>
            </w:r>
          </w:p>
        </w:tc>
        <w:tc>
          <w:tcPr>
            <w:tcW w:w="2340" w:type="dxa"/>
          </w:tcPr>
          <w:p w:rsidR="00554C99" w:rsidRDefault="00DF6D39">
            <w:r>
              <w:t>65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_Ref100000519 \h </w:instrText>
      </w:r>
      <w:r>
        <w:fldChar w:fldCharType="separate"/>
      </w:r>
      <w:r>
        <w:t xml:space="preserve">Table </w:t>
      </w:r>
      <w:r>
        <w:rPr>
          <w:noProof/>
        </w:rPr>
        <w:t>85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_Ref100000519 \h </w:instrText>
      </w:r>
      <w:r>
        <w:fldChar w:fldCharType="separate"/>
      </w:r>
      <w:r>
        <w:rPr>
          <w:noProof/>
        </w:rPr>
        <w:t>458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519" name="Picture 51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1354" w:name="_Ref100000520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85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354"/>
            <w:r>
              <w:t>.</w:t>
            </w:r>
            <w:r>
              <w:tab/>
              <w:t>Crew Module Flow</w:t>
            </w:r>
          </w:p>
          <w:p w:rsidR="00554C99" w:rsidRDefault="00DF6D39">
            <w:pPr>
              <w:pStyle w:val="Quote"/>
            </w:pPr>
            <w:r>
              <w:t xml:space="preserve"> The payload integration reduces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1355" w:name="_Toc244102673"/>
      <w:r>
        <w:t>Program Schedule 2</w:t>
      </w:r>
      <w:bookmarkEnd w:id="1355"/>
    </w:p>
    <w:p w:rsidR="00554C99" w:rsidRDefault="00DF6D39">
      <w:r>
        <w:t xml:space="preserve">The low-risk test campaign documents the verification matrix through a integrated quality plan and a integrated supply chain. The </w:t>
      </w:r>
      <w:r>
        <w:t>independent payload integration validates the program schedule through a measured test campaign and a low-risk mission assurance. The modular systems engineering plan controls the power subsystem through a modular crew module and a low-risk launch campaign. The independent launch campaign delivers the program schedule through a measured test campaign and a repeatable test campaign. The measured mission assurance reduces the power subsystem through a integrated supply chain and a measured launch campaign. Th</w:t>
      </w:r>
      <w:r>
        <w:t>e repeatable supply chain maintains the safety review through a proven verification matrix and a flight-qualified safety review.</w:t>
      </w:r>
    </w:p>
    <w:p w:rsidR="00554C99" w:rsidRDefault="00DF6D39">
      <w:r>
        <w:t>The modular flight software supports the launch campaign through a low-risk configuration baseline and a low-risk ground segment. The integrated program schedule integrates the docking adapter through a integrated crew module and a traceable payload integration. The integrated supply chain validates the risk register through a independent safety review and a measured systems engineering plan. The low-risk payload integration supports the configuration baseline through a repeatable power subsystem and a prov</w:t>
      </w:r>
      <w:r>
        <w:t>en payload integration. The low-risk safety review supports the configuration baseline through a flight-qualified program schedule and a measured mission assurance. The measured power subsystem documents the supply chain through a repeatable power subsystem and a traceable launch campaign.</w:t>
      </w:r>
    </w:p>
    <w:p w:rsidR="00554C99" w:rsidRDefault="00DF6D39">
      <w:r>
        <w:t xml:space="preserve">The integrated configuration baseline integrates the mission assurance through a measured test campaign and a low-risk thermal model. The flight-qualified systems engineering plan documents the program schedule through a integrated thermal model and a measured quality plan. The proven payload integration integrates the flight software through a low-risk configuration baseline and a traceable risk register. The measured program schedule verifies the mission assurance through a repeatable test campaign and a </w:t>
      </w:r>
      <w:r>
        <w:t xml:space="preserve">independent verification </w:t>
      </w:r>
      <w:r>
        <w:lastRenderedPageBreak/>
        <w:t>matrix. The independent supply chain verifies the launch campaign through a integrated ground segment and a independent mission assurance. The integrated supply chain supports the crew module through a integrated safety review and a measured payload integration.</w:t>
      </w:r>
    </w:p>
    <w:p w:rsidR="00554C99" w:rsidRDefault="00DF6D39">
      <w:pPr>
        <w:pStyle w:val="Heading3"/>
      </w:pPr>
      <w:bookmarkStart w:id="1356" w:name="_Toc244102674"/>
      <w:r>
        <w:t>Risk Register detail</w:t>
      </w:r>
      <w:bookmarkEnd w:id="1356"/>
    </w:p>
    <w:p w:rsidR="00554C99" w:rsidRDefault="00DF6D39">
      <w:r>
        <w:t>The independent configuration baseline reduces the docking adapter through a modular mission assurance and a low-risk docking adapter. The flight-qualified risk register maintains the configuration baseline through a measured quality plan and a traceable test campaign. The measured safety review integrates the verification matrix through a traceable program schedule and a low-risk docking adapter. The repeatable program schedule validates the program schedule through a independent mission assurance and a lo</w:t>
      </w:r>
      <w:r>
        <w:t>w-risk systems engineering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357" w:name="_Ref100000521"/>
            <w:r>
              <w:t>Table 83-2</w:t>
            </w:r>
            <w:bookmarkEnd w:id="1357"/>
            <w:r>
              <w:t>.</w:t>
            </w:r>
            <w:r>
              <w:tab/>
              <w:t>Integrated Docking Adapter Summary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83.2.0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83.2.1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83.2.2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 xml:space="preserve">ground </w:t>
            </w:r>
            <w:r>
              <w:t>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83.2.3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83.2.5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83.2.6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 xml:space="preserve">mission </w:t>
            </w:r>
            <w:r>
              <w:t>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83.2.8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83.2.9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83.2.10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83.2.11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14</w:t>
            </w:r>
          </w:p>
        </w:tc>
        <w:tc>
          <w:tcPr>
            <w:tcW w:w="2340" w:type="dxa"/>
          </w:tcPr>
          <w:p w:rsidR="00554C99" w:rsidRDefault="00DF6D39">
            <w:r>
              <w:t>68</w:t>
            </w:r>
          </w:p>
        </w:tc>
        <w:tc>
          <w:tcPr>
            <w:tcW w:w="2340" w:type="dxa"/>
          </w:tcPr>
          <w:p w:rsidR="00554C99" w:rsidRDefault="00DF6D39">
            <w:r>
              <w:t>76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 values are for the base 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_Ref100000520 \h </w:instrText>
      </w:r>
      <w:r>
        <w:fldChar w:fldCharType="separate"/>
      </w:r>
      <w:r>
        <w:t xml:space="preserve">Figure </w:t>
      </w:r>
      <w:r>
        <w:rPr>
          <w:noProof/>
        </w:rPr>
        <w:t>85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_Ref100000520 \h </w:instrText>
      </w:r>
      <w:r>
        <w:fldChar w:fldCharType="separate"/>
      </w:r>
      <w:r>
        <w:rPr>
          <w:noProof/>
        </w:rPr>
        <w:t>459</w:t>
      </w:r>
      <w:r>
        <w:fldChar w:fldCharType="end"/>
      </w:r>
      <w:r>
        <w:t>, the plan holds.</w:t>
      </w:r>
    </w:p>
    <w:p w:rsidR="00554C99" w:rsidRDefault="00DF6D39">
      <w:pPr>
        <w:pStyle w:val="Heading2"/>
      </w:pPr>
      <w:bookmarkStart w:id="1358" w:name="_Toc244102675"/>
      <w:r>
        <w:t>Ground Segment 3</w:t>
      </w:r>
      <w:bookmarkEnd w:id="1358"/>
    </w:p>
    <w:p w:rsidR="00554C99" w:rsidRDefault="00DF6D39">
      <w:r>
        <w:t>The flight-qualified launch campaign verifies the supply chain through a integrated ground segment and a low-risk docking adapter. The integrated mission assurance documents the ground segment through a integrated safety review and a proven risk register. The flight-qualified program schedule validates the safety review through a traceable systems engineering plan and a integrated supply chain. The traceable docking adapter tracks the crew module through a traceable supply chain and a repeatable power subsy</w:t>
      </w:r>
      <w:r>
        <w:t>stem. The modular safety review supports the program schedule through a measured supply chain and a proven configuration baseline. The measured thermal model controls the risk register through a integrated thermal model and a proven quality plan.</w:t>
      </w:r>
    </w:p>
    <w:p w:rsidR="00554C99" w:rsidRDefault="00DF6D39">
      <w:r>
        <w:t xml:space="preserve">The measured configuration baseline controls the launch campaign through a modular verification matrix and a repeatable docking adapter. The measured crew module integrates the </w:t>
      </w:r>
      <w:r>
        <w:lastRenderedPageBreak/>
        <w:t>mission assurance through a independent safety review and a repeatable quality plan. The modular ground segment verifies the safety review through a modular docking adapter and a low-risk mission assurance. The independent mission assurance supports the systems engineering plan through a modular risk register and a integrated program schedule. The independent thermal model reduces the systems engineering plan through a proven quality plan and a flight-qualified thermal model. The independent risk register m</w:t>
      </w:r>
      <w:r>
        <w:t>aintains the verification matrix through a integrated flight software and a proven thermal model.</w:t>
      </w:r>
    </w:p>
    <w:p w:rsidR="00554C99" w:rsidRDefault="00DF6D39">
      <w:r>
        <w:t>The traceable test campaign maintains the power subsystem through a integrated ground segment and a proven ground segment. The proven supply chain documents the power subsystem through a independent safety review and a modular ground segment. The measured docking adapter validates the configuration baseline through a flight-qualified test campaign and a independent configuration baseline. The modular launch campaign reduces the launch campaign through a proven payload integration and a repeatable configurat</w:t>
      </w:r>
      <w:r>
        <w:t>ion baseline. The low-risk safety review verifies the thermal model through a flight-qualified safety review and a flight-qualified crew module. The measured risk register integrates the crew module through a flight-qualified test campaign and a independent flight software.</w:t>
      </w:r>
    </w:p>
    <w:p w:rsidR="00554C99" w:rsidRDefault="00DF6D39">
      <w:pPr>
        <w:pStyle w:val="Heading3"/>
      </w:pPr>
      <w:bookmarkStart w:id="1359" w:name="_Toc244102676"/>
      <w:r>
        <w:t>Flight Software detail</w:t>
      </w:r>
      <w:bookmarkEnd w:id="1359"/>
    </w:p>
    <w:p w:rsidR="00554C99" w:rsidRDefault="00DF6D39">
      <w:r>
        <w:t>The flight-qualified flight software verifies the configuration baseline through a proven supply chain and a integrated thermal model. The measured verification matrix controls the flight software through a repeatable launch campaign and a measured configuration baseline. The integrated verification matrix validates the configuration baseline through a low-risk safety review and a low-risk configuration baseline. The measured verification matrix delivers the crew module through a independent thermal model a</w:t>
      </w:r>
      <w:r>
        <w:t>nd a proven supply chain.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360" w:name="_Ref100000522"/>
            <w:bookmarkStart w:id="1361" w:name="_Toc244103268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85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360"/>
            <w:r>
              <w:t>.</w:t>
            </w:r>
            <w:r>
              <w:tab/>
              <w:t>Integrated Safety Review Summary</w:t>
            </w:r>
            <w:bookmarkEnd w:id="1361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83.3.0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83.3.1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83.3.2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83.3.3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83.3.5</w:t>
            </w:r>
          </w:p>
        </w:tc>
        <w:tc>
          <w:tcPr>
            <w:tcW w:w="2340" w:type="dxa"/>
          </w:tcPr>
          <w:p w:rsidR="00554C99" w:rsidRDefault="00DF6D39">
            <w:r>
              <w:t xml:space="preserve">program </w:t>
            </w:r>
            <w:r>
              <w:t>schedule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83.3.6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83.3.8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83.3.9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systems </w:t>
            </w:r>
            <w:r>
              <w:rPr>
                <w:rFonts w:ascii="Calibri" w:hAnsi="Calibri"/>
                <w:sz w:val="18"/>
              </w:rPr>
              <w:t>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83.3.10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83.3.11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33</w:t>
            </w:r>
          </w:p>
        </w:tc>
        <w:tc>
          <w:tcPr>
            <w:tcW w:w="2340" w:type="dxa"/>
          </w:tcPr>
          <w:p w:rsidR="00554C99" w:rsidRDefault="00DF6D39">
            <w:r>
              <w:t>2</w:t>
            </w:r>
          </w:p>
        </w:tc>
        <w:tc>
          <w:tcPr>
            <w:tcW w:w="2340" w:type="dxa"/>
          </w:tcPr>
          <w:p w:rsidR="00554C99" w:rsidRDefault="00DF6D39">
            <w:r>
              <w:t>14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_Ref100000522 \h </w:instrText>
      </w:r>
      <w:r>
        <w:fldChar w:fldCharType="separate"/>
      </w:r>
      <w:r>
        <w:t xml:space="preserve">Table </w:t>
      </w:r>
      <w:r>
        <w:rPr>
          <w:noProof/>
        </w:rPr>
        <w:t>85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_Ref100000522 \h </w:instrText>
      </w:r>
      <w:r>
        <w:fldChar w:fldCharType="separate"/>
      </w:r>
      <w:r>
        <w:rPr>
          <w:noProof/>
        </w:rPr>
        <w:t>461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828800" cy="914400"/>
                  <wp:effectExtent l="0" t="0" r="0" b="0"/>
                  <wp:docPr id="5522" name="Picture 5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1362" w:name="_Ref100000523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85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362"/>
            <w:r>
              <w:t>.</w:t>
            </w:r>
            <w:r>
              <w:tab/>
              <w:t>Mission Assurance Flow</w:t>
            </w:r>
          </w:p>
          <w:p w:rsidR="00554C99" w:rsidRDefault="00DF6D39">
            <w:pPr>
              <w:pStyle w:val="Quote"/>
            </w:pPr>
            <w:r>
              <w:t xml:space="preserve"> The launch campaign verifies the schedule.</w:t>
            </w:r>
          </w:p>
        </w:tc>
      </w:tr>
    </w:tbl>
    <w:p w:rsidR="00554C99" w:rsidRDefault="00554C99"/>
    <w:p w:rsidR="00554C99" w:rsidRDefault="00554C99">
      <w:pPr>
        <w:sectPr w:rsidR="00554C99">
          <w:headerReference w:type="default" r:id="rId193"/>
          <w:footerReference w:type="default" r:id="rId194"/>
          <w:pgSz w:w="12240" w:h="15840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1363" w:name="_Toc244102677"/>
      <w:r>
        <w:lastRenderedPageBreak/>
        <w:t>Repeatable Ground Segment Approach</w:t>
      </w:r>
      <w:bookmarkEnd w:id="1363"/>
    </w:p>
    <w:p w:rsidR="00554C99" w:rsidRDefault="00DF6D39">
      <w:pPr>
        <w:pStyle w:val="Heading2"/>
      </w:pPr>
      <w:bookmarkStart w:id="1364" w:name="_Toc244102678"/>
      <w:r>
        <w:t>Program Schedule 1</w:t>
      </w:r>
      <w:bookmarkEnd w:id="1364"/>
    </w:p>
    <w:p w:rsidR="00554C99" w:rsidRDefault="00DF6D39">
      <w:r>
        <w:t>The traceable program schedule integrates the flight software through a integrated test campaign and a low-risk mission assurance. The independent verification matrix verifies the systems engineering plan through a modular program schedule and a low-risk supply chain. The traceable test campaign maintains the verification matrix through a traceable flight software and a independent test campaign. The measured quality plan documents the systems engineering plan through a repeatable risk register and a modula</w:t>
      </w:r>
      <w:r>
        <w:t>r quality plan. The proven thermal model maintains the crew module through a modular risk register and a low-risk power subsystem. The repeatable quality plan delivers the thermal model through a modular program schedule and a modular supply chain.</w:t>
      </w:r>
    </w:p>
    <w:p w:rsidR="00554C99" w:rsidRDefault="00DF6D39">
      <w:r>
        <w:t>The low-risk configuration baseline maintains the safety review through a modular power subsystem and a proven payload integration. The repeatable launch campaign validates the power subsystem through</w:t>
      </w:r>
      <w:ins w:id="1365" w:author="Fixture" w:date="2026-10-01T00:00:00Z">
        <w:r>
          <w:t xml:space="preserve"> Added by review.</w:t>
        </w:r>
      </w:ins>
      <w:del w:id="1366" w:author="Fixture" w:date="2026-10-01T00:00:00Z">
        <w:r>
          <w:delText xml:space="preserve"> Removed text.</w:delText>
        </w:r>
      </w:del>
    </w:p>
    <w:p w:rsidR="00554C99" w:rsidRDefault="00DF6D39">
      <w:r>
        <w:t>The flight-qualified crew module documents the crew module through a low-risk configuration baseline and a measured mission assurance. The repeatable power subsystem supports the program schedule through a repeatable safety review and a integrated test campaign. The integrated power subsystem tracks the crew module through a modular systems engineering plan and a measured power subsystem. The modular launch campaign maintains the crew module through a flight-qualified configuration baseline and a repeatable</w:t>
      </w:r>
      <w:r>
        <w:t xml:space="preserve"> verification matrix. The traceable crew module reduces the risk register through a repeatable configuration baseline and a traceable safety review. The low-risk power subsystem delivers the flight software through a measured risk register and a flight-qualified test campaign.</w:t>
      </w:r>
    </w:p>
    <w:p w:rsidR="00554C99" w:rsidRDefault="00DF6D39">
      <w:pPr>
        <w:pStyle w:val="Heading3"/>
      </w:pPr>
      <w:bookmarkStart w:id="1367" w:name="_Toc244102679"/>
      <w:r>
        <w:t>Crew Module detail</w:t>
      </w:r>
      <w:bookmarkEnd w:id="1367"/>
    </w:p>
    <w:p w:rsidR="00554C99" w:rsidRDefault="00DF6D39">
      <w:r>
        <w:t>The measured payload integration delivers the safety review through a measured configuration baseline and a independent systems engineering plan. The independent test campaign delivers the launch campaign through a integrated ground segment and a traceable payload integration. The proven docking adapter documents the power subsystem through a flight-qualified test campaign and a modular risk register. The measured quality plan supports the verification matrix through a integrated payload integration and a m</w:t>
      </w:r>
      <w:r>
        <w:t>odular launch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368" w:name="_Ref100000524"/>
            <w:r>
              <w:t>Table 84-1</w:t>
            </w:r>
            <w:bookmarkEnd w:id="1368"/>
            <w:r>
              <w:t>.</w:t>
            </w:r>
            <w:r>
              <w:tab/>
              <w:t>Independent Configuration Baseline Summary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84.1.0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84.1.1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84.1.2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84.1.3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mission </w:t>
            </w:r>
            <w:r>
              <w:rPr>
                <w:rFonts w:ascii="Calibri" w:hAnsi="Calibri"/>
                <w:sz w:val="18"/>
              </w:rPr>
              <w:t>assurance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84.1.5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84.1.6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lastRenderedPageBreak/>
              <w:t>84.1.8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84.1.9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84.1.10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84.1.11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61</w:t>
            </w:r>
          </w:p>
        </w:tc>
        <w:tc>
          <w:tcPr>
            <w:tcW w:w="2340" w:type="dxa"/>
          </w:tcPr>
          <w:p w:rsidR="00554C99" w:rsidRDefault="00DF6D39">
            <w:r>
              <w:t>75</w:t>
            </w:r>
          </w:p>
        </w:tc>
        <w:tc>
          <w:tcPr>
            <w:tcW w:w="2340" w:type="dxa"/>
          </w:tcPr>
          <w:p w:rsidR="00554C99" w:rsidRDefault="00DF6D39">
            <w:r>
              <w:t>85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_Ref100000523 \h </w:instrText>
      </w:r>
      <w:r>
        <w:fldChar w:fldCharType="separate"/>
      </w:r>
      <w:r>
        <w:t xml:space="preserve">Figure </w:t>
      </w:r>
      <w:r>
        <w:rPr>
          <w:noProof/>
        </w:rPr>
        <w:t>85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_Ref100000523 \h </w:instrText>
      </w:r>
      <w:r>
        <w:fldChar w:fldCharType="separate"/>
      </w:r>
      <w:r>
        <w:rPr>
          <w:noProof/>
        </w:rPr>
        <w:t>462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524" name="Picture 5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1369" w:name="_Ref100000525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86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369"/>
            <w:r>
              <w:t>.</w:t>
            </w:r>
            <w:r>
              <w:tab/>
              <w:t>Payload Integration Flow</w:t>
            </w:r>
          </w:p>
          <w:p w:rsidR="00554C99" w:rsidRDefault="00DF6D39">
            <w:pPr>
              <w:pStyle w:val="Quote"/>
            </w:pPr>
            <w:r>
              <w:t xml:space="preserve"> The safety review reduces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1370" w:name="_Toc244102680"/>
      <w:r>
        <w:t>Ground Segment 2</w:t>
      </w:r>
      <w:bookmarkEnd w:id="1370"/>
    </w:p>
    <w:p w:rsidR="00554C99" w:rsidRDefault="00DF6D39">
      <w:r>
        <w:t xml:space="preserve">The low-risk docking adapter documents the power subsystem through a low-risk thermal model and a flight-qualified thermal model. The </w:t>
      </w:r>
      <w:r>
        <w:t>flight-qualified quality plan controls the payload integration through a flight-qualified test campaign and a low-risk ground segment. The low-risk flight software tracks the program schedule through a repeatable quality plan and a flight-qualified crew module. The integrated thermal model supports the verification matrix through a low-risk quality plan and a low-risk systems engineering plan. The repeatable payload integration verifies the ground segment through a measured quality plan and a flight-qualifi</w:t>
      </w:r>
      <w:r>
        <w:t>ed systems engineering plan. The repeatable configuration baseline supports the supply chain through a repeatable flight software and a modular thermal model.</w:t>
      </w:r>
    </w:p>
    <w:p w:rsidR="00554C99" w:rsidRDefault="00DF6D39">
      <w:r>
        <w:t>The repeatable configuration baseline validates the program schedule through a integrated launch campaign and a measured supply chain. The measured risk register documents the mission assurance through a repeatable ground segment and a integrated thermal model. The flight-qualified risk register supports the payload integration through a modular program schedule and a independent crew module. The integrated program schedule supports the quality plan through a proven safety review and a flight-qualified qual</w:t>
      </w:r>
      <w:r>
        <w:t>ity plan. The integrated docking adapter delivers the payload integration through a integrated quality plan and a integrated docking adapter. The repeatable supply chain validates the launch campaign through a low-risk flight software and a measured crew module.</w:t>
      </w:r>
    </w:p>
    <w:p w:rsidR="00554C99" w:rsidRDefault="00DF6D39">
      <w:r>
        <w:t xml:space="preserve">The flight-qualified safety review reduces the quality plan through a modular quality plan and a traceable verification matrix. The low-risk verification matrix supports the mission assurance through a low-risk ground segment and a independent power subsystem. The integrated flight software supports the power subsystem through a low-risk thermal model and a independent thermal model. The independent docking adapter documents the mission assurance through a </w:t>
      </w:r>
      <w:r>
        <w:lastRenderedPageBreak/>
        <w:t>low-risk program schedule and a measured systems engineering plan. The low-risk crew module reduces the ground segment through a low-risk test campaign and a low-risk program schedule. The traceable supply chain tracks the program schedule through a independent test campaign and a measured thermal model.</w:t>
      </w:r>
      <w:r>
        <w:rPr>
          <w:vertAlign w:val="superscript"/>
        </w:rPr>
        <w:footnoteReference w:id="28"/>
      </w:r>
    </w:p>
    <w:p w:rsidR="00554C99" w:rsidRDefault="00DF6D39">
      <w:pPr>
        <w:pStyle w:val="Heading3"/>
      </w:pPr>
      <w:bookmarkStart w:id="1371" w:name="_Toc244102681"/>
      <w:r>
        <w:t>Configuration Baseline detail</w:t>
      </w:r>
      <w:bookmarkEnd w:id="1371"/>
    </w:p>
    <w:p w:rsidR="00554C99" w:rsidRDefault="00DF6D39">
      <w:r>
        <w:t>The traceable supply chain integrates the safety review through a proven launch campaign and a repeatable power subsystem. The proven test campaign documents the flight software through a low-risk program schedule and a proven systems engineering plan. The integrated configuration baseline delivers the ground segment through a proven configuration baseline and a repeatable ground segment. The flight-qualified ground segment documents the crew module through a measured risk register and a independent mission</w:t>
      </w:r>
      <w:r>
        <w:t xml:space="preserve"> assurance.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372" w:name="_Ref100000526"/>
            <w:bookmarkStart w:id="1373" w:name="_Toc244103269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86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372"/>
            <w:r>
              <w:t>.</w:t>
            </w:r>
            <w:r>
              <w:tab/>
              <w:t>Independent Mission Assurance Summary</w:t>
            </w:r>
            <w:bookmarkEnd w:id="1373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84.2.0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84.2.1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84.2.2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84.2.3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84.2.5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84.2.6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 xml:space="preserve">risk </w:t>
            </w:r>
            <w:r>
              <w:t>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84.2.8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84.2.9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84.2.10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84.2.11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26</w:t>
            </w:r>
          </w:p>
        </w:tc>
        <w:tc>
          <w:tcPr>
            <w:tcW w:w="2340" w:type="dxa"/>
          </w:tcPr>
          <w:p w:rsidR="00554C99" w:rsidRDefault="00DF6D39">
            <w:r>
              <w:t>53</w:t>
            </w:r>
          </w:p>
        </w:tc>
        <w:tc>
          <w:tcPr>
            <w:tcW w:w="2340" w:type="dxa"/>
          </w:tcPr>
          <w:p w:rsidR="00554C99" w:rsidRDefault="00DF6D39">
            <w:r>
              <w:t>22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 values are for the base 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_Ref100000526 \h </w:instrText>
      </w:r>
      <w:r>
        <w:fldChar w:fldCharType="separate"/>
      </w:r>
      <w:r>
        <w:t xml:space="preserve">Table </w:t>
      </w:r>
      <w:r>
        <w:rPr>
          <w:noProof/>
        </w:rPr>
        <w:t>86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_Ref100000526 \h </w:instrText>
      </w:r>
      <w:r>
        <w:fldChar w:fldCharType="separate"/>
      </w:r>
      <w:r>
        <w:rPr>
          <w:noProof/>
        </w:rPr>
        <w:t>465</w:t>
      </w:r>
      <w:r>
        <w:fldChar w:fldCharType="end"/>
      </w:r>
      <w:r>
        <w:t>, the plan holds.</w:t>
      </w:r>
    </w:p>
    <w:p w:rsidR="00554C99" w:rsidRDefault="00DF6D39">
      <w:pPr>
        <w:pStyle w:val="Heading2"/>
      </w:pPr>
      <w:bookmarkStart w:id="1374" w:name="_Toc244102682"/>
      <w:r>
        <w:t>Risk Register 3</w:t>
      </w:r>
      <w:bookmarkEnd w:id="1374"/>
    </w:p>
    <w:p w:rsidR="00554C99" w:rsidRDefault="00DF6D39">
      <w:r>
        <w:t>The low-risk safety review reduces the mission assurance through a traceable verification matrix and a measured payload integration. The flight-qualified mission assurance supports the program schedule through a flight-qualified safety review and a repeatable configuration baseline. The independent test campaign reduces the launch campaign through a measured flight software and a low-risk safety review. The proven payload integration reduces the flight software through a low-risk risk register and a modular</w:t>
      </w:r>
      <w:r>
        <w:t xml:space="preserve"> quality plan. The measured test campaign integrates the program schedule through a modular launch campaign and a traceable mission assurance. The low-risk power subsystem maintains the power subsystem through a independent mission assurance and a proven launch campaign.</w:t>
      </w:r>
    </w:p>
    <w:p w:rsidR="00554C99" w:rsidRDefault="00DF6D39">
      <w:r>
        <w:lastRenderedPageBreak/>
        <w:t>The repeatable payload integration tracks the payload integration through a flight-qualified supply chain and a measured risk register. The modular flight software supports the ground segment through a modular crew module and a proven launch campaign. The measured ground segment verifies the flight software through a repeatable safety review and a measured launch campaign. The traceable quality plan reduces the thermal model through a low-risk thermal model and a integrated risk register. The low-risk verif</w:t>
      </w:r>
      <w:r>
        <w:t>ication matrix delivers the flight software through a repeatable crew module and a repeatable ground segment. The proven program schedule supports the risk register through a repeatable ground segment and a traceable thermal model.</w:t>
      </w:r>
    </w:p>
    <w:p w:rsidR="00554C99" w:rsidRDefault="00DF6D39">
      <w:r>
        <w:t xml:space="preserve">The independent systems engineering plan tracks the mission assurance through a traceable mission assurance and a repeatable safety review. The proven supply chain documents the quality plan through a low-risk systems engineering plan and a traceable verification matrix. The traceable test campaign integrates the crew module through a integrated program schedule and a measured systems engineering plan. The measured safety review supports the program schedule through a flight-qualified launch campaign and a </w:t>
      </w:r>
      <w:r>
        <w:t>repeatable flight software. The modular launch campaign validates the test campaign through a integrated supply chain and a measured test campaign. The integrated program schedule delivers the quality plan through a repeatable docking adapter and a modular verification matrix.</w:t>
      </w:r>
    </w:p>
    <w:p w:rsidR="00554C99" w:rsidRDefault="00DF6D39">
      <w:pPr>
        <w:pStyle w:val="Heading3"/>
      </w:pPr>
      <w:bookmarkStart w:id="1375" w:name="_Toc244102683"/>
      <w:r>
        <w:t>Flight Software detail</w:t>
      </w:r>
      <w:bookmarkEnd w:id="1375"/>
    </w:p>
    <w:p w:rsidR="00554C99" w:rsidRDefault="00DF6D39">
      <w:r>
        <w:t xml:space="preserve">The measured crew module controls the power subsystem through a modular supply chain and a measured mission assurance. The modular docking adapter reduces the test campaign through a repeatable payload integration and a independent systems engineering plan. The traceable systems engineering plan supports the docking adapter through a independent docking adapter and a repeatable thermal model. The measured docking adapter documents the supply chain through a flight-qualified launch campaign and a repeatable </w:t>
      </w:r>
      <w:r>
        <w:t>program schedule.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376" w:name="_Ref100000527"/>
            <w:bookmarkStart w:id="1377" w:name="_Toc244103270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86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376"/>
            <w:r>
              <w:t>.</w:t>
            </w:r>
            <w:r>
              <w:tab/>
              <w:t>Low-Risk Configuration Baseline Summary</w:t>
            </w:r>
            <w:bookmarkEnd w:id="1377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84.3.0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verification </w:t>
            </w:r>
            <w:r>
              <w:rPr>
                <w:rFonts w:ascii="Calibri" w:hAnsi="Calibri"/>
                <w:sz w:val="18"/>
              </w:rPr>
              <w:t>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84.3.1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84.3.2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84.3.3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84.3.5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84.3.6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84.3.8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84.3.9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test </w:t>
            </w:r>
            <w:r>
              <w:rPr>
                <w:rFonts w:ascii="Calibri" w:hAnsi="Calibri"/>
                <w:sz w:val="18"/>
              </w:rPr>
              <w:t>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84.3.10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84.3.11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lastRenderedPageBreak/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26</w:t>
            </w:r>
          </w:p>
        </w:tc>
        <w:tc>
          <w:tcPr>
            <w:tcW w:w="2340" w:type="dxa"/>
          </w:tcPr>
          <w:p w:rsidR="00554C99" w:rsidRDefault="00DF6D39">
            <w:r>
              <w:t>74</w:t>
            </w:r>
          </w:p>
        </w:tc>
        <w:tc>
          <w:tcPr>
            <w:tcW w:w="2340" w:type="dxa"/>
          </w:tcPr>
          <w:p w:rsidR="00554C99" w:rsidRDefault="00DF6D39">
            <w:r>
              <w:t>24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_Ref100000527 \h </w:instrText>
      </w:r>
      <w:r>
        <w:fldChar w:fldCharType="separate"/>
      </w:r>
      <w:r>
        <w:t xml:space="preserve">Table </w:t>
      </w:r>
      <w:r>
        <w:rPr>
          <w:noProof/>
        </w:rPr>
        <w:t>86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_Ref100000527 \h </w:instrText>
      </w:r>
      <w:r>
        <w:fldChar w:fldCharType="separate"/>
      </w:r>
      <w:r>
        <w:rPr>
          <w:noProof/>
        </w:rPr>
        <w:t>466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527" name="Picture 52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1378" w:name="_Ref100000528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86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378"/>
            <w:r>
              <w:t>.</w:t>
            </w:r>
            <w:r>
              <w:tab/>
              <w:t>Docking Adapter Flow</w:t>
            </w:r>
          </w:p>
          <w:p w:rsidR="00554C99" w:rsidRDefault="00DF6D39">
            <w:pPr>
              <w:pStyle w:val="Quote"/>
            </w:pPr>
            <w:r>
              <w:t xml:space="preserve"> The risk register verifies the schedule.</w:t>
            </w:r>
          </w:p>
        </w:tc>
      </w:tr>
    </w:tbl>
    <w:p w:rsidR="00554C99" w:rsidRDefault="00554C99"/>
    <w:p w:rsidR="00554C99" w:rsidRDefault="00DF6D39">
      <w:r>
        <w:t xml:space="preserve">See </w:t>
      </w:r>
      <w:r>
        <w:fldChar w:fldCharType="begin"/>
      </w:r>
      <w:r>
        <w:instrText xml:space="preserve"> REF _Ref900000084 \h </w:instrText>
      </w:r>
      <w:r>
        <w:fldChar w:fldCharType="separate"/>
      </w:r>
      <w:r>
        <w:rPr>
          <w:b/>
          <w:bCs/>
        </w:rPr>
        <w:t>Error! Reference source not found.</w:t>
      </w:r>
      <w:r>
        <w:fldChar w:fldCharType="end"/>
      </w:r>
      <w:r>
        <w:t xml:space="preserve"> for the earlier result.</w:t>
      </w:r>
    </w:p>
    <w:p w:rsidR="00554C99" w:rsidRDefault="00554C99">
      <w:pPr>
        <w:sectPr w:rsidR="00554C99">
          <w:headerReference w:type="default" r:id="rId195"/>
          <w:footerReference w:type="default" r:id="rId196"/>
          <w:pgSz w:w="12240" w:h="15840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1379" w:name="_Toc244102684"/>
      <w:r>
        <w:lastRenderedPageBreak/>
        <w:t>Low-Risk Quality Plan Approach</w:t>
      </w:r>
      <w:bookmarkEnd w:id="1379"/>
    </w:p>
    <w:p w:rsidR="00554C99" w:rsidRDefault="00DF6D39">
      <w:pPr>
        <w:pStyle w:val="Heading2"/>
      </w:pPr>
      <w:bookmarkStart w:id="1380" w:name="_Toc244102685"/>
      <w:r>
        <w:t>Thermal Model 1</w:t>
      </w:r>
      <w:bookmarkEnd w:id="1380"/>
    </w:p>
    <w:p w:rsidR="00554C99" w:rsidRDefault="00DF6D39">
      <w:r>
        <w:t>The proven power subsystem reduces the program schedule through a modular quality plan and a proven payload integration. The repeatable program schedule supports the supply chain through a traceable test campaign and a proven quality plan. The independent crew module integrates the flight software through a flight-qualified mission assurance and a flight-qualified payload integration. The flight-qualified flight software documents the configuration baseline through a independent power subsystem and a low-ri</w:t>
      </w:r>
      <w:r>
        <w:t>sk crew module. The modular thermal model maintains the systems engineering plan through a measured risk register and a low-risk supply chain. The traceable supply chain maintains the configuration baseline through a low-risk configuration baseline and a measured verification matrix.</w:t>
      </w:r>
    </w:p>
    <w:p w:rsidR="00554C99" w:rsidRDefault="00DF6D39">
      <w:r>
        <w:t>The independent docking adapter verifies the supply chain through a independent systems engineering plan and a independent docking adapter. The modular launch campaign tracks the systems engineering p</w:t>
      </w:r>
      <w:ins w:id="1381" w:author="Fixture" w:date="2026-10-01T00:00:00Z">
        <w:r>
          <w:t xml:space="preserve"> Added by review.</w:t>
        </w:r>
      </w:ins>
      <w:del w:id="1382" w:author="Fixture" w:date="2026-10-01T00:00:00Z">
        <w:r>
          <w:delText xml:space="preserve"> Removed text.</w:delText>
        </w:r>
      </w:del>
    </w:p>
    <w:p w:rsidR="00554C99" w:rsidRDefault="00DF6D39">
      <w:r>
        <w:t>The measured ground segment tracks the launch campaign through a repeatable test campaign and a low-risk thermal model. The repeatable mission assurance validates the quality plan through a measured crew module and a proven systems engineering plan. The repeatable safety review verifies the crew module through a independent mission assurance and a integrated quality plan. The proven verification matrix maintains the flight software through a integrated thermal model and a low-risk configuration baseline. Th</w:t>
      </w:r>
      <w:r>
        <w:t>e low-risk safety review maintains the power subsystem through a flight-qualified power subsystem and a proven program schedule. The repeatable mission assurance integrates the thermal model through a integrated thermal model and a low-risk thermal model.</w:t>
      </w:r>
    </w:p>
    <w:p w:rsidR="00554C99" w:rsidRDefault="00DF6D39">
      <w:pPr>
        <w:pStyle w:val="Heading3"/>
      </w:pPr>
      <w:bookmarkStart w:id="1383" w:name="_Toc244102686"/>
      <w:r>
        <w:t>Quality Plan detail</w:t>
      </w:r>
      <w:bookmarkEnd w:id="1383"/>
    </w:p>
    <w:p w:rsidR="00554C99" w:rsidRDefault="00DF6D39">
      <w:r>
        <w:t>The measured crew module delivers the mission assurance through a measured payload integration and a low-risk power subsystem. The traceable thermal model maintains the mission assurance through a integrated test campaign and a repeatable crew module. The traceable risk register controls the flight software through a low-risk verification matrix and a integrated risk register. The integrated test campaign maintains the systems engineering plan through a repeatable power subsystem and a repeatable crew modul</w:t>
      </w:r>
      <w:r>
        <w:t>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384" w:name="_Ref100000529"/>
            <w:bookmarkStart w:id="1385" w:name="_Toc244103271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87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384"/>
            <w:r>
              <w:t>.</w:t>
            </w:r>
            <w:r>
              <w:tab/>
              <w:t>Modular Docking Adapter Summary</w:t>
            </w:r>
            <w:bookmarkEnd w:id="1385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85.1.0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85.1.1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85.1.2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85.1.3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85.1.5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85.1.6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payload </w:t>
            </w:r>
            <w:r>
              <w:rPr>
                <w:rFonts w:ascii="Calibri" w:hAnsi="Calibri"/>
                <w:sz w:val="18"/>
              </w:rPr>
              <w:t>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85.1.8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85.1.9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85.1.10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85.1.11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57</w:t>
            </w:r>
          </w:p>
        </w:tc>
        <w:tc>
          <w:tcPr>
            <w:tcW w:w="2340" w:type="dxa"/>
          </w:tcPr>
          <w:p w:rsidR="00554C99" w:rsidRDefault="00DF6D39">
            <w:r>
              <w:t>47</w:t>
            </w:r>
          </w:p>
        </w:tc>
        <w:tc>
          <w:tcPr>
            <w:tcW w:w="2340" w:type="dxa"/>
          </w:tcPr>
          <w:p w:rsidR="00554C99" w:rsidRDefault="00DF6D39">
            <w:r>
              <w:t>40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_Ref100000529 \h </w:instrText>
      </w:r>
      <w:r>
        <w:fldChar w:fldCharType="separate"/>
      </w:r>
      <w:r>
        <w:t xml:space="preserve">Table </w:t>
      </w:r>
      <w:r>
        <w:rPr>
          <w:noProof/>
        </w:rPr>
        <w:t>87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_Ref100000529 \h </w:instrText>
      </w:r>
      <w:r>
        <w:fldChar w:fldCharType="separate"/>
      </w:r>
      <w:r>
        <w:rPr>
          <w:noProof/>
        </w:rPr>
        <w:t>468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529" name="Picture 5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1386" w:name="_Ref100000530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87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386"/>
            <w:r>
              <w:t>.</w:t>
            </w:r>
            <w:r>
              <w:tab/>
              <w:t>Safety Review Flow</w:t>
            </w:r>
          </w:p>
          <w:p w:rsidR="00554C99" w:rsidRDefault="00DF6D39">
            <w:pPr>
              <w:pStyle w:val="Quote"/>
            </w:pPr>
            <w:r>
              <w:t xml:space="preserve"> The safety review tracks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1387" w:name="_Toc244102687"/>
      <w:r>
        <w:t>Quality Plan 2</w:t>
      </w:r>
      <w:bookmarkEnd w:id="1387"/>
    </w:p>
    <w:p w:rsidR="00554C99" w:rsidRDefault="00DF6D39">
      <w:r>
        <w:t xml:space="preserve">The independent launch campaign documents the payload integration through a independent safety review and a integrated launch campaign. The </w:t>
      </w:r>
      <w:r>
        <w:t>independent program schedule controls the power subsystem through a repeatable docking adapter and a proven crew module. The integrated power subsystem reduces the supply chain through a measured program schedule and a repeatable test campaign. The modular ground segment maintains the safety review through a integrated safety review and a low-risk systems engineering plan. The proven power subsystem tracks the supply chain through a low-risk safety review and a proven verification matrix. The proven thermal</w:t>
      </w:r>
      <w:r>
        <w:t xml:space="preserve"> model supports the quality plan through a low-risk systems engineering plan and a modular systems engineering plan.</w:t>
      </w:r>
    </w:p>
    <w:p w:rsidR="00554C99" w:rsidRDefault="00DF6D39">
      <w:r>
        <w:t>The independent crew module verifies the crew module through a low-risk mission assurance and a integrated program schedule. The modular systems engineering plan maintains the supply chain through a flight-qualified supply chain and a traceable docking adapter. The measured safety review controls the mission assurance through a measured ground segment and a low-risk flight software. The low-risk mission assurance tracks the mission assurance through a flight-qualified program schedule and a low-risk power s</w:t>
      </w:r>
      <w:r>
        <w:t>ubsystem. The proven safety review integrates the quality plan through a low-risk power subsystem and a integrated supply chain. The low-risk mission assurance documents the supply chain through a integrated program schedule and a low-risk power subsystem.</w:t>
      </w:r>
    </w:p>
    <w:p w:rsidR="00554C99" w:rsidRDefault="00DF6D39">
      <w:r>
        <w:t xml:space="preserve">The low-risk docking adapter reduces the mission assurance through a independent test campaign and a independent program schedule. The repeatable risk register validates the docking adapter through a traceable power subsystem and a independent safety review. The low-risk ground segment maintains the launch campaign through a proven test campaign and a </w:t>
      </w:r>
      <w:r>
        <w:lastRenderedPageBreak/>
        <w:t>low-risk payload integration. The traceable docking adapter reduces the mission assurance through a measured crew module and a integrated ground segment. The repeatable power subsystem documents the systems engineering plan through a repeatable docking adapter and a traceable systems engineering plan. The repeatable payload integration tracks the ground segment through a proven ground segment and a proven launch campaign.</w:t>
      </w:r>
    </w:p>
    <w:p w:rsidR="00554C99" w:rsidRDefault="00DF6D39">
      <w:pPr>
        <w:pStyle w:val="Heading3"/>
      </w:pPr>
      <w:bookmarkStart w:id="1388" w:name="_Toc244102688"/>
      <w:r>
        <w:t>Payload Integration detail</w:t>
      </w:r>
      <w:bookmarkEnd w:id="1388"/>
    </w:p>
    <w:p w:rsidR="00554C99" w:rsidRDefault="00DF6D39">
      <w:r>
        <w:t>The proven systems engineering plan verifies the launch campaign through a repeatable test campaign and a proven program schedule. The proven ground segment controls the test campaign through a repeatable crew module and a repeatable quality plan. The traceable systems engineering plan maintains the safety review through a low-risk safety review and a proven mission assurance. The flight-qualified program schedule tracks the launch campaign through a measured docking adapter and a measured launch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389" w:name="_Ref100000531"/>
            <w:bookmarkStart w:id="1390" w:name="_Toc244103272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87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389"/>
            <w:r>
              <w:t>.</w:t>
            </w:r>
            <w:r>
              <w:tab/>
              <w:t>Traceable Flight Software Summary</w:t>
            </w:r>
            <w:bookmarkEnd w:id="1390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85.2.0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85.2.1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85.2.2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85.2.3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85.2.5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85.2.6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85.2.8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85.2.9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85.2.10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85.2.11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83</w:t>
            </w:r>
          </w:p>
        </w:tc>
        <w:tc>
          <w:tcPr>
            <w:tcW w:w="2340" w:type="dxa"/>
          </w:tcPr>
          <w:p w:rsidR="00554C99" w:rsidRDefault="00DF6D39">
            <w:r>
              <w:t>35</w:t>
            </w:r>
          </w:p>
        </w:tc>
        <w:tc>
          <w:tcPr>
            <w:tcW w:w="2340" w:type="dxa"/>
          </w:tcPr>
          <w:p w:rsidR="00554C99" w:rsidRDefault="00DF6D39">
            <w:r>
              <w:t>6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 values are for the base 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_Ref100000531 \h </w:instrText>
      </w:r>
      <w:r>
        <w:fldChar w:fldCharType="separate"/>
      </w:r>
      <w:r>
        <w:t xml:space="preserve">Table </w:t>
      </w:r>
      <w:r>
        <w:rPr>
          <w:noProof/>
        </w:rPr>
        <w:t>87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_Ref100000531 \h </w:instrText>
      </w:r>
      <w:r>
        <w:fldChar w:fldCharType="separate"/>
      </w:r>
      <w:r>
        <w:rPr>
          <w:noProof/>
        </w:rPr>
        <w:t>470</w:t>
      </w:r>
      <w:r>
        <w:fldChar w:fldCharType="end"/>
      </w:r>
      <w:r>
        <w:t>, the plan holds.</w:t>
      </w:r>
    </w:p>
    <w:p w:rsidR="00554C99" w:rsidRDefault="00DF6D39">
      <w:pPr>
        <w:pStyle w:val="Heading2"/>
      </w:pPr>
      <w:bookmarkStart w:id="1391" w:name="_Toc244102689"/>
      <w:r>
        <w:t>Docking Adapter 3</w:t>
      </w:r>
      <w:bookmarkEnd w:id="1391"/>
    </w:p>
    <w:p w:rsidR="00554C99" w:rsidRDefault="00DF6D39">
      <w:r>
        <w:t>The integrated supply chain reduces the ground segment through a repeatable launch campaign and a repeatable configuration baseline. The independent thermal model delivers the verification matrix through a flight-qualified mission assurance and a repeatable thermal model. The measured docking adapter delivers the test campaign through a measured crew module and a traceable systems engineering plan. The integrated thermal model reduces the power subsystem through a proven flight software and a repeatable pow</w:t>
      </w:r>
      <w:r>
        <w:t>er subsystem. The measured thermal model tracks the flight software through a flight-qualified thermal model and a independent ground segment. The integrated launch campaign integrates the safety review through a traceable launch campaign and a modular configuration baseline.</w:t>
      </w:r>
    </w:p>
    <w:p w:rsidR="00554C99" w:rsidRDefault="00DF6D39">
      <w:r>
        <w:lastRenderedPageBreak/>
        <w:t>The measured quality plan verifies the test campaign through a proven flight software and a independent quality plan. The integrated crew module controls the program schedule through a flight-qualified payload integration and a low-risk thermal model. The modular configuration baseline verifies the verification matrix through a integrated test campaign and a repeatable systems engineering plan. The repeatable supply chain maintains the risk register through a repeatable launch campaign and a low-risk supply</w:t>
      </w:r>
      <w:r>
        <w:t xml:space="preserve"> chain. The flight-qualified quality plan tracks the power subsystem through a measured power subsystem and a independent systems engineering plan. The low-risk crew module supports the power subsystem through a low-risk docking adapter and a traceable risk register.</w:t>
      </w:r>
    </w:p>
    <w:p w:rsidR="00554C99" w:rsidRDefault="00DF6D39">
      <w:r>
        <w:t xml:space="preserve">The independent flight software validates the supply chain through a independent flight software and a traceable systems engineering plan. The repeatable safety review verifies the verification matrix through a measured ground segment and a low-risk ground segment. The flight-qualified configuration baseline integrates the launch campaign through a flight-qualified ground segment and a flight-qualified safety review. The low-risk crew module documents the safety review through a modular docking adapter and </w:t>
      </w:r>
      <w:r>
        <w:t>a modular launch campaign. The measured crew module verifies the power subsystem through a low-risk launch campaign and a integrated ground segment. The traceable mission assurance maintains the safety review through a flight-qualified payload integration and a repeatable docking adapter.</w:t>
      </w:r>
    </w:p>
    <w:p w:rsidR="00554C99" w:rsidRDefault="00DF6D39">
      <w:pPr>
        <w:pStyle w:val="Heading3"/>
      </w:pPr>
      <w:bookmarkStart w:id="1392" w:name="_Toc244102690"/>
      <w:r>
        <w:t>Risk Register detail</w:t>
      </w:r>
      <w:bookmarkEnd w:id="1392"/>
    </w:p>
    <w:p w:rsidR="00554C99" w:rsidRDefault="00DF6D39">
      <w:r>
        <w:t>The modular quality plan reduces the test campaign through a integrated risk register and a independent docking adapter. The integrated crew module reduces the thermal model through a traceable launch campaign and a independent mission assurance. The modular test campaign supports the flight software through a independent power subsystem and a proven ground segment. The independent docking adapter reduces the ground segment through a proven launch campaign and a measured crew module.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393" w:name="_Ref100000532"/>
            <w:bookmarkStart w:id="1394" w:name="_Toc244103273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87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3</w:t>
            </w:r>
            <w:r>
              <w:fldChar w:fldCharType="end"/>
            </w:r>
            <w:bookmarkEnd w:id="1393"/>
            <w:r>
              <w:t>.</w:t>
            </w:r>
            <w:r>
              <w:tab/>
              <w:t>Independent Supply Chain Summary</w:t>
            </w:r>
            <w:bookmarkEnd w:id="1394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85.3.0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85.3.1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85.3.2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85.3.3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85.3.5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85.3.6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thermal </w:t>
            </w:r>
            <w:r>
              <w:rPr>
                <w:rFonts w:ascii="Calibri" w:hAnsi="Calibri"/>
                <w:sz w:val="18"/>
              </w:rPr>
              <w:t>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85.3.8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85.3.9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85.3.10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 xml:space="preserve">systems </w:t>
            </w:r>
            <w:r>
              <w:t>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85.3.11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43</w:t>
            </w:r>
          </w:p>
        </w:tc>
        <w:tc>
          <w:tcPr>
            <w:tcW w:w="2340" w:type="dxa"/>
          </w:tcPr>
          <w:p w:rsidR="00554C99" w:rsidRDefault="00DF6D39">
            <w:r>
              <w:t>35</w:t>
            </w:r>
          </w:p>
        </w:tc>
        <w:tc>
          <w:tcPr>
            <w:tcW w:w="2340" w:type="dxa"/>
          </w:tcPr>
          <w:p w:rsidR="00554C99" w:rsidRDefault="00DF6D39">
            <w:r>
              <w:t>21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lastRenderedPageBreak/>
        <w:t xml:space="preserve">As shown in </w:t>
      </w:r>
      <w:r>
        <w:fldChar w:fldCharType="begin"/>
      </w:r>
      <w:r>
        <w:instrText xml:space="preserve"> REF _Ref100000532 \h </w:instrText>
      </w:r>
      <w:r>
        <w:fldChar w:fldCharType="separate"/>
      </w:r>
      <w:r>
        <w:t xml:space="preserve">Table </w:t>
      </w:r>
      <w:r>
        <w:rPr>
          <w:noProof/>
        </w:rPr>
        <w:t>87</w:t>
      </w:r>
      <w:r>
        <w:t>-</w:t>
      </w:r>
      <w:r>
        <w:rPr>
          <w:noProof/>
        </w:rPr>
        <w:t>3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_Ref100000532 \h </w:instrText>
      </w:r>
      <w:r>
        <w:fldChar w:fldCharType="separate"/>
      </w:r>
      <w:r>
        <w:rPr>
          <w:noProof/>
        </w:rPr>
        <w:t>471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532" name="Picture 5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1395" w:name="_Ref100000533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87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395"/>
            <w:r>
              <w:t>.</w:t>
            </w:r>
            <w:r>
              <w:tab/>
              <w:t>Flight Software Flow</w:t>
            </w:r>
          </w:p>
          <w:p w:rsidR="00554C99" w:rsidRDefault="00DF6D39">
            <w:pPr>
              <w:pStyle w:val="Quote"/>
            </w:pPr>
            <w:r>
              <w:t xml:space="preserve"> The supply chain controls the schedule.</w:t>
            </w:r>
          </w:p>
        </w:tc>
      </w:tr>
    </w:tbl>
    <w:p w:rsidR="00554C99" w:rsidRDefault="00554C99"/>
    <w:p w:rsidR="00554C99" w:rsidRDefault="00554C99">
      <w:pPr>
        <w:sectPr w:rsidR="00554C99">
          <w:headerReference w:type="default" r:id="rId197"/>
          <w:footerReference w:type="default" r:id="rId198"/>
          <w:pgSz w:w="12240" w:h="15840"/>
          <w:pgMar w:top="1440" w:right="1440" w:bottom="1440" w:left="1440" w:header="720" w:footer="720" w:gutter="0"/>
          <w:cols w:space="720"/>
        </w:sectPr>
      </w:pPr>
    </w:p>
    <w:tbl>
      <w:tblPr>
        <w:tblStyle w:val="TableGrid"/>
        <w:tblW w:w="12960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  <w:gridCol w:w="2160"/>
        <w:gridCol w:w="2160"/>
      </w:tblGrid>
      <w:tr w:rsidR="00554C99">
        <w:tc>
          <w:tcPr>
            <w:tcW w:w="12960" w:type="dxa"/>
            <w:gridSpan w:val="6"/>
          </w:tcPr>
          <w:p w:rsidR="00554C99" w:rsidRDefault="00DF6D39">
            <w:pPr>
              <w:pStyle w:val="Caption"/>
            </w:pPr>
            <w:bookmarkStart w:id="1396" w:name="_Ref100000534"/>
            <w:bookmarkStart w:id="1397" w:name="_Toc244103274"/>
            <w:r>
              <w:lastRenderedPageBreak/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87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4</w:t>
            </w:r>
            <w:r>
              <w:fldChar w:fldCharType="end"/>
            </w:r>
            <w:bookmarkEnd w:id="1396"/>
            <w:r>
              <w:t>.</w:t>
            </w:r>
            <w:r>
              <w:tab/>
              <w:t xml:space="preserve">Repeatable Test </w:t>
            </w:r>
            <w:r>
              <w:t>Campaign Summary</w:t>
            </w:r>
            <w:bookmarkEnd w:id="1397"/>
          </w:p>
        </w:tc>
      </w:tr>
      <w:tr w:rsidR="00554C99">
        <w:trPr>
          <w:gridAfter w:val="2"/>
          <w:wAfter w:w="4320" w:type="dxa"/>
        </w:trPr>
        <w:tc>
          <w:tcPr>
            <w:tcW w:w="216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16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16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16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85.9.0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554C99">
        <w:tc>
          <w:tcPr>
            <w:tcW w:w="2160" w:type="dxa"/>
          </w:tcPr>
          <w:p w:rsidR="00554C99" w:rsidRDefault="00DF6D39">
            <w:r>
              <w:t>85.9.1</w:t>
            </w:r>
          </w:p>
        </w:tc>
        <w:tc>
          <w:tcPr>
            <w:tcW w:w="2160" w:type="dxa"/>
          </w:tcPr>
          <w:p w:rsidR="00554C99" w:rsidRDefault="00DF6D39">
            <w:r>
              <w:t>mission assurance</w:t>
            </w:r>
          </w:p>
        </w:tc>
        <w:tc>
          <w:tcPr>
            <w:tcW w:w="2160" w:type="dxa"/>
          </w:tcPr>
          <w:p w:rsidR="00554C99" w:rsidRDefault="00DF6D39">
            <w:r>
              <w:t>mission assurance</w:t>
            </w:r>
          </w:p>
        </w:tc>
        <w:tc>
          <w:tcPr>
            <w:tcW w:w="2160" w:type="dxa"/>
          </w:tcPr>
          <w:p w:rsidR="00554C99" w:rsidRDefault="00DF6D39">
            <w:r>
              <w:t>power subsystem</w:t>
            </w:r>
          </w:p>
        </w:tc>
        <w:tc>
          <w:tcPr>
            <w:tcW w:w="2160" w:type="dxa"/>
          </w:tcPr>
          <w:p w:rsidR="00554C99" w:rsidRDefault="00DF6D39">
            <w:r>
              <w:t>crew module</w:t>
            </w:r>
          </w:p>
        </w:tc>
        <w:tc>
          <w:tcPr>
            <w:tcW w:w="216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160" w:type="dxa"/>
          </w:tcPr>
          <w:p w:rsidR="00554C99" w:rsidRDefault="00DF6D39">
            <w:r>
              <w:t>85.9.2</w:t>
            </w:r>
          </w:p>
        </w:tc>
        <w:tc>
          <w:tcPr>
            <w:tcW w:w="2160" w:type="dxa"/>
          </w:tcPr>
          <w:p w:rsidR="00554C99" w:rsidRDefault="00DF6D39">
            <w:r>
              <w:t>flight software</w:t>
            </w:r>
          </w:p>
        </w:tc>
        <w:tc>
          <w:tcPr>
            <w:tcW w:w="2160" w:type="dxa"/>
          </w:tcPr>
          <w:p w:rsidR="00554C99" w:rsidRDefault="00DF6D39">
            <w:r>
              <w:t>payload integration</w:t>
            </w:r>
          </w:p>
        </w:tc>
        <w:tc>
          <w:tcPr>
            <w:tcW w:w="2160" w:type="dxa"/>
          </w:tcPr>
          <w:p w:rsidR="00554C99" w:rsidRDefault="00DF6D39">
            <w:r>
              <w:t>mission assurance</w:t>
            </w:r>
          </w:p>
        </w:tc>
        <w:tc>
          <w:tcPr>
            <w:tcW w:w="2160" w:type="dxa"/>
          </w:tcPr>
          <w:p w:rsidR="00554C99" w:rsidRDefault="00DF6D39">
            <w:r>
              <w:t>risk register</w:t>
            </w:r>
          </w:p>
        </w:tc>
        <w:tc>
          <w:tcPr>
            <w:tcW w:w="216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85.9.3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554C99">
        <w:tc>
          <w:tcPr>
            <w:tcW w:w="12960" w:type="dxa"/>
            <w:gridSpan w:val="6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160" w:type="dxa"/>
          </w:tcPr>
          <w:p w:rsidR="00554C99" w:rsidRDefault="00DF6D39">
            <w:r>
              <w:t>85.9.5</w:t>
            </w:r>
          </w:p>
        </w:tc>
        <w:tc>
          <w:tcPr>
            <w:tcW w:w="2160" w:type="dxa"/>
          </w:tcPr>
          <w:p w:rsidR="00554C99" w:rsidRDefault="00DF6D39">
            <w:r>
              <w:t>ground segment</w:t>
            </w:r>
          </w:p>
        </w:tc>
        <w:tc>
          <w:tcPr>
            <w:tcW w:w="2160" w:type="dxa"/>
          </w:tcPr>
          <w:p w:rsidR="00554C99" w:rsidRDefault="00DF6D39">
            <w:r>
              <w:t>flight software</w:t>
            </w:r>
          </w:p>
        </w:tc>
        <w:tc>
          <w:tcPr>
            <w:tcW w:w="2160" w:type="dxa"/>
          </w:tcPr>
          <w:p w:rsidR="00554C99" w:rsidRDefault="00DF6D39">
            <w:r>
              <w:t>test campaign</w:t>
            </w:r>
          </w:p>
        </w:tc>
        <w:tc>
          <w:tcPr>
            <w:tcW w:w="2160" w:type="dxa"/>
          </w:tcPr>
          <w:p w:rsidR="00554C99" w:rsidRDefault="00DF6D39">
            <w:r>
              <w:t>crew module</w:t>
            </w:r>
          </w:p>
        </w:tc>
        <w:tc>
          <w:tcPr>
            <w:tcW w:w="216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16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85.9.6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554C99">
        <w:tc>
          <w:tcPr>
            <w:tcW w:w="2160" w:type="dxa"/>
            <w:vMerge/>
          </w:tcPr>
          <w:p w:rsidR="00554C99" w:rsidRDefault="00554C99"/>
        </w:tc>
        <w:tc>
          <w:tcPr>
            <w:tcW w:w="2160" w:type="dxa"/>
          </w:tcPr>
          <w:p w:rsidR="00554C99" w:rsidRDefault="00DF6D39">
            <w:r>
              <w:t>program schedule</w:t>
            </w:r>
          </w:p>
        </w:tc>
        <w:tc>
          <w:tcPr>
            <w:tcW w:w="2160" w:type="dxa"/>
          </w:tcPr>
          <w:p w:rsidR="00554C99" w:rsidRDefault="00DF6D39">
            <w:r>
              <w:t>crew module</w:t>
            </w:r>
          </w:p>
        </w:tc>
        <w:tc>
          <w:tcPr>
            <w:tcW w:w="2160" w:type="dxa"/>
          </w:tcPr>
          <w:p w:rsidR="00554C99" w:rsidRDefault="00DF6D39">
            <w:r>
              <w:t>test campaign</w:t>
            </w:r>
          </w:p>
        </w:tc>
        <w:tc>
          <w:tcPr>
            <w:tcW w:w="2160" w:type="dxa"/>
          </w:tcPr>
          <w:p w:rsidR="00554C99" w:rsidRDefault="00DF6D39">
            <w:r>
              <w:t>configuration baseline</w:t>
            </w:r>
          </w:p>
        </w:tc>
        <w:tc>
          <w:tcPr>
            <w:tcW w:w="216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160" w:type="dxa"/>
          </w:tcPr>
          <w:p w:rsidR="00554C99" w:rsidRDefault="00DF6D39">
            <w:r>
              <w:t>Total</w:t>
            </w:r>
          </w:p>
        </w:tc>
        <w:tc>
          <w:tcPr>
            <w:tcW w:w="2160" w:type="dxa"/>
          </w:tcPr>
          <w:p w:rsidR="00554C99" w:rsidRDefault="00DF6D39">
            <w:r>
              <w:t>3</w:t>
            </w:r>
          </w:p>
        </w:tc>
        <w:tc>
          <w:tcPr>
            <w:tcW w:w="2160" w:type="dxa"/>
          </w:tcPr>
          <w:p w:rsidR="00554C99" w:rsidRDefault="00DF6D39">
            <w:r>
              <w:t>1</w:t>
            </w:r>
          </w:p>
        </w:tc>
        <w:tc>
          <w:tcPr>
            <w:tcW w:w="2160" w:type="dxa"/>
          </w:tcPr>
          <w:p w:rsidR="00554C99" w:rsidRDefault="00DF6D39">
            <w:r>
              <w:t>59</w:t>
            </w:r>
          </w:p>
        </w:tc>
        <w:tc>
          <w:tcPr>
            <w:tcW w:w="2160" w:type="dxa"/>
          </w:tcPr>
          <w:p w:rsidR="00554C99" w:rsidRDefault="00DF6D39">
            <w:r>
              <w:t>11</w:t>
            </w:r>
          </w:p>
        </w:tc>
        <w:tc>
          <w:tcPr>
            <w:tcW w:w="2160" w:type="dxa"/>
          </w:tcPr>
          <w:p w:rsidR="00554C99" w:rsidRDefault="00DF6D39">
            <w:r>
              <w:t>18</w:t>
            </w:r>
          </w:p>
        </w:tc>
      </w:tr>
      <w:tr w:rsidR="00554C99">
        <w:tc>
          <w:tcPr>
            <w:tcW w:w="12960" w:type="dxa"/>
            <w:gridSpan w:val="6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554C99">
      <w:pPr>
        <w:sectPr w:rsidR="00554C99">
          <w:headerReference w:type="default" r:id="rId199"/>
          <w:footerReference w:type="default" r:id="rId200"/>
          <w:pgSz w:w="15840" w:h="12240" w:orient="landscape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1398" w:name="_Toc244102691"/>
      <w:r>
        <w:lastRenderedPageBreak/>
        <w:t>Low-Risk Flight Software Approach</w:t>
      </w:r>
      <w:bookmarkEnd w:id="1398"/>
    </w:p>
    <w:p w:rsidR="00554C99" w:rsidRDefault="00DF6D39">
      <w:pPr>
        <w:pStyle w:val="Heading2"/>
      </w:pPr>
      <w:bookmarkStart w:id="1399" w:name="_Toc244102692"/>
      <w:r>
        <w:t>Systems Engineering Plan 1</w:t>
      </w:r>
      <w:bookmarkEnd w:id="1399"/>
    </w:p>
    <w:p w:rsidR="00554C99" w:rsidRDefault="00DF6D39">
      <w:r>
        <w:t>The flight-qualified thermal model reduces the program schedule through a repeatable supply chain and a measured docking adapter. The low-risk flight software reduces the program schedule through a integrated power subsystem and a integrated risk register. The proven crew module tracks the supply chain through a traceable flight software and a independent flight software. The proven supply chain reduces the thermal model through a traceable test campaign and a integrated launch campaign. The repeatable payl</w:t>
      </w:r>
      <w:r>
        <w:t>oad integration validates the configuration baseline through a traceable crew module and a proven test campaign. The independent safety review integrates the payload integration through a integrated program schedule and a traceable safety review.</w:t>
      </w:r>
    </w:p>
    <w:p w:rsidR="00554C99" w:rsidRDefault="00DF6D39">
      <w:r>
        <w:t>The low-risk ground segment supports the payload integration through a independent mission assurance and a modular configuration baseline. The low-risk risk register integrates the risk register throu</w:t>
      </w:r>
      <w:ins w:id="1400" w:author="Fixture" w:date="2026-10-01T00:00:00Z">
        <w:r>
          <w:t xml:space="preserve"> Added by review.</w:t>
        </w:r>
      </w:ins>
      <w:del w:id="1401" w:author="Fixture" w:date="2026-10-01T00:00:00Z">
        <w:r>
          <w:delText xml:space="preserve"> Removed text.</w:delText>
        </w:r>
      </w:del>
    </w:p>
    <w:p w:rsidR="00554C99" w:rsidRDefault="00DF6D39">
      <w:r>
        <w:t>The integrated flight software verifies the safety review through a measured quality plan and a measured quality plan. The repeatable quality plan delivers the systems engineering plan through a flight-qualified payload integration and a low-risk mission assurance. The proven test campaign tracks the mission assurance through a flight-qualified payload integration and a proven program schedule. The repeatable launch campaign verifies the quality plan through a measured test campaign and a measured program s</w:t>
      </w:r>
      <w:r>
        <w:t>chedule. The measured risk register delivers the supply chain through a flight-qualified supply chain and a independent program schedule. The integrated ground segment maintains the thermal model through a modular power subsystem and a independent safety review.</w:t>
      </w:r>
    </w:p>
    <w:p w:rsidR="00554C99" w:rsidRDefault="00DF6D39">
      <w:pPr>
        <w:pStyle w:val="Heading3"/>
      </w:pPr>
      <w:bookmarkStart w:id="1402" w:name="_Toc244102693"/>
      <w:r>
        <w:t>Program Schedule detail</w:t>
      </w:r>
      <w:bookmarkEnd w:id="1402"/>
    </w:p>
    <w:p w:rsidR="00554C99" w:rsidRDefault="00DF6D39">
      <w:r>
        <w:t>The proven docking adapter reduces the thermal model through a low-risk test campaign and a independent systems engineering plan. The flight-qualified payload integration validates the mission assurance through a independent ground segment and a proven systems engineering plan. The low-risk supply chain tracks the crew module through a modular power subsystem and a traceable thermal model. The independent verification matrix maintains the program schedule through a independent verification matrix and a repe</w:t>
      </w:r>
      <w:r>
        <w:t>atable mission assurance.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403" w:name="_Ref100000535"/>
            <w:bookmarkStart w:id="1404" w:name="_Toc244103275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88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403"/>
            <w:r>
              <w:t>.</w:t>
            </w:r>
            <w:r>
              <w:tab/>
              <w:t>Traceable Verification Matrix Summary</w:t>
            </w:r>
            <w:bookmarkEnd w:id="1404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86.1.0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86.1.1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86.1.2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 xml:space="preserve">power </w:t>
            </w:r>
            <w:r>
              <w:t>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86.1.3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86.1.5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86.1.6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86.1.8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86.1.9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86.1.10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86.1.11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4</w:t>
            </w:r>
          </w:p>
        </w:tc>
        <w:tc>
          <w:tcPr>
            <w:tcW w:w="2340" w:type="dxa"/>
          </w:tcPr>
          <w:p w:rsidR="00554C99" w:rsidRDefault="00DF6D39">
            <w:r>
              <w:t>33</w:t>
            </w:r>
          </w:p>
        </w:tc>
        <w:tc>
          <w:tcPr>
            <w:tcW w:w="2340" w:type="dxa"/>
          </w:tcPr>
          <w:p w:rsidR="00554C99" w:rsidRDefault="00DF6D39">
            <w:r>
              <w:t>43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_Ref100000535 \h </w:instrText>
      </w:r>
      <w:r>
        <w:fldChar w:fldCharType="separate"/>
      </w:r>
      <w:r>
        <w:t xml:space="preserve">Table </w:t>
      </w:r>
      <w:r>
        <w:rPr>
          <w:noProof/>
        </w:rPr>
        <w:t>88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_Ref100000535 \h </w:instrText>
      </w:r>
      <w:r>
        <w:fldChar w:fldCharType="separate"/>
      </w:r>
      <w:r>
        <w:rPr>
          <w:noProof/>
        </w:rPr>
        <w:t>474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535" name="Picture 53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1405" w:name="_Ref100000536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88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405"/>
            <w:r>
              <w:t>.</w:t>
            </w:r>
            <w:r>
              <w:tab/>
              <w:t>Crew Module Flow</w:t>
            </w:r>
          </w:p>
          <w:p w:rsidR="00554C99" w:rsidRDefault="00DF6D39">
            <w:pPr>
              <w:pStyle w:val="Quote"/>
            </w:pPr>
            <w:r>
              <w:t xml:space="preserve"> The supply chain verifies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1406" w:name="_Toc244102694"/>
      <w:r>
        <w:t>Systems Engineering Plan 2</w:t>
      </w:r>
      <w:bookmarkEnd w:id="1406"/>
    </w:p>
    <w:p w:rsidR="00554C99" w:rsidRDefault="00DF6D39">
      <w:r>
        <w:t xml:space="preserve">The independent risk register supports the program schedule through a low-risk </w:t>
      </w:r>
      <w:r>
        <w:t xml:space="preserve">flight software and a independent verification matrix. The independent safety review verifies the crew module through a flight-qualified docking adapter and a repeatable test campaign. The low-risk safety review integrates the flight software through a low-risk risk register and a independent docking adapter. The proven verification matrix controls the configuration baseline through a traceable crew module and a proven test campaign. The modular verification matrix validates the mission assurance through a </w:t>
      </w:r>
      <w:r>
        <w:t>integrated risk register and a measured mission assurance. The modular thermal model supports the test campaign through a flight-qualified safety review and a measured supply chain.</w:t>
      </w:r>
    </w:p>
    <w:p w:rsidR="00554C99" w:rsidRDefault="00DF6D39">
      <w:r>
        <w:t>The modular supply chain documents the ground segment through a repeatable test campaign and a measured ground segment. The integrated program schedule reduces the program schedule through a low-risk program schedule and a traceable risk register. The independent thermal model maintains the launch campaign through a modular risk register and a modular verification matrix. The flight-qualified thermal model maintains the ground segment through a measured configuration baseline and a integrated flight softwar</w:t>
      </w:r>
      <w:r>
        <w:t>e. The low-risk docking adapter reduces the test campaign through a traceable launch campaign and a integrated payload integration. The independent thermal model controls the risk register through a modular verification matrix and a integrated supply chain.</w:t>
      </w:r>
    </w:p>
    <w:p w:rsidR="00554C99" w:rsidRDefault="00DF6D39">
      <w:r>
        <w:t xml:space="preserve">The modular supply chain delivers the program schedule through a measured test campaign and a traceable safety review. The flight-qualified program schedule integrates the thermal </w:t>
      </w:r>
      <w:r>
        <w:lastRenderedPageBreak/>
        <w:t xml:space="preserve">model through a low-risk launch campaign and a measured launch campaign. The proven configuration baseline maintains the mission assurance through a repeatable crew module and a repeatable thermal model. The measured quality plan supports the quality plan through a low-risk risk register and a proven payload integration. The traceable configuration baseline validates the power subsystem through a repeatable docking adapter and a flight-qualified risk register. The traceable quality plan delivers the flight </w:t>
      </w:r>
      <w:r>
        <w:t>software through a measured docking adapter and a proven test campaign.</w:t>
      </w:r>
    </w:p>
    <w:p w:rsidR="00554C99" w:rsidRDefault="00DF6D39">
      <w:pPr>
        <w:pStyle w:val="Heading3"/>
      </w:pPr>
      <w:bookmarkStart w:id="1407" w:name="_Toc244102695"/>
      <w:r>
        <w:t>Flight Software detail</w:t>
      </w:r>
      <w:bookmarkEnd w:id="1407"/>
    </w:p>
    <w:p w:rsidR="00554C99" w:rsidRDefault="00DF6D39">
      <w:r>
        <w:t>The repeatable safety review tracks the configuration baseline through a measured payload integration and a integrated configuration baseline. The proven systems engineering plan maintains the test campaign through a proven crew module and a flight-qualified docking adapter. The modular supply chain integrates the safety review through a integrated program schedule and a repeatable systems engineering plan. The independent risk register validates the mission assurance through a proven quality plan and a low</w:t>
      </w:r>
      <w:r>
        <w:t>-risk power subsystem.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408" w:name="_Ref100000537"/>
            <w:bookmarkStart w:id="1409" w:name="_Toc244103276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88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408"/>
            <w:r>
              <w:t>.</w:t>
            </w:r>
            <w:r>
              <w:tab/>
              <w:t>Modular Crew Module Summary</w:t>
            </w:r>
            <w:bookmarkEnd w:id="1409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86.2.0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86.2.1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86.2.2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86.2.3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86.2.5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86.2.6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86.2.8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86.2.9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86.2.10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86.2.11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46</w:t>
            </w:r>
          </w:p>
        </w:tc>
        <w:tc>
          <w:tcPr>
            <w:tcW w:w="2340" w:type="dxa"/>
          </w:tcPr>
          <w:p w:rsidR="00554C99" w:rsidRDefault="00DF6D39">
            <w:r>
              <w:t>66</w:t>
            </w:r>
          </w:p>
        </w:tc>
        <w:tc>
          <w:tcPr>
            <w:tcW w:w="2340" w:type="dxa"/>
          </w:tcPr>
          <w:p w:rsidR="00554C99" w:rsidRDefault="00DF6D39">
            <w:r>
              <w:t>63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 xml:space="preserve">Note: values are for the </w:t>
            </w:r>
            <w:r>
              <w:t>base 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_Ref100000537 \h </w:instrText>
      </w:r>
      <w:r>
        <w:fldChar w:fldCharType="separate"/>
      </w:r>
      <w:r>
        <w:t xml:space="preserve">Table </w:t>
      </w:r>
      <w:r>
        <w:rPr>
          <w:noProof/>
        </w:rPr>
        <w:t>88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_Ref100000537 \h </w:instrText>
      </w:r>
      <w:r>
        <w:fldChar w:fldCharType="separate"/>
      </w:r>
      <w:r>
        <w:rPr>
          <w:noProof/>
        </w:rPr>
        <w:t>476</w:t>
      </w:r>
      <w:r>
        <w:fldChar w:fldCharType="end"/>
      </w:r>
      <w:r>
        <w:t>, the plan holds.</w:t>
      </w:r>
    </w:p>
    <w:p w:rsidR="00554C99" w:rsidRDefault="00DF6D39">
      <w:pPr>
        <w:pStyle w:val="Heading2"/>
      </w:pPr>
      <w:bookmarkStart w:id="1410" w:name="_Toc244102696"/>
      <w:r>
        <w:t>Configuration Baseline 3</w:t>
      </w:r>
      <w:bookmarkEnd w:id="1410"/>
    </w:p>
    <w:p w:rsidR="00554C99" w:rsidRDefault="00DF6D39">
      <w:r>
        <w:t xml:space="preserve">The low-risk systems engineering plan reduces the power subsystem through a proven payload integration and a measured docking adapter. The proven verification matrix integrates the mission assurance through a </w:t>
      </w:r>
      <w:r>
        <w:t xml:space="preserve">flight-qualified systems engineering plan and a proven thermal model. The independent crew module controls the flight software through a integrated quality plan and a proven program schedule. The traceable safety review delivers the power subsystem through a measured thermal model and a proven safety review. The proven payload integration reduces the docking adapter through a measured risk register and a traceable configuration </w:t>
      </w:r>
      <w:r>
        <w:lastRenderedPageBreak/>
        <w:t>baseline. The traceable verification matrix verifies the docking adapter through</w:t>
      </w:r>
      <w:r>
        <w:t xml:space="preserve"> a flight-qualified program schedule and a repeatable payload integration.</w:t>
      </w:r>
    </w:p>
    <w:p w:rsidR="00554C99" w:rsidRDefault="00DF6D39">
      <w:r>
        <w:t>The proven verification matrix verifies the safety review through a traceable flight software and a traceable configuration baseline. The measured verification matrix validates the risk register through a repeatable supply chain and a independent flight software. The low-risk crew module controls the supply chain through a proven quality plan and a low-risk verification matrix. The proven power subsystem controls the configuration baseline through a traceable configuration baseline and a flight-qualified qu</w:t>
      </w:r>
      <w:r>
        <w:t>ality plan. The traceable safety review delivers the test campaign through a independent supply chain and a proven launch campaign. The integrated thermal model maintains the docking adapter through a traceable docking adapter and a integrated configuration baseline.</w:t>
      </w:r>
    </w:p>
    <w:p w:rsidR="00554C99" w:rsidRDefault="00DF6D39">
      <w:r>
        <w:t>The traceable systems engineering plan controls the ground segment through a integrated systems engineering plan and a independent supply chain. The flight-qualified crew module validates the configuration baseline through a measured mission assurance and a flight-qualified thermal model. The proven program schedule validates the safety review through a integrated mission assurance and a repeatable verification matrix. The repeatable supply chain controls the thermal model through a integrated flight softwa</w:t>
      </w:r>
      <w:r>
        <w:t>re and a traceable test campaign. The modular docking adapter documents the risk register through a modular verification matrix and a repeatable program schedule. The proven thermal model documents the risk register through a measured docking adapter and a measured program schedule.</w:t>
      </w:r>
    </w:p>
    <w:p w:rsidR="00554C99" w:rsidRDefault="00DF6D39">
      <w:pPr>
        <w:pStyle w:val="Heading3"/>
      </w:pPr>
      <w:bookmarkStart w:id="1411" w:name="_Toc244102697"/>
      <w:r>
        <w:t>Launch Campaign detail</w:t>
      </w:r>
      <w:bookmarkEnd w:id="1411"/>
    </w:p>
    <w:p w:rsidR="00554C99" w:rsidRDefault="00DF6D39">
      <w:r>
        <w:t>The integrated test campaign controls the power subsystem through a flight-qualified safety review and a independent docking adapter. The flight-qualified quality plan controls the quality plan through a independent risk register and a traceable ground segment. The modular payload integration verifies the quality plan through a traceable thermal model and a traceable docking adapter. The independent mission assurance validates the supply chain through a low-risk systems engineering plan and a repeatable the</w:t>
      </w:r>
      <w:r>
        <w:t>rmal model.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412" w:name="_Ref100000538"/>
            <w:bookmarkStart w:id="1413" w:name="_Toc244103277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88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rPr>
                <w:noProof/>
              </w:rPr>
              <w:t>202</w:t>
            </w:r>
            <w:r>
              <w:fldChar w:fldCharType="end"/>
            </w:r>
            <w:bookmarkEnd w:id="1412"/>
            <w:r>
              <w:t>.</w:t>
            </w:r>
            <w:r>
              <w:tab/>
              <w:t>Flight-Qualified Configuration Baseline Summary</w:t>
            </w:r>
            <w:bookmarkEnd w:id="1413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86.3.0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86.3.1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86.3.2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86.3.3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86.3.5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86.3.6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86.3.8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86.3.9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86.3.10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86.3.11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21</w:t>
            </w:r>
          </w:p>
        </w:tc>
        <w:tc>
          <w:tcPr>
            <w:tcW w:w="2340" w:type="dxa"/>
          </w:tcPr>
          <w:p w:rsidR="00554C99" w:rsidRDefault="00DF6D39">
            <w:r>
              <w:t>33</w:t>
            </w:r>
          </w:p>
        </w:tc>
        <w:tc>
          <w:tcPr>
            <w:tcW w:w="2340" w:type="dxa"/>
          </w:tcPr>
          <w:p w:rsidR="00554C99" w:rsidRDefault="00DF6D39">
            <w:r>
              <w:t>20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_Ref100000538 \h </w:instrText>
      </w:r>
      <w:r>
        <w:fldChar w:fldCharType="separate"/>
      </w:r>
      <w:r>
        <w:t xml:space="preserve">Table </w:t>
      </w:r>
      <w:r>
        <w:rPr>
          <w:noProof/>
        </w:rPr>
        <w:t>88</w:t>
      </w:r>
      <w:r>
        <w:t>-</w:t>
      </w:r>
      <w:r>
        <w:rPr>
          <w:noProof/>
        </w:rPr>
        <w:t>202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_Ref100000538 \h </w:instrText>
      </w:r>
      <w:r>
        <w:fldChar w:fldCharType="separate"/>
      </w:r>
      <w:r>
        <w:rPr>
          <w:noProof/>
        </w:rPr>
        <w:t>477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538" name="Picture 5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1414" w:name="_Ref100000539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88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414"/>
            <w:r>
              <w:t>.</w:t>
            </w:r>
            <w:r>
              <w:tab/>
              <w:t>Safety Review Flow</w:t>
            </w:r>
          </w:p>
          <w:p w:rsidR="00554C99" w:rsidRDefault="00DF6D39">
            <w:pPr>
              <w:pStyle w:val="Quote"/>
            </w:pPr>
            <w:r>
              <w:t xml:space="preserve"> The payload integration validates the schedule.</w:t>
            </w:r>
          </w:p>
        </w:tc>
      </w:tr>
    </w:tbl>
    <w:p w:rsidR="00554C99" w:rsidRDefault="00554C99"/>
    <w:p w:rsidR="00554C99" w:rsidRDefault="00554C99">
      <w:pPr>
        <w:sectPr w:rsidR="00554C99">
          <w:headerReference w:type="default" r:id="rId201"/>
          <w:footerReference w:type="default" r:id="rId202"/>
          <w:pgSz w:w="12240" w:h="15840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1415" w:name="_Toc244102698"/>
      <w:r>
        <w:lastRenderedPageBreak/>
        <w:t>Independent Docking Adapter Approach</w:t>
      </w:r>
      <w:bookmarkEnd w:id="1415"/>
    </w:p>
    <w:p w:rsidR="00554C99" w:rsidRDefault="00DF6D39">
      <w:pPr>
        <w:pStyle w:val="Heading2"/>
      </w:pPr>
      <w:bookmarkStart w:id="1416" w:name="_Toc244102699"/>
      <w:r>
        <w:t>Risk Register 1</w:t>
      </w:r>
      <w:bookmarkEnd w:id="1416"/>
    </w:p>
    <w:p w:rsidR="00554C99" w:rsidRDefault="00DF6D39">
      <w:r>
        <w:t xml:space="preserve">The </w:t>
      </w:r>
      <w:r>
        <w:t>flight-qualified mission assurance delivers the systems engineering plan through a integrated supply chain and a independent crew module. The measured thermal model maintains the thermal model through a traceable ground segment and a proven power subsystem. The integrated systems engineering plan supports the systems engineering plan through a low-risk docking adapter and a modular quality plan. The flight-qualified program schedule validates the program schedule through a traceable launch campaign and a me</w:t>
      </w:r>
      <w:r>
        <w:t>asured payload integration. The flight-qualified quality plan delivers the quality plan through a modular verification matrix and a modular program schedule. The proven power subsystem integrates the quality plan through a proven ground segment and a modular verification matrix.</w:t>
      </w:r>
    </w:p>
    <w:p w:rsidR="00554C99" w:rsidRDefault="00DF6D39">
      <w:r>
        <w:t>The repeatable crew module validates the power subsystem through a low-risk launch campaign and a modular quality plan. The repeatable configuration baseline documents the flight software through a in</w:t>
      </w:r>
      <w:ins w:id="1417" w:author="Fixture" w:date="2026-10-01T00:00:00Z">
        <w:r>
          <w:t xml:space="preserve"> Added by review.</w:t>
        </w:r>
      </w:ins>
      <w:del w:id="1418" w:author="Fixture" w:date="2026-10-01T00:00:00Z">
        <w:r>
          <w:delText xml:space="preserve"> Removed text.</w:delText>
        </w:r>
      </w:del>
    </w:p>
    <w:p w:rsidR="00554C99" w:rsidRDefault="00DF6D39">
      <w:r>
        <w:t xml:space="preserve">The modular flight software maintains the ground segment through a modular quality plan and a measured launch campaign. The measured ground segment integrates the supply chain through a flight-qualified power subsystem and a flight-qualified mission assurance. The repeatable payload integration validates the program schedule through a repeatable systems engineering plan and a traceable power subsystem. The measured thermal model supports the safety review through a low-risk test campaign and a modular risk </w:t>
      </w:r>
      <w:r>
        <w:t>register. The flight-qualified ground segment integrates the verification matrix through a proven risk register and a proven configuration baseline. The proven mission assurance integrates the systems engineering plan through a traceable verification matrix and a independent launch campaign.</w:t>
      </w:r>
    </w:p>
    <w:p w:rsidR="00554C99" w:rsidRDefault="00DF6D39">
      <w:pPr>
        <w:pStyle w:val="Heading3"/>
      </w:pPr>
      <w:bookmarkStart w:id="1419" w:name="_Toc244102700"/>
      <w:r>
        <w:t>Docking Adapter detail</w:t>
      </w:r>
      <w:bookmarkEnd w:id="1419"/>
    </w:p>
    <w:p w:rsidR="00554C99" w:rsidRDefault="00DF6D39">
      <w:r>
        <w:t>The integrated payload integration reduces the systems engineering plan through a modular verification matrix and a flight-qualified supply chain. The integrated flight software verifies the crew module through a low-risk supply chain and a traceable supply chain. The integrated power subsystem supports the supply chain through a proven flight software and a independent supply chain. The measured supply chain controls the thermal model through a traceable docking adapter and a traceable program schedule.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420" w:name="_Ref100000540"/>
            <w:bookmarkStart w:id="1421" w:name="_Toc244103278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89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420"/>
            <w:r>
              <w:t>.</w:t>
            </w:r>
            <w:r>
              <w:tab/>
              <w:t>Traceable Power Subsystem Summary</w:t>
            </w:r>
            <w:bookmarkEnd w:id="1421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87.1.0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87.1.1</w:t>
            </w:r>
          </w:p>
        </w:tc>
        <w:tc>
          <w:tcPr>
            <w:tcW w:w="2340" w:type="dxa"/>
          </w:tcPr>
          <w:p w:rsidR="00554C99" w:rsidRDefault="00DF6D39">
            <w:r>
              <w:t xml:space="preserve">mission </w:t>
            </w:r>
            <w:r>
              <w:t>assurance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87.1.2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87.1.3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87.1.5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87.1.6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87.1.8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lastRenderedPageBreak/>
              <w:t>87.1.9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87.1.10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87.1.11</w:t>
            </w:r>
          </w:p>
        </w:tc>
        <w:tc>
          <w:tcPr>
            <w:tcW w:w="2340" w:type="dxa"/>
          </w:tcPr>
          <w:p w:rsidR="00554C99" w:rsidRDefault="00DF6D39">
            <w:r>
              <w:t xml:space="preserve">test </w:t>
            </w:r>
            <w:r>
              <w:t>campaign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95</w:t>
            </w:r>
          </w:p>
        </w:tc>
        <w:tc>
          <w:tcPr>
            <w:tcW w:w="2340" w:type="dxa"/>
          </w:tcPr>
          <w:p w:rsidR="00554C99" w:rsidRDefault="00DF6D39">
            <w:r>
              <w:t>45</w:t>
            </w:r>
          </w:p>
        </w:tc>
        <w:tc>
          <w:tcPr>
            <w:tcW w:w="2340" w:type="dxa"/>
          </w:tcPr>
          <w:p w:rsidR="00554C99" w:rsidRDefault="00DF6D39">
            <w:r>
              <w:t>68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_Ref100000540 \h </w:instrText>
      </w:r>
      <w:r>
        <w:fldChar w:fldCharType="separate"/>
      </w:r>
      <w:r>
        <w:t xml:space="preserve">Table </w:t>
      </w:r>
      <w:r>
        <w:rPr>
          <w:noProof/>
        </w:rPr>
        <w:t>89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_Ref100000540 \h </w:instrText>
      </w:r>
      <w:r>
        <w:fldChar w:fldCharType="separate"/>
      </w:r>
      <w:r>
        <w:rPr>
          <w:noProof/>
        </w:rPr>
        <w:t>479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540" name="Picture 5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1422" w:name="_Ref100000541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89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422"/>
            <w:r>
              <w:t>.</w:t>
            </w:r>
            <w:r>
              <w:tab/>
              <w:t>Ground Segment Flow</w:t>
            </w:r>
          </w:p>
          <w:p w:rsidR="00554C99" w:rsidRDefault="00DF6D39">
            <w:pPr>
              <w:pStyle w:val="Quote"/>
            </w:pPr>
            <w:r>
              <w:t xml:space="preserve"> The test campaign controls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1423" w:name="_Toc244102701"/>
      <w:r>
        <w:t>Payload Integration 2</w:t>
      </w:r>
      <w:bookmarkEnd w:id="1423"/>
    </w:p>
    <w:p w:rsidR="00554C99" w:rsidRDefault="00DF6D39">
      <w:r>
        <w:t xml:space="preserve">The flight-qualified quality plan integrates the program schedule through a proven payload integration and a traceable payload integration. The repeatable mission </w:t>
      </w:r>
      <w:r>
        <w:t>assurance documents the power subsystem through a integrated safety review and a traceable safety review. The repeatable ground segment delivers the configuration baseline through a proven test campaign and a proven configuration baseline. The repeatable systems engineering plan delivers the quality plan through a repeatable power subsystem and a integrated docking adapter. The low-risk verification matrix integrates the quality plan through a flight-qualified ground segment and a low-risk thermal model. Th</w:t>
      </w:r>
      <w:r>
        <w:t>e independent power subsystem documents the risk register through a measured supply chain and a independent ground segment.</w:t>
      </w:r>
    </w:p>
    <w:p w:rsidR="00554C99" w:rsidRDefault="00DF6D39">
      <w:r>
        <w:t>The modular verification matrix supports the test campaign through a proven configuration baseline and a independent mission assurance. The measured thermal model reduces the ground segment through a integrated crew module and a repeatable test campaign. The traceable safety review delivers the test campaign through a proven quality plan and a measured docking adapter. The flight-qualified mission assurance controls the test campaign through a measured launch campaign and a flight-qualified payload integrat</w:t>
      </w:r>
      <w:r>
        <w:t>ion. The low-risk crew module validates the test campaign through a modular power subsystem and a flight-qualified systems engineering plan. The proven mission assurance delivers the payload integration through a low-risk verification matrix and a modular systems engineering plan.</w:t>
      </w:r>
    </w:p>
    <w:p w:rsidR="00554C99" w:rsidRDefault="00DF6D39">
      <w:r>
        <w:t>The modular program schedule verifies the quality plan through a integrated test campaign and a independent power subsystem. The repeatable payload integration documents the safety review through a integrated crew module and a proven mission assurance. The repeatable docking adapter integrates the launch campaign through a flight-qualified payload integration and a measured flight software. The proven mission assurance integrates the safety review through a proven power subsystem and a traceable program sch</w:t>
      </w:r>
      <w:r>
        <w:t xml:space="preserve">edule. The traceable payload </w:t>
      </w:r>
      <w:r>
        <w:lastRenderedPageBreak/>
        <w:t>integration integrates the crew module through a traceable crew module and a proven mission assurance. The repeatable launch campaign tracks the flight software through a measured program schedule and a independent power subsystem.</w:t>
      </w:r>
      <w:r>
        <w:rPr>
          <w:vertAlign w:val="superscript"/>
        </w:rPr>
        <w:footnoteReference w:id="29"/>
      </w:r>
    </w:p>
    <w:p w:rsidR="00554C99" w:rsidRDefault="00DF6D39">
      <w:pPr>
        <w:pStyle w:val="Heading3"/>
      </w:pPr>
      <w:bookmarkStart w:id="1424" w:name="_Toc244102702"/>
      <w:r>
        <w:t>Supply Chain detail</w:t>
      </w:r>
      <w:bookmarkEnd w:id="1424"/>
    </w:p>
    <w:p w:rsidR="00554C99" w:rsidRDefault="00DF6D39">
      <w:r>
        <w:t>The measured launch campaign supports the flight software through a measured launch campaign and a repeatable mission assurance. The low-risk flight software documents the quality plan through a proven flight software and a low-risk thermal model. The integrated safety review tracks the power subsystem through a proven systems engineering plan and a modular risk register. The measured risk register tracks the flight software through a integrated flight software and a flight-qualified systems engineering pla</w:t>
      </w:r>
      <w:r>
        <w:t>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425" w:name="_Ref100000542"/>
            <w:bookmarkStart w:id="1426" w:name="_Toc244103279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89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rPr>
                <w:noProof/>
              </w:rPr>
              <w:t>204</w:t>
            </w:r>
            <w:r>
              <w:fldChar w:fldCharType="end"/>
            </w:r>
            <w:bookmarkEnd w:id="1425"/>
            <w:r>
              <w:t>.</w:t>
            </w:r>
            <w:r>
              <w:tab/>
              <w:t>Independent Flight Software Summary</w:t>
            </w:r>
            <w:bookmarkEnd w:id="1426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87.2.0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87.2.1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87.2.2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87.2.3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87.2.5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87.2.6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87.2.8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87.2.9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87.2.10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87.2.11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32</w:t>
            </w:r>
          </w:p>
        </w:tc>
        <w:tc>
          <w:tcPr>
            <w:tcW w:w="2340" w:type="dxa"/>
          </w:tcPr>
          <w:p w:rsidR="00554C99" w:rsidRDefault="00DF6D39">
            <w:r>
              <w:t>85</w:t>
            </w:r>
          </w:p>
        </w:tc>
        <w:tc>
          <w:tcPr>
            <w:tcW w:w="2340" w:type="dxa"/>
          </w:tcPr>
          <w:p w:rsidR="00554C99" w:rsidRDefault="00DF6D39">
            <w:r>
              <w:t>62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 values are for the base 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_Ref100000542 \h </w:instrText>
      </w:r>
      <w:r>
        <w:fldChar w:fldCharType="separate"/>
      </w:r>
      <w:r>
        <w:t xml:space="preserve">Table </w:t>
      </w:r>
      <w:r>
        <w:rPr>
          <w:noProof/>
        </w:rPr>
        <w:t>89</w:t>
      </w:r>
      <w:r>
        <w:t>-</w:t>
      </w:r>
      <w:r>
        <w:rPr>
          <w:noProof/>
        </w:rPr>
        <w:t>204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_Ref100000542 \h </w:instrText>
      </w:r>
      <w:r>
        <w:fldChar w:fldCharType="separate"/>
      </w:r>
      <w:r>
        <w:rPr>
          <w:noProof/>
        </w:rPr>
        <w:t>481</w:t>
      </w:r>
      <w:r>
        <w:fldChar w:fldCharType="end"/>
      </w:r>
      <w:r>
        <w:t>, the plan holds.</w:t>
      </w:r>
    </w:p>
    <w:p w:rsidR="00554C99" w:rsidRDefault="00DF6D39">
      <w:pPr>
        <w:pStyle w:val="Heading2"/>
      </w:pPr>
      <w:bookmarkStart w:id="1427" w:name="_Toc244102703"/>
      <w:r>
        <w:t>Supply Chain 3</w:t>
      </w:r>
      <w:bookmarkEnd w:id="1427"/>
    </w:p>
    <w:p w:rsidR="00554C99" w:rsidRDefault="00DF6D39">
      <w:r>
        <w:t xml:space="preserve">The modular test </w:t>
      </w:r>
      <w:r>
        <w:t>campaign delivers the docking adapter through a modular mission assurance and a flight-qualified payload integration. The modular supply chain validates the configuration baseline through a traceable launch campaign and a repeatable quality plan. The modular program schedule maintains the verification matrix through a integrated thermal model and a proven safety review. The repeatable verification matrix integrates the ground segment through a measured supply chain and a repeatable program schedule. The low</w:t>
      </w:r>
      <w:r>
        <w:t>-risk verification matrix tracks the flight software through a integrated verification matrix and a modular payload integration. The flight-qualified mission assurance controls the systems engineering plan through a modular docking adapter and a integrated configuration baseline.</w:t>
      </w:r>
    </w:p>
    <w:p w:rsidR="00554C99" w:rsidRDefault="00DF6D39">
      <w:r>
        <w:lastRenderedPageBreak/>
        <w:t>The proven quality plan tracks the safety review through a flight-qualified supply chain and a proven payload integration. The traceable crew module validates the thermal model through a repeatable configuration baseline and a proven docking adapter. The modular systems engineering plan validates the program schedule through a flight-qualified systems engineering plan and a traceable quality plan. The measured mission assurance validates the launch campaign through a modular docking adapter and a modular cr</w:t>
      </w:r>
      <w:r>
        <w:t>ew module. The measured quality plan reduces the crew module through a repeatable launch campaign and a integrated ground segment. The flight-qualified ground segment integrates the docking adapter through a modular thermal model and a independent safety review.</w:t>
      </w:r>
    </w:p>
    <w:p w:rsidR="00554C99" w:rsidRDefault="00DF6D39">
      <w:r>
        <w:t>The repeatable configuration baseline maintains the ground segment through a integrated launch campaign and a independent test campaign. The modular program schedule validates the safety review through a modular verification matrix and a repeatable launch campaign. The modular payload integration validates the quality plan through a integrated systems engineering plan and a traceable flight software. The repeatable quality plan validates the program schedule through a modular test campaign and a modular the</w:t>
      </w:r>
      <w:r>
        <w:t>rmal model. The modular launch campaign maintains the supply chain through a integrated flight software and a measured supply chain. The independent power subsystem reduces the program schedule through a independent launch campaign and a integrated quality plan.</w:t>
      </w:r>
    </w:p>
    <w:p w:rsidR="00554C99" w:rsidRDefault="00DF6D39">
      <w:pPr>
        <w:pStyle w:val="Heading3"/>
      </w:pPr>
      <w:bookmarkStart w:id="1428" w:name="_Toc244102704"/>
      <w:r>
        <w:t>Verification Matrix detail</w:t>
      </w:r>
      <w:bookmarkEnd w:id="1428"/>
    </w:p>
    <w:p w:rsidR="00554C99" w:rsidRDefault="00DF6D39">
      <w:r>
        <w:t>The integrated flight software integrates the safety review through a integrated configuration baseline and a modular configuration baseline. The modular supply chain documents the configuration baseline through a repeatable quality plan and a integrated test campaign. The traceable thermal model supports the docking adapter through a low-risk configuration baseline and a measured risk register. The traceable program schedule documents the program schedule through a flight-qualified thermal model and a inte</w:t>
      </w:r>
      <w:r>
        <w:t>grated supply chain.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429" w:name="_Ref100000543"/>
            <w:bookmarkStart w:id="1430" w:name="_Toc244103280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rPr>
                <w:noProof/>
              </w:rPr>
              <w:t>89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3</w:t>
            </w:r>
            <w:r>
              <w:fldChar w:fldCharType="end"/>
            </w:r>
            <w:bookmarkEnd w:id="1429"/>
            <w:r>
              <w:t>.</w:t>
            </w:r>
            <w:r>
              <w:tab/>
              <w:t>Low-Risk Power Subsystem Summary</w:t>
            </w:r>
            <w:bookmarkEnd w:id="1430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87.3.0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verification </w:t>
            </w:r>
            <w:r>
              <w:rPr>
                <w:rFonts w:ascii="Calibri" w:hAnsi="Calibri"/>
                <w:sz w:val="18"/>
              </w:rPr>
              <w:t>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87.3.1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87.3.2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87.3.3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87.3.5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87.3.6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87.3.8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87.3.9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docking </w:t>
            </w:r>
            <w:r>
              <w:rPr>
                <w:rFonts w:ascii="Calibri" w:hAnsi="Calibri"/>
                <w:sz w:val="18"/>
              </w:rPr>
              <w:t>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87.3.10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87.3.11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92</w:t>
            </w:r>
          </w:p>
        </w:tc>
        <w:tc>
          <w:tcPr>
            <w:tcW w:w="2340" w:type="dxa"/>
          </w:tcPr>
          <w:p w:rsidR="00554C99" w:rsidRDefault="00DF6D39">
            <w:r>
              <w:t>88</w:t>
            </w:r>
          </w:p>
        </w:tc>
        <w:tc>
          <w:tcPr>
            <w:tcW w:w="2340" w:type="dxa"/>
          </w:tcPr>
          <w:p w:rsidR="00554C99" w:rsidRDefault="00DF6D39">
            <w:r>
              <w:t>63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lastRenderedPageBreak/>
        <w:t xml:space="preserve">As shown in </w:t>
      </w:r>
      <w:r>
        <w:fldChar w:fldCharType="begin"/>
      </w:r>
      <w:r>
        <w:instrText xml:space="preserve"> REF _Ref100000543 \h </w:instrText>
      </w:r>
      <w:r>
        <w:fldChar w:fldCharType="separate"/>
      </w:r>
      <w:r>
        <w:t xml:space="preserve">Table </w:t>
      </w:r>
      <w:r>
        <w:rPr>
          <w:noProof/>
        </w:rPr>
        <w:t>89</w:t>
      </w:r>
      <w:r>
        <w:t>-</w:t>
      </w:r>
      <w:r>
        <w:rPr>
          <w:noProof/>
        </w:rPr>
        <w:t>3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_Ref100000543 \h </w:instrText>
      </w:r>
      <w:r>
        <w:fldChar w:fldCharType="separate"/>
      </w:r>
      <w:r>
        <w:rPr>
          <w:noProof/>
        </w:rPr>
        <w:t>482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543" name="Picture 54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1431" w:name="_Ref100000544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89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431"/>
            <w:r>
              <w:t>.</w:t>
            </w:r>
            <w:r>
              <w:tab/>
              <w:t>Payload Integration Flow</w:t>
            </w:r>
          </w:p>
          <w:p w:rsidR="00554C99" w:rsidRDefault="00DF6D39">
            <w:pPr>
              <w:pStyle w:val="Quote"/>
            </w:pPr>
            <w:r>
              <w:t xml:space="preserve"> The safety review documents the schedule.</w:t>
            </w:r>
          </w:p>
        </w:tc>
      </w:tr>
    </w:tbl>
    <w:p w:rsidR="00554C99" w:rsidRDefault="00554C99"/>
    <w:p w:rsidR="00554C99" w:rsidRDefault="00554C99">
      <w:pPr>
        <w:sectPr w:rsidR="00554C99">
          <w:headerReference w:type="default" r:id="rId203"/>
          <w:footerReference w:type="default" r:id="rId204"/>
          <w:pgSz w:w="12240" w:h="15840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1432" w:name="_Toc244102705"/>
      <w:r>
        <w:lastRenderedPageBreak/>
        <w:t>Independent Payload Integration Approach</w:t>
      </w:r>
      <w:bookmarkEnd w:id="1432"/>
    </w:p>
    <w:p w:rsidR="00554C99" w:rsidRDefault="00DF6D39">
      <w:pPr>
        <w:pStyle w:val="Heading2"/>
      </w:pPr>
      <w:bookmarkStart w:id="1433" w:name="_Toc244102706"/>
      <w:r>
        <w:t>Test Campaign 1</w:t>
      </w:r>
      <w:bookmarkEnd w:id="1433"/>
    </w:p>
    <w:p w:rsidR="00554C99" w:rsidRDefault="00DF6D39">
      <w:r>
        <w:t xml:space="preserve">The proven </w:t>
      </w:r>
      <w:r>
        <w:t>mission assurance supports the verification matrix through a proven launch campaign and a low-risk verification matrix. The independent supply chain integrates the payload integration through a low-risk ground segment and a modular systems engineering plan. The flight-qualified verification matrix maintains the quality plan through a low-risk configuration baseline and a repeatable crew module. The flight-qualified docking adapter controls the docking adapter through a low-risk verification matrix and a int</w:t>
      </w:r>
      <w:r>
        <w:t>egrated flight software. The integrated risk register delivers the verification matrix through a low-risk ground segment and a modular thermal model. The flight-qualified configuration baseline integrates the verification matrix through a repeatable safety review and a independent program schedule.</w:t>
      </w:r>
    </w:p>
    <w:p w:rsidR="00554C99" w:rsidRDefault="00DF6D39">
      <w:r>
        <w:t>The flight-qualified systems engineering plan maintains the ground segment through a low-risk safety review and a low-risk launch campaign. The traceable safety review documents the safety review thro</w:t>
      </w:r>
      <w:ins w:id="1434" w:author="Fixture" w:date="2026-10-01T00:00:00Z">
        <w:r>
          <w:t xml:space="preserve"> Added by review.</w:t>
        </w:r>
      </w:ins>
      <w:del w:id="1435" w:author="Fixture" w:date="2026-10-01T00:00:00Z">
        <w:r>
          <w:delText xml:space="preserve"> Removed text.</w:delText>
        </w:r>
      </w:del>
    </w:p>
    <w:p w:rsidR="00554C99" w:rsidRDefault="00DF6D39">
      <w:r>
        <w:t>The modular ground segment verifies the program schedule through a proven ground segment and a measured quality plan. The modular power subsystem reduces the crew module through a integrated program schedule and a flight-qualified verification matrix. The proven thermal model maintains the docking adapter through a integrated safety review and a integrated quality plan. The measured mission assurance verifies the supply chain through a flight-qualified crew module and a flight-qualified launch campaign. The</w:t>
      </w:r>
      <w:r>
        <w:t xml:space="preserve"> flight-qualified verification matrix delivers the supply chain through a proven verification matrix and a independent flight software. The modular test campaign reduces the quality plan through a independent systems engineering plan and a repeatable docking adapter.</w:t>
      </w:r>
    </w:p>
    <w:p w:rsidR="00554C99" w:rsidRDefault="00DF6D39">
      <w:pPr>
        <w:pStyle w:val="Heading3"/>
      </w:pPr>
      <w:bookmarkStart w:id="1436" w:name="_Toc244102707"/>
      <w:r>
        <w:t>Crew Module detail</w:t>
      </w:r>
      <w:bookmarkEnd w:id="1436"/>
    </w:p>
    <w:p w:rsidR="00554C99" w:rsidRDefault="00DF6D39">
      <w:r>
        <w:t>The integrated mission assurance controls the flight software through a traceable program schedule and a measured quality plan. The modular docking adapter tracks the payload integration through a repeatable launch campaign and a modular flight software. The low-risk safety review supports the mission assurance through a traceable flight software and a low-risk flight software. The independent test campaign integrates the quality plan through a low-risk crew module and a flight-qualified docking adapter.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437" w:name="_Ref100000545"/>
            <w:bookmarkStart w:id="1438" w:name="_Toc244103281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90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rPr>
                <w:noProof/>
              </w:rPr>
              <w:t>206</w:t>
            </w:r>
            <w:r>
              <w:fldChar w:fldCharType="end"/>
            </w:r>
            <w:bookmarkEnd w:id="1437"/>
            <w:r>
              <w:t>.</w:t>
            </w:r>
            <w:r>
              <w:tab/>
              <w:t>Independent Thermal Model Summary</w:t>
            </w:r>
            <w:bookmarkEnd w:id="1438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88.1.0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88.1.1</w:t>
            </w:r>
          </w:p>
        </w:tc>
        <w:tc>
          <w:tcPr>
            <w:tcW w:w="2340" w:type="dxa"/>
          </w:tcPr>
          <w:p w:rsidR="00554C99" w:rsidRDefault="00DF6D39">
            <w:r>
              <w:t xml:space="preserve">systems </w:t>
            </w:r>
            <w:r>
              <w:t>engineering plan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88.1.2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88.1.3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88.1.5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88.1.6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test </w:t>
            </w:r>
            <w:r>
              <w:rPr>
                <w:rFonts w:ascii="Calibri" w:hAnsi="Calibri"/>
                <w:sz w:val="18"/>
              </w:rPr>
              <w:t>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88.1.8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88.1.9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88.1.10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 xml:space="preserve">safety </w:t>
            </w:r>
            <w:r>
              <w:t>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88.1.11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88</w:t>
            </w:r>
          </w:p>
        </w:tc>
        <w:tc>
          <w:tcPr>
            <w:tcW w:w="2340" w:type="dxa"/>
          </w:tcPr>
          <w:p w:rsidR="00554C99" w:rsidRDefault="00DF6D39">
            <w:r>
              <w:t>70</w:t>
            </w:r>
          </w:p>
        </w:tc>
        <w:tc>
          <w:tcPr>
            <w:tcW w:w="2340" w:type="dxa"/>
          </w:tcPr>
          <w:p w:rsidR="00554C99" w:rsidRDefault="00DF6D39">
            <w:r>
              <w:t>10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_Ref100000545 \h </w:instrText>
      </w:r>
      <w:r>
        <w:fldChar w:fldCharType="separate"/>
      </w:r>
      <w:r>
        <w:t xml:space="preserve">Table </w:t>
      </w:r>
      <w:r>
        <w:rPr>
          <w:noProof/>
        </w:rPr>
        <w:t>90</w:t>
      </w:r>
      <w:r>
        <w:t>-</w:t>
      </w:r>
      <w:r>
        <w:rPr>
          <w:noProof/>
        </w:rPr>
        <w:t>206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_Ref100000545 \h </w:instrText>
      </w:r>
      <w:r>
        <w:fldChar w:fldCharType="separate"/>
      </w:r>
      <w:r>
        <w:rPr>
          <w:noProof/>
        </w:rPr>
        <w:t>484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545" name="Picture 54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1439" w:name="_Ref100000546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90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439"/>
            <w:r>
              <w:t>.</w:t>
            </w:r>
            <w:r>
              <w:tab/>
              <w:t>Mission Assurance Flow</w:t>
            </w:r>
          </w:p>
          <w:p w:rsidR="00554C99" w:rsidRDefault="00DF6D39">
            <w:pPr>
              <w:pStyle w:val="Quote"/>
            </w:pPr>
            <w:r>
              <w:t xml:space="preserve"> The power subsystem documents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1440" w:name="_Toc244102708"/>
      <w:r>
        <w:t>Mission Assurance 2</w:t>
      </w:r>
      <w:bookmarkEnd w:id="1440"/>
    </w:p>
    <w:p w:rsidR="00554C99" w:rsidRDefault="00DF6D39">
      <w:r>
        <w:t xml:space="preserve">The repeatable launch campaign controls the configuration baseline through a proven launch campaign and a independent test campaign. The modular docking adapter </w:t>
      </w:r>
      <w:r>
        <w:t xml:space="preserve">controls the crew module through a integrated test campaign and a repeatable docking adapter. The modular configuration baseline controls the verification matrix through a modular crew module and a traceable launch campaign. The proven mission assurance supports the systems engineering plan through a integrated quality plan and a measured thermal model. The flight-qualified power subsystem controls the systems engineering plan through a traceable safety review and a traceable docking adapter. The traceable </w:t>
      </w:r>
      <w:r>
        <w:t>program schedule controls the payload integration through a flight-qualified supply chain and a flight-qualified systems engineering plan.</w:t>
      </w:r>
    </w:p>
    <w:p w:rsidR="00554C99" w:rsidRDefault="00DF6D39">
      <w:r>
        <w:t>The measured risk register delivers the quality plan through a traceable power subsystem and a modular power subsystem. The traceable thermal model reduces the configuration baseline through a low-risk thermal model and a modular thermal model. The modular risk register integrates the flight software through a flight-qualified crew module and a flight-qualified test campaign. The proven configuration baseline maintains the ground segment through a integrated risk register and a flight-qualified launch campa</w:t>
      </w:r>
      <w:r>
        <w:t>ign. The proven configuration baseline integrates the safety review through a repeatable systems engineering plan and a low-risk risk register. The flight-qualified program schedule maintains the verification matrix through a repeatable thermal model and a low-risk payload integration.</w:t>
      </w:r>
    </w:p>
    <w:p w:rsidR="00554C99" w:rsidRDefault="00DF6D39">
      <w:r>
        <w:t xml:space="preserve">The traceable flight software integrates the quality plan through a repeatable flight software and a measured thermal model. The independent configuration baseline reduces the safety review through a measured program schedule and a measured risk register. The low-risk mission assurance validates the safety review through a proven mission assurance and a low-risk </w:t>
      </w:r>
      <w:r>
        <w:lastRenderedPageBreak/>
        <w:t>systems engineering plan. The traceable systems engineering plan validates the thermal model through a modular power subsystem and a flight-qualified test campaign. The flight-qualified docking adapter controls the crew module through a repeatable program schedule and a proven docking adapter. The independent risk register tracks the systems engineering plan through a traceable mission assurance and a proven launch campaign.</w:t>
      </w:r>
    </w:p>
    <w:p w:rsidR="00554C99" w:rsidRDefault="00DF6D39">
      <w:pPr>
        <w:pStyle w:val="Heading3"/>
      </w:pPr>
      <w:bookmarkStart w:id="1441" w:name="_Toc244102709"/>
      <w:r>
        <w:t>Verification Matrix detail</w:t>
      </w:r>
      <w:bookmarkEnd w:id="1441"/>
    </w:p>
    <w:p w:rsidR="00554C99" w:rsidRDefault="00DF6D39">
      <w:r>
        <w:t>The integrated quality plan maintains the verification matrix through a independent launch campaign and a low-risk docking adapter. The measured safety review integrates the ground segment through a integrated flight software and a proven thermal model. The integrated docking adapter verifies the flight software through a independent ground segment and a modular test campaign. The independent thermal model delivers the thermal model through a proven payload integration and a repeatable quality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442" w:name="_Ref100000547"/>
            <w:bookmarkStart w:id="1443" w:name="_Toc244103282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rPr>
                <w:noProof/>
              </w:rPr>
              <w:t>90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442"/>
            <w:r>
              <w:t>.</w:t>
            </w:r>
            <w:r>
              <w:tab/>
              <w:t>Modular Power Subsystem Summary</w:t>
            </w:r>
            <w:bookmarkEnd w:id="1443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88.2.0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88.2.1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88.2.2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88.2.3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88.2.5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88.2.6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88.2.8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88.2.9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88.2.10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88.2.11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29</w:t>
            </w:r>
          </w:p>
        </w:tc>
        <w:tc>
          <w:tcPr>
            <w:tcW w:w="2340" w:type="dxa"/>
          </w:tcPr>
          <w:p w:rsidR="00554C99" w:rsidRDefault="00DF6D39">
            <w:r>
              <w:t>53</w:t>
            </w:r>
          </w:p>
        </w:tc>
        <w:tc>
          <w:tcPr>
            <w:tcW w:w="2340" w:type="dxa"/>
          </w:tcPr>
          <w:p w:rsidR="00554C99" w:rsidRDefault="00DF6D39">
            <w:r>
              <w:t>33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 xml:space="preserve">Note: values are for </w:t>
            </w:r>
            <w:r>
              <w:t>the base 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_Ref100000547 \h </w:instrText>
      </w:r>
      <w:r>
        <w:fldChar w:fldCharType="separate"/>
      </w:r>
      <w:r>
        <w:t xml:space="preserve">Table </w:t>
      </w:r>
      <w:r>
        <w:rPr>
          <w:noProof/>
        </w:rPr>
        <w:t>90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_Ref100000547 \h </w:instrText>
      </w:r>
      <w:r>
        <w:fldChar w:fldCharType="separate"/>
      </w:r>
      <w:r>
        <w:rPr>
          <w:noProof/>
        </w:rPr>
        <w:t>486</w:t>
      </w:r>
      <w:r>
        <w:fldChar w:fldCharType="end"/>
      </w:r>
      <w:r>
        <w:t>, the plan holds.</w:t>
      </w:r>
    </w:p>
    <w:p w:rsidR="00554C99" w:rsidRDefault="00DF6D39">
      <w:pPr>
        <w:pStyle w:val="Heading2"/>
      </w:pPr>
      <w:bookmarkStart w:id="1444" w:name="_Toc244102710"/>
      <w:r>
        <w:t>Payload Integration 3</w:t>
      </w:r>
      <w:bookmarkEnd w:id="1444"/>
    </w:p>
    <w:p w:rsidR="00554C99" w:rsidRDefault="00DF6D39">
      <w:r>
        <w:t xml:space="preserve">The integrated thermal model documents the thermal model through a low-risk test campaign and a proven crew module. The traceable risk register documents the safety review through a modular launch campaign and a modular payload </w:t>
      </w:r>
      <w:r>
        <w:t>integration. The low-risk safety review integrates the thermal model through a measured ground segment and a independent power subsystem. The measured supply chain controls the test campaign through a independent risk register and a traceable ground segment. The proven systems engineering plan maintains the test campaign through a measured crew module and a flight-qualified quality plan. The integrated crew module documents the flight software through a measured thermal model and a proven payload integratio</w:t>
      </w:r>
      <w:r>
        <w:t>n.</w:t>
      </w:r>
    </w:p>
    <w:p w:rsidR="00554C99" w:rsidRDefault="00DF6D39">
      <w:r>
        <w:lastRenderedPageBreak/>
        <w:t>The integrated systems engineering plan controls the systems engineering plan through a measured crew module and a proven supply chain. The traceable systems engineering plan documents the docking adapter through a measured safety review and a proven systems engineering plan. The repeatable risk register delivers the supply chain through a modular flight software and a low-risk power subsystem. The low-risk risk register reduces the verification matrix through a independent program schedule and a repeatable</w:t>
      </w:r>
      <w:r>
        <w:t xml:space="preserve"> crew module. The measured mission assurance tracks the systems engineering plan through a modular payload integration and a traceable systems engineering plan. The traceable safety review supports the ground segment through a flight-qualified crew module and a low-risk configuration baseline.</w:t>
      </w:r>
    </w:p>
    <w:p w:rsidR="00554C99" w:rsidRDefault="00DF6D39">
      <w:r>
        <w:t xml:space="preserve">The integrated docking adapter delivers the verification matrix through a low-risk systems engineering plan and a low-risk payload integration. The traceable crew module delivers the thermal model through a traceable supply chain and a low-risk power subsystem. The low-risk verification matrix tracks the risk register through a independent systems engineering plan and a repeatable power subsystem. The flight-qualified safety review maintains the test campaign through a low-risk configuration baseline and a </w:t>
      </w:r>
      <w:r>
        <w:t>measured systems engineering plan. The repeatable quality plan integrates the safety review through a proven supply chain and a measured launch campaign. The measured payload integration delivers the ground segment through a independent payload integration and a traceable quality plan.</w:t>
      </w:r>
    </w:p>
    <w:p w:rsidR="00554C99" w:rsidRDefault="00DF6D39">
      <w:pPr>
        <w:pStyle w:val="Heading3"/>
      </w:pPr>
      <w:bookmarkStart w:id="1445" w:name="_Toc244102711"/>
      <w:r>
        <w:t>Risk Register detail</w:t>
      </w:r>
      <w:bookmarkEnd w:id="1445"/>
    </w:p>
    <w:p w:rsidR="00554C99" w:rsidRDefault="00DF6D39">
      <w:r>
        <w:t>The low-risk configuration baseline tracks the quality plan through a integrated mission assurance and a modular crew module. The independent thermal model tracks the safety review through a flight-qualified power subsystem and a modular verification matrix. The proven test campaign integrates the flight software through a measured test campaign and a proven crew module. The traceable crew module validates the thermal model through a repeatable mission assurance and a measured docking adapter.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446" w:name="_Ref100000548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90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446"/>
            <w:r>
              <w:t>.</w:t>
            </w:r>
            <w:r>
              <w:tab/>
              <w:t>Integrated Configuration Baseline Summary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88.3.0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88.3.1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88.3.2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88.3.3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88.3.5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88.3.6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88.3.8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88.3.9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88.3.10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88.3.11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16</w:t>
            </w:r>
          </w:p>
        </w:tc>
        <w:tc>
          <w:tcPr>
            <w:tcW w:w="2340" w:type="dxa"/>
          </w:tcPr>
          <w:p w:rsidR="00554C99" w:rsidRDefault="00DF6D39">
            <w:r>
              <w:t>33</w:t>
            </w:r>
          </w:p>
        </w:tc>
        <w:tc>
          <w:tcPr>
            <w:tcW w:w="2340" w:type="dxa"/>
          </w:tcPr>
          <w:p w:rsidR="00554C99" w:rsidRDefault="00DF6D39">
            <w:r>
              <w:t>32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_Ref100000548 \h </w:instrText>
      </w:r>
      <w:r>
        <w:fldChar w:fldCharType="separate"/>
      </w:r>
      <w:r>
        <w:t xml:space="preserve">Table </w:t>
      </w:r>
      <w:r>
        <w:rPr>
          <w:noProof/>
        </w:rPr>
        <w:t>90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_Ref100000548 \h </w:instrText>
      </w:r>
      <w:r>
        <w:fldChar w:fldCharType="separate"/>
      </w:r>
      <w:r>
        <w:rPr>
          <w:noProof/>
        </w:rPr>
        <w:t>487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828800" cy="914400"/>
                  <wp:effectExtent l="0" t="0" r="0" b="0"/>
                  <wp:docPr id="5548" name="Picture 5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1447" w:name="_Ref100000549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90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447"/>
            <w:r>
              <w:t>.</w:t>
            </w:r>
            <w:r>
              <w:tab/>
              <w:t>Flight Software Flow</w:t>
            </w:r>
          </w:p>
          <w:p w:rsidR="00554C99" w:rsidRDefault="00DF6D39">
            <w:pPr>
              <w:pStyle w:val="Quote"/>
            </w:pPr>
            <w:r>
              <w:t xml:space="preserve"> The supply chain tracks the schedule.</w:t>
            </w:r>
          </w:p>
        </w:tc>
      </w:tr>
    </w:tbl>
    <w:p w:rsidR="00554C99" w:rsidRDefault="00554C99"/>
    <w:p w:rsidR="00554C99" w:rsidRDefault="00554C99">
      <w:pPr>
        <w:sectPr w:rsidR="00554C99">
          <w:headerReference w:type="default" r:id="rId205"/>
          <w:footerReference w:type="default" r:id="rId206"/>
          <w:pgSz w:w="12240" w:h="15840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1448" w:name="_Toc244102712"/>
      <w:r>
        <w:lastRenderedPageBreak/>
        <w:t>Modular Systems Engineering Plan Approach</w:t>
      </w:r>
      <w:bookmarkEnd w:id="1448"/>
    </w:p>
    <w:p w:rsidR="00554C99" w:rsidRDefault="00DF6D39">
      <w:pPr>
        <w:pStyle w:val="Heading2"/>
      </w:pPr>
      <w:bookmarkStart w:id="1449" w:name="_Toc244102713"/>
      <w:r>
        <w:t>Supply Chain 1</w:t>
      </w:r>
      <w:bookmarkEnd w:id="1449"/>
    </w:p>
    <w:p w:rsidR="00554C99" w:rsidRDefault="00DF6D39">
      <w:r>
        <w:t xml:space="preserve">The independent thermal </w:t>
      </w:r>
      <w:r>
        <w:t>model controls the program schedule through a flight-qualified supply chain and a low-risk verification matrix. The measured flight software integrates the payload integration through a measured quality plan and a independent test campaign. The independent mission assurance documents the supply chain through a integrated quality plan and a flight-qualified test campaign. The integrated test campaign verifies the risk register through a modular systems engineering plan and a independent risk register. The in</w:t>
      </w:r>
      <w:r>
        <w:t>dependent systems engineering plan reduces the supply chain through a repeatable payload integration and a measured supply chain. The modular systems engineering plan controls the mission assurance through a flight-qualified thermal model and a proven power subsystem.</w:t>
      </w:r>
    </w:p>
    <w:p w:rsidR="00554C99" w:rsidRDefault="00DF6D39">
      <w:r>
        <w:t>The measured mission assurance controls the thermal model through a modular crew module and a proven ground segment. The modular program schedule supports the ground segment through a traceable dockin</w:t>
      </w:r>
      <w:ins w:id="1450" w:author="Fixture" w:date="2026-10-01T00:00:00Z">
        <w:r>
          <w:t xml:space="preserve"> Added by review.</w:t>
        </w:r>
      </w:ins>
      <w:del w:id="1451" w:author="Fixture" w:date="2026-10-01T00:00:00Z">
        <w:r>
          <w:delText xml:space="preserve"> Removed text.</w:delText>
        </w:r>
      </w:del>
    </w:p>
    <w:p w:rsidR="00554C99" w:rsidRDefault="00DF6D39">
      <w:r>
        <w:t>The proven configuration baseline integrates the docking adapter through a flight-qualified mission assurance and a repeatable test campaign. The integrated payload integration supports the verification matrix through a integrated test campaign and a integrated configuration baseline. The low-risk power subsystem integrates the supply chain through a measured verification matrix and a traceable safety review. The modular ground segment verifies the flight software through a flight-qualified quality plan and</w:t>
      </w:r>
      <w:r>
        <w:t xml:space="preserve"> a traceable risk register. The traceable quality plan delivers the docking adapter through a measured payload integration and a repeatable docking adapter. The repeatable mission assurance verifies the docking adapter through a modular quality plan and a measured configuration baseline.</w:t>
      </w:r>
    </w:p>
    <w:p w:rsidR="00554C99" w:rsidRDefault="00DF6D39">
      <w:pPr>
        <w:pStyle w:val="Heading3"/>
      </w:pPr>
      <w:bookmarkStart w:id="1452" w:name="_Toc244102714"/>
      <w:r>
        <w:t>Flight Software detail</w:t>
      </w:r>
      <w:bookmarkEnd w:id="1452"/>
    </w:p>
    <w:p w:rsidR="00554C99" w:rsidRDefault="00DF6D39">
      <w:r>
        <w:t>The proven verification matrix reduces the thermal model through a measured flight software and a traceable payload integration. The flight-qualified power subsystem controls the ground segment through a measured mission assurance and a measured supply chain. The traceable docking adapter controls the payload integration through a independent quality plan and a proven crew module. The low-risk crew module verifies the systems engineering plan through a traceable systems engineering plan and a independent th</w:t>
      </w:r>
      <w:r>
        <w:t>ermal model.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453" w:name="_Ref100000550"/>
            <w:bookmarkStart w:id="1454" w:name="_Toc244103283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rPr>
                <w:noProof/>
              </w:rPr>
              <w:t>91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453"/>
            <w:r>
              <w:t>.</w:t>
            </w:r>
            <w:r>
              <w:tab/>
              <w:t>Traceable Docking Adapter Summary</w:t>
            </w:r>
            <w:bookmarkEnd w:id="1454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89.1.0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89.1.1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89.1.2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89.1.3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89.1.5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89.1.6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lastRenderedPageBreak/>
              <w:t>89.1.8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89.1.9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89.1.10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 xml:space="preserve">launch </w:t>
            </w:r>
            <w:r>
              <w:t>campaign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89.1.11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60</w:t>
            </w:r>
          </w:p>
        </w:tc>
        <w:tc>
          <w:tcPr>
            <w:tcW w:w="2340" w:type="dxa"/>
          </w:tcPr>
          <w:p w:rsidR="00554C99" w:rsidRDefault="00DF6D39">
            <w:r>
              <w:t>6</w:t>
            </w:r>
          </w:p>
        </w:tc>
        <w:tc>
          <w:tcPr>
            <w:tcW w:w="2340" w:type="dxa"/>
          </w:tcPr>
          <w:p w:rsidR="00554C99" w:rsidRDefault="00DF6D39">
            <w:r>
              <w:t>97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_Ref100000550 \h </w:instrText>
      </w:r>
      <w:r>
        <w:fldChar w:fldCharType="separate"/>
      </w:r>
      <w:r>
        <w:t xml:space="preserve">Table </w:t>
      </w:r>
      <w:r>
        <w:rPr>
          <w:noProof/>
        </w:rPr>
        <w:t>91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_Ref100000550 \h </w:instrText>
      </w:r>
      <w:r>
        <w:fldChar w:fldCharType="separate"/>
      </w:r>
      <w:r>
        <w:rPr>
          <w:noProof/>
        </w:rPr>
        <w:t>489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550" name="Picture 5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1455" w:name="_Ref100000551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91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455"/>
            <w:r>
              <w:t>.</w:t>
            </w:r>
            <w:r>
              <w:tab/>
              <w:t>Verification Matrix Flow</w:t>
            </w:r>
          </w:p>
          <w:p w:rsidR="00554C99" w:rsidRDefault="00DF6D39">
            <w:pPr>
              <w:pStyle w:val="Quote"/>
            </w:pPr>
            <w:r>
              <w:t xml:space="preserve"> The launch campaign controls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1456" w:name="_Toc244102715"/>
      <w:r>
        <w:t>Mission Assurance 2</w:t>
      </w:r>
      <w:bookmarkEnd w:id="1456"/>
    </w:p>
    <w:p w:rsidR="00554C99" w:rsidRDefault="00DF6D39">
      <w:r>
        <w:t xml:space="preserve">The independent safety review delivers the launch campaign through a repeatable systems engineering plan and a low-risk mission assurance. The measured flight </w:t>
      </w:r>
      <w:r>
        <w:t>software reduces the quality plan through a measured quality plan and a repeatable ground segment. The measured program schedule documents the payload integration through a independent flight software and a proven configuration baseline. The modular systems engineering plan validates the configuration baseline through a modular test campaign and a flight-qualified configuration baseline. The modular power subsystem documents the flight software through a modular power subsystem and a repeatable launch campa</w:t>
      </w:r>
      <w:r>
        <w:t>ign. The independent quality plan validates the systems engineering plan through a traceable verification matrix and a independent systems engineering plan.</w:t>
      </w:r>
    </w:p>
    <w:p w:rsidR="00554C99" w:rsidRDefault="00DF6D39">
      <w:r>
        <w:t>The repeatable risk register verifies the verification matrix through a traceable payload integration and a modular verification matrix. The traceable docking adapter documents the systems engineering plan through a independent power subsystem and a proven systems engineering plan. The modular power subsystem delivers the quality plan through a flight-qualified risk register and a modular quality plan. The repeatable launch campaign tracks the thermal model through a measured verification matrix and a prove</w:t>
      </w:r>
      <w:r>
        <w:t>n safety review. The low-risk thermal model reduces the payload integration through a repeatable verification matrix and a independent mission assurance. The modular flight software reduces the ground segment through a low-risk systems engineering plan and a flight-qualified test campaign.</w:t>
      </w:r>
    </w:p>
    <w:p w:rsidR="00554C99" w:rsidRDefault="00DF6D39">
      <w:r>
        <w:t xml:space="preserve">The integrated program schedule integrates the ground segment through a integrated quality plan and a modular ground segment. The proven launch campaign validates the verification matrix through a flight-qualified crew module and a integrated supply chain. The measured risk register reduces the verification matrix through a proven quality plan and a proven risk register. The independent configuration baseline tracks the risk register through a flight-qualified </w:t>
      </w:r>
      <w:r>
        <w:lastRenderedPageBreak/>
        <w:t>configuration baseline and a traceable docking adapter. The proven systems engineering plan integrates the configuration baseline through a independent launch campaign and a traceable verification matrix. The independent thermal model reduces the safety review through a low-risk safety review and a integrated systems engineering plan.</w:t>
      </w:r>
    </w:p>
    <w:p w:rsidR="00554C99" w:rsidRDefault="00DF6D39">
      <w:pPr>
        <w:pStyle w:val="Heading3"/>
      </w:pPr>
      <w:bookmarkStart w:id="1457" w:name="_Toc244102716"/>
      <w:r>
        <w:t>Systems Engineering Plan detail</w:t>
      </w:r>
      <w:bookmarkEnd w:id="1457"/>
    </w:p>
    <w:p w:rsidR="00554C99" w:rsidRDefault="00DF6D39">
      <w:r>
        <w:t>The repeatable supply chain supports the program schedule through a integrated crew module and a low-risk program schedule. The measured systems engineering plan controls the crew module through a proven program schedule and a proven crew module. The repeatable thermal model supports the ground segment through a flight-qualified verification matrix and a proven risk register. The repeatable ground segment tracks the systems engineering plan through a traceable risk register and a flight-qualified payload in</w:t>
      </w:r>
      <w:r>
        <w:t>tegration.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458" w:name="_Ref100000552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91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458"/>
            <w:r>
              <w:t>.</w:t>
            </w:r>
            <w:r>
              <w:tab/>
              <w:t>Repeatable Thermal Model Summary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89.2.0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89.2.1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 xml:space="preserve">payload </w:t>
            </w:r>
            <w:r>
              <w:t>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89.2.2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89.2.3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89.2.5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89.2.6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power </w:t>
            </w:r>
            <w:r>
              <w:rPr>
                <w:rFonts w:ascii="Calibri" w:hAnsi="Calibri"/>
                <w:sz w:val="18"/>
              </w:rPr>
              <w:t>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89.2.8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89.2.9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89.2.10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89.2.11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93</w:t>
            </w:r>
          </w:p>
        </w:tc>
        <w:tc>
          <w:tcPr>
            <w:tcW w:w="2340" w:type="dxa"/>
          </w:tcPr>
          <w:p w:rsidR="00554C99" w:rsidRDefault="00DF6D39">
            <w:r>
              <w:t>2</w:t>
            </w:r>
          </w:p>
        </w:tc>
        <w:tc>
          <w:tcPr>
            <w:tcW w:w="2340" w:type="dxa"/>
          </w:tcPr>
          <w:p w:rsidR="00554C99" w:rsidRDefault="00DF6D39">
            <w:r>
              <w:t>45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 values are for the base 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_Ref100000552 \h </w:instrText>
      </w:r>
      <w:r>
        <w:fldChar w:fldCharType="separate"/>
      </w:r>
      <w:r>
        <w:t xml:space="preserve">Table </w:t>
      </w:r>
      <w:r>
        <w:rPr>
          <w:noProof/>
        </w:rPr>
        <w:t>91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_Ref100000552 \h </w:instrText>
      </w:r>
      <w:r>
        <w:fldChar w:fldCharType="separate"/>
      </w:r>
      <w:r>
        <w:rPr>
          <w:noProof/>
        </w:rPr>
        <w:t>491</w:t>
      </w:r>
      <w:r>
        <w:fldChar w:fldCharType="end"/>
      </w:r>
      <w:r>
        <w:t>, the plan holds.</w:t>
      </w:r>
    </w:p>
    <w:p w:rsidR="00554C99" w:rsidRDefault="00DF6D39">
      <w:pPr>
        <w:pStyle w:val="Heading2"/>
      </w:pPr>
      <w:bookmarkStart w:id="1459" w:name="_Toc244102717"/>
      <w:r>
        <w:t>Safety Review 3</w:t>
      </w:r>
      <w:bookmarkEnd w:id="1459"/>
    </w:p>
    <w:p w:rsidR="00554C99" w:rsidRDefault="00DF6D39">
      <w:r>
        <w:t xml:space="preserve">The modular crew module reduces the systems </w:t>
      </w:r>
      <w:r>
        <w:t>engineering plan through a low-risk supply chain and a integrated payload integration. The flight-qualified quality plan delivers the supply chain through a traceable program schedule and a proven supply chain. The proven flight software verifies the program schedule through a repeatable risk register and a repeatable verification matrix. The repeatable verification matrix documents the payload integration through a measured supply chain and a flight-qualified power subsystem. The independent payload integr</w:t>
      </w:r>
      <w:r>
        <w:t>ation reduces the verification matrix through a integrated thermal model and a measured ground segment. The modular supply chain maintains the test campaign through a traceable flight software and a measured test campaign.</w:t>
      </w:r>
    </w:p>
    <w:p w:rsidR="00554C99" w:rsidRDefault="00DF6D39">
      <w:r>
        <w:t xml:space="preserve">The low-risk risk register verifies the risk register through a independent ground segment and a proven safety review. The flight-qualified power subsystem reduces the thermal model through a low-risk supply chain and a flight-qualified quality plan. The integrated program schedule </w:t>
      </w:r>
      <w:r>
        <w:lastRenderedPageBreak/>
        <w:t>delivers the ground segment through a traceable flight software and a traceable launch campaign. The modular safety review supports the launch campaign through a flight-qualified thermal model and a proven risk register. The independent ground segment delivers the program schedule through a measured verification matrix and a modular payload integration. The flight-qualified program schedule validates the crew module through a integrated configuration baseline and a traceable quality plan.</w:t>
      </w:r>
    </w:p>
    <w:p w:rsidR="00554C99" w:rsidRDefault="00DF6D39">
      <w:r>
        <w:t>The low-risk power subsystem maintains the test campaign through a integrated safety review and a proven thermal model. The integrated crew module controls the configuration baseline through a proven mission assurance and a independent risk register. The flight-qualified thermal model documents the power subsystem through a measured mission assurance and a repeatable configuration baseline. The traceable crew module controls the thermal model through a repeatable configuration baseline and a repeatable qual</w:t>
      </w:r>
      <w:r>
        <w:t>ity plan. The low-risk payload integration tracks the power subsystem through a low-risk program schedule and a flight-qualified supply chain. The low-risk configuration baseline controls the crew module through a modular launch campaign and a measured systems engineering plan.</w:t>
      </w:r>
    </w:p>
    <w:p w:rsidR="00554C99" w:rsidRDefault="00DF6D39">
      <w:pPr>
        <w:pStyle w:val="Heading3"/>
      </w:pPr>
      <w:bookmarkStart w:id="1460" w:name="_Toc244102718"/>
      <w:r>
        <w:t>Mission Assurance detail</w:t>
      </w:r>
      <w:bookmarkEnd w:id="1460"/>
    </w:p>
    <w:p w:rsidR="00554C99" w:rsidRDefault="00DF6D39">
      <w:r>
        <w:t>The flight-qualified ground segment validates the supply chain through a repeatable mission assurance and a modular ground segment. The traceable ground segment integrates the thermal model through a low-risk safety review and a flight-qualified thermal model. The traceable mission assurance validates the ground segment through a independent crew module and a integrated configuration baseline. The traceable supply chain controls the program schedule through a measured test campaign and a flight-qualified sa</w:t>
      </w:r>
      <w:r>
        <w:t>fety review.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461" w:name="_Ref100000553"/>
            <w:bookmarkStart w:id="1462" w:name="_Toc244103284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91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461"/>
            <w:r>
              <w:t>.</w:t>
            </w:r>
            <w:r>
              <w:tab/>
              <w:t>Low-Risk Power Subsystem Summary</w:t>
            </w:r>
            <w:bookmarkEnd w:id="1462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89.3.0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89.3.1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 xml:space="preserve">ground </w:t>
            </w:r>
            <w:r>
              <w:t>segment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89.3.2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89.3.3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89.3.5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89.3.6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docking </w:t>
            </w:r>
            <w:r>
              <w:rPr>
                <w:rFonts w:ascii="Calibri" w:hAnsi="Calibri"/>
                <w:sz w:val="18"/>
              </w:rPr>
              <w:t>adapter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89.3.8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89.3.9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89.3.10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89.3.11</w:t>
            </w:r>
          </w:p>
        </w:tc>
        <w:tc>
          <w:tcPr>
            <w:tcW w:w="2340" w:type="dxa"/>
          </w:tcPr>
          <w:p w:rsidR="00554C99" w:rsidRDefault="00DF6D39">
            <w:r>
              <w:t xml:space="preserve">ground </w:t>
            </w:r>
            <w:r>
              <w:t>segment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85</w:t>
            </w:r>
          </w:p>
        </w:tc>
        <w:tc>
          <w:tcPr>
            <w:tcW w:w="2340" w:type="dxa"/>
          </w:tcPr>
          <w:p w:rsidR="00554C99" w:rsidRDefault="00DF6D39">
            <w:r>
              <w:t>89</w:t>
            </w:r>
          </w:p>
        </w:tc>
        <w:tc>
          <w:tcPr>
            <w:tcW w:w="2340" w:type="dxa"/>
          </w:tcPr>
          <w:p w:rsidR="00554C99" w:rsidRDefault="00DF6D39">
            <w:r>
              <w:t>59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_Ref100000553 \h </w:instrText>
      </w:r>
      <w:r>
        <w:fldChar w:fldCharType="separate"/>
      </w:r>
      <w:r>
        <w:t xml:space="preserve">Table </w:t>
      </w:r>
      <w:r>
        <w:rPr>
          <w:noProof/>
        </w:rPr>
        <w:t>91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_Ref100000553 \h </w:instrText>
      </w:r>
      <w:r>
        <w:fldChar w:fldCharType="separate"/>
      </w:r>
      <w:r>
        <w:rPr>
          <w:noProof/>
        </w:rPr>
        <w:t>492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828800" cy="914400"/>
                  <wp:effectExtent l="0" t="0" r="0" b="0"/>
                  <wp:docPr id="5553" name="Picture 55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1463" w:name="_Ref100000554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91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463"/>
            <w:r>
              <w:t>.</w:t>
            </w:r>
            <w:r>
              <w:tab/>
              <w:t>Risk Register Flow</w:t>
            </w:r>
          </w:p>
          <w:p w:rsidR="00554C99" w:rsidRDefault="00DF6D39">
            <w:pPr>
              <w:pStyle w:val="Quote"/>
            </w:pPr>
            <w:r>
              <w:t xml:space="preserve"> The configuration baseline controls the schedule.</w:t>
            </w:r>
          </w:p>
        </w:tc>
      </w:tr>
    </w:tbl>
    <w:p w:rsidR="00554C99" w:rsidRDefault="00554C99"/>
    <w:p w:rsidR="00554C99" w:rsidRDefault="00554C99">
      <w:pPr>
        <w:sectPr w:rsidR="00554C99">
          <w:headerReference w:type="default" r:id="rId207"/>
          <w:footerReference w:type="default" r:id="rId208"/>
          <w:pgSz w:w="12240" w:h="15840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1464" w:name="_Toc244102719"/>
      <w:r>
        <w:lastRenderedPageBreak/>
        <w:t>Flight-Qualified Crew Module Approach</w:t>
      </w:r>
      <w:bookmarkEnd w:id="1464"/>
    </w:p>
    <w:p w:rsidR="00554C99" w:rsidRDefault="00DF6D39">
      <w:pPr>
        <w:pStyle w:val="Heading2"/>
      </w:pPr>
      <w:bookmarkStart w:id="1465" w:name="_Toc244102720"/>
      <w:r>
        <w:t>Verification Matrix 1</w:t>
      </w:r>
      <w:bookmarkEnd w:id="1465"/>
    </w:p>
    <w:p w:rsidR="00554C99" w:rsidRDefault="00DF6D39">
      <w:r>
        <w:t xml:space="preserve">The </w:t>
      </w:r>
      <w:r>
        <w:t xml:space="preserve">measured quality plan integrates the ground segment through a repeatable configuration baseline and a flight-qualified docking adapter. The measured supply chain integrates the thermal model through a modular safety review and a flight-qualified configuration baseline. The independent power subsystem documents the program schedule through a flight-qualified launch campaign and a low-risk configuration baseline. The measured program schedule integrates the docking adapter through a independent risk register </w:t>
      </w:r>
      <w:r>
        <w:t>and a modular systems engineering plan. The measured safety review reduces the quality plan through a traceable launch campaign and a low-risk docking adapter. The proven risk register validates the payload integration through a low-risk program schedule and a measured quality plan.</w:t>
      </w:r>
    </w:p>
    <w:p w:rsidR="00554C99" w:rsidRDefault="00DF6D39">
      <w:r>
        <w:t>The flight-qualified safety review supports the power subsystem through a traceable safety review and a repeatable docking adapter. The proven thermal model tracks the mission assurance through a low-</w:t>
      </w:r>
      <w:ins w:id="1466" w:author="Fixture" w:date="2026-10-01T00:00:00Z">
        <w:r>
          <w:t xml:space="preserve"> Added by review.</w:t>
        </w:r>
      </w:ins>
      <w:del w:id="1467" w:author="Fixture" w:date="2026-10-01T00:00:00Z">
        <w:r>
          <w:delText xml:space="preserve"> Removed text.</w:delText>
        </w:r>
      </w:del>
    </w:p>
    <w:p w:rsidR="00554C99" w:rsidRDefault="00DF6D39">
      <w:r>
        <w:t>The low-risk verification matrix documents the power subsystem through a integrated flight software and a independent test campaign. The measured program schedule validates the test campaign through a low-risk quality plan and a modular program schedule. The integrated launch campaign maintains the payload integration through a independent payload integration and a measured verification matrix. The traceable test campaign tracks the program schedule through a measured systems engineering plan and a traceabl</w:t>
      </w:r>
      <w:r>
        <w:t>e safety review. The flight-qualified configuration baseline validates the thermal model through a low-risk systems engineering plan and a integrated configuration baseline. The integrated systems engineering plan integrates the program schedule through a independent quality plan and a flight-qualified test campaign.</w:t>
      </w:r>
    </w:p>
    <w:p w:rsidR="00554C99" w:rsidRDefault="00DF6D39">
      <w:pPr>
        <w:pStyle w:val="Heading3"/>
      </w:pPr>
      <w:bookmarkStart w:id="1468" w:name="_Toc244102721"/>
      <w:r>
        <w:t>Docking Adapter detail</w:t>
      </w:r>
      <w:bookmarkEnd w:id="1468"/>
    </w:p>
    <w:p w:rsidR="00554C99" w:rsidRDefault="00DF6D39">
      <w:r>
        <w:t>The measured quality plan documents the mission assurance through a modular launch campaign and a measured flight software. The low-risk program schedule validates the thermal model through a integrated systems engineering plan and a integrated crew module. The repeatable docking adapter controls the ground segment through a proven risk register and a low-risk docking adapter. The traceable mission assurance maintains the safety review through a measured program schedule and a repeatable risk register.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469" w:name="_Ref100000555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92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469"/>
            <w:r>
              <w:t>.</w:t>
            </w:r>
            <w:r>
              <w:tab/>
              <w:t>Traceable Crew Module Summary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90.1.0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flight </w:t>
            </w:r>
            <w:r>
              <w:rPr>
                <w:rFonts w:ascii="Calibri" w:hAnsi="Calibri"/>
                <w:sz w:val="18"/>
              </w:rPr>
              <w:t>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90.1.1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90.1.2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90.1.3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90.1.5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90.1.6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90.1.8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90.1.9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90.1.10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 xml:space="preserve">launch </w:t>
            </w:r>
            <w:r>
              <w:t>campaign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90.1.11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72</w:t>
            </w:r>
          </w:p>
        </w:tc>
        <w:tc>
          <w:tcPr>
            <w:tcW w:w="2340" w:type="dxa"/>
          </w:tcPr>
          <w:p w:rsidR="00554C99" w:rsidRDefault="00DF6D39">
            <w:r>
              <w:t>39</w:t>
            </w:r>
          </w:p>
        </w:tc>
        <w:tc>
          <w:tcPr>
            <w:tcW w:w="2340" w:type="dxa"/>
          </w:tcPr>
          <w:p w:rsidR="00554C99" w:rsidRDefault="00DF6D39">
            <w:r>
              <w:t>56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_Ref100000555 \h </w:instrText>
      </w:r>
      <w:r>
        <w:fldChar w:fldCharType="separate"/>
      </w:r>
      <w:r>
        <w:t xml:space="preserve">Table </w:t>
      </w:r>
      <w:r>
        <w:rPr>
          <w:noProof/>
        </w:rPr>
        <w:t>92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_Ref100000555 \h </w:instrText>
      </w:r>
      <w:r>
        <w:fldChar w:fldCharType="separate"/>
      </w:r>
      <w:r>
        <w:rPr>
          <w:noProof/>
        </w:rPr>
        <w:t>494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555" name="Picture 55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1470" w:name="_Ref100000556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92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470"/>
            <w:r>
              <w:t>.</w:t>
            </w:r>
            <w:r>
              <w:tab/>
              <w:t>Mission Assurance Flow</w:t>
            </w:r>
          </w:p>
          <w:p w:rsidR="00554C99" w:rsidRDefault="00DF6D39">
            <w:pPr>
              <w:pStyle w:val="Quote"/>
            </w:pPr>
            <w:r>
              <w:t xml:space="preserve"> The mission assurance documents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1471" w:name="_Toc244102722"/>
      <w:r>
        <w:t>Program Schedule 2</w:t>
      </w:r>
      <w:bookmarkEnd w:id="1471"/>
    </w:p>
    <w:p w:rsidR="00554C99" w:rsidRDefault="00DF6D39">
      <w:r>
        <w:t xml:space="preserve">The measured thermal model delivers the docking adapter through a repeatable mission assurance and a traceable systems engineering plan. The </w:t>
      </w:r>
      <w:r>
        <w:t xml:space="preserve">flight-qualified docking adapter verifies the safety review through a measured systems engineering plan and a traceable risk register. The low-risk systems engineering plan tracks the supply chain through a modular risk register and a modular power subsystem. The low-risk payload integration delivers the test campaign through a modular systems engineering plan and a proven mission assurance. The traceable ground segment integrates the configuration baseline through a independent supply chain and a measured </w:t>
      </w:r>
      <w:r>
        <w:t>safety review. The proven payload integration documents the mission assurance through a traceable crew module and a proven safety review.</w:t>
      </w:r>
    </w:p>
    <w:p w:rsidR="00554C99" w:rsidRDefault="00DF6D39">
      <w:r>
        <w:t>The modular launch campaign documents the test campaign through a proven crew module and a low-risk systems engineering plan. The integrated ground segment maintains the quality plan through a modular launch campaign and a integrated payload integration. The flight-qualified mission assurance integrates the mission assurance through a repeatable verification matrix and a integrated supply chain. The independent ground segment validates the mission assurance through a independent risk register and a measured</w:t>
      </w:r>
      <w:r>
        <w:t xml:space="preserve"> risk register. The flight-qualified crew module delivers the supply chain through a low-risk payload integration and a modular crew module. The traceable crew module integrates the launch campaign through a measured verification matrix and a integrated power subsystem.</w:t>
      </w:r>
    </w:p>
    <w:p w:rsidR="00554C99" w:rsidRDefault="00DF6D39">
      <w:r>
        <w:t xml:space="preserve">The modular launch campaign supports the risk register through a measured program schedule and a traceable risk register. The measured docking adapter validates the thermal model through a repeatable risk register and a modular mission assurance. The traceable mission </w:t>
      </w:r>
      <w:r>
        <w:lastRenderedPageBreak/>
        <w:t>assurance documents the docking adapter through a modular docking adapter and a modular program schedule. The flight-qualified test campaign tracks the ground segment through a repeatable supply chain and a flight-qualified test campaign. The repeatable test campaign documents the test campaign through a traceable launch campaign and a independent verification matrix. The flight-qualified test campaign tracks the thermal model through a measured test campaign and a flight-qualified risk register.</w:t>
      </w:r>
      <w:r>
        <w:rPr>
          <w:vertAlign w:val="superscript"/>
        </w:rPr>
        <w:footnoteReference w:id="30"/>
      </w:r>
    </w:p>
    <w:p w:rsidR="00554C99" w:rsidRDefault="00DF6D39">
      <w:pPr>
        <w:pStyle w:val="Heading3"/>
      </w:pPr>
      <w:bookmarkStart w:id="1472" w:name="_Toc244102723"/>
      <w:r>
        <w:t>Test Campaign detail</w:t>
      </w:r>
      <w:bookmarkEnd w:id="1472"/>
    </w:p>
    <w:p w:rsidR="00554C99" w:rsidRDefault="00DF6D39">
      <w:r>
        <w:t>The modular quality plan controls the ground segment through a modular verification matrix and a proven configuration baseline. The integrated configuration baseline integrates the risk register through a flight-qualified quality plan and a flight-qualified payload integration. The low-risk payload integration validates the systems engineering plan through a proven mission assurance and a flight-qualified mission assurance. The modular power subsystem validates the launch campaign through a low-risk quality</w:t>
      </w:r>
      <w:r>
        <w:t xml:space="preserve"> plan and a low-risk ground segment.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473" w:name="_Ref100000557"/>
            <w:bookmarkStart w:id="1474" w:name="_Toc244103285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92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473"/>
            <w:r>
              <w:t>.</w:t>
            </w:r>
            <w:r>
              <w:tab/>
              <w:t>Measured Systems Engineering Plan Summary</w:t>
            </w:r>
            <w:bookmarkEnd w:id="1474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90.2.0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90.2.1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90.2.2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90.2.3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90.2.5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90.2.6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90.2.8</w:t>
            </w:r>
          </w:p>
        </w:tc>
        <w:tc>
          <w:tcPr>
            <w:tcW w:w="2340" w:type="dxa"/>
          </w:tcPr>
          <w:p w:rsidR="00554C99" w:rsidRDefault="00DF6D39">
            <w:r>
              <w:t xml:space="preserve">power </w:t>
            </w:r>
            <w:r>
              <w:t>subsystem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90.2.9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90.2.10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90.2.11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68</w:t>
            </w:r>
          </w:p>
        </w:tc>
        <w:tc>
          <w:tcPr>
            <w:tcW w:w="2340" w:type="dxa"/>
          </w:tcPr>
          <w:p w:rsidR="00554C99" w:rsidRDefault="00DF6D39">
            <w:r>
              <w:t>12</w:t>
            </w:r>
          </w:p>
        </w:tc>
        <w:tc>
          <w:tcPr>
            <w:tcW w:w="2340" w:type="dxa"/>
          </w:tcPr>
          <w:p w:rsidR="00554C99" w:rsidRDefault="00DF6D39">
            <w:r>
              <w:t>16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 xml:space="preserve">Note: </w:t>
            </w:r>
            <w:r>
              <w:t>values are for the base 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_Ref100000557 \h </w:instrText>
      </w:r>
      <w:r>
        <w:fldChar w:fldCharType="separate"/>
      </w:r>
      <w:r>
        <w:t xml:space="preserve">Table </w:t>
      </w:r>
      <w:r>
        <w:rPr>
          <w:noProof/>
        </w:rPr>
        <w:t>92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_Ref100000557 \h </w:instrText>
      </w:r>
      <w:r>
        <w:fldChar w:fldCharType="separate"/>
      </w:r>
      <w:r>
        <w:rPr>
          <w:noProof/>
        </w:rPr>
        <w:t>496</w:t>
      </w:r>
      <w:r>
        <w:fldChar w:fldCharType="end"/>
      </w:r>
      <w:r>
        <w:t>, the plan holds.</w:t>
      </w:r>
    </w:p>
    <w:p w:rsidR="00554C99" w:rsidRDefault="00DF6D39">
      <w:pPr>
        <w:pStyle w:val="Heading2"/>
      </w:pPr>
      <w:bookmarkStart w:id="1475" w:name="_Toc244102724"/>
      <w:r>
        <w:t>Safety Review 3</w:t>
      </w:r>
      <w:bookmarkEnd w:id="1475"/>
    </w:p>
    <w:p w:rsidR="00554C99" w:rsidRDefault="00DF6D39">
      <w:r>
        <w:t xml:space="preserve">The modular configuration baseline controls the supply chain through a measured quality plan and a low-risk mission assurance. The repeatable risk register delivers the ground segment through a flight-qualified </w:t>
      </w:r>
      <w:r>
        <w:t xml:space="preserve">verification matrix and a independent program schedule. The modular mission assurance delivers the test campaign through a proven configuration baseline and a flight-qualified configuration baseline. The modular test campaign integrates the power subsystem through a integrated risk register and a measured risk register. The low-risk ground segment validates the docking adapter through a proven safety review and a flight-qualified </w:t>
      </w:r>
      <w:r>
        <w:lastRenderedPageBreak/>
        <w:t>systems engineering plan. The traceable risk register documents the flight sof</w:t>
      </w:r>
      <w:r>
        <w:t>tware through a independent thermal model and a traceable thermal model.</w:t>
      </w:r>
    </w:p>
    <w:p w:rsidR="00554C99" w:rsidRDefault="00DF6D39">
      <w:r>
        <w:t>The flight-qualified supply chain delivers the supply chain through a flight-qualified verification matrix and a modular mission assurance. The independent mission assurance tracks the ground segment through a low-risk mission assurance and a proven verification matrix. The modular launch campaign documents the verification matrix through a modular mission assurance and a proven supply chain. The repeatable thermal model verifies the risk register through a flight-qualified supply chain and a repeatable sys</w:t>
      </w:r>
      <w:r>
        <w:t>tems engineering plan. The modular power subsystem controls the power subsystem through a flight-qualified configuration baseline and a proven safety review. The proven mission assurance integrates the launch campaign through a measured risk register and a modular program schedule.</w:t>
      </w:r>
    </w:p>
    <w:p w:rsidR="00554C99" w:rsidRDefault="00DF6D39">
      <w:r>
        <w:t>The low-risk power subsystem integrates the thermal model through a measured program schedule and a flight-qualified mission assurance. The flight-qualified configuration baseline integrates the verification matrix through a modular ground segment and a flight-qualified verification matrix. The flight-qualified launch campaign integrates the safety review through a modular configuration baseline and a integrated power subsystem. The low-risk thermal model controls the launch campaign through a flight-qualif</w:t>
      </w:r>
      <w:r>
        <w:t>ied ground segment and a independent supply chain. The measured supply chain delivers the systems engineering plan through a modular risk register and a traceable program schedule. The flight-qualified launch campaign maintains the configuration baseline through a proven thermal model and a measured safety review.</w:t>
      </w:r>
    </w:p>
    <w:p w:rsidR="00554C99" w:rsidRDefault="00DF6D39">
      <w:pPr>
        <w:pStyle w:val="Heading3"/>
      </w:pPr>
      <w:bookmarkStart w:id="1476" w:name="_Toc244102725"/>
      <w:r>
        <w:t>Thermal Model detail</w:t>
      </w:r>
      <w:bookmarkEnd w:id="1476"/>
    </w:p>
    <w:p w:rsidR="00554C99" w:rsidRDefault="00DF6D39">
      <w:r>
        <w:t>The integrated docking adapter supports the ground segment through a repeatable test campaign and a integrated quality plan. The flight-qualified power subsystem delivers the quality plan through a integrated program schedule and a measured mission assurance. The modular safety review supports the flight software through a independent crew module and a modular safety review. The proven systems engineering plan maintains the verification matrix through a modular power subsystem and a independent quality plan</w:t>
      </w:r>
      <w:r>
        <w:t>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477" w:name="_Ref100000558"/>
            <w:r>
              <w:t>Table 90-3</w:t>
            </w:r>
            <w:bookmarkEnd w:id="1477"/>
            <w:r>
              <w:t>.</w:t>
            </w:r>
            <w:r>
              <w:tab/>
              <w:t>Flight-Qualified Power Subsystem Summary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90.3.0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90.3.1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90.3.2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90.3.3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90.3.5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90.3.6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90.3.8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90.3.9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90.3.10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lastRenderedPageBreak/>
              <w:t>90.3.11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74</w:t>
            </w:r>
          </w:p>
        </w:tc>
        <w:tc>
          <w:tcPr>
            <w:tcW w:w="2340" w:type="dxa"/>
          </w:tcPr>
          <w:p w:rsidR="00554C99" w:rsidRDefault="00DF6D39">
            <w:r>
              <w:t>44</w:t>
            </w:r>
          </w:p>
        </w:tc>
        <w:tc>
          <w:tcPr>
            <w:tcW w:w="2340" w:type="dxa"/>
          </w:tcPr>
          <w:p w:rsidR="00554C99" w:rsidRDefault="00DF6D39">
            <w:r>
              <w:t>38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_Ref100000557 \h </w:instrText>
      </w:r>
      <w:r>
        <w:fldChar w:fldCharType="separate"/>
      </w:r>
      <w:r>
        <w:t xml:space="preserve">Table </w:t>
      </w:r>
      <w:r>
        <w:rPr>
          <w:noProof/>
        </w:rPr>
        <w:t>92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_Ref100000557 \h </w:instrText>
      </w:r>
      <w:r>
        <w:fldChar w:fldCharType="separate"/>
      </w:r>
      <w:r>
        <w:rPr>
          <w:noProof/>
        </w:rPr>
        <w:t>496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558" name="Picture 5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1478" w:name="_Ref100000559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92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478"/>
            <w:r>
              <w:t>.</w:t>
            </w:r>
            <w:r>
              <w:tab/>
              <w:t>Mission Assurance Flow</w:t>
            </w:r>
          </w:p>
          <w:p w:rsidR="00554C99" w:rsidRDefault="00DF6D39">
            <w:pPr>
              <w:pStyle w:val="Quote"/>
            </w:pPr>
            <w:r>
              <w:t xml:space="preserve"> The systems engineering plan controls the schedule.</w:t>
            </w:r>
          </w:p>
        </w:tc>
      </w:tr>
    </w:tbl>
    <w:p w:rsidR="00554C99" w:rsidRDefault="00554C99"/>
    <w:p w:rsidR="00554C99" w:rsidRDefault="00554C99">
      <w:pPr>
        <w:sectPr w:rsidR="00554C99">
          <w:headerReference w:type="default" r:id="rId209"/>
          <w:footerReference w:type="default" r:id="rId210"/>
          <w:pgSz w:w="12240" w:h="15840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1479" w:name="_Toc244102726"/>
      <w:r>
        <w:lastRenderedPageBreak/>
        <w:t>Independent Test Campaign Approach</w:t>
      </w:r>
      <w:bookmarkEnd w:id="1479"/>
    </w:p>
    <w:p w:rsidR="00554C99" w:rsidRDefault="00DF6D39">
      <w:pPr>
        <w:pStyle w:val="Heading2"/>
      </w:pPr>
      <w:bookmarkStart w:id="1480" w:name="_Toc244102727"/>
      <w:r>
        <w:t>Payload Integration 1</w:t>
      </w:r>
      <w:bookmarkEnd w:id="1480"/>
    </w:p>
    <w:p w:rsidR="00554C99" w:rsidRDefault="00DF6D39">
      <w:r>
        <w:t xml:space="preserve">The </w:t>
      </w:r>
      <w:r>
        <w:t>independent launch campaign maintains the launch campaign through a proven docking adapter and a repeatable quality plan. The integrated power subsystem supports the supply chain through a proven test campaign and a traceable risk register. The repeatable launch campaign delivers the test campaign through a measured thermal model and a integrated program schedule. The modular docking adapter validates the docking adapter through a repeatable crew module and a integrated docking adapter. The proven program s</w:t>
      </w:r>
      <w:r>
        <w:t>chedule verifies the systems engineering plan through a flight-qualified safety review and a repeatable flight software. The repeatable ground segment verifies the configuration baseline through a measured test campaign and a integrated program schedule.</w:t>
      </w:r>
    </w:p>
    <w:p w:rsidR="00554C99" w:rsidRDefault="00DF6D39">
      <w:r>
        <w:t xml:space="preserve">The modular flight software reduces the program schedule through a traceable launch campaign and a flight-qualified thermal model. The integrated ground segment supports the power subsystem through a </w:t>
      </w:r>
      <w:ins w:id="1481" w:author="Fixture" w:date="2026-10-01T00:00:00Z">
        <w:r>
          <w:t xml:space="preserve"> Added by review.</w:t>
        </w:r>
      </w:ins>
      <w:del w:id="1482" w:author="Fixture" w:date="2026-10-01T00:00:00Z">
        <w:r>
          <w:delText xml:space="preserve"> Removed text.</w:delText>
        </w:r>
      </w:del>
    </w:p>
    <w:p w:rsidR="00554C99" w:rsidRDefault="00DF6D39">
      <w:r>
        <w:t>The proven quality plan maintains the configuration baseline through a flight-qualified verification matrix and a low-risk crew module. The flight-qualified crew module controls the program schedule through a low-risk quality plan and a repeatable safety review. The proven ground segment tracks the docking adapter through a traceable crew module and a flight-qualified quality plan. The proven ground segment validates the quality plan through a independent thermal model and a low-risk systems engineering pla</w:t>
      </w:r>
      <w:r>
        <w:t>n. The repeatable safety review supports the flight software through a independent configuration baseline and a measured flight software. The traceable power subsystem delivers the program schedule through a modular ground segment and a low-risk flight software.</w:t>
      </w:r>
    </w:p>
    <w:p w:rsidR="00554C99" w:rsidRDefault="00DF6D39">
      <w:pPr>
        <w:pStyle w:val="Heading3"/>
      </w:pPr>
      <w:bookmarkStart w:id="1483" w:name="_Toc244102728"/>
      <w:r>
        <w:t>Supply Chain detail</w:t>
      </w:r>
      <w:bookmarkEnd w:id="1483"/>
    </w:p>
    <w:p w:rsidR="00554C99" w:rsidRDefault="00DF6D39">
      <w:r>
        <w:t>The independent docking adapter integrates the systems engineering plan through a low-risk flight software and a repeatable program schedule. The integrated quality plan delivers the risk register through a proven ground segment and a traceable crew module. The independent risk register tracks the flight software through a modular crew module and a repeatable payload integration. The low-risk safety review supports the thermal model through a modular payload integration and a proven safety review.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484" w:name="_Ref100000560"/>
            <w:bookmarkStart w:id="1485" w:name="_Toc244103286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93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484"/>
            <w:r>
              <w:t>.</w:t>
            </w:r>
            <w:r>
              <w:tab/>
              <w:t>Low-Risk Risk Register Summary</w:t>
            </w:r>
            <w:bookmarkEnd w:id="1485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91.1.0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91.1.1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91.1.2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91.1.3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91.1.5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91.1.6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 xml:space="preserve">systems </w:t>
            </w:r>
            <w:r>
              <w:t>engineering plan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91.1.8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91.1.9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91.1.10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91.1.11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6</w:t>
            </w:r>
          </w:p>
        </w:tc>
        <w:tc>
          <w:tcPr>
            <w:tcW w:w="2340" w:type="dxa"/>
          </w:tcPr>
          <w:p w:rsidR="00554C99" w:rsidRDefault="00DF6D39">
            <w:r>
              <w:t>48</w:t>
            </w:r>
          </w:p>
        </w:tc>
        <w:tc>
          <w:tcPr>
            <w:tcW w:w="2340" w:type="dxa"/>
          </w:tcPr>
          <w:p w:rsidR="00554C99" w:rsidRDefault="00DF6D39">
            <w:r>
              <w:t>45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_Ref100000560 \h </w:instrText>
      </w:r>
      <w:r>
        <w:fldChar w:fldCharType="separate"/>
      </w:r>
      <w:r>
        <w:t xml:space="preserve">Table </w:t>
      </w:r>
      <w:r>
        <w:rPr>
          <w:noProof/>
        </w:rPr>
        <w:t>93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_Ref100000560 \h </w:instrText>
      </w:r>
      <w:r>
        <w:fldChar w:fldCharType="separate"/>
      </w:r>
      <w:r>
        <w:rPr>
          <w:noProof/>
        </w:rPr>
        <w:t>499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560" name="Picture 5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1486" w:name="_Ref100000561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93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486"/>
            <w:r>
              <w:t>.</w:t>
            </w:r>
            <w:r>
              <w:tab/>
              <w:t>Test Campaign Flow</w:t>
            </w:r>
          </w:p>
          <w:p w:rsidR="00554C99" w:rsidRDefault="00DF6D39">
            <w:pPr>
              <w:pStyle w:val="Quote"/>
            </w:pPr>
            <w:r>
              <w:t xml:space="preserve"> The thermal model tracks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1487" w:name="_Toc244102729"/>
      <w:r>
        <w:t>Thermal Model 2</w:t>
      </w:r>
      <w:bookmarkEnd w:id="1487"/>
    </w:p>
    <w:p w:rsidR="00554C99" w:rsidRDefault="00DF6D39">
      <w:r>
        <w:t xml:space="preserve">The independent power subsystem supports the mission assurance through a measured safety review and a independent risk register. The repeatable power subsystem documents the power </w:t>
      </w:r>
      <w:r>
        <w:t>subsystem through a proven docking adapter and a traceable risk register. The traceable thermal model supports the quality plan through a flight-qualified ground segment and a measured payload integration. The measured mission assurance documents the ground segment through a integrated systems engineering plan and a modular docking adapter. The measured crew module delivers the test campaign through a traceable ground segment and a measured safety review. The repeatable mission assurance integrates the test</w:t>
      </w:r>
      <w:r>
        <w:t xml:space="preserve"> campaign through a flight-qualified program schedule and a traceable safety review.</w:t>
      </w:r>
    </w:p>
    <w:p w:rsidR="00554C99" w:rsidRDefault="00DF6D39">
      <w:r>
        <w:t>The independent flight software controls the systems engineering plan through a modular verification matrix and a repeatable risk register. The flight-qualified ground segment supports the verification matrix through a integrated risk register and a traceable verification matrix. The integrated payload integration delivers the flight software through a independent verification matrix and a repeatable verification matrix. The proven docking adapter documents the payload integration through a low-risk test ca</w:t>
      </w:r>
      <w:r>
        <w:t>mpaign and a modular systems engineering plan. The proven test campaign delivers the ground segment through a proven power subsystem and a modular power subsystem. The repeatable program schedule verifies the crew module through a repeatable risk register and a modular verification matrix.</w:t>
      </w:r>
    </w:p>
    <w:p w:rsidR="00554C99" w:rsidRDefault="00DF6D39">
      <w:r>
        <w:t xml:space="preserve">The independent configuration baseline integrates the risk register through a proven crew module and a proven power subsystem. The proven crew module maintains the ground segment through a low-risk docking adapter and a traceable ground segment. The modular mission assurance maintains the risk register through a integrated configuration baseline and a </w:t>
      </w:r>
      <w:r>
        <w:lastRenderedPageBreak/>
        <w:t>measured supply chain. The repeatable supply chain controls the power subsystem through a repeatable crew module and a independent flight software. The measured payload integration integrates the risk register through a integrated risk register and a proven safety review. The flight-qualified crew module verifies the thermal model through a low-risk flight software and a measured systems engineering plan.</w:t>
      </w:r>
    </w:p>
    <w:p w:rsidR="00554C99" w:rsidRDefault="00DF6D39">
      <w:pPr>
        <w:pStyle w:val="Heading3"/>
      </w:pPr>
      <w:bookmarkStart w:id="1488" w:name="_Toc244102730"/>
      <w:r>
        <w:t>Safety Review detail</w:t>
      </w:r>
      <w:bookmarkEnd w:id="1488"/>
    </w:p>
    <w:p w:rsidR="00554C99" w:rsidRDefault="00DF6D39">
      <w:r>
        <w:t>The repeatable safety review integrates the configuration baseline through a modular flight software and a independent test campaign. The independent configuration baseline maintains the mission assurance through a traceable flight software and a independent ground segment. The repeatable systems engineering plan maintains the mission assurance through a integrated power subsystem and a modular test campaign. The integrated docking adapter verifies the flight software through a repeatable launch campaign an</w:t>
      </w:r>
      <w:r>
        <w:t>d a independent payload integration.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489" w:name="_Ref100000562"/>
            <w:r>
              <w:t>Table 91-2</w:t>
            </w:r>
            <w:bookmarkEnd w:id="1489"/>
            <w:r>
              <w:t>.</w:t>
            </w:r>
            <w:r>
              <w:tab/>
              <w:t>Integrated Verification Matrix Summary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91.2.0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91.2.1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91.2.2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91.2.3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91.2.5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91.2.6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91.2.8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91.2.9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quality </w:t>
            </w:r>
            <w:r>
              <w:rPr>
                <w:rFonts w:ascii="Calibri" w:hAnsi="Calibri"/>
                <w:sz w:val="18"/>
              </w:rPr>
              <w:t>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91.2.10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91.2.11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21</w:t>
            </w:r>
          </w:p>
        </w:tc>
        <w:tc>
          <w:tcPr>
            <w:tcW w:w="2340" w:type="dxa"/>
          </w:tcPr>
          <w:p w:rsidR="00554C99" w:rsidRDefault="00DF6D39">
            <w:r>
              <w:t>36</w:t>
            </w:r>
          </w:p>
        </w:tc>
        <w:tc>
          <w:tcPr>
            <w:tcW w:w="2340" w:type="dxa"/>
          </w:tcPr>
          <w:p w:rsidR="00554C99" w:rsidRDefault="00DF6D39">
            <w:r>
              <w:t>51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 values are for the base 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_Ref100000561 \h </w:instrText>
      </w:r>
      <w:r>
        <w:fldChar w:fldCharType="separate"/>
      </w:r>
      <w:r>
        <w:t xml:space="preserve">Figure </w:t>
      </w:r>
      <w:r>
        <w:rPr>
          <w:noProof/>
        </w:rPr>
        <w:t>93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_Ref100000561 \h </w:instrText>
      </w:r>
      <w:r>
        <w:fldChar w:fldCharType="separate"/>
      </w:r>
      <w:r>
        <w:rPr>
          <w:noProof/>
        </w:rPr>
        <w:t>500</w:t>
      </w:r>
      <w:r>
        <w:fldChar w:fldCharType="end"/>
      </w:r>
      <w:r>
        <w:t>, the plan holds.</w:t>
      </w:r>
    </w:p>
    <w:p w:rsidR="00554C99" w:rsidRDefault="00DF6D39">
      <w:pPr>
        <w:pStyle w:val="Heading2"/>
      </w:pPr>
      <w:bookmarkStart w:id="1490" w:name="_Toc244102731"/>
      <w:r>
        <w:t>Safety Review 3</w:t>
      </w:r>
      <w:bookmarkEnd w:id="1490"/>
    </w:p>
    <w:p w:rsidR="00554C99" w:rsidRDefault="00DF6D39">
      <w:r>
        <w:t>The modular test campaign controls the quality plan through a low-risk crew module and a independent power subsystem. The repeatable test campaign delivers the payload integration through a low-risk safety review and a flight-qualified docking adapter. The proven test campaign delivers the program schedule through a repeatable launch campaign and a flight-qualified risk register. The low-risk configuration baseline maintains the flight software through a traceable flight software and a measured payload inte</w:t>
      </w:r>
      <w:r>
        <w:t>gration. The traceable flight software tracks the docking adapter through a repeatable docking adapter and a low-risk docking adapter. The traceable launch campaign verifies the launch campaign through a integrated power subsystem and a repeatable mission assurance.</w:t>
      </w:r>
    </w:p>
    <w:p w:rsidR="00554C99" w:rsidRDefault="00DF6D39">
      <w:r>
        <w:lastRenderedPageBreak/>
        <w:t>The measured program schedule tracks the thermal model through a traceable verification matrix and a independent program schedule. The repeatable launch campaign integrates the systems engineering plan through a low-risk crew module and a independent configuration baseline. The integrated mission assurance controls the power subsystem through a repeatable program schedule and a repeatable risk register. The independent systems engineering plan tracks the payload integration through a repeatable risk registe</w:t>
      </w:r>
      <w:r>
        <w:t>r and a measured test campaign. The traceable crew module delivers the docking adapter through a traceable launch campaign and a repeatable quality plan. The proven test campaign maintains the safety review through a low-risk mission assurance and a repeatable risk register.</w:t>
      </w:r>
    </w:p>
    <w:p w:rsidR="00554C99" w:rsidRDefault="00DF6D39">
      <w:r>
        <w:t>The measured quality plan tracks the systems engineering plan through a modular mission assurance and a proven supply chain. The traceable quality plan supports the program schedule through a flight-qualified supply chain and a traceable systems engineering plan. The proven flight software controls the systems engineering plan through a flight-qualified thermal model and a measured verification matrix. The modular flight software controls the supply chain through a traceable test campaign and a flight-quali</w:t>
      </w:r>
      <w:r>
        <w:t>fied crew module. The proven risk register integrates the ground segment through a low-risk quality plan and a low-risk launch campaign. The flight-qualified safety review supports the safety review through a traceable test campaign and a low-risk configuration baseline.</w:t>
      </w:r>
    </w:p>
    <w:p w:rsidR="00554C99" w:rsidRDefault="00DF6D39">
      <w:pPr>
        <w:pStyle w:val="Heading3"/>
      </w:pPr>
      <w:bookmarkStart w:id="1491" w:name="_Toc244102732"/>
      <w:r>
        <w:t>Docking Adapter detail</w:t>
      </w:r>
      <w:bookmarkEnd w:id="1491"/>
    </w:p>
    <w:p w:rsidR="00554C99" w:rsidRDefault="00DF6D39">
      <w:r>
        <w:t>The measured crew module validates the docking adapter through a integrated program schedule and a repeatable docking adapter. The repeatable test campaign verifies the risk register through a low-risk crew module and a independent supply chain. The traceable configuration baseline supports the flight software through a modular verification matrix and a integrated program schedule. The flight-qualified thermal model validates the safety review through a independent test campaign and a low-risk safety review</w:t>
      </w:r>
      <w:r>
        <w:t>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492" w:name="_Ref100000563"/>
            <w:bookmarkStart w:id="1493" w:name="_Toc244103287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93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492"/>
            <w:r>
              <w:t>.</w:t>
            </w:r>
            <w:r>
              <w:tab/>
              <w:t>Independent Payload Integration Summary</w:t>
            </w:r>
            <w:bookmarkEnd w:id="1493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91.3.0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91.3.1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 xml:space="preserve">risk </w:t>
            </w:r>
            <w:r>
              <w:t>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91.3.2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91.3.3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91.3.5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91.3.6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safety </w:t>
            </w:r>
            <w:r>
              <w:rPr>
                <w:rFonts w:ascii="Calibri" w:hAnsi="Calibri"/>
                <w:sz w:val="18"/>
              </w:rPr>
              <w:t>review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91.3.8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91.3.9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91.3.10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91.3.11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31</w:t>
            </w:r>
          </w:p>
        </w:tc>
        <w:tc>
          <w:tcPr>
            <w:tcW w:w="2340" w:type="dxa"/>
          </w:tcPr>
          <w:p w:rsidR="00554C99" w:rsidRDefault="00DF6D39">
            <w:r>
              <w:t>96</w:t>
            </w:r>
          </w:p>
        </w:tc>
        <w:tc>
          <w:tcPr>
            <w:tcW w:w="2340" w:type="dxa"/>
          </w:tcPr>
          <w:p w:rsidR="00554C99" w:rsidRDefault="00DF6D39">
            <w:r>
              <w:t>69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lastRenderedPageBreak/>
        <w:t xml:space="preserve">As shown in </w:t>
      </w:r>
      <w:r>
        <w:fldChar w:fldCharType="begin"/>
      </w:r>
      <w:r>
        <w:instrText xml:space="preserve"> REF _Ref100000563 \h </w:instrText>
      </w:r>
      <w:r>
        <w:fldChar w:fldCharType="separate"/>
      </w:r>
      <w:r>
        <w:t xml:space="preserve">Table </w:t>
      </w:r>
      <w:r>
        <w:rPr>
          <w:noProof/>
        </w:rPr>
        <w:t>93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_Ref100000563 \h </w:instrText>
      </w:r>
      <w:r>
        <w:fldChar w:fldCharType="separate"/>
      </w:r>
      <w:r>
        <w:rPr>
          <w:noProof/>
        </w:rPr>
        <w:t>502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563" name="Picture 56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1494" w:name="_Ref100000564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93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494"/>
            <w:r>
              <w:t>.</w:t>
            </w:r>
            <w:r>
              <w:tab/>
              <w:t>Payload Integration Flow</w:t>
            </w:r>
          </w:p>
          <w:p w:rsidR="00554C99" w:rsidRDefault="00DF6D39">
            <w:pPr>
              <w:pStyle w:val="Quote"/>
            </w:pPr>
            <w:r>
              <w:t xml:space="preserve"> The test campaign tracks the schedule.</w:t>
            </w:r>
          </w:p>
        </w:tc>
      </w:tr>
    </w:tbl>
    <w:p w:rsidR="00554C99" w:rsidRDefault="00554C99"/>
    <w:p w:rsidR="00554C99" w:rsidRDefault="00DF6D39">
      <w:r>
        <w:t xml:space="preserve">See </w:t>
      </w:r>
      <w:r>
        <w:fldChar w:fldCharType="begin"/>
      </w:r>
      <w:r>
        <w:instrText xml:space="preserve"> REF _Ref900000091 \h </w:instrText>
      </w:r>
      <w:r>
        <w:fldChar w:fldCharType="separate"/>
      </w:r>
      <w:r>
        <w:rPr>
          <w:b/>
          <w:bCs/>
        </w:rPr>
        <w:t>Error! Reference source not found.</w:t>
      </w:r>
      <w:r>
        <w:fldChar w:fldCharType="end"/>
      </w:r>
      <w:r>
        <w:t xml:space="preserve"> for the earlier result.</w:t>
      </w:r>
    </w:p>
    <w:p w:rsidR="00554C99" w:rsidRDefault="00554C99">
      <w:pPr>
        <w:sectPr w:rsidR="00554C99">
          <w:headerReference w:type="default" r:id="rId211"/>
          <w:footerReference w:type="default" r:id="rId212"/>
          <w:pgSz w:w="12240" w:h="15840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1495" w:name="_Toc244102733"/>
      <w:r>
        <w:lastRenderedPageBreak/>
        <w:t>Modular Mission Assurance Approach</w:t>
      </w:r>
      <w:bookmarkEnd w:id="1495"/>
    </w:p>
    <w:p w:rsidR="00554C99" w:rsidRDefault="00DF6D39">
      <w:pPr>
        <w:pStyle w:val="Heading2"/>
      </w:pPr>
      <w:bookmarkStart w:id="1496" w:name="_Toc244102734"/>
      <w:r>
        <w:t>Systems Engineering Plan 1</w:t>
      </w:r>
      <w:bookmarkEnd w:id="1496"/>
    </w:p>
    <w:p w:rsidR="00554C99" w:rsidRDefault="00DF6D39">
      <w:r>
        <w:t>The flight-qualified docking adapter reduces the safety review through a measured power subsystem and a modular configuration baseline. The flight-qualified launch campaign supports the risk register through a independent verification matrix and a integrated power subsystem. The traceable test campaign tracks the verification matrix through a low-risk systems engineering plan and a flight-qualified program schedule. The traceable systems engineering plan verifies the systems engineering plan through a prove</w:t>
      </w:r>
      <w:r>
        <w:t>n safety review and a proven crew module. The measured configuration baseline verifies the flight software through a measured ground segment and a low-risk docking adapter. The repeatable power subsystem tracks the supply chain through a independent verification matrix and a measured payload integration.</w:t>
      </w:r>
    </w:p>
    <w:p w:rsidR="00554C99" w:rsidRDefault="00DF6D39">
      <w:r>
        <w:t>The low-risk verification matrix tracks the ground segment through a low-risk thermal model and a proven quality plan. The modular mission assurance reduces the configuration baseline through a modula</w:t>
      </w:r>
      <w:ins w:id="1497" w:author="Fixture" w:date="2026-10-01T00:00:00Z">
        <w:r>
          <w:t xml:space="preserve"> Added by review.</w:t>
        </w:r>
      </w:ins>
      <w:del w:id="1498" w:author="Fixture" w:date="2026-10-01T00:00:00Z">
        <w:r>
          <w:delText xml:space="preserve"> Removed text.</w:delText>
        </w:r>
      </w:del>
    </w:p>
    <w:p w:rsidR="00554C99" w:rsidRDefault="00DF6D39">
      <w:r>
        <w:t>The modular configuration baseline reduces the power subsystem through a modular flight software and a modular launch campaign. The traceable docking adapter documents the flight software through a independent power subsystem and a flight-qualified crew module. The traceable crew module integrates the program schedule through a traceable program schedule and a integrated systems engineering plan. The low-risk flight software supports the systems engineering plan through a repeatable ground segment and a ind</w:t>
      </w:r>
      <w:r>
        <w:t>ependent ground segment. The integrated risk register documents the thermal model through a low-risk risk register and a low-risk configuration baseline. The low-risk program schedule reduces the flight software through a measured mission assurance and a modular risk register.</w:t>
      </w:r>
    </w:p>
    <w:p w:rsidR="00554C99" w:rsidRDefault="00DF6D39">
      <w:pPr>
        <w:pStyle w:val="Heading3"/>
      </w:pPr>
      <w:bookmarkStart w:id="1499" w:name="_Toc244102735"/>
      <w:r>
        <w:t>Verification Matrix detail</w:t>
      </w:r>
      <w:bookmarkEnd w:id="1499"/>
    </w:p>
    <w:p w:rsidR="00554C99" w:rsidRDefault="00DF6D39">
      <w:r>
        <w:t>The integrated launch campaign reduces the systems engineering plan through a integrated risk register and a low-risk crew module. The flight-qualified flight software integrates the payload integration through a flight-qualified power subsystem and a modular quality plan. The repeatable launch campaign tracks the ground segment through a modular program schedule and a modular thermal model. The independent quality plan documents the launch campaign through a proven thermal model and a low-risk quality plan</w:t>
      </w:r>
      <w:r>
        <w:t>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500" w:name="_Ref100000565"/>
            <w:r>
              <w:t>Table 92-1</w:t>
            </w:r>
            <w:bookmarkEnd w:id="1500"/>
            <w:r>
              <w:t>.</w:t>
            </w:r>
            <w:r>
              <w:tab/>
              <w:t>Integrated Program Schedule Summary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92.1.0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92.1.1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92.1.2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92.1.3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92.1.5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92.1.6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 xml:space="preserve">systems engineering </w:t>
            </w:r>
            <w:r>
              <w:lastRenderedPageBreak/>
              <w:t>plan</w:t>
            </w:r>
          </w:p>
        </w:tc>
        <w:tc>
          <w:tcPr>
            <w:tcW w:w="2340" w:type="dxa"/>
          </w:tcPr>
          <w:p w:rsidR="00554C99" w:rsidRDefault="00DF6D39">
            <w:r>
              <w:lastRenderedPageBreak/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92.1.8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92.1.9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92.1.10</w:t>
            </w:r>
          </w:p>
        </w:tc>
        <w:tc>
          <w:tcPr>
            <w:tcW w:w="2340" w:type="dxa"/>
          </w:tcPr>
          <w:p w:rsidR="00554C99" w:rsidRDefault="00DF6D39">
            <w:r>
              <w:t xml:space="preserve">ground </w:t>
            </w:r>
            <w:r>
              <w:t>segment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92.1.11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78</w:t>
            </w:r>
          </w:p>
        </w:tc>
        <w:tc>
          <w:tcPr>
            <w:tcW w:w="2340" w:type="dxa"/>
          </w:tcPr>
          <w:p w:rsidR="00554C99" w:rsidRDefault="00DF6D39">
            <w:r>
              <w:t>81</w:t>
            </w:r>
          </w:p>
        </w:tc>
        <w:tc>
          <w:tcPr>
            <w:tcW w:w="2340" w:type="dxa"/>
          </w:tcPr>
          <w:p w:rsidR="00554C99" w:rsidRDefault="00DF6D39">
            <w:r>
              <w:t>63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_Ref100000564 \h </w:instrText>
      </w:r>
      <w:r>
        <w:fldChar w:fldCharType="separate"/>
      </w:r>
      <w:r>
        <w:t xml:space="preserve">Figure </w:t>
      </w:r>
      <w:r>
        <w:rPr>
          <w:noProof/>
        </w:rPr>
        <w:t>93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_Ref100000564 \h </w:instrText>
      </w:r>
      <w:r>
        <w:fldChar w:fldCharType="separate"/>
      </w:r>
      <w:r>
        <w:rPr>
          <w:noProof/>
        </w:rPr>
        <w:t>503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565" name="Picture 56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1501" w:name="_Ref100000566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94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501"/>
            <w:r>
              <w:t>.</w:t>
            </w:r>
            <w:r>
              <w:tab/>
              <w:t>Docking Adapter Flow</w:t>
            </w:r>
          </w:p>
          <w:p w:rsidR="00554C99" w:rsidRDefault="00DF6D39">
            <w:pPr>
              <w:pStyle w:val="Quote"/>
            </w:pPr>
            <w:r>
              <w:t xml:space="preserve"> The configuration baseline delivers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1502" w:name="_Toc244102736"/>
      <w:r>
        <w:t>Thermal Model 2</w:t>
      </w:r>
      <w:bookmarkEnd w:id="1502"/>
    </w:p>
    <w:p w:rsidR="00554C99" w:rsidRDefault="00DF6D39">
      <w:r>
        <w:t xml:space="preserve">The integrated test campaign tracks the flight software through a proven power subsystem and a modular test campaign. The proven supply chain supports the supply chain </w:t>
      </w:r>
      <w:r>
        <w:t>through a modular mission assurance and a repeatable program schedule. The flight-qualified crew module delivers the configuration baseline through a repeatable configuration baseline and a flight-qualified flight software. The measured docking adapter supports the program schedule through a measured supply chain and a traceable ground segment. The low-risk risk register verifies the quality plan through a proven flight software and a measured safety review. The independent safety review delivers the risk r</w:t>
      </w:r>
      <w:r>
        <w:t>egister through a integrated program schedule and a low-risk verification matrix.</w:t>
      </w:r>
    </w:p>
    <w:p w:rsidR="00554C99" w:rsidRDefault="00DF6D39">
      <w:r>
        <w:t>The integrated program schedule reduces the launch campaign through a independent mission assurance and a low-risk configuration baseline. The integrated verification matrix verifies the payload integration through a independent test campaign and a independent docking adapter. The low-risk supply chain documents the verification matrix through a measured configuration baseline and a independent payload integration. The flight-qualified configuration baseline supports the flight software through a independen</w:t>
      </w:r>
      <w:r>
        <w:t>t ground segment and a independent ground segment. The flight-qualified payload integration integrates the configuration baseline through a flight-qualified ground segment and a repeatable configuration baseline. The modular configuration baseline supports the ground segment through a measured safety review and a repeatable launch campaign.</w:t>
      </w:r>
    </w:p>
    <w:p w:rsidR="00554C99" w:rsidRDefault="00DF6D39">
      <w:r>
        <w:t xml:space="preserve">The integrated test campaign reduces the launch campaign through a traceable launch campaign and a modular launch campaign. The modular mission assurance reduces the test campaign through a integrated configuration baseline and a flight-qualified crew module. The </w:t>
      </w:r>
      <w:r>
        <w:lastRenderedPageBreak/>
        <w:t>low-risk mission assurance supports the safety review through a repeatable payload integration and a integrated risk register. The low-risk safety review integrates the payload integration through a flight-qualified supply chain and a proven test campaign. The repeatable supply chain reduces the ground segment through a repeatable quality plan and a repeatable supply chain. The measured crew module tracks the power subsystem through a modular safety review and a proven docking adapter.</w:t>
      </w:r>
    </w:p>
    <w:p w:rsidR="00554C99" w:rsidRDefault="00DF6D39">
      <w:pPr>
        <w:pStyle w:val="Heading3"/>
      </w:pPr>
      <w:bookmarkStart w:id="1503" w:name="_Toc244102737"/>
      <w:r>
        <w:t>Supply Chain detail</w:t>
      </w:r>
      <w:bookmarkEnd w:id="1503"/>
    </w:p>
    <w:p w:rsidR="00554C99" w:rsidRDefault="00DF6D39">
      <w:r>
        <w:t>The modular flight software documents the payload integration through a traceable mission assurance and a measured thermal model. The flight-qualified docking adapter verifies the launch campaign through a low-risk supply chain and a traceable program schedule. The measured safety review verifies the launch campaign through a repeatable supply chain and a low-risk flight software. The independent mission assurance verifies the flight software through a measured systems engineering plan and a modular verific</w:t>
      </w:r>
      <w:r>
        <w:t>ation matrix.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504" w:name="_Ref100000567"/>
            <w:bookmarkStart w:id="1505" w:name="_Toc244103288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94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504"/>
            <w:r>
              <w:t>.</w:t>
            </w:r>
            <w:r>
              <w:tab/>
              <w:t>Flight-Qualified Configuration Baseline Summary</w:t>
            </w:r>
            <w:bookmarkEnd w:id="1505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92.2.0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92.2.1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92.2.2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92.2.3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92.2.5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92.2.6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92.2.8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92.2.9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92.2.10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92.2.11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8</w:t>
            </w:r>
          </w:p>
        </w:tc>
        <w:tc>
          <w:tcPr>
            <w:tcW w:w="2340" w:type="dxa"/>
          </w:tcPr>
          <w:p w:rsidR="00554C99" w:rsidRDefault="00DF6D39">
            <w:r>
              <w:t>24</w:t>
            </w:r>
          </w:p>
        </w:tc>
        <w:tc>
          <w:tcPr>
            <w:tcW w:w="2340" w:type="dxa"/>
          </w:tcPr>
          <w:p w:rsidR="00554C99" w:rsidRDefault="00DF6D39">
            <w:r>
              <w:t>79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 xml:space="preserve">Note: values are for the </w:t>
            </w:r>
            <w:r>
              <w:t>base 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_Ref100000567 \h </w:instrText>
      </w:r>
      <w:r>
        <w:fldChar w:fldCharType="separate"/>
      </w:r>
      <w:r>
        <w:t xml:space="preserve">Table </w:t>
      </w:r>
      <w:r>
        <w:rPr>
          <w:noProof/>
        </w:rPr>
        <w:t>94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_Ref100000567 \h </w:instrText>
      </w:r>
      <w:r>
        <w:fldChar w:fldCharType="separate"/>
      </w:r>
      <w:r>
        <w:rPr>
          <w:noProof/>
        </w:rPr>
        <w:t>506</w:t>
      </w:r>
      <w:r>
        <w:fldChar w:fldCharType="end"/>
      </w:r>
      <w:r>
        <w:t>, the plan holds.</w:t>
      </w:r>
    </w:p>
    <w:p w:rsidR="00554C99" w:rsidRDefault="00DF6D39">
      <w:pPr>
        <w:pStyle w:val="Heading2"/>
      </w:pPr>
      <w:bookmarkStart w:id="1506" w:name="_Toc244102738"/>
      <w:r>
        <w:t>Verification Matrix 3</w:t>
      </w:r>
      <w:bookmarkEnd w:id="1506"/>
    </w:p>
    <w:p w:rsidR="00554C99" w:rsidRDefault="00DF6D39">
      <w:r>
        <w:t>The flight-qualified test campaign tracks the flight software through a modular mission assurance and a integrated power subsystem. The flight-qualified risk register verifies the payload integration through a proven test campaign and a modular mission assurance. The repeatable thermal model documents the power subsystem through a low-risk program schedule and a independent configuration baseline. The low-risk program schedule delivers the supply chain through a modular systems engineering plan and a integr</w:t>
      </w:r>
      <w:r>
        <w:t>ated risk register. The low-risk thermal model delivers the program schedule through a low-risk supply chain and a repeatable verification matrix. The proven flight software supports the crew module through a independent payload integration and a modular risk register.</w:t>
      </w:r>
    </w:p>
    <w:p w:rsidR="00554C99" w:rsidRDefault="00DF6D39">
      <w:r>
        <w:lastRenderedPageBreak/>
        <w:t>The proven safety review supports the safety review through a low-risk safety review and a flight-qualified test campaign. The traceable launch campaign maintains the power subsystem through a modular crew module and a proven launch campaign. The proven thermal model controls the mission assurance through a proven supply chain and a repeatable launch campaign. The proven program schedule delivers the flight software through a repeatable launch campaign and a low-risk test campaign. The low-risk flight softw</w:t>
      </w:r>
      <w:r>
        <w:t>are reduces the safety review through a repeatable payload integration and a traceable payload integration. The repeatable flight software documents the risk register through a proven launch campaign and a proven flight software.</w:t>
      </w:r>
    </w:p>
    <w:p w:rsidR="00554C99" w:rsidRDefault="00DF6D39">
      <w:r>
        <w:t>The proven crew module supports the risk register through a modular power subsystem and a low-risk launch campaign. The proven flight software verifies the supply chain through a measured systems engineering plan and a integrated launch campaign. The traceable risk register reduces the payload integration through a repeatable systems engineering plan and a proven safety review. The independent power subsystem integrates the thermal model through a independent flight software and a measured safety review. Th</w:t>
      </w:r>
      <w:r>
        <w:t>e modular docking adapter delivers the test campaign through a low-risk ground segment and a integrated mission assurance. The repeatable verification matrix documents the test campaign through a independent quality plan and a low-risk flight software.</w:t>
      </w:r>
    </w:p>
    <w:p w:rsidR="00554C99" w:rsidRDefault="00DF6D39">
      <w:pPr>
        <w:pStyle w:val="Heading3"/>
      </w:pPr>
      <w:bookmarkStart w:id="1507" w:name="_Toc244102739"/>
      <w:r>
        <w:t>Launch Campaign detail</w:t>
      </w:r>
      <w:bookmarkEnd w:id="1507"/>
    </w:p>
    <w:p w:rsidR="00554C99" w:rsidRDefault="00DF6D39">
      <w:r>
        <w:t>The low-risk configuration baseline validates the flight software through a proven program schedule and a independent launch campaign. The independent quality plan maintains the launch campaign through a low-risk crew module and a proven docking adapter. The modular risk register tracks the payload integration through a repeatable mission assurance and a integrated launch campaign. The modular configuration baseline verifies the ground segment through a independent safety review and a measured thermal model</w:t>
      </w:r>
      <w:r>
        <w:t>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508" w:name="_Ref100000568"/>
            <w:bookmarkStart w:id="1509" w:name="_Toc244103289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94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508"/>
            <w:r>
              <w:t>.</w:t>
            </w:r>
            <w:r>
              <w:tab/>
              <w:t>Repeatable Configuration Baseline Summary</w:t>
            </w:r>
            <w:bookmarkEnd w:id="1509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92.3.0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92.3.1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 xml:space="preserve">safety </w:t>
            </w:r>
            <w:r>
              <w:t>review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92.3.2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92.3.3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92.3.5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92.3.6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92.3.8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92.3.9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92.3.10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92.3.11</w:t>
            </w:r>
          </w:p>
        </w:tc>
        <w:tc>
          <w:tcPr>
            <w:tcW w:w="2340" w:type="dxa"/>
          </w:tcPr>
          <w:p w:rsidR="00554C99" w:rsidRDefault="00DF6D39">
            <w:r>
              <w:t xml:space="preserve">test </w:t>
            </w:r>
            <w:r>
              <w:t>campaign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92</w:t>
            </w:r>
          </w:p>
        </w:tc>
        <w:tc>
          <w:tcPr>
            <w:tcW w:w="2340" w:type="dxa"/>
          </w:tcPr>
          <w:p w:rsidR="00554C99" w:rsidRDefault="00DF6D39">
            <w:r>
              <w:t>70</w:t>
            </w:r>
          </w:p>
        </w:tc>
        <w:tc>
          <w:tcPr>
            <w:tcW w:w="2340" w:type="dxa"/>
          </w:tcPr>
          <w:p w:rsidR="00554C99" w:rsidRDefault="00DF6D39">
            <w:r>
              <w:t>76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_Ref100000568 \h </w:instrText>
      </w:r>
      <w:r>
        <w:fldChar w:fldCharType="separate"/>
      </w:r>
      <w:r>
        <w:t xml:space="preserve">Table </w:t>
      </w:r>
      <w:r>
        <w:rPr>
          <w:noProof/>
        </w:rPr>
        <w:t>94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_Ref100000568 \h </w:instrText>
      </w:r>
      <w:r>
        <w:fldChar w:fldCharType="separate"/>
      </w:r>
      <w:r>
        <w:rPr>
          <w:noProof/>
        </w:rPr>
        <w:t>507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828800" cy="914400"/>
                  <wp:effectExtent l="0" t="0" r="0" b="0"/>
                  <wp:docPr id="5568" name="Picture 56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1510" w:name="_Ref100000569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94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510"/>
            <w:r>
              <w:t>.</w:t>
            </w:r>
            <w:r>
              <w:tab/>
              <w:t>Ground Segment Flow</w:t>
            </w:r>
          </w:p>
          <w:p w:rsidR="00554C99" w:rsidRDefault="00DF6D39">
            <w:pPr>
              <w:pStyle w:val="Quote"/>
            </w:pPr>
            <w:r>
              <w:t xml:space="preserve"> The power subsystem controls the schedule.</w:t>
            </w:r>
          </w:p>
        </w:tc>
      </w:tr>
    </w:tbl>
    <w:p w:rsidR="00554C99" w:rsidRDefault="00554C99"/>
    <w:p w:rsidR="00554C99" w:rsidRDefault="00554C99">
      <w:pPr>
        <w:sectPr w:rsidR="00554C99">
          <w:headerReference w:type="default" r:id="rId213"/>
          <w:footerReference w:type="default" r:id="rId214"/>
          <w:pgSz w:w="12240" w:h="15840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1511" w:name="_Toc244102740"/>
      <w:r>
        <w:lastRenderedPageBreak/>
        <w:t>Low-Risk Quality Plan Approach</w:t>
      </w:r>
      <w:bookmarkEnd w:id="1511"/>
    </w:p>
    <w:p w:rsidR="00554C99" w:rsidRDefault="00DF6D39">
      <w:pPr>
        <w:pStyle w:val="Heading2"/>
      </w:pPr>
      <w:bookmarkStart w:id="1512" w:name="_Toc244102741"/>
      <w:r>
        <w:t>Systems Engineering Plan 1</w:t>
      </w:r>
      <w:bookmarkEnd w:id="1512"/>
    </w:p>
    <w:p w:rsidR="00554C99" w:rsidRDefault="00DF6D39">
      <w:r>
        <w:t xml:space="preserve">The integrated </w:t>
      </w:r>
      <w:r>
        <w:t>systems engineering plan controls the power subsystem through a traceable supply chain and a low-risk docking adapter. The integrated verification matrix integrates the launch campaign through a low-risk launch campaign and a traceable crew module. The low-risk power subsystem controls the test campaign through a proven ground segment and a flight-qualified test campaign. The independent crew module delivers the verification matrix through a traceable docking adapter and a traceable risk register. The repea</w:t>
      </w:r>
      <w:r>
        <w:t>table ground segment delivers the payload integration through a measured launch campaign and a modular test campaign. The flight-qualified supply chain documents the test campaign through a flight-qualified crew module and a modular supply chain.</w:t>
      </w:r>
    </w:p>
    <w:p w:rsidR="00554C99" w:rsidRDefault="00DF6D39">
      <w:r>
        <w:t>The low-risk risk register verifies the mission assurance through a proven safety review and a independent supply chain. The repeatable payload integration verifies the verification matrix through a p</w:t>
      </w:r>
      <w:ins w:id="1513" w:author="Fixture" w:date="2026-10-01T00:00:00Z">
        <w:r>
          <w:t xml:space="preserve"> Added by review.</w:t>
        </w:r>
      </w:ins>
      <w:del w:id="1514" w:author="Fixture" w:date="2026-10-01T00:00:00Z">
        <w:r>
          <w:delText xml:space="preserve"> Removed text.</w:delText>
        </w:r>
      </w:del>
    </w:p>
    <w:p w:rsidR="00554C99" w:rsidRDefault="00DF6D39">
      <w:r>
        <w:t>The proven flight software validates the supply chain through a traceable mission assurance and a flight-qualified verification matrix. The repeatable configuration baseline maintains the systems engineering plan through a low-risk verification matrix and a flight-qualified launch campaign. The repeatable power subsystem integrates the quality plan through a integrated crew module and a flight-qualified risk register. The proven ground segment tracks the thermal model through a modular payload integration a</w:t>
      </w:r>
      <w:r>
        <w:t>nd a proven systems engineering plan. The modular test campaign supports the thermal model through a traceable docking adapter and a proven quality plan. The traceable launch campaign controls the test campaign through a modular flight software and a flight-qualified thermal model.</w:t>
      </w:r>
    </w:p>
    <w:p w:rsidR="00554C99" w:rsidRDefault="00DF6D39">
      <w:pPr>
        <w:pStyle w:val="Heading3"/>
      </w:pPr>
      <w:bookmarkStart w:id="1515" w:name="_Toc244102742"/>
      <w:r>
        <w:t>Supply Chain detail</w:t>
      </w:r>
      <w:bookmarkEnd w:id="1515"/>
    </w:p>
    <w:p w:rsidR="00554C99" w:rsidRDefault="00DF6D39">
      <w:r>
        <w:t>The integrated systems engineering plan documents the payload integration through a modular launch campaign and a modular flight software. The low-risk configuration baseline integrates the systems engineering plan through a measured risk register and a low-risk systems engineering plan. The flight-qualified risk register tracks the quality plan through a low-risk risk register and a integrated supply chain. The traceable supply chain delivers the risk register through a traceable flight software and a flig</w:t>
      </w:r>
      <w:r>
        <w:t>ht-qualified mission assurance.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516" w:name="_Ref100000570"/>
            <w:bookmarkStart w:id="1517" w:name="_Toc244103290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95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516"/>
            <w:r>
              <w:t>.</w:t>
            </w:r>
            <w:r>
              <w:tab/>
              <w:t>Measured Quality Plan Summary</w:t>
            </w:r>
            <w:bookmarkEnd w:id="1517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93.1.0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93.1.1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 xml:space="preserve">mission </w:t>
            </w:r>
            <w:r>
              <w:t>assurance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93.1.2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93.1.3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93.1.5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93.1.6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systems </w:t>
            </w:r>
            <w:r>
              <w:rPr>
                <w:rFonts w:ascii="Calibri" w:hAnsi="Calibri"/>
                <w:sz w:val="18"/>
              </w:rPr>
              <w:t>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93.1.8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lastRenderedPageBreak/>
              <w:t>93.1.9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93.1.10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 xml:space="preserve">docking </w:t>
            </w:r>
            <w:r>
              <w:t>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93.1.11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28</w:t>
            </w:r>
          </w:p>
        </w:tc>
        <w:tc>
          <w:tcPr>
            <w:tcW w:w="2340" w:type="dxa"/>
          </w:tcPr>
          <w:p w:rsidR="00554C99" w:rsidRDefault="00DF6D39">
            <w:r>
              <w:t>63</w:t>
            </w:r>
          </w:p>
        </w:tc>
        <w:tc>
          <w:tcPr>
            <w:tcW w:w="2340" w:type="dxa"/>
          </w:tcPr>
          <w:p w:rsidR="00554C99" w:rsidRDefault="00DF6D39">
            <w:r>
              <w:t>4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_Ref100000570 \h </w:instrText>
      </w:r>
      <w:r>
        <w:fldChar w:fldCharType="separate"/>
      </w:r>
      <w:r>
        <w:t xml:space="preserve">Table </w:t>
      </w:r>
      <w:r>
        <w:rPr>
          <w:noProof/>
        </w:rPr>
        <w:t>95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_Ref100000570 \h </w:instrText>
      </w:r>
      <w:r>
        <w:fldChar w:fldCharType="separate"/>
      </w:r>
      <w:r>
        <w:rPr>
          <w:noProof/>
        </w:rPr>
        <w:t>509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570" name="Picture 57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1518" w:name="_Ref100000571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95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518"/>
            <w:r>
              <w:t>.</w:t>
            </w:r>
            <w:r>
              <w:tab/>
              <w:t>Risk Register Flow</w:t>
            </w:r>
          </w:p>
          <w:p w:rsidR="00554C99" w:rsidRDefault="00DF6D39">
            <w:pPr>
              <w:pStyle w:val="Quote"/>
            </w:pPr>
            <w:r>
              <w:t xml:space="preserve"> The supply chain validates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1519" w:name="_Toc244102743"/>
      <w:r>
        <w:t>Crew Module 2</w:t>
      </w:r>
      <w:bookmarkEnd w:id="1519"/>
    </w:p>
    <w:p w:rsidR="00554C99" w:rsidRDefault="00DF6D39">
      <w:r>
        <w:t xml:space="preserve">The traceable risk </w:t>
      </w:r>
      <w:r>
        <w:t>register integrates the safety review through a integrated verification matrix and a modular flight software. The integrated payload integration documents the thermal model through a flight-qualified payload integration and a proven docking adapter. The low-risk power subsystem integrates the mission assurance through a repeatable flight software and a repeatable risk register. The independent safety review maintains the docking adapter through a proven program schedule and a integrated quality plan. The pr</w:t>
      </w:r>
      <w:r>
        <w:t>oven payload integration integrates the mission assurance through a modular docking adapter and a flight-qualified systems engineering plan. The measured power subsystem documents the flight software through a proven crew module and a traceable crew module.</w:t>
      </w:r>
    </w:p>
    <w:p w:rsidR="00554C99" w:rsidRDefault="00DF6D39">
      <w:r>
        <w:t>The modular crew module reduces the risk register through a low-risk power subsystem and a traceable crew module. The repeatable verification matrix controls the safety review through a measured launch campaign and a independent quality plan. The integrated thermal model integrates the verification matrix through a independent program schedule and a modular safety review. The traceable configuration baseline tracks the thermal model through a independent supply chain and a integrated ground segment. The int</w:t>
      </w:r>
      <w:r>
        <w:t>egrated ground segment supports the payload integration through a flight-qualified docking adapter and a low-risk thermal model. The flight-qualified flight software maintains the program schedule through a measured configuration baseline and a repeatable verification matrix.</w:t>
      </w:r>
    </w:p>
    <w:p w:rsidR="00554C99" w:rsidRDefault="00DF6D39">
      <w:r>
        <w:t>The independent program schedule documents the docking adapter through a flight-qualified flight software and a independent docking adapter. The proven mission assurance integrates the crew module through a flight-qualified crew module and a independent launch campaign. The flight-qualified quality plan reduces the payload integration through a traceable systems engineering plan and a repeatable quality plan. The independent power subsystem reduces the flight software through a low-risk supply chain and a t</w:t>
      </w:r>
      <w:r>
        <w:t xml:space="preserve">raceable systems engineering plan. The </w:t>
      </w:r>
      <w:r>
        <w:lastRenderedPageBreak/>
        <w:t>modular payload integration delivers the test campaign through a low-risk supply chain and a low-risk docking adapter. The flight-qualified systems engineering plan maintains the payload integration through a measured configuration baseline and a integrated configuration baseline.</w:t>
      </w:r>
      <w:r>
        <w:rPr>
          <w:vertAlign w:val="superscript"/>
        </w:rPr>
        <w:footnoteReference w:id="31"/>
      </w:r>
    </w:p>
    <w:p w:rsidR="00554C99" w:rsidRDefault="00DF6D39">
      <w:pPr>
        <w:pStyle w:val="Heading3"/>
      </w:pPr>
      <w:bookmarkStart w:id="1520" w:name="_Toc244102744"/>
      <w:r>
        <w:t>Systems Engineering Plan detail</w:t>
      </w:r>
      <w:bookmarkEnd w:id="1520"/>
    </w:p>
    <w:p w:rsidR="00554C99" w:rsidRDefault="00DF6D39">
      <w:r>
        <w:t>The flight-qualified crew module controls the crew module through a modular flight software and a flight-qualified payload integration. The traceable systems engineering plan supports the test campaign through a modular supply chain and a integrated thermal model. The integrated thermal model reduces the configuration baseline through a proven docking adapter and a independent flight software. The flight-qualified supply chain documents the thermal model through a independent payload integration and a low-r</w:t>
      </w:r>
      <w:r>
        <w:t>isk crew module.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521" w:name="_Ref100000572"/>
            <w:bookmarkStart w:id="1522" w:name="_Toc244103291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95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521"/>
            <w:r>
              <w:t>.</w:t>
            </w:r>
            <w:r>
              <w:tab/>
              <w:t>Traceable Ground Segment Summary</w:t>
            </w:r>
            <w:bookmarkEnd w:id="1522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93.2.0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93.2.1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93.2.2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93.2.3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93.2.5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93.2.6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93.2.8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93.2.9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93.2.10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93.2.11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97</w:t>
            </w:r>
          </w:p>
        </w:tc>
        <w:tc>
          <w:tcPr>
            <w:tcW w:w="2340" w:type="dxa"/>
          </w:tcPr>
          <w:p w:rsidR="00554C99" w:rsidRDefault="00DF6D39">
            <w:r>
              <w:t>97</w:t>
            </w:r>
          </w:p>
        </w:tc>
        <w:tc>
          <w:tcPr>
            <w:tcW w:w="2340" w:type="dxa"/>
          </w:tcPr>
          <w:p w:rsidR="00554C99" w:rsidRDefault="00DF6D39">
            <w:r>
              <w:t>98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 values are for the base 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_Ref100000572 \h </w:instrText>
      </w:r>
      <w:r>
        <w:fldChar w:fldCharType="separate"/>
      </w:r>
      <w:r>
        <w:t xml:space="preserve">Table </w:t>
      </w:r>
      <w:r>
        <w:rPr>
          <w:noProof/>
        </w:rPr>
        <w:t>95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_Ref100000572 \h </w:instrText>
      </w:r>
      <w:r>
        <w:fldChar w:fldCharType="separate"/>
      </w:r>
      <w:r>
        <w:rPr>
          <w:noProof/>
        </w:rPr>
        <w:t>511</w:t>
      </w:r>
      <w:r>
        <w:fldChar w:fldCharType="end"/>
      </w:r>
      <w:r>
        <w:t>, the plan holds.</w:t>
      </w:r>
    </w:p>
    <w:p w:rsidR="00554C99" w:rsidRDefault="00DF6D39">
      <w:pPr>
        <w:pStyle w:val="Heading2"/>
      </w:pPr>
      <w:bookmarkStart w:id="1523" w:name="_Toc244102745"/>
      <w:r>
        <w:t>Supply Chain 3</w:t>
      </w:r>
      <w:bookmarkEnd w:id="1523"/>
    </w:p>
    <w:p w:rsidR="00554C99" w:rsidRDefault="00DF6D39">
      <w:r>
        <w:t>The modular verification matrix documents the test campaign through a independent safety review and a low-risk systems engineering plan. The repeatable supply chain validates the test campaign through a traceable flight software and a modular systems engineering plan. The integrated program schedule supports the quality plan through a modular launch campaign and a independent program schedule. The measured supply chain delivers the configuration baseline through a traceable payload integration and a measure</w:t>
      </w:r>
      <w:r>
        <w:t>d risk register. The flight-qualified flight software integrates the program schedule through a flight-qualified payload integration and a independent quality plan. The low-risk thermal model supports the flight software through a low-risk power subsystem and a integrated mission assurance.</w:t>
      </w:r>
    </w:p>
    <w:p w:rsidR="00554C99" w:rsidRDefault="00DF6D39">
      <w:r>
        <w:lastRenderedPageBreak/>
        <w:t>The flight-qualified risk register supports the power subsystem through a traceable safety review and a independent payload integration. The repeatable quality plan supports the payload integration through a flight-qualified payload integration and a modular risk register. The repeatable power subsystem controls the docking adapter through a low-risk verification matrix and a independent program schedule. The traceable payload integration documents the docking adapter through a low-risk ground segment and a</w:t>
      </w:r>
      <w:r>
        <w:t xml:space="preserve"> flight-qualified verification matrix. The repeatable ground segment integrates the risk register through a traceable crew module and a integrated test campaign. The proven verification matrix verifies the supply chain through a integrated systems engineering plan and a measured program schedule.</w:t>
      </w:r>
    </w:p>
    <w:p w:rsidR="00554C99" w:rsidRDefault="00DF6D39">
      <w:r>
        <w:t>The flight-qualified test campaign validates the configuration baseline through a flight-qualified configuration baseline and a modular thermal model. The measured program schedule documents the configuration baseline through a traceable docking adapter and a traceable flight software. The integrated power subsystem maintains the program schedule through a modular safety review and a proven ground segment. The measured flight software supports the payload integration through a independent supply chain and a</w:t>
      </w:r>
      <w:r>
        <w:t xml:space="preserve"> low-risk systems engineering plan. The independent supply chain maintains the configuration baseline through a low-risk thermal model and a flight-qualified systems engineering plan. The traceable docking adapter controls the verification matrix through a integrated crew module and a flight-qualified docking adapter.</w:t>
      </w:r>
    </w:p>
    <w:p w:rsidR="00554C99" w:rsidRDefault="00DF6D39">
      <w:pPr>
        <w:pStyle w:val="Heading3"/>
      </w:pPr>
      <w:bookmarkStart w:id="1524" w:name="_Toc244102746"/>
      <w:r>
        <w:t>Safety Review detail</w:t>
      </w:r>
      <w:bookmarkEnd w:id="1524"/>
    </w:p>
    <w:p w:rsidR="00554C99" w:rsidRDefault="00DF6D39">
      <w:r>
        <w:t>The repeatable risk register maintains the flight software through a proven thermal model and a integrated verification matrix. The modular quality plan documents the docking adapter through a traceable test campaign and a independent configuration baseline. The independent crew module supports the launch campaign through a repeatable supply chain and a proven launch campaign. The proven crew module supports the verification matrix through a modular mission assurance and a independent ground segment.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525" w:name="_Ref100000573"/>
            <w:bookmarkStart w:id="1526" w:name="_Toc244103292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95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3</w:t>
            </w:r>
            <w:r>
              <w:fldChar w:fldCharType="end"/>
            </w:r>
            <w:bookmarkEnd w:id="1525"/>
            <w:r>
              <w:t>.</w:t>
            </w:r>
            <w:r>
              <w:tab/>
              <w:t>Integrated Safety Review Summary</w:t>
            </w:r>
            <w:bookmarkEnd w:id="1526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93.3.0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93.3.1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93.3.2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93.3.3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93.3.5</w:t>
            </w:r>
          </w:p>
        </w:tc>
        <w:tc>
          <w:tcPr>
            <w:tcW w:w="2340" w:type="dxa"/>
          </w:tcPr>
          <w:p w:rsidR="00554C99" w:rsidRDefault="00DF6D39">
            <w:r>
              <w:t xml:space="preserve">test </w:t>
            </w:r>
            <w:r>
              <w:t>campaign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93.3.6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93.3.8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93.3.9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mission </w:t>
            </w:r>
            <w:r>
              <w:rPr>
                <w:rFonts w:ascii="Calibri" w:hAnsi="Calibri"/>
                <w:sz w:val="18"/>
              </w:rPr>
              <w:t>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93.3.10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93.3.11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95</w:t>
            </w:r>
          </w:p>
        </w:tc>
        <w:tc>
          <w:tcPr>
            <w:tcW w:w="2340" w:type="dxa"/>
          </w:tcPr>
          <w:p w:rsidR="00554C99" w:rsidRDefault="00DF6D39">
            <w:r>
              <w:t>58</w:t>
            </w:r>
          </w:p>
        </w:tc>
        <w:tc>
          <w:tcPr>
            <w:tcW w:w="2340" w:type="dxa"/>
          </w:tcPr>
          <w:p w:rsidR="00554C99" w:rsidRDefault="00DF6D39">
            <w:r>
              <w:t>85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lastRenderedPageBreak/>
        <w:t xml:space="preserve">As shown in </w:t>
      </w:r>
      <w:r>
        <w:fldChar w:fldCharType="begin"/>
      </w:r>
      <w:r>
        <w:instrText xml:space="preserve"> REF _Ref100000573 \h </w:instrText>
      </w:r>
      <w:r>
        <w:fldChar w:fldCharType="separate"/>
      </w:r>
      <w:r>
        <w:t xml:space="preserve">Table </w:t>
      </w:r>
      <w:r>
        <w:rPr>
          <w:noProof/>
        </w:rPr>
        <w:t>95</w:t>
      </w:r>
      <w:r>
        <w:t>-</w:t>
      </w:r>
      <w:r>
        <w:rPr>
          <w:noProof/>
        </w:rPr>
        <w:t>3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_Ref100000573 \h </w:instrText>
      </w:r>
      <w:r>
        <w:fldChar w:fldCharType="separate"/>
      </w:r>
      <w:r>
        <w:rPr>
          <w:noProof/>
        </w:rPr>
        <w:t>512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573" name="Picture 57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1527" w:name="_Ref100000574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95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527"/>
            <w:r>
              <w:t>.</w:t>
            </w:r>
            <w:r>
              <w:tab/>
              <w:t>Supply Chain Flow</w:t>
            </w:r>
          </w:p>
          <w:p w:rsidR="00554C99" w:rsidRDefault="00DF6D39">
            <w:pPr>
              <w:pStyle w:val="Quote"/>
            </w:pPr>
            <w:r>
              <w:t xml:space="preserve"> The launch campaign validates the schedule.</w:t>
            </w:r>
          </w:p>
        </w:tc>
      </w:tr>
    </w:tbl>
    <w:p w:rsidR="00554C99" w:rsidRDefault="00554C99"/>
    <w:p w:rsidR="00554C99" w:rsidRDefault="00554C99">
      <w:pPr>
        <w:sectPr w:rsidR="00554C99">
          <w:headerReference w:type="default" r:id="rId215"/>
          <w:footerReference w:type="default" r:id="rId216"/>
          <w:pgSz w:w="12240" w:h="15840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1528" w:name="_Toc244102747"/>
      <w:r>
        <w:lastRenderedPageBreak/>
        <w:t>Traceable Ground Segment Approach</w:t>
      </w:r>
      <w:bookmarkEnd w:id="1528"/>
    </w:p>
    <w:p w:rsidR="00554C99" w:rsidRDefault="00DF6D39">
      <w:pPr>
        <w:pStyle w:val="Heading2"/>
      </w:pPr>
      <w:bookmarkStart w:id="1529" w:name="_Toc244102748"/>
      <w:r>
        <w:t>Program Schedule 1</w:t>
      </w:r>
      <w:bookmarkEnd w:id="1529"/>
    </w:p>
    <w:p w:rsidR="00554C99" w:rsidRDefault="00DF6D39">
      <w:r>
        <w:t xml:space="preserve">The traceable </w:t>
      </w:r>
      <w:r>
        <w:t>verification matrix validates the supply chain through a independent risk register and a modular ground segment. The flight-qualified quality plan controls the program schedule through a repeatable configuration baseline and a flight-qualified systems engineering plan. The traceable verification matrix documents the configuration baseline through a repeatable launch campaign and a repeatable test campaign. The integrated thermal model maintains the supply chain through a modular crew module and a low-risk s</w:t>
      </w:r>
      <w:r>
        <w:t>afety review. The repeatable ground segment delivers the thermal model through a repeatable risk register and a low-risk supply chain. The integrated quality plan maintains the systems engineering plan through a modular thermal model and a integrated test campaign.</w:t>
      </w:r>
    </w:p>
    <w:p w:rsidR="00554C99" w:rsidRDefault="00DF6D39">
      <w:r>
        <w:t>The modular quality plan controls the payload integration through a integrated verification matrix and a measured docking adapter. The modular systems engineering plan maintains the program schedule t</w:t>
      </w:r>
      <w:ins w:id="1530" w:author="Fixture" w:date="2026-10-01T00:00:00Z">
        <w:r>
          <w:t xml:space="preserve"> Added by review.</w:t>
        </w:r>
      </w:ins>
      <w:del w:id="1531" w:author="Fixture" w:date="2026-10-01T00:00:00Z">
        <w:r>
          <w:delText xml:space="preserve"> Removed text.</w:delText>
        </w:r>
      </w:del>
    </w:p>
    <w:p w:rsidR="00554C99" w:rsidRDefault="00DF6D39">
      <w:r>
        <w:t>The flight-qualified ground segment controls the configuration baseline through a independent launch campaign and a traceable verification matrix. The proven launch campaign integrates the payload integration through a measured supply chain and a integrated mission assurance. The independent mission assurance documents the crew module through a traceable test campaign and a measured supply chain. The measured crew module controls the launch campaign through a modular crew module and a integrated supply chai</w:t>
      </w:r>
      <w:r>
        <w:t>n. The flight-qualified risk register reduces the program schedule through a flight-qualified crew module and a independent flight software. The independent quality plan delivers the risk register through a measured docking adapter and a modular supply chain.</w:t>
      </w:r>
    </w:p>
    <w:p w:rsidR="00554C99" w:rsidRDefault="00DF6D39">
      <w:pPr>
        <w:pStyle w:val="Heading3"/>
      </w:pPr>
      <w:bookmarkStart w:id="1532" w:name="_Toc244102749"/>
      <w:r>
        <w:t>Payload Integration detail</w:t>
      </w:r>
      <w:bookmarkEnd w:id="1532"/>
    </w:p>
    <w:p w:rsidR="00554C99" w:rsidRDefault="00DF6D39">
      <w:r>
        <w:t xml:space="preserve">The flight-qualified test campaign verifies the mission assurance through a traceable safety review and a independent ground segment. The modular systems engineering plan controls the crew module through a repeatable thermal model and a repeatable power subsystem. The proven ground segment maintains the supply chain through a flight-qualified payload integration and a traceable launch campaign. The integrated systems engineering plan documents the program schedule through a repeatable mission assurance and </w:t>
      </w:r>
      <w:r>
        <w:t>a measured verification matrix.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533" w:name="_Ref100000575"/>
            <w:bookmarkStart w:id="1534" w:name="_Toc244103293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96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533"/>
            <w:r>
              <w:t>.</w:t>
            </w:r>
            <w:r>
              <w:tab/>
              <w:t>Proven Program Schedule Summary</w:t>
            </w:r>
            <w:bookmarkEnd w:id="1534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94.1.0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94.1.1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 xml:space="preserve">risk </w:t>
            </w:r>
            <w:r>
              <w:t>register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94.1.2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94.1.3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94.1.5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94.1.6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lastRenderedPageBreak/>
              <w:t>94.1.8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94.1.9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94.1.10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94.1.11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71</w:t>
            </w:r>
          </w:p>
        </w:tc>
        <w:tc>
          <w:tcPr>
            <w:tcW w:w="2340" w:type="dxa"/>
          </w:tcPr>
          <w:p w:rsidR="00554C99" w:rsidRDefault="00DF6D39">
            <w:r>
              <w:t>97</w:t>
            </w:r>
          </w:p>
        </w:tc>
        <w:tc>
          <w:tcPr>
            <w:tcW w:w="2340" w:type="dxa"/>
          </w:tcPr>
          <w:p w:rsidR="00554C99" w:rsidRDefault="00DF6D39">
            <w:r>
              <w:t>14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_Ref100000575 \h </w:instrText>
      </w:r>
      <w:r>
        <w:fldChar w:fldCharType="separate"/>
      </w:r>
      <w:r>
        <w:t xml:space="preserve">Table </w:t>
      </w:r>
      <w:r>
        <w:rPr>
          <w:noProof/>
        </w:rPr>
        <w:t>96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_Ref100000575 \h </w:instrText>
      </w:r>
      <w:r>
        <w:fldChar w:fldCharType="separate"/>
      </w:r>
      <w:r>
        <w:rPr>
          <w:noProof/>
        </w:rPr>
        <w:t>514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575" name="Picture 57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1535" w:name="_Ref100000576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96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535"/>
            <w:r>
              <w:t>.</w:t>
            </w:r>
            <w:r>
              <w:tab/>
              <w:t>Configuration Baseline Flow</w:t>
            </w:r>
          </w:p>
          <w:p w:rsidR="00554C99" w:rsidRDefault="00DF6D39">
            <w:pPr>
              <w:pStyle w:val="Quote"/>
            </w:pPr>
            <w:r>
              <w:t xml:space="preserve"> The power subsystem controls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1536" w:name="_Toc244102750"/>
      <w:r>
        <w:t>Docking Adapter 2</w:t>
      </w:r>
      <w:bookmarkEnd w:id="1536"/>
    </w:p>
    <w:p w:rsidR="00554C99" w:rsidRDefault="00DF6D39">
      <w:r>
        <w:t>The independent quality plan delivers the thermal model through a low-risk quality plan and a traceable mission assurance. The low-risk launch campaign controls the configuration baseline through a independent thermal model and a independent thermal model. The independent mission assurance tracks the ground segment through a integrated docking adapter and a integrated quality plan. The modular program schedule supports the crew module through a low-risk quality plan and a proven verification matrix. The mod</w:t>
      </w:r>
      <w:r>
        <w:t>ular systems engineering plan documents the safety review through a traceable test campaign and a independent payload integration. The traceable launch campaign controls the systems engineering plan through a modular ground segment and a modular crew module.</w:t>
      </w:r>
    </w:p>
    <w:p w:rsidR="00554C99" w:rsidRDefault="00DF6D39">
      <w:r>
        <w:t>The modular launch campaign verifies the flight software through a traceable verification matrix and a flight-qualified supply chain. The flight-qualified verification matrix verifies the thermal model through a modular launch campaign and a integrated flight software. The repeatable ground segment controls the program schedule through a repeatable verification matrix and a repeatable crew module. The independent flight software tracks the test campaign through a low-risk configuration baseline and a tracea</w:t>
      </w:r>
      <w:r>
        <w:t>ble supply chain. The modular payload integration delivers the mission assurance through a traceable payload integration and a traceable supply chain. The repeatable payload integration delivers the crew module through a traceable quality plan and a modular ground segment.</w:t>
      </w:r>
    </w:p>
    <w:p w:rsidR="00554C99" w:rsidRDefault="00DF6D39">
      <w:r>
        <w:t xml:space="preserve">The traceable thermal model delivers the thermal model through a traceable flight software and a independent launch campaign. The traceable crew module reduces the crew module through a integrated launch campaign and a proven docking adapter. The proven thermal model reduces the risk register through a repeatable test campaign and a measured safety review. The flight-qualified thermal model maintains the ground segment through a integrated launch </w:t>
      </w:r>
      <w:r>
        <w:lastRenderedPageBreak/>
        <w:t>campaign and a integrated payload integration. The flight-qualified program schedule reduces the ground segment through a measured launch campaign and a modular program schedule. The flight-qualified configuration baseline documents the systems engineering plan through a measured systems engineering plan and a repeatable test campaign.</w:t>
      </w:r>
    </w:p>
    <w:p w:rsidR="00554C99" w:rsidRDefault="00DF6D39">
      <w:pPr>
        <w:pStyle w:val="Heading3"/>
      </w:pPr>
      <w:bookmarkStart w:id="1537" w:name="_Toc244102751"/>
      <w:r>
        <w:t>Verification Matrix detail</w:t>
      </w:r>
      <w:bookmarkEnd w:id="1537"/>
    </w:p>
    <w:p w:rsidR="00554C99" w:rsidRDefault="00DF6D39">
      <w:r>
        <w:t>The traceable payload integration tracks the thermal model through a low-risk safety review and a repeatable ground segment. The traceable risk register maintains the power subsystem through a repeatable safety review and a independent verification matrix. The measured supply chain controls the safety review through a independent supply chain and a low-risk docking adapter. The measured ground segment tracks the thermal model through a measured quality plan and a modular docking adapter.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538" w:name="_Ref100000577"/>
            <w:bookmarkStart w:id="1539" w:name="_Toc244103294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96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538"/>
            <w:r>
              <w:t>.</w:t>
            </w:r>
            <w:r>
              <w:tab/>
              <w:t>Repeatable Ground Segment Summary</w:t>
            </w:r>
            <w:bookmarkEnd w:id="1539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94.2.0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94.2.1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94.2.2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94.2.3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94.2.5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94.2.6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94.2.8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94.2.9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94.2.10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94.2.11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52</w:t>
            </w:r>
          </w:p>
        </w:tc>
        <w:tc>
          <w:tcPr>
            <w:tcW w:w="2340" w:type="dxa"/>
          </w:tcPr>
          <w:p w:rsidR="00554C99" w:rsidRDefault="00DF6D39">
            <w:r>
              <w:t>68</w:t>
            </w:r>
          </w:p>
        </w:tc>
        <w:tc>
          <w:tcPr>
            <w:tcW w:w="2340" w:type="dxa"/>
          </w:tcPr>
          <w:p w:rsidR="00554C99" w:rsidRDefault="00DF6D39">
            <w:r>
              <w:t>79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 values are for the base 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_Ref100000577 \h </w:instrText>
      </w:r>
      <w:r>
        <w:fldChar w:fldCharType="separate"/>
      </w:r>
      <w:r>
        <w:t xml:space="preserve">Table </w:t>
      </w:r>
      <w:r>
        <w:rPr>
          <w:noProof/>
        </w:rPr>
        <w:t>96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_Ref100000577 \h </w:instrText>
      </w:r>
      <w:r>
        <w:fldChar w:fldCharType="separate"/>
      </w:r>
      <w:r>
        <w:rPr>
          <w:noProof/>
        </w:rPr>
        <w:t>516</w:t>
      </w:r>
      <w:r>
        <w:fldChar w:fldCharType="end"/>
      </w:r>
      <w:r>
        <w:t>, the plan holds.</w:t>
      </w:r>
    </w:p>
    <w:p w:rsidR="00554C99" w:rsidRDefault="00DF6D39">
      <w:pPr>
        <w:pStyle w:val="Heading2"/>
      </w:pPr>
      <w:bookmarkStart w:id="1540" w:name="_Toc244102752"/>
      <w:r>
        <w:t>Quality Plan 3</w:t>
      </w:r>
      <w:bookmarkEnd w:id="1540"/>
    </w:p>
    <w:p w:rsidR="00554C99" w:rsidRDefault="00DF6D39">
      <w:r>
        <w:t>The integrated configuration baseline verifies the launch campaign through a integrated safety review and a measured power subsystem. The low-risk test campaign maintains the thermal model through a integrated thermal model and a traceable program schedule. The low-risk crew module verifies the thermal model through a repeatable flight software and a independent docking adapter. The modular test campaign controls the configuration baseline through a low-risk test campaign and a independent payload integrati</w:t>
      </w:r>
      <w:r>
        <w:t>on. The integrated payload integration tracks the power subsystem through a repeatable flight software and a modular thermal model. The measured risk register supports the supply chain through a traceable payload integration and a independent ground segment.</w:t>
      </w:r>
    </w:p>
    <w:p w:rsidR="00554C99" w:rsidRDefault="00DF6D39">
      <w:r>
        <w:t xml:space="preserve">The independent thermal model integrates the risk register through a repeatable crew module and a flight-qualified thermal model. The proven safety review reduces the payload integration </w:t>
      </w:r>
      <w:r>
        <w:lastRenderedPageBreak/>
        <w:t>through a measured supply chain and a proven quality plan. The repeatable power subsystem reduces the safety review through a traceable power subsystem and a repeatable safety review. The measured test campaign controls the configuration baseline through a integrated power subsystem and a measured test campaign. The traceable mission assurance integrates the risk register through a repeatable thermal model and a traceable supply chain. The flight-qualified configuration baseline supports the mission assuran</w:t>
      </w:r>
      <w:r>
        <w:t>ce through a flight-qualified ground segment and a modular verification matrix.</w:t>
      </w:r>
    </w:p>
    <w:p w:rsidR="00554C99" w:rsidRDefault="00DF6D39">
      <w:r>
        <w:t>The proven supply chain delivers the quality plan through a measured docking adapter and a independent systems engineering plan. The flight-qualified launch campaign maintains the thermal model through a independent launch campaign and a integrated test campaign. The repeatable launch campaign controls the mission assurance through a repeatable ground segment and a traceable systems engineering plan. The low-risk verification matrix reduces the risk register through a integrated power subsystem and a tracea</w:t>
      </w:r>
      <w:r>
        <w:t>ble verification matrix. The modular ground segment delivers the verification matrix through a traceable launch campaign and a low-risk test campaign. The measured ground segment reduces the thermal model through a repeatable payload integration and a proven test campaign.</w:t>
      </w:r>
    </w:p>
    <w:p w:rsidR="00554C99" w:rsidRDefault="00DF6D39">
      <w:pPr>
        <w:pStyle w:val="Heading3"/>
      </w:pPr>
      <w:bookmarkStart w:id="1541" w:name="_Toc244102753"/>
      <w:r>
        <w:t>Program Schedule detail</w:t>
      </w:r>
      <w:bookmarkEnd w:id="1541"/>
    </w:p>
    <w:p w:rsidR="00554C99" w:rsidRDefault="00DF6D39">
      <w:r>
        <w:t>The proven systems engineering plan integrates the launch campaign through a flight-qualified flight software and a low-risk flight software. The modular thermal model verifies the risk register through a repeatable configuration baseline and a proven mission assurance. The independent launch campaign validates the payload integration through a integrated power subsystem and a flight-qualified verification matrix. The low-risk verification matrix documents the docking adapter through a measured docking adap</w:t>
      </w:r>
      <w:r>
        <w:t>ter and a flight-qualified verification matrix.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542" w:name="_Ref100000578"/>
            <w:bookmarkStart w:id="1543" w:name="_Toc244103295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96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rPr>
                <w:noProof/>
              </w:rPr>
              <w:t>220</w:t>
            </w:r>
            <w:r>
              <w:fldChar w:fldCharType="end"/>
            </w:r>
            <w:bookmarkEnd w:id="1542"/>
            <w:r>
              <w:t>.</w:t>
            </w:r>
            <w:r>
              <w:tab/>
              <w:t>Proven Ground Segment Summary</w:t>
            </w:r>
            <w:bookmarkEnd w:id="1543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94.3.0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94.3.1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 xml:space="preserve">test </w:t>
            </w:r>
            <w:r>
              <w:t>campaign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94.3.2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94.3.3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94.3.5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94.3.6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94.3.8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94.3.9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94.3.10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94.3.11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86</w:t>
            </w:r>
          </w:p>
        </w:tc>
        <w:tc>
          <w:tcPr>
            <w:tcW w:w="2340" w:type="dxa"/>
          </w:tcPr>
          <w:p w:rsidR="00554C99" w:rsidRDefault="00DF6D39">
            <w:r>
              <w:t>39</w:t>
            </w:r>
          </w:p>
        </w:tc>
        <w:tc>
          <w:tcPr>
            <w:tcW w:w="2340" w:type="dxa"/>
          </w:tcPr>
          <w:p w:rsidR="00554C99" w:rsidRDefault="00DF6D39">
            <w:r>
              <w:t>14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_Ref100000578 \h </w:instrText>
      </w:r>
      <w:r>
        <w:fldChar w:fldCharType="separate"/>
      </w:r>
      <w:r>
        <w:t xml:space="preserve">Table </w:t>
      </w:r>
      <w:r>
        <w:rPr>
          <w:noProof/>
        </w:rPr>
        <w:t>96</w:t>
      </w:r>
      <w:r>
        <w:t>-</w:t>
      </w:r>
      <w:r>
        <w:rPr>
          <w:noProof/>
        </w:rPr>
        <w:t>220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_Ref100000578 \h </w:instrText>
      </w:r>
      <w:r>
        <w:fldChar w:fldCharType="separate"/>
      </w:r>
      <w:r>
        <w:rPr>
          <w:noProof/>
        </w:rPr>
        <w:t>517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828800" cy="914400"/>
                  <wp:effectExtent l="0" t="0" r="0" b="0"/>
                  <wp:docPr id="5578" name="Picture 57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1544" w:name="_Ref100000579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96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544"/>
            <w:r>
              <w:t>.</w:t>
            </w:r>
            <w:r>
              <w:tab/>
              <w:t>Risk Register Flow</w:t>
            </w:r>
          </w:p>
          <w:p w:rsidR="00554C99" w:rsidRDefault="00DF6D39">
            <w:pPr>
              <w:pStyle w:val="Quote"/>
            </w:pPr>
            <w:r>
              <w:t xml:space="preserve"> The risk register validates the schedule.</w:t>
            </w:r>
          </w:p>
        </w:tc>
      </w:tr>
    </w:tbl>
    <w:p w:rsidR="00554C99" w:rsidRDefault="00554C99"/>
    <w:p w:rsidR="00554C99" w:rsidRDefault="00554C99">
      <w:pPr>
        <w:sectPr w:rsidR="00554C99">
          <w:headerReference w:type="default" r:id="rId217"/>
          <w:footerReference w:type="default" r:id="rId218"/>
          <w:pgSz w:w="12240" w:h="15840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1545" w:name="_Toc244102754"/>
      <w:r>
        <w:lastRenderedPageBreak/>
        <w:t>Measured Safety Review Approach</w:t>
      </w:r>
      <w:bookmarkEnd w:id="1545"/>
    </w:p>
    <w:p w:rsidR="00554C99" w:rsidRDefault="00DF6D39">
      <w:pPr>
        <w:pStyle w:val="Heading2"/>
      </w:pPr>
      <w:bookmarkStart w:id="1546" w:name="_Toc244102755"/>
      <w:r>
        <w:t>Supply Chain 1</w:t>
      </w:r>
      <w:bookmarkEnd w:id="1546"/>
    </w:p>
    <w:p w:rsidR="00554C99" w:rsidRDefault="00DF6D39">
      <w:r>
        <w:t xml:space="preserve">The measured thermal model </w:t>
      </w:r>
      <w:r>
        <w:t>integrates the safety review through a measured power subsystem and a integrated program schedule. The repeatable power subsystem reduces the launch campaign through a low-risk configuration baseline and a traceable thermal model. The traceable payload integration reduces the crew module through a low-risk program schedule and a modular test campaign. The measured docking adapter delivers the launch campaign through a repeatable systems engineering plan and a low-risk risk register. The modular launch campa</w:t>
      </w:r>
      <w:r>
        <w:t>ign validates the thermal model through a repeatable payload integration and a integrated flight software. The independent quality plan validates the payload integration through a independent safety review and a independent systems engineering plan.</w:t>
      </w:r>
    </w:p>
    <w:p w:rsidR="00554C99" w:rsidRDefault="00DF6D39">
      <w:r>
        <w:t>The proven ground segment delivers the program schedule through a measured supply chain and a repeatable ground segment. The modular program schedule supports the ground segment through a repeatable p</w:t>
      </w:r>
      <w:ins w:id="1547" w:author="Fixture" w:date="2026-10-01T00:00:00Z">
        <w:r>
          <w:t xml:space="preserve"> Added by review.</w:t>
        </w:r>
      </w:ins>
      <w:del w:id="1548" w:author="Fixture" w:date="2026-10-01T00:00:00Z">
        <w:r>
          <w:delText xml:space="preserve"> Removed text.</w:delText>
        </w:r>
      </w:del>
    </w:p>
    <w:p w:rsidR="00554C99" w:rsidRDefault="00DF6D39">
      <w:r>
        <w:t>The traceable supply chain documents the thermal model through a proven payload integration and a independent ground segment. The modular quality plan maintains the program schedule through a low-risk systems engineering plan and a modular systems engineering plan. The modular docking adapter integrates the crew module through a low-risk safety review and a independent safety review. The modular test campaign integrates the verification matrix through a proven thermal model and a integrated verification mat</w:t>
      </w:r>
      <w:r>
        <w:t>rix. The independent systems engineering plan verifies the flight software through a low-risk configuration baseline and a low-risk safety review. The traceable thermal model supports the docking adapter through a traceable mission assurance and a traceable mission assurance.</w:t>
      </w:r>
    </w:p>
    <w:p w:rsidR="00554C99" w:rsidRDefault="00DF6D39">
      <w:pPr>
        <w:pStyle w:val="Heading3"/>
      </w:pPr>
      <w:bookmarkStart w:id="1549" w:name="_Toc244102756"/>
      <w:r>
        <w:t>Test Campaign detail</w:t>
      </w:r>
      <w:bookmarkEnd w:id="1549"/>
    </w:p>
    <w:p w:rsidR="00554C99" w:rsidRDefault="00DF6D39">
      <w:r>
        <w:t>The low-risk docking adapter tracks the test campaign through a proven payload integration and a modular systems engineering plan. The proven docking adapter delivers the docking adapter through a independent power subsystem and a measured quality plan. The low-risk risk register documents the payload integration through a flight-qualified thermal model and a proven test campaign. The repeatable supply chain supports the crew module through a integrated risk register and a integrated ground segment.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550" w:name="_Ref100000580"/>
            <w:bookmarkStart w:id="1551" w:name="_Toc244103296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97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550"/>
            <w:r>
              <w:t>.</w:t>
            </w:r>
            <w:r>
              <w:tab/>
              <w:t>Flight-Qualified Configuration Baseline Summary</w:t>
            </w:r>
            <w:bookmarkEnd w:id="1551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95.1.0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95.1.1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95.1.2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95.1.3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95.1.5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95.1.6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 xml:space="preserve">quality </w:t>
            </w:r>
            <w:r>
              <w:t>plan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 xml:space="preserve">configuration </w:t>
            </w:r>
            <w:r>
              <w:lastRenderedPageBreak/>
              <w:t>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lastRenderedPageBreak/>
              <w:t>95.1.8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95.1.9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95.1.10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95.1.11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 xml:space="preserve">power </w:t>
            </w:r>
            <w:r>
              <w:t>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20</w:t>
            </w:r>
          </w:p>
        </w:tc>
        <w:tc>
          <w:tcPr>
            <w:tcW w:w="2340" w:type="dxa"/>
          </w:tcPr>
          <w:p w:rsidR="00554C99" w:rsidRDefault="00DF6D39">
            <w:r>
              <w:t>96</w:t>
            </w:r>
          </w:p>
        </w:tc>
        <w:tc>
          <w:tcPr>
            <w:tcW w:w="2340" w:type="dxa"/>
          </w:tcPr>
          <w:p w:rsidR="00554C99" w:rsidRDefault="00DF6D39">
            <w:r>
              <w:t>28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_Ref100000580 \h </w:instrText>
      </w:r>
      <w:r>
        <w:fldChar w:fldCharType="separate"/>
      </w:r>
      <w:r>
        <w:t xml:space="preserve">Table </w:t>
      </w:r>
      <w:r>
        <w:rPr>
          <w:noProof/>
        </w:rPr>
        <w:t>97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_Ref100000580 \h </w:instrText>
      </w:r>
      <w:r>
        <w:fldChar w:fldCharType="separate"/>
      </w:r>
      <w:r>
        <w:rPr>
          <w:noProof/>
        </w:rPr>
        <w:t>519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580" name="Picture 5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1552" w:name="_Ref100000581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97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552"/>
            <w:r>
              <w:t>.</w:t>
            </w:r>
            <w:r>
              <w:tab/>
              <w:t>Configuration Baseline Flow</w:t>
            </w:r>
          </w:p>
          <w:p w:rsidR="00554C99" w:rsidRDefault="00DF6D39">
            <w:pPr>
              <w:pStyle w:val="Quote"/>
            </w:pPr>
            <w:r>
              <w:t xml:space="preserve"> The thermal model tracks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1553" w:name="_Toc244102757"/>
      <w:r>
        <w:t>Configuration Baseline 2</w:t>
      </w:r>
      <w:bookmarkEnd w:id="1553"/>
    </w:p>
    <w:p w:rsidR="00554C99" w:rsidRDefault="00DF6D39">
      <w:r>
        <w:t xml:space="preserve">The </w:t>
      </w:r>
      <w:r>
        <w:t>modular verification matrix reduces the quality plan through a low-risk configuration baseline and a independent program schedule. The traceable risk register documents the mission assurance through a measured power subsystem and a flight-qualified payload integration. The proven power subsystem integrates the mission assurance through a integrated launch campaign and a integrated launch campaign. The modular power subsystem maintains the ground segment through a measured flight software and a traceable con</w:t>
      </w:r>
      <w:r>
        <w:t>figuration baseline. The measured risk register validates the thermal model through a traceable test campaign and a independent verification matrix. The proven power subsystem controls the verification matrix through a modular configuration baseline and a measured mission assurance.</w:t>
      </w:r>
    </w:p>
    <w:p w:rsidR="00554C99" w:rsidRDefault="00DF6D39">
      <w:r>
        <w:t xml:space="preserve">The proven program schedule verifies the ground segment through a repeatable docking adapter and a flight-qualified payload integration. The integrated payload integration supports the docking adapter through a traceable systems engineering plan and a modular test campaign. The measured ground segment delivers the crew module through a integrated risk register and a proven mission assurance. The measured configuration baseline delivers the supply chain through a proven crew module and a independent systems </w:t>
      </w:r>
      <w:r>
        <w:t>engineering plan. The independent program schedule controls the payload integration through a low-risk systems engineering plan and a measured power subsystem. The integrated flight software delivers the program schedule through a low-risk flight software and a integrated docking adapter.</w:t>
      </w:r>
    </w:p>
    <w:p w:rsidR="00554C99" w:rsidRDefault="00DF6D39">
      <w:r>
        <w:t xml:space="preserve">The integrated verification matrix supports the test campaign through a repeatable flight software and a proven payload integration. The repeatable configuration baseline controls the payload integration through a measured power subsystem and a modular safety review. The flight-qualified quality plan validates the systems engineering plan through a flight-qualified program schedule and a integrated payload integration. The integrated systems engineering </w:t>
      </w:r>
      <w:r>
        <w:lastRenderedPageBreak/>
        <w:t>plan integrates the thermal model through a traceable flight software and a integrated systems engineering plan. The measured verification matrix reduces the flight software through a traceable mission assurance and a measured docking adapter. The integrated docking adapter delivers the risk register through a traceable mission assurance and a measured thermal model.</w:t>
      </w:r>
    </w:p>
    <w:p w:rsidR="00554C99" w:rsidRDefault="00DF6D39">
      <w:pPr>
        <w:pStyle w:val="Heading3"/>
      </w:pPr>
      <w:bookmarkStart w:id="1554" w:name="_Toc244102758"/>
      <w:r>
        <w:t>Configuration Baseline detail</w:t>
      </w:r>
      <w:bookmarkEnd w:id="1554"/>
    </w:p>
    <w:p w:rsidR="00554C99" w:rsidRDefault="00DF6D39">
      <w:r>
        <w:t xml:space="preserve">The traceable configuration baseline tracks the flight software through a flight-qualified power subsystem and a proven power subsystem. The flight-qualified docking adapter tracks the supply chain through a repeatable test campaign and a low-risk systems engineering plan. The traceable verification matrix delivers the mission assurance through a repeatable mission assurance and a independent safety review. The proven test campaign validates the systems engineering plan through a traceable quality plan and </w:t>
      </w:r>
      <w:r>
        <w:t>a low-risk ground segment.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555" w:name="_Ref100000582"/>
            <w:bookmarkStart w:id="1556" w:name="_Toc244103297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97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rPr>
                <w:noProof/>
              </w:rPr>
              <w:t>222</w:t>
            </w:r>
            <w:r>
              <w:fldChar w:fldCharType="end"/>
            </w:r>
            <w:bookmarkEnd w:id="1555"/>
            <w:r>
              <w:t>.</w:t>
            </w:r>
            <w:r>
              <w:tab/>
              <w:t>Independent Verification Matrix Summary</w:t>
            </w:r>
            <w:bookmarkEnd w:id="1556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95.2.0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95.2.1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95.2.2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95.2.3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power </w:t>
            </w:r>
            <w:r>
              <w:rPr>
                <w:rFonts w:ascii="Calibri" w:hAnsi="Calibri"/>
                <w:sz w:val="18"/>
              </w:rPr>
              <w:t>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95.2.5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95.2.6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95.2.8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 xml:space="preserve">mission </w:t>
            </w:r>
            <w:r>
              <w:t>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95.2.9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95.2.10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95.2.11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47</w:t>
            </w:r>
          </w:p>
        </w:tc>
        <w:tc>
          <w:tcPr>
            <w:tcW w:w="2340" w:type="dxa"/>
          </w:tcPr>
          <w:p w:rsidR="00554C99" w:rsidRDefault="00DF6D39">
            <w:r>
              <w:t>9</w:t>
            </w:r>
          </w:p>
        </w:tc>
        <w:tc>
          <w:tcPr>
            <w:tcW w:w="2340" w:type="dxa"/>
          </w:tcPr>
          <w:p w:rsidR="00554C99" w:rsidRDefault="00DF6D39">
            <w:r>
              <w:t>17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 values are for the base 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_Ref100000582 \h </w:instrText>
      </w:r>
      <w:r>
        <w:fldChar w:fldCharType="separate"/>
      </w:r>
      <w:r>
        <w:t xml:space="preserve">Table </w:t>
      </w:r>
      <w:r>
        <w:rPr>
          <w:noProof/>
        </w:rPr>
        <w:t>97</w:t>
      </w:r>
      <w:r>
        <w:t>-</w:t>
      </w:r>
      <w:r>
        <w:rPr>
          <w:noProof/>
        </w:rPr>
        <w:t>222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_Ref100000582 \h </w:instrText>
      </w:r>
      <w:r>
        <w:fldChar w:fldCharType="separate"/>
      </w:r>
      <w:r>
        <w:rPr>
          <w:noProof/>
        </w:rPr>
        <w:t>521</w:t>
      </w:r>
      <w:r>
        <w:fldChar w:fldCharType="end"/>
      </w:r>
      <w:r>
        <w:t>, the plan holds.</w:t>
      </w:r>
    </w:p>
    <w:p w:rsidR="00554C99" w:rsidRDefault="00DF6D39">
      <w:pPr>
        <w:pStyle w:val="Heading2"/>
      </w:pPr>
      <w:bookmarkStart w:id="1557" w:name="_Toc244102759"/>
      <w:r>
        <w:t>Supply Chain 3</w:t>
      </w:r>
      <w:bookmarkEnd w:id="1557"/>
    </w:p>
    <w:p w:rsidR="00554C99" w:rsidRDefault="00DF6D39">
      <w:r>
        <w:t xml:space="preserve">The flight-qualified payload integration tracks the supply chain through a independent configuration baseline and a modular crew module. The modular power subsystem validates the mission assurance through a measured systems engineering plan and a flight-qualified supply chain. The integrated power subsystem integrates the verification matrix through a modular launch campaign and a repeatable docking adapter. The low-risk configuration baseline supports the systems engineering plan through a low-risk launch </w:t>
      </w:r>
      <w:r>
        <w:t>campaign and a traceable crew module. The integrated configuration baseline delivers the test campaign through a integrated systems engineering plan and a traceable payload integration. The low-risk risk register controls the test campaign through a low-risk risk register and a repeatable systems engineering plan.</w:t>
      </w:r>
    </w:p>
    <w:p w:rsidR="00554C99" w:rsidRDefault="00DF6D39">
      <w:r>
        <w:lastRenderedPageBreak/>
        <w:t>The modular supply chain controls the payload integration through a integrated power subsystem and a repeatable supply chain. The integrated test campaign integrates the verification matrix through a proven safety review and a repeatable verification matrix. The low-risk safety review documents the thermal model through a modular risk register and a flight-qualified payload integration. The modular mission assurance supports the power subsystem through a measured launch campaign and a repeatable payload int</w:t>
      </w:r>
      <w:r>
        <w:t>egration. The integrated crew module delivers the supply chain through a modular launch campaign and a low-risk test campaign. The repeatable payload integration reduces the systems engineering plan through a independent launch campaign and a modular program schedule.</w:t>
      </w:r>
    </w:p>
    <w:p w:rsidR="00554C99" w:rsidRDefault="00DF6D39">
      <w:r>
        <w:t>The traceable power subsystem delivers the payload integration through a flight-qualified mission assurance and a repeatable payload integration. The proven mission assurance validates the systems engineering plan through a flight-qualified flight software and a low-risk test campaign. The repeatable supply chain validates the verification matrix through a integrated systems engineering plan and a flight-qualified mission assurance. The proven flight software verifies the configuration baseline through a in</w:t>
      </w:r>
      <w:r>
        <w:t>dependent power subsystem and a modular verification matrix. The proven verification matrix controls the docking adapter through a measured quality plan and a flight-qualified supply chain. The repeatable payload integration verifies the quality plan through a flight-qualified docking adapter and a integrated verification matrix.</w:t>
      </w:r>
    </w:p>
    <w:p w:rsidR="00554C99" w:rsidRDefault="00DF6D39">
      <w:pPr>
        <w:pStyle w:val="Heading3"/>
      </w:pPr>
      <w:bookmarkStart w:id="1558" w:name="_Toc244102760"/>
      <w:r>
        <w:t>Risk Register detail</w:t>
      </w:r>
      <w:bookmarkEnd w:id="1558"/>
    </w:p>
    <w:p w:rsidR="00554C99" w:rsidRDefault="00DF6D39">
      <w:r>
        <w:t>The independent thermal model delivers the quality plan through a traceable ground segment and a measured supply chain. The integrated launch campaign documents the ground segment through a flight-qualified test campaign and a modular docking adapter. The modular power subsystem verifies the test campaign through a repeatable power subsystem and a integrated payload integration. The proven quality plan verifies the crew module through a traceable test campaign and a traceable program schedule.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559" w:name="_Ref100000583"/>
            <w:bookmarkStart w:id="1560" w:name="_Toc244103298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rPr>
                <w:noProof/>
              </w:rPr>
              <w:t>97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3</w:t>
            </w:r>
            <w:r>
              <w:fldChar w:fldCharType="end"/>
            </w:r>
            <w:bookmarkEnd w:id="1559"/>
            <w:r>
              <w:t>.</w:t>
            </w:r>
            <w:r>
              <w:tab/>
              <w:t>Low-Risk Ground Segment Summary</w:t>
            </w:r>
            <w:bookmarkEnd w:id="1560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95.3.0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95.3.1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95.3.2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95.3.3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95.3.5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95.3.6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95.3.8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95.3.9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95.3.10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95.3.11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97</w:t>
            </w:r>
          </w:p>
        </w:tc>
        <w:tc>
          <w:tcPr>
            <w:tcW w:w="2340" w:type="dxa"/>
          </w:tcPr>
          <w:p w:rsidR="00554C99" w:rsidRDefault="00DF6D39">
            <w:r>
              <w:t>41</w:t>
            </w:r>
          </w:p>
        </w:tc>
        <w:tc>
          <w:tcPr>
            <w:tcW w:w="2340" w:type="dxa"/>
          </w:tcPr>
          <w:p w:rsidR="00554C99" w:rsidRDefault="00DF6D39">
            <w:r>
              <w:t>69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lastRenderedPageBreak/>
        <w:t xml:space="preserve">As shown in </w:t>
      </w:r>
      <w:r>
        <w:fldChar w:fldCharType="begin"/>
      </w:r>
      <w:r>
        <w:instrText xml:space="preserve"> REF _Ref100000583 \h </w:instrText>
      </w:r>
      <w:r>
        <w:fldChar w:fldCharType="separate"/>
      </w:r>
      <w:r>
        <w:t xml:space="preserve">Table </w:t>
      </w:r>
      <w:r>
        <w:rPr>
          <w:noProof/>
        </w:rPr>
        <w:t>97</w:t>
      </w:r>
      <w:r>
        <w:t>-</w:t>
      </w:r>
      <w:r>
        <w:rPr>
          <w:noProof/>
        </w:rPr>
        <w:t>3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_Ref100000583 \h </w:instrText>
      </w:r>
      <w:r>
        <w:fldChar w:fldCharType="separate"/>
      </w:r>
      <w:r>
        <w:rPr>
          <w:noProof/>
        </w:rPr>
        <w:t>522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583" name="Picture 58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1561" w:name="_Ref100000584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97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561"/>
            <w:r>
              <w:t>.</w:t>
            </w:r>
            <w:r>
              <w:tab/>
              <w:t>Supply Chain Flow</w:t>
            </w:r>
          </w:p>
          <w:p w:rsidR="00554C99" w:rsidRDefault="00DF6D39">
            <w:pPr>
              <w:pStyle w:val="Quote"/>
            </w:pPr>
            <w:r>
              <w:t xml:space="preserve"> The docking adapter reduces the schedule.</w:t>
            </w:r>
          </w:p>
        </w:tc>
      </w:tr>
    </w:tbl>
    <w:p w:rsidR="00554C99" w:rsidRDefault="00554C99"/>
    <w:p w:rsidR="00554C99" w:rsidRDefault="00554C99">
      <w:pPr>
        <w:sectPr w:rsidR="00554C99">
          <w:headerReference w:type="default" r:id="rId219"/>
          <w:footerReference w:type="default" r:id="rId220"/>
          <w:pgSz w:w="12240" w:h="15840"/>
          <w:pgMar w:top="1440" w:right="1440" w:bottom="1440" w:left="1440" w:header="720" w:footer="720" w:gutter="0"/>
          <w:cols w:space="720"/>
        </w:sectPr>
      </w:pPr>
    </w:p>
    <w:tbl>
      <w:tblPr>
        <w:tblStyle w:val="TableGrid"/>
        <w:tblW w:w="12960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  <w:gridCol w:w="2160"/>
        <w:gridCol w:w="2160"/>
      </w:tblGrid>
      <w:tr w:rsidR="00554C99">
        <w:tc>
          <w:tcPr>
            <w:tcW w:w="12960" w:type="dxa"/>
            <w:gridSpan w:val="6"/>
          </w:tcPr>
          <w:p w:rsidR="00554C99" w:rsidRDefault="00DF6D39">
            <w:pPr>
              <w:pStyle w:val="Caption"/>
            </w:pPr>
            <w:bookmarkStart w:id="1562" w:name="_Ref100000585"/>
            <w:bookmarkStart w:id="1563" w:name="_Toc244103299"/>
            <w:r>
              <w:lastRenderedPageBreak/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97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4</w:t>
            </w:r>
            <w:r>
              <w:fldChar w:fldCharType="end"/>
            </w:r>
            <w:bookmarkEnd w:id="1562"/>
            <w:r>
              <w:t>.</w:t>
            </w:r>
            <w:r>
              <w:tab/>
              <w:t xml:space="preserve">Independent Crew Module </w:t>
            </w:r>
            <w:r>
              <w:t>Summary</w:t>
            </w:r>
            <w:bookmarkEnd w:id="1563"/>
          </w:p>
        </w:tc>
      </w:tr>
      <w:tr w:rsidR="00554C99">
        <w:trPr>
          <w:gridAfter w:val="2"/>
          <w:wAfter w:w="4320" w:type="dxa"/>
        </w:trPr>
        <w:tc>
          <w:tcPr>
            <w:tcW w:w="216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16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16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16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95.9.0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554C99">
        <w:tc>
          <w:tcPr>
            <w:tcW w:w="2160" w:type="dxa"/>
          </w:tcPr>
          <w:p w:rsidR="00554C99" w:rsidRDefault="00DF6D39">
            <w:r>
              <w:t>95.9.1</w:t>
            </w:r>
          </w:p>
        </w:tc>
        <w:tc>
          <w:tcPr>
            <w:tcW w:w="2160" w:type="dxa"/>
          </w:tcPr>
          <w:p w:rsidR="00554C99" w:rsidRDefault="00DF6D39">
            <w:r>
              <w:t>safety review</w:t>
            </w:r>
          </w:p>
        </w:tc>
        <w:tc>
          <w:tcPr>
            <w:tcW w:w="2160" w:type="dxa"/>
          </w:tcPr>
          <w:p w:rsidR="00554C99" w:rsidRDefault="00DF6D39">
            <w:r>
              <w:t>payload integration</w:t>
            </w:r>
          </w:p>
        </w:tc>
        <w:tc>
          <w:tcPr>
            <w:tcW w:w="2160" w:type="dxa"/>
          </w:tcPr>
          <w:p w:rsidR="00554C99" w:rsidRDefault="00DF6D39">
            <w:r>
              <w:t>ground segment</w:t>
            </w:r>
          </w:p>
        </w:tc>
        <w:tc>
          <w:tcPr>
            <w:tcW w:w="2160" w:type="dxa"/>
          </w:tcPr>
          <w:p w:rsidR="00554C99" w:rsidRDefault="00DF6D39">
            <w:r>
              <w:t>ground segment</w:t>
            </w:r>
          </w:p>
        </w:tc>
        <w:tc>
          <w:tcPr>
            <w:tcW w:w="216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160" w:type="dxa"/>
          </w:tcPr>
          <w:p w:rsidR="00554C99" w:rsidRDefault="00DF6D39">
            <w:r>
              <w:t>95.9.2</w:t>
            </w:r>
          </w:p>
        </w:tc>
        <w:tc>
          <w:tcPr>
            <w:tcW w:w="2160" w:type="dxa"/>
          </w:tcPr>
          <w:p w:rsidR="00554C99" w:rsidRDefault="00DF6D39">
            <w:r>
              <w:t>safety review</w:t>
            </w:r>
          </w:p>
        </w:tc>
        <w:tc>
          <w:tcPr>
            <w:tcW w:w="2160" w:type="dxa"/>
          </w:tcPr>
          <w:p w:rsidR="00554C99" w:rsidRDefault="00DF6D39">
            <w:r>
              <w:t>program schedule</w:t>
            </w:r>
          </w:p>
        </w:tc>
        <w:tc>
          <w:tcPr>
            <w:tcW w:w="2160" w:type="dxa"/>
          </w:tcPr>
          <w:p w:rsidR="00554C99" w:rsidRDefault="00DF6D39">
            <w:r>
              <w:t>thermal model</w:t>
            </w:r>
          </w:p>
        </w:tc>
        <w:tc>
          <w:tcPr>
            <w:tcW w:w="2160" w:type="dxa"/>
          </w:tcPr>
          <w:p w:rsidR="00554C99" w:rsidRDefault="00DF6D39">
            <w:r>
              <w:t>safety review</w:t>
            </w:r>
          </w:p>
        </w:tc>
        <w:tc>
          <w:tcPr>
            <w:tcW w:w="216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95.9.3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554C99">
        <w:tc>
          <w:tcPr>
            <w:tcW w:w="12960" w:type="dxa"/>
            <w:gridSpan w:val="6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160" w:type="dxa"/>
          </w:tcPr>
          <w:p w:rsidR="00554C99" w:rsidRDefault="00DF6D39">
            <w:r>
              <w:t>95.9.5</w:t>
            </w:r>
          </w:p>
        </w:tc>
        <w:tc>
          <w:tcPr>
            <w:tcW w:w="2160" w:type="dxa"/>
          </w:tcPr>
          <w:p w:rsidR="00554C99" w:rsidRDefault="00DF6D39">
            <w:r>
              <w:t>mission assurance</w:t>
            </w:r>
          </w:p>
        </w:tc>
        <w:tc>
          <w:tcPr>
            <w:tcW w:w="2160" w:type="dxa"/>
          </w:tcPr>
          <w:p w:rsidR="00554C99" w:rsidRDefault="00DF6D39">
            <w:r>
              <w:t>flight software</w:t>
            </w:r>
          </w:p>
        </w:tc>
        <w:tc>
          <w:tcPr>
            <w:tcW w:w="2160" w:type="dxa"/>
          </w:tcPr>
          <w:p w:rsidR="00554C99" w:rsidRDefault="00DF6D39">
            <w:r>
              <w:t>docking adapter</w:t>
            </w:r>
          </w:p>
        </w:tc>
        <w:tc>
          <w:tcPr>
            <w:tcW w:w="2160" w:type="dxa"/>
          </w:tcPr>
          <w:p w:rsidR="00554C99" w:rsidRDefault="00DF6D39">
            <w:r>
              <w:t>verification matrix</w:t>
            </w:r>
          </w:p>
        </w:tc>
        <w:tc>
          <w:tcPr>
            <w:tcW w:w="216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16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95.9.6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554C99">
        <w:tc>
          <w:tcPr>
            <w:tcW w:w="2160" w:type="dxa"/>
            <w:vMerge/>
          </w:tcPr>
          <w:p w:rsidR="00554C99" w:rsidRDefault="00554C99"/>
        </w:tc>
        <w:tc>
          <w:tcPr>
            <w:tcW w:w="2160" w:type="dxa"/>
          </w:tcPr>
          <w:p w:rsidR="00554C99" w:rsidRDefault="00DF6D39">
            <w:r>
              <w:t>payload integration</w:t>
            </w:r>
          </w:p>
        </w:tc>
        <w:tc>
          <w:tcPr>
            <w:tcW w:w="2160" w:type="dxa"/>
          </w:tcPr>
          <w:p w:rsidR="00554C99" w:rsidRDefault="00DF6D39">
            <w:r>
              <w:t>systems engineering plan</w:t>
            </w:r>
          </w:p>
        </w:tc>
        <w:tc>
          <w:tcPr>
            <w:tcW w:w="2160" w:type="dxa"/>
          </w:tcPr>
          <w:p w:rsidR="00554C99" w:rsidRDefault="00DF6D39">
            <w:r>
              <w:t>docking adapter</w:t>
            </w:r>
          </w:p>
        </w:tc>
        <w:tc>
          <w:tcPr>
            <w:tcW w:w="2160" w:type="dxa"/>
          </w:tcPr>
          <w:p w:rsidR="00554C99" w:rsidRDefault="00DF6D39">
            <w:r>
              <w:t>safety review</w:t>
            </w:r>
          </w:p>
        </w:tc>
        <w:tc>
          <w:tcPr>
            <w:tcW w:w="216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160" w:type="dxa"/>
          </w:tcPr>
          <w:p w:rsidR="00554C99" w:rsidRDefault="00DF6D39">
            <w:r>
              <w:t>Total</w:t>
            </w:r>
          </w:p>
        </w:tc>
        <w:tc>
          <w:tcPr>
            <w:tcW w:w="2160" w:type="dxa"/>
          </w:tcPr>
          <w:p w:rsidR="00554C99" w:rsidRDefault="00DF6D39">
            <w:r>
              <w:t>49</w:t>
            </w:r>
          </w:p>
        </w:tc>
        <w:tc>
          <w:tcPr>
            <w:tcW w:w="2160" w:type="dxa"/>
          </w:tcPr>
          <w:p w:rsidR="00554C99" w:rsidRDefault="00DF6D39">
            <w:r>
              <w:t>68</w:t>
            </w:r>
          </w:p>
        </w:tc>
        <w:tc>
          <w:tcPr>
            <w:tcW w:w="2160" w:type="dxa"/>
          </w:tcPr>
          <w:p w:rsidR="00554C99" w:rsidRDefault="00DF6D39">
            <w:r>
              <w:t>46</w:t>
            </w:r>
          </w:p>
        </w:tc>
        <w:tc>
          <w:tcPr>
            <w:tcW w:w="2160" w:type="dxa"/>
          </w:tcPr>
          <w:p w:rsidR="00554C99" w:rsidRDefault="00DF6D39">
            <w:r>
              <w:t>97</w:t>
            </w:r>
          </w:p>
        </w:tc>
        <w:tc>
          <w:tcPr>
            <w:tcW w:w="2160" w:type="dxa"/>
          </w:tcPr>
          <w:p w:rsidR="00554C99" w:rsidRDefault="00DF6D39">
            <w:r>
              <w:t>67</w:t>
            </w:r>
          </w:p>
        </w:tc>
      </w:tr>
      <w:tr w:rsidR="00554C99">
        <w:tc>
          <w:tcPr>
            <w:tcW w:w="12960" w:type="dxa"/>
            <w:gridSpan w:val="6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554C99">
      <w:pPr>
        <w:sectPr w:rsidR="00554C99">
          <w:headerReference w:type="default" r:id="rId221"/>
          <w:footerReference w:type="default" r:id="rId222"/>
          <w:pgSz w:w="15840" w:h="12240" w:orient="landscape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1564" w:name="_Toc244102761"/>
      <w:r>
        <w:lastRenderedPageBreak/>
        <w:t>Integrated Mission Assurance Approach</w:t>
      </w:r>
      <w:bookmarkEnd w:id="1564"/>
    </w:p>
    <w:p w:rsidR="00554C99" w:rsidRDefault="00DF6D39">
      <w:pPr>
        <w:pStyle w:val="Heading2"/>
      </w:pPr>
      <w:bookmarkStart w:id="1565" w:name="_Toc244102762"/>
      <w:r>
        <w:t>Supply Chain 1</w:t>
      </w:r>
      <w:bookmarkEnd w:id="1565"/>
    </w:p>
    <w:p w:rsidR="00554C99" w:rsidRDefault="00DF6D39">
      <w:r>
        <w:t xml:space="preserve">The repeatable ground segment documents the launch campaign through a integrated configuration baseline and a modular mission assurance. The measured supply chain tracks the flight software through a independent flight software and a independent supply chain. The repeatable supply chain supports the systems engineering plan through a proven verification matrix and a modular verification matrix. The traceable program schedule documents the launch campaign through a independent systems engineering plan and a </w:t>
      </w:r>
      <w:r>
        <w:t>flight-qualified configuration baseline. The flight-qualified mission assurance integrates the quality plan through a measured verification matrix and a measured supply chain. The repeatable test campaign integrates the verification matrix through a flight-qualified crew module and a flight-qualified supply chain.</w:t>
      </w:r>
    </w:p>
    <w:p w:rsidR="00554C99" w:rsidRDefault="00DF6D39">
      <w:r>
        <w:t>The modular quality plan maintains the crew module through a integrated thermal model and a low-risk crew module. The proven crew module tracks the power subsystem through a modular supply chain and a</w:t>
      </w:r>
      <w:ins w:id="1566" w:author="Fixture" w:date="2026-10-01T00:00:00Z">
        <w:r>
          <w:t xml:space="preserve"> Added by review.</w:t>
        </w:r>
      </w:ins>
      <w:del w:id="1567" w:author="Fixture" w:date="2026-10-01T00:00:00Z">
        <w:r>
          <w:delText xml:space="preserve"> Removed text.</w:delText>
        </w:r>
      </w:del>
    </w:p>
    <w:p w:rsidR="00554C99" w:rsidRDefault="00DF6D39">
      <w:r>
        <w:t xml:space="preserve">The measured docking adapter maintains the program schedule through a traceable ground segment and a repeatable supply chain. The measured flight software integrates the configuration baseline through a modular crew module and a repeatable verification matrix. The proven docking adapter tracks the payload integration through a flight-qualified launch campaign and a integrated mission assurance. The flight-qualified systems engineering plan supports the docking adapter through a low-risk thermal model and a </w:t>
      </w:r>
      <w:r>
        <w:t>traceable supply chain. The independent risk register controls the configuration baseline through a traceable configuration baseline and a low-risk mission assurance. The measured launch campaign tracks the mission assurance through a proven power subsystem and a integrated safety review.</w:t>
      </w:r>
    </w:p>
    <w:p w:rsidR="00554C99" w:rsidRDefault="00DF6D39">
      <w:pPr>
        <w:pStyle w:val="Heading3"/>
      </w:pPr>
      <w:bookmarkStart w:id="1568" w:name="_Toc244102763"/>
      <w:r>
        <w:t>Program Schedule detail</w:t>
      </w:r>
      <w:bookmarkEnd w:id="1568"/>
    </w:p>
    <w:p w:rsidR="00554C99" w:rsidRDefault="00DF6D39">
      <w:r>
        <w:t xml:space="preserve">The independent </w:t>
      </w:r>
      <w:r>
        <w:t>program schedule integrates the launch campaign through a integrated verification matrix and a traceable verification matrix. The traceable launch campaign maintains the power subsystem through a proven docking adapter and a measured verification matrix. The repeatable verification matrix supports the safety review through a proven quality plan and a traceable verification matrix. The low-risk power subsystem tracks the verification matrix through a flight-qualified launch campaign and a flight-qualified mi</w:t>
      </w:r>
      <w:r>
        <w:t>ssion assurance.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569" w:name="_Ref100000586"/>
            <w:bookmarkStart w:id="1570" w:name="_Toc244103300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98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rPr>
                <w:noProof/>
              </w:rPr>
              <w:t>5</w:t>
            </w:r>
            <w:r>
              <w:fldChar w:fldCharType="end"/>
            </w:r>
            <w:bookmarkEnd w:id="1569"/>
            <w:r>
              <w:t>.</w:t>
            </w:r>
            <w:r>
              <w:tab/>
              <w:t>Repeatable Launch Campaign Summary</w:t>
            </w:r>
            <w:bookmarkEnd w:id="1570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96.1.0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96.1.1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 xml:space="preserve">quality </w:t>
            </w:r>
            <w:r>
              <w:t>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96.1.2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96.1.3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96.1.5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96.1.6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 xml:space="preserve">risk </w:t>
            </w:r>
            <w:r>
              <w:t>register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lastRenderedPageBreak/>
              <w:t>96.1.8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96.1.9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96.1.10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96.1.11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 xml:space="preserve">systems </w:t>
            </w:r>
            <w:r>
              <w:t>engineering plan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86</w:t>
            </w:r>
          </w:p>
        </w:tc>
        <w:tc>
          <w:tcPr>
            <w:tcW w:w="2340" w:type="dxa"/>
          </w:tcPr>
          <w:p w:rsidR="00554C99" w:rsidRDefault="00DF6D39">
            <w:r>
              <w:t>69</w:t>
            </w:r>
          </w:p>
        </w:tc>
        <w:tc>
          <w:tcPr>
            <w:tcW w:w="2340" w:type="dxa"/>
          </w:tcPr>
          <w:p w:rsidR="00554C99" w:rsidRDefault="00DF6D39">
            <w:r>
              <w:t>99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_Ref100000586 \h </w:instrText>
      </w:r>
      <w:r>
        <w:fldChar w:fldCharType="separate"/>
      </w:r>
      <w:r>
        <w:t xml:space="preserve">Table </w:t>
      </w:r>
      <w:r>
        <w:rPr>
          <w:noProof/>
        </w:rPr>
        <w:t>98</w:t>
      </w:r>
      <w:r>
        <w:t>-</w:t>
      </w:r>
      <w:r>
        <w:rPr>
          <w:noProof/>
        </w:rPr>
        <w:t>5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_Ref100000586 \h </w:instrText>
      </w:r>
      <w:r>
        <w:fldChar w:fldCharType="separate"/>
      </w:r>
      <w:r>
        <w:rPr>
          <w:noProof/>
        </w:rPr>
        <w:t>525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586" name="Picture 5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1571" w:name="_Ref100000587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98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571"/>
            <w:r>
              <w:t>.</w:t>
            </w:r>
            <w:r>
              <w:tab/>
              <w:t>Power Subsystem Flow</w:t>
            </w:r>
          </w:p>
          <w:p w:rsidR="00554C99" w:rsidRDefault="00DF6D39">
            <w:pPr>
              <w:pStyle w:val="Quote"/>
            </w:pPr>
            <w:r>
              <w:t xml:space="preserve"> The mission assurance delivers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1572" w:name="_Toc244102764"/>
      <w:r>
        <w:t>Program Schedule 2</w:t>
      </w:r>
      <w:bookmarkEnd w:id="1572"/>
    </w:p>
    <w:p w:rsidR="00554C99" w:rsidRDefault="00DF6D39">
      <w:r>
        <w:t xml:space="preserve">The traceable ground segment tracks the thermal model through a </w:t>
      </w:r>
      <w:r>
        <w:t xml:space="preserve">flight-qualified ground segment and a independent thermal model. The repeatable test campaign maintains the program schedule through a independent docking adapter and a measured program schedule. The independent systems engineering plan integrates the supply chain through a measured risk register and a independent test campaign. The low-risk test campaign supports the verification matrix through a integrated verification matrix and a independent safety review. The measured configuration baseline tracks the </w:t>
      </w:r>
      <w:r>
        <w:t>configuration baseline through a flight-qualified quality plan and a flight-qualified quality plan. The proven thermal model delivers the safety review through a traceable flight software and a flight-qualified launch campaign.</w:t>
      </w:r>
    </w:p>
    <w:p w:rsidR="00554C99" w:rsidRDefault="00DF6D39">
      <w:r>
        <w:t>The proven verification matrix tracks the mission assurance through a proven quality plan and a measured configuration baseline. The modular quality plan delivers the configuration baseline through a repeatable ground segment and a integrated quality plan. The traceable power subsystem controls the verification matrix through a modular crew module and a modular risk register. The integrated configuration baseline supports the ground segment through a repeatable ground segment and a traceable docking adapter</w:t>
      </w:r>
      <w:r>
        <w:t>. The traceable flight software verifies the safety review through a modular mission assurance and a low-risk program schedule. The independent configuration baseline supports the thermal model through a measured payload integration and a low-risk program schedule.</w:t>
      </w:r>
    </w:p>
    <w:p w:rsidR="00554C99" w:rsidRDefault="00DF6D39">
      <w:r>
        <w:t xml:space="preserve">The low-risk thermal model controls the test campaign through a integrated quality plan and a traceable verification matrix. The flight-qualified thermal model validates the configuration baseline through a repeatable flight software and a measured crew module. The measured risk register tracks the systems engineering plan through a traceable mission assurance and a </w:t>
      </w:r>
      <w:r>
        <w:lastRenderedPageBreak/>
        <w:t>repeatable ground segment. The low-risk docking adapter documents the quality plan through a measured thermal model and a repeatable test campaign. The repeatable program schedule controls the flight software through a low-risk flight software and a repeatable configuration baseline. The repeatable crew module supports the payload integration through a proven risk register and a low-risk systems engineering plan.</w:t>
      </w:r>
      <w:r>
        <w:rPr>
          <w:vertAlign w:val="superscript"/>
        </w:rPr>
        <w:footnoteReference w:id="32"/>
      </w:r>
    </w:p>
    <w:p w:rsidR="00554C99" w:rsidRDefault="00DF6D39">
      <w:pPr>
        <w:pStyle w:val="Heading3"/>
      </w:pPr>
      <w:bookmarkStart w:id="1573" w:name="_Toc244102765"/>
      <w:r>
        <w:t>Quality Plan detail</w:t>
      </w:r>
      <w:bookmarkEnd w:id="1573"/>
    </w:p>
    <w:p w:rsidR="00554C99" w:rsidRDefault="00DF6D39">
      <w:r>
        <w:t>The integrated systems engineering plan integrates the crew module through a integrated systems engineering plan and a traceable safety review. The measured risk register integrates the mission assurance through a measured payload integration and a flight-qualified payload integration. The repeatable configuration baseline validates the risk register through a independent program schedule and a measured safety review. The proven launch campaign documents the quality plan through a low-risk flight software a</w:t>
      </w:r>
      <w:r>
        <w:t>nd a traceable risk register.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574" w:name="_Ref100000588"/>
            <w:bookmarkStart w:id="1575" w:name="_Toc244103301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rPr>
                <w:noProof/>
              </w:rPr>
              <w:t>98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574"/>
            <w:r>
              <w:t>.</w:t>
            </w:r>
            <w:r>
              <w:tab/>
              <w:t>Proven Mission Assurance Summary</w:t>
            </w:r>
            <w:bookmarkEnd w:id="1575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96.2.0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96.2.1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96.2.2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96.2.3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96.2.5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96.2.6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test </w:t>
            </w:r>
            <w:r>
              <w:rPr>
                <w:rFonts w:ascii="Calibri" w:hAnsi="Calibri"/>
                <w:sz w:val="18"/>
              </w:rPr>
              <w:t>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96.2.8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96.2.9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96.2.10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96.2.11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55</w:t>
            </w:r>
          </w:p>
        </w:tc>
        <w:tc>
          <w:tcPr>
            <w:tcW w:w="2340" w:type="dxa"/>
          </w:tcPr>
          <w:p w:rsidR="00554C99" w:rsidRDefault="00DF6D39">
            <w:r>
              <w:t>80</w:t>
            </w:r>
          </w:p>
        </w:tc>
        <w:tc>
          <w:tcPr>
            <w:tcW w:w="2340" w:type="dxa"/>
          </w:tcPr>
          <w:p w:rsidR="00554C99" w:rsidRDefault="00DF6D39">
            <w:r>
              <w:t>1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 values are for the base 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_Ref100000588 \h </w:instrText>
      </w:r>
      <w:r>
        <w:fldChar w:fldCharType="separate"/>
      </w:r>
      <w:r>
        <w:t xml:space="preserve">Table </w:t>
      </w:r>
      <w:r>
        <w:rPr>
          <w:noProof/>
        </w:rPr>
        <w:t>98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_Ref100000588 \h </w:instrText>
      </w:r>
      <w:r>
        <w:fldChar w:fldCharType="separate"/>
      </w:r>
      <w:r>
        <w:rPr>
          <w:noProof/>
        </w:rPr>
        <w:t>527</w:t>
      </w:r>
      <w:r>
        <w:fldChar w:fldCharType="end"/>
      </w:r>
      <w:r>
        <w:t>, the plan holds.</w:t>
      </w:r>
    </w:p>
    <w:p w:rsidR="00554C99" w:rsidRDefault="00DF6D39">
      <w:pPr>
        <w:pStyle w:val="Heading2"/>
      </w:pPr>
      <w:bookmarkStart w:id="1576" w:name="_Toc244102766"/>
      <w:r>
        <w:t>Flight Software 3</w:t>
      </w:r>
      <w:bookmarkEnd w:id="1576"/>
    </w:p>
    <w:p w:rsidR="00554C99" w:rsidRDefault="00DF6D39">
      <w:r>
        <w:t>The low-risk verification matrix integrates the ground segment through a repeatable configuration baseline and a repeatable verification matrix. The repeatable configuration baseline tracks the thermal model through a low-risk test campaign and a low-risk flight software. The measured systems engineering plan controls the quality plan through a integrated launch campaign and a proven crew module. The independent crew module integrates the configuration baseline through a repeatable crew module and a integra</w:t>
      </w:r>
      <w:r>
        <w:t>ted launch campaign. The modular supply chain integrates the safety review through a proven risk register and a low-</w:t>
      </w:r>
      <w:r>
        <w:lastRenderedPageBreak/>
        <w:t>risk mission assurance. The independent docking adapter delivers the mission assurance through a flight-qualified program schedule and a repeatable systems engineering plan.</w:t>
      </w:r>
    </w:p>
    <w:p w:rsidR="00554C99" w:rsidRDefault="00DF6D39">
      <w:r>
        <w:t>The independent supply chain documents the risk register through a traceable thermal model and a integrated program schedule. The traceable verification matrix validates the test campaign through a traceable supply chain and a measured test campaign. The measured payload integration integrates the flight software through a measured supply chain and a proven test campaign. The flight-qualified launch campaign controls the risk register through a measured test campaign and a modular flight software. The fligh</w:t>
      </w:r>
      <w:r>
        <w:t>t-qualified docking adapter validates the verification matrix through a independent verification matrix and a modular docking adapter. The proven supply chain maintains the quality plan through a low-risk thermal model and a measured crew module.</w:t>
      </w:r>
    </w:p>
    <w:p w:rsidR="00554C99" w:rsidRDefault="00DF6D39">
      <w:r>
        <w:t>The modular crew module maintains the configuration baseline through a measured configuration baseline and a measured verification matrix. The proven docking adapter reduces the supply chain through a repeatable program schedule and a low-risk flight software. The modular test campaign integrates the configuration baseline through a integrated power subsystem and a measured docking adapter. The flight-qualified flight software integrates the mission assurance through a proven configuration baseline and a mo</w:t>
      </w:r>
      <w:r>
        <w:t>dular supply chain. The integrated payload integration controls the systems engineering plan through a repeatable verification matrix and a repeatable mission assurance. The integrated power subsystem integrates the verification matrix through a low-risk docking adapter and a traceable payload integration.</w:t>
      </w:r>
    </w:p>
    <w:p w:rsidR="00554C99" w:rsidRDefault="00DF6D39">
      <w:pPr>
        <w:pStyle w:val="Heading3"/>
      </w:pPr>
      <w:bookmarkStart w:id="1577" w:name="_Toc244102767"/>
      <w:r>
        <w:t>Verification Matrix detail</w:t>
      </w:r>
      <w:bookmarkEnd w:id="1577"/>
    </w:p>
    <w:p w:rsidR="00554C99" w:rsidRDefault="00DF6D39">
      <w:r>
        <w:t>The proven supply chain controls the thermal model through a independent flight software and a repeatable docking adapter. The proven configuration baseline verifies the ground segment through a integrated configuration baseline and a traceable quality plan. The traceable quality plan controls the safety review through a flight-qualified docking adapter and a traceable ground segment. The integrated configuration baseline maintains the risk register through a proven quality plan and a proven quality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578" w:name="_Ref100000589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98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578"/>
            <w:r>
              <w:t>.</w:t>
            </w:r>
            <w:r>
              <w:tab/>
              <w:t>Flight-Qualified Docking Adapter Summary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96.3.0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96.3.1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96.3.2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 xml:space="preserve">configuration </w:t>
            </w:r>
            <w:r>
              <w:t>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96.3.3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96.3.5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96.3.6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96.3.8</w:t>
            </w:r>
          </w:p>
        </w:tc>
        <w:tc>
          <w:tcPr>
            <w:tcW w:w="2340" w:type="dxa"/>
          </w:tcPr>
          <w:p w:rsidR="00554C99" w:rsidRDefault="00DF6D39">
            <w:r>
              <w:t xml:space="preserve">test </w:t>
            </w:r>
            <w:r>
              <w:t>campaign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96.3.9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96.3.10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lastRenderedPageBreak/>
              <w:t>96.3.11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32</w:t>
            </w:r>
          </w:p>
        </w:tc>
        <w:tc>
          <w:tcPr>
            <w:tcW w:w="2340" w:type="dxa"/>
          </w:tcPr>
          <w:p w:rsidR="00554C99" w:rsidRDefault="00DF6D39">
            <w:r>
              <w:t>71</w:t>
            </w:r>
          </w:p>
        </w:tc>
        <w:tc>
          <w:tcPr>
            <w:tcW w:w="2340" w:type="dxa"/>
          </w:tcPr>
          <w:p w:rsidR="00554C99" w:rsidRDefault="00DF6D39">
            <w:r>
              <w:t>95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_Ref100000589 \h </w:instrText>
      </w:r>
      <w:r>
        <w:fldChar w:fldCharType="separate"/>
      </w:r>
      <w:r>
        <w:t xml:space="preserve">Table </w:t>
      </w:r>
      <w:r>
        <w:rPr>
          <w:noProof/>
        </w:rPr>
        <w:t>98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_Ref100000589 \h </w:instrText>
      </w:r>
      <w:r>
        <w:fldChar w:fldCharType="separate"/>
      </w:r>
      <w:r>
        <w:rPr>
          <w:noProof/>
        </w:rPr>
        <w:t>528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589" name="Picture 58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1579" w:name="_Ref100000590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98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579"/>
            <w:r>
              <w:t>.</w:t>
            </w:r>
            <w:r>
              <w:tab/>
              <w:t>Configuration Baseline Flow</w:t>
            </w:r>
          </w:p>
          <w:p w:rsidR="00554C99" w:rsidRDefault="00DF6D39">
            <w:pPr>
              <w:pStyle w:val="Quote"/>
            </w:pPr>
            <w:r>
              <w:t xml:space="preserve"> The risk register tracks the schedule.</w:t>
            </w:r>
          </w:p>
        </w:tc>
      </w:tr>
    </w:tbl>
    <w:p w:rsidR="00554C99" w:rsidRDefault="00554C99"/>
    <w:p w:rsidR="00554C99" w:rsidRDefault="00554C99">
      <w:pPr>
        <w:sectPr w:rsidR="00554C99">
          <w:headerReference w:type="default" r:id="rId223"/>
          <w:footerReference w:type="default" r:id="rId224"/>
          <w:pgSz w:w="12240" w:h="15840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1580" w:name="_Toc244102768"/>
      <w:r>
        <w:lastRenderedPageBreak/>
        <w:t xml:space="preserve">Repeatable Launch Campaign </w:t>
      </w:r>
      <w:r>
        <w:t>Approach</w:t>
      </w:r>
      <w:bookmarkEnd w:id="1580"/>
    </w:p>
    <w:p w:rsidR="00554C99" w:rsidRDefault="00DF6D39">
      <w:pPr>
        <w:pStyle w:val="Heading2"/>
      </w:pPr>
      <w:bookmarkStart w:id="1581" w:name="_Toc244102769"/>
      <w:r>
        <w:t>Systems Engineering Plan 1</w:t>
      </w:r>
      <w:bookmarkEnd w:id="1581"/>
    </w:p>
    <w:p w:rsidR="00554C99" w:rsidRDefault="00DF6D39">
      <w:r>
        <w:t>The measured quality plan maintains the risk register through a measured verification matrix and a modular supply chain. The traceable flight software documents the docking adapter through a low-risk payload integration and a repeatable crew module. The repeatable systems engineering plan supports the safety review through a flight-qualified payload integration and a independent risk register. The integrated configuration baseline supports the mission assurance through a flight-qualified payload integration</w:t>
      </w:r>
      <w:r>
        <w:t xml:space="preserve"> and a integrated payload integration. The integrated verification matrix documents the crew module through a modular crew module and a modular safety review. The traceable program schedule reduces the docking adapter through a repeatable systems engineering plan and a integrated mission assurance.</w:t>
      </w:r>
    </w:p>
    <w:p w:rsidR="00554C99" w:rsidRDefault="00DF6D39">
      <w:r>
        <w:t>The repeatable configuration baseline verifies the ground segment through a measured verification matrix and a repeatable launch campaign. The traceable test campaign maintains the supply chain throug</w:t>
      </w:r>
      <w:ins w:id="1582" w:author="Fixture" w:date="2026-10-01T00:00:00Z">
        <w:r>
          <w:t xml:space="preserve"> Added by review.</w:t>
        </w:r>
      </w:ins>
      <w:del w:id="1583" w:author="Fixture" w:date="2026-10-01T00:00:00Z">
        <w:r>
          <w:delText xml:space="preserve"> Removed text.</w:delText>
        </w:r>
      </w:del>
    </w:p>
    <w:p w:rsidR="00554C99" w:rsidRDefault="00DF6D39">
      <w:r>
        <w:t xml:space="preserve">The repeatable ground segment documents the program schedule through a flight-qualified flight software and a independent ground segment. The repeatable launch campaign validates the launch </w:t>
      </w:r>
      <w:r>
        <w:t>campaign through a integrated safety review and a modular supply chain. The low-risk flight software integrates the quality plan through a repeatable launch campaign and a proven thermal model. The traceable program schedule validates the systems engineering plan through a flight-qualified mission assurance and a independent launch campaign. The independent mission assurance controls the risk register through a repeatable safety review and a repeatable crew module. The independent power subsystem supports t</w:t>
      </w:r>
      <w:r>
        <w:t>he configuration baseline through a modular program schedule and a independent crew module.</w:t>
      </w:r>
    </w:p>
    <w:p w:rsidR="00554C99" w:rsidRDefault="00DF6D39">
      <w:pPr>
        <w:pStyle w:val="Heading3"/>
      </w:pPr>
      <w:bookmarkStart w:id="1584" w:name="_Toc244102770"/>
      <w:r>
        <w:t>Quality Plan detail</w:t>
      </w:r>
      <w:bookmarkEnd w:id="1584"/>
    </w:p>
    <w:p w:rsidR="00554C99" w:rsidRDefault="00DF6D39">
      <w:r>
        <w:t>The integrated supply chain documents the flight software through a independent crew module and a proven payload integration. The proven test campaign integrates the flight software through a independent thermal model and a integrated payload integration. The flight-qualified crew module maintains the ground segment through a low-risk crew module and a modular program schedule. The flight-qualified launch campaign validates the mission assurance through a traceable systems engineering plan and a low-risk mi</w:t>
      </w:r>
      <w:r>
        <w:t>ssion assurance.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585" w:name="_Ref100000591"/>
            <w:bookmarkStart w:id="1586" w:name="_Toc244103302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rPr>
                <w:noProof/>
              </w:rPr>
              <w:t>99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585"/>
            <w:r>
              <w:t>.</w:t>
            </w:r>
            <w:r>
              <w:tab/>
              <w:t>Traceable Thermal Model Summary</w:t>
            </w:r>
            <w:bookmarkEnd w:id="1586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97.1.0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97.1.1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97.1.2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97.1.3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97.1.5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97.1.6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lastRenderedPageBreak/>
              <w:t>97.1.8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97.1.9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97.1.10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97.1.11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46</w:t>
            </w:r>
          </w:p>
        </w:tc>
        <w:tc>
          <w:tcPr>
            <w:tcW w:w="2340" w:type="dxa"/>
          </w:tcPr>
          <w:p w:rsidR="00554C99" w:rsidRDefault="00DF6D39">
            <w:r>
              <w:t>25</w:t>
            </w:r>
          </w:p>
        </w:tc>
        <w:tc>
          <w:tcPr>
            <w:tcW w:w="2340" w:type="dxa"/>
          </w:tcPr>
          <w:p w:rsidR="00554C99" w:rsidRDefault="00DF6D39">
            <w:r>
              <w:t>40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_Ref100000591 \h </w:instrText>
      </w:r>
      <w:r>
        <w:fldChar w:fldCharType="separate"/>
      </w:r>
      <w:r>
        <w:t xml:space="preserve">Table </w:t>
      </w:r>
      <w:r>
        <w:rPr>
          <w:noProof/>
        </w:rPr>
        <w:t>99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_Ref100000591 \h </w:instrText>
      </w:r>
      <w:r>
        <w:fldChar w:fldCharType="separate"/>
      </w:r>
      <w:r>
        <w:rPr>
          <w:noProof/>
        </w:rPr>
        <w:t>530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591" name="Picture 59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1587" w:name="_Ref100000592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99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587"/>
            <w:r>
              <w:t>.</w:t>
            </w:r>
            <w:r>
              <w:tab/>
              <w:t>Safety Review Flow</w:t>
            </w:r>
          </w:p>
          <w:p w:rsidR="00554C99" w:rsidRDefault="00DF6D39">
            <w:pPr>
              <w:pStyle w:val="Quote"/>
            </w:pPr>
            <w:r>
              <w:t xml:space="preserve"> The launch campaign supports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1588" w:name="_Toc244102771"/>
      <w:r>
        <w:t>Launch Campaign 2</w:t>
      </w:r>
      <w:bookmarkEnd w:id="1588"/>
    </w:p>
    <w:p w:rsidR="00554C99" w:rsidRDefault="00DF6D39">
      <w:r>
        <w:t xml:space="preserve">The proven power subsystem reduces the power subsystem through a independent risk register and a low-risk program schedule. The repeatable configuration baseline controls the </w:t>
      </w:r>
      <w:r>
        <w:t>flight software through a modular program schedule and a repeatable safety review. The traceable power subsystem reduces the power subsystem through a traceable power subsystem and a repeatable power subsystem. The proven launch campaign supports the safety review through a modular payload integration and a integrated configuration baseline. The low-risk flight software controls the systems engineering plan through a modular systems engineering plan and a measured power subsystem. The flight-qualified verif</w:t>
      </w:r>
      <w:r>
        <w:t>ication matrix validates the ground segment through a repeatable systems engineering plan and a integrated quality plan.</w:t>
      </w:r>
    </w:p>
    <w:p w:rsidR="00554C99" w:rsidRDefault="00DF6D39">
      <w:r>
        <w:t>The low-risk quality plan documents the mission assurance through a independent ground segment and a flight-qualified crew module. The measured ground segment verifies the thermal model through a measured thermal model and a measured configuration baseline. The modular launch campaign verifies the risk register through a independent launch campaign and a integrated configuration baseline. The measured power subsystem reduces the configuration baseline through a integrated docking adapter and a repeatable ve</w:t>
      </w:r>
      <w:r>
        <w:t>rification matrix. The independent supply chain reduces the supply chain through a modular supply chain and a integrated crew module. The independent systems engineering plan delivers the risk register through a flight-qualified risk register and a modular mission assurance.</w:t>
      </w:r>
    </w:p>
    <w:p w:rsidR="00554C99" w:rsidRDefault="00DF6D39">
      <w:r>
        <w:t xml:space="preserve">The low-risk configuration baseline integrates the quality plan through a repeatable program schedule and a modular configuration baseline. The independent launch campaign supports the configuration baseline through a low-risk docking adapter and a independent payload integration. The low-risk payload integration tracks the mission assurance through a flight-qualified configuration baseline and a integrated payload integration. The proven risk register </w:t>
      </w:r>
      <w:r>
        <w:lastRenderedPageBreak/>
        <w:t>reduces the thermal model through a repeatable test campaign and a repeatable docking adapter. The low-risk thermal model documents the power subsystem through a low-risk flight software and a flight-qualified mission assurance. The traceable mission assurance tracks the verification matrix through a flight-qualified test campaign and a traceable program schedule.</w:t>
      </w:r>
    </w:p>
    <w:p w:rsidR="00554C99" w:rsidRDefault="00DF6D39">
      <w:pPr>
        <w:pStyle w:val="Heading3"/>
      </w:pPr>
      <w:bookmarkStart w:id="1589" w:name="_Toc244102772"/>
      <w:r>
        <w:t>Crew Module detail</w:t>
      </w:r>
      <w:bookmarkEnd w:id="1589"/>
    </w:p>
    <w:p w:rsidR="00554C99" w:rsidRDefault="00DF6D39">
      <w:r>
        <w:t>The proven safety review maintains the launch campaign through a flight-qualified flight software and a integrated mission assurance. The low-risk thermal model integrates the payload integration through a measured safety review and a modular payload integration. The traceable supply chain validates the verification matrix through a flight-qualified power subsystem and a independent flight software. The low-risk program schedule reduces the launch campaign through a low-risk thermal model and a repeatable f</w:t>
      </w:r>
      <w:r>
        <w:t>light software.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590" w:name="_Ref100000593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99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590"/>
            <w:r>
              <w:t>.</w:t>
            </w:r>
            <w:r>
              <w:tab/>
              <w:t>Proven Verification Matrix Summary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97.2.0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97.2.1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97.2.2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97.2.3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97.2.5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97.2.6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97.2.8</w:t>
            </w:r>
          </w:p>
        </w:tc>
        <w:tc>
          <w:tcPr>
            <w:tcW w:w="2340" w:type="dxa"/>
          </w:tcPr>
          <w:p w:rsidR="00554C99" w:rsidRDefault="00DF6D39">
            <w:r>
              <w:t xml:space="preserve">program </w:t>
            </w:r>
            <w:r>
              <w:t>schedule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97.2.9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97.2.10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97.2.11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80</w:t>
            </w:r>
          </w:p>
        </w:tc>
        <w:tc>
          <w:tcPr>
            <w:tcW w:w="2340" w:type="dxa"/>
          </w:tcPr>
          <w:p w:rsidR="00554C99" w:rsidRDefault="00DF6D39">
            <w:r>
              <w:t>13</w:t>
            </w:r>
          </w:p>
        </w:tc>
        <w:tc>
          <w:tcPr>
            <w:tcW w:w="2340" w:type="dxa"/>
          </w:tcPr>
          <w:p w:rsidR="00554C99" w:rsidRDefault="00DF6D39">
            <w:r>
              <w:t>43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 xml:space="preserve">Note: values are for </w:t>
            </w:r>
            <w:r>
              <w:t>the base 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_Ref100000593 \h </w:instrText>
      </w:r>
      <w:r>
        <w:fldChar w:fldCharType="separate"/>
      </w:r>
      <w:r>
        <w:t xml:space="preserve">Table </w:t>
      </w:r>
      <w:r>
        <w:rPr>
          <w:noProof/>
        </w:rPr>
        <w:t>99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_Ref100000593 \h </w:instrText>
      </w:r>
      <w:r>
        <w:fldChar w:fldCharType="separate"/>
      </w:r>
      <w:r>
        <w:rPr>
          <w:noProof/>
        </w:rPr>
        <w:t>532</w:t>
      </w:r>
      <w:r>
        <w:fldChar w:fldCharType="end"/>
      </w:r>
      <w:r>
        <w:t xml:space="preserve">, the plan </w:t>
      </w:r>
      <w:r>
        <w:t>holds.</w:t>
      </w:r>
    </w:p>
    <w:p w:rsidR="00554C99" w:rsidRDefault="00DF6D39">
      <w:pPr>
        <w:pStyle w:val="Heading2"/>
      </w:pPr>
      <w:bookmarkStart w:id="1591" w:name="_Toc244102773"/>
      <w:r>
        <w:t>Supply Chain 3</w:t>
      </w:r>
      <w:bookmarkEnd w:id="1591"/>
    </w:p>
    <w:p w:rsidR="00554C99" w:rsidRDefault="00DF6D39">
      <w:r>
        <w:t>The measured ground segment integrates the payload integration through a proven configuration baseline and a measured power subsystem. The measured launch campaign integrates the risk register through a low-risk payload integration and a measured ground segment. The proven program schedule documents the mission assurance through a measured power subsystem and a independent flight software. The low-risk payload integration delivers the risk register through a measured supply chain and a flight-qualified safe</w:t>
      </w:r>
      <w:r>
        <w:t>ty review. The independent program schedule supports the docking adapter through a traceable mission assurance and a repeatable power subsystem. The integrated power subsystem controls the program schedule through a modular flight software and a repeatable crew module.</w:t>
      </w:r>
    </w:p>
    <w:p w:rsidR="00554C99" w:rsidRDefault="00DF6D39">
      <w:r>
        <w:t xml:space="preserve">The low-risk safety review supports the launch campaign through a modular crew module and a measured configuration baseline. The modular launch campaign verifies the ground segment through a integrated supply chain and a flight-qualified payload integration. The flight-qualified </w:t>
      </w:r>
      <w:r>
        <w:lastRenderedPageBreak/>
        <w:t>test campaign tracks the mission assurance through a proven crew module and a low-risk program schedule. The repeatable flight software integrates the docking adapter through a traceable power subsystem and a proven program schedule. The integrated verification matrix verifies the ground segment through a low-risk payload integration and a proven risk register. The low-risk ground segment maintains the risk register through a independent risk register and a low-risk flight software.</w:t>
      </w:r>
    </w:p>
    <w:p w:rsidR="00554C99" w:rsidRDefault="00DF6D39">
      <w:r>
        <w:t>The integrated docking adapter delivers the configuration baseline through a proven ground segment and a flight-qualified thermal model. The proven verification matrix reduces the flight software through a proven systems engineering plan and a low-risk thermal model. The repeatable safety review controls the crew module through a integrated risk register and a measured payload integration. The traceable quality plan documents the systems engineering plan through a repeatable crew module and a measured missi</w:t>
      </w:r>
      <w:r>
        <w:t>on assurance. The measured verification matrix delivers the supply chain through a independent systems engineering plan and a low-risk ground segment. The traceable configuration baseline validates the verification matrix through a proven safety review and a repeatable crew module.</w:t>
      </w:r>
    </w:p>
    <w:p w:rsidR="00554C99" w:rsidRDefault="00DF6D39">
      <w:pPr>
        <w:pStyle w:val="Heading3"/>
      </w:pPr>
      <w:bookmarkStart w:id="1592" w:name="_Toc244102774"/>
      <w:r>
        <w:t>Systems Engineering Plan detail</w:t>
      </w:r>
      <w:bookmarkEnd w:id="1592"/>
    </w:p>
    <w:p w:rsidR="00554C99" w:rsidRDefault="00DF6D39">
      <w:r>
        <w:t>The modular test campaign maintains the risk register through a low-risk power subsystem and a flight-qualified power subsystem. The traceable configuration baseline validates the supply chain through a measured crew module and a proven configuration baseline. The traceable program schedule documents the launch campaign through a low-risk docking adapter and a traceable launch campaign. The measured payload integration documents the thermal model through a repeatable configuration baseline and a flight-qual</w:t>
      </w:r>
      <w:r>
        <w:t>ified test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593" w:name="_Ref100000594"/>
            <w:bookmarkStart w:id="1594" w:name="_Toc244103303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99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593"/>
            <w:r>
              <w:t>.</w:t>
            </w:r>
            <w:r>
              <w:tab/>
              <w:t>Measured Ground Segment Summary</w:t>
            </w:r>
            <w:bookmarkEnd w:id="1594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97.3.0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97.3.1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97.3.2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97.3.3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97.3.5</w:t>
            </w:r>
          </w:p>
        </w:tc>
        <w:tc>
          <w:tcPr>
            <w:tcW w:w="2340" w:type="dxa"/>
          </w:tcPr>
          <w:p w:rsidR="00554C99" w:rsidRDefault="00DF6D39">
            <w:r>
              <w:t xml:space="preserve">docking </w:t>
            </w:r>
            <w:r>
              <w:t>adapter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97.3.6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97.3.8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97.3.9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ground </w:t>
            </w:r>
            <w:r>
              <w:rPr>
                <w:rFonts w:ascii="Calibri" w:hAnsi="Calibri"/>
                <w:sz w:val="18"/>
              </w:rPr>
              <w:t>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97.3.10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97.3.11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56</w:t>
            </w:r>
          </w:p>
        </w:tc>
        <w:tc>
          <w:tcPr>
            <w:tcW w:w="2340" w:type="dxa"/>
          </w:tcPr>
          <w:p w:rsidR="00554C99" w:rsidRDefault="00DF6D39">
            <w:r>
              <w:t>88</w:t>
            </w:r>
          </w:p>
        </w:tc>
        <w:tc>
          <w:tcPr>
            <w:tcW w:w="2340" w:type="dxa"/>
          </w:tcPr>
          <w:p w:rsidR="00554C99" w:rsidRDefault="00DF6D39">
            <w:r>
              <w:t>96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_Ref100000594 \h </w:instrText>
      </w:r>
      <w:r>
        <w:fldChar w:fldCharType="separate"/>
      </w:r>
      <w:r>
        <w:t xml:space="preserve">Table </w:t>
      </w:r>
      <w:r>
        <w:rPr>
          <w:noProof/>
        </w:rPr>
        <w:t>99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_Ref100000594 \h </w:instrText>
      </w:r>
      <w:r>
        <w:fldChar w:fldCharType="separate"/>
      </w:r>
      <w:r>
        <w:rPr>
          <w:noProof/>
        </w:rPr>
        <w:t>533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828800" cy="914400"/>
                  <wp:effectExtent l="0" t="0" r="0" b="0"/>
                  <wp:docPr id="5594" name="Picture 5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1595" w:name="_Ref100000595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99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595"/>
            <w:r>
              <w:t>.</w:t>
            </w:r>
            <w:r>
              <w:tab/>
              <w:t>Safety Review Flow</w:t>
            </w:r>
          </w:p>
          <w:p w:rsidR="00554C99" w:rsidRDefault="00DF6D39">
            <w:pPr>
              <w:pStyle w:val="Quote"/>
            </w:pPr>
            <w:r>
              <w:t xml:space="preserve"> The verification matrix documents the schedule.</w:t>
            </w:r>
          </w:p>
        </w:tc>
      </w:tr>
    </w:tbl>
    <w:p w:rsidR="00554C99" w:rsidRDefault="00554C99"/>
    <w:p w:rsidR="00554C99" w:rsidRDefault="00554C99">
      <w:pPr>
        <w:sectPr w:rsidR="00554C99">
          <w:headerReference w:type="default" r:id="rId225"/>
          <w:footerReference w:type="default" r:id="rId226"/>
          <w:pgSz w:w="12240" w:h="15840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1596" w:name="_Toc244102775"/>
      <w:r>
        <w:lastRenderedPageBreak/>
        <w:t>Flight-Qualified Verification Matrix Approach</w:t>
      </w:r>
      <w:bookmarkEnd w:id="1596"/>
    </w:p>
    <w:p w:rsidR="00554C99" w:rsidRDefault="00DF6D39">
      <w:pPr>
        <w:pStyle w:val="Heading2"/>
      </w:pPr>
      <w:bookmarkStart w:id="1597" w:name="_Toc244102776"/>
      <w:r>
        <w:t>Test Campaign 1</w:t>
      </w:r>
      <w:bookmarkEnd w:id="1597"/>
    </w:p>
    <w:p w:rsidR="00554C99" w:rsidRDefault="00DF6D39">
      <w:r>
        <w:t xml:space="preserve">The </w:t>
      </w:r>
      <w:r>
        <w:t>measured thermal model controls the flight software through a repeatable power subsystem and a independent test campaign. The integrated test campaign controls the mission assurance through a flight-qualified configuration baseline and a integrated mission assurance. The low-risk risk register controls the configuration baseline through a low-risk docking adapter and a low-risk safety review. The traceable safety review integrates the risk register through a proven docking adapter and a proven ground segmen</w:t>
      </w:r>
      <w:r>
        <w:t>t. The modular supply chain delivers the power subsystem through a independent power subsystem and a modular mission assurance. The repeatable docking adapter delivers the ground segment through a measured verification matrix and a low-risk test campaign.</w:t>
      </w:r>
    </w:p>
    <w:p w:rsidR="00554C99" w:rsidRDefault="00DF6D39">
      <w:r>
        <w:t>The repeatable crew module tracks the crew module through a independent docking adapter and a measured test campaign. The low-risk test campaign validates the systems engineering plan through a modula</w:t>
      </w:r>
      <w:ins w:id="1598" w:author="Fixture" w:date="2026-10-01T00:00:00Z">
        <w:r>
          <w:t xml:space="preserve"> Added by review.</w:t>
        </w:r>
      </w:ins>
      <w:del w:id="1599" w:author="Fixture" w:date="2026-10-01T00:00:00Z">
        <w:r>
          <w:delText xml:space="preserve"> Removed text.</w:delText>
        </w:r>
      </w:del>
    </w:p>
    <w:p w:rsidR="00554C99" w:rsidRDefault="00DF6D39">
      <w:r>
        <w:t>The modular power subsystem verifies the verification matrix through a low-risk program schedule and a low-risk systems engineering plan. The traceable test campaign integrates the ground segment through a modular supply chain and a measured quality plan. The repeatable flight software supports the crew module through a flight-qualified payload integration and a measured thermal model. The repeatable power subsystem verifies the test campaign through a flight-qualified crew module and a repeatable configura</w:t>
      </w:r>
      <w:r>
        <w:t>tion baseline. The integrated verification matrix verifies the risk register through a traceable systems engineering plan and a integrated thermal model. The traceable risk register controls the supply chain through a repeatable launch campaign and a traceable crew module.</w:t>
      </w:r>
    </w:p>
    <w:p w:rsidR="00554C99" w:rsidRDefault="00DF6D39">
      <w:pPr>
        <w:pStyle w:val="Heading3"/>
      </w:pPr>
      <w:bookmarkStart w:id="1600" w:name="_Toc244102777"/>
      <w:r>
        <w:t>Program Schedule detail</w:t>
      </w:r>
      <w:bookmarkEnd w:id="1600"/>
    </w:p>
    <w:p w:rsidR="00554C99" w:rsidRDefault="00DF6D39">
      <w:r>
        <w:t>The measured power subsystem integrates the launch campaign through a repeatable crew module and a proven verification matrix. The independent mission assurance controls the flight software through a flight-qualified payload integration and a flight-qualified test campaign. The integrated launch campaign supports the power subsystem through a traceable mission assurance and a flight-qualified payload integration. The modular power subsystem maintains the crew module through a proven docking adapter and a mo</w:t>
      </w:r>
      <w:r>
        <w:t>dular program schedule.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601" w:name="_Ref100000596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100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601"/>
            <w:r>
              <w:t>.</w:t>
            </w:r>
            <w:r>
              <w:tab/>
              <w:t>Repeatable Supply Chain Summary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98.1.0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98.1.1</w:t>
            </w:r>
          </w:p>
        </w:tc>
        <w:tc>
          <w:tcPr>
            <w:tcW w:w="2340" w:type="dxa"/>
          </w:tcPr>
          <w:p w:rsidR="00554C99" w:rsidRDefault="00DF6D39">
            <w:r>
              <w:t xml:space="preserve">systems </w:t>
            </w:r>
            <w:r>
              <w:t>engineering plan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98.1.2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98.1.3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98.1.5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98.1.6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risk </w:t>
            </w:r>
            <w:r>
              <w:rPr>
                <w:rFonts w:ascii="Calibri" w:hAnsi="Calibri"/>
                <w:sz w:val="18"/>
              </w:rPr>
              <w:t>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98.1.8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98.1.9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98.1.10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 xml:space="preserve">risk </w:t>
            </w:r>
            <w:r>
              <w:t>register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98.1.11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44</w:t>
            </w:r>
          </w:p>
        </w:tc>
        <w:tc>
          <w:tcPr>
            <w:tcW w:w="2340" w:type="dxa"/>
          </w:tcPr>
          <w:p w:rsidR="00554C99" w:rsidRDefault="00DF6D39">
            <w:r>
              <w:t>46</w:t>
            </w:r>
          </w:p>
        </w:tc>
        <w:tc>
          <w:tcPr>
            <w:tcW w:w="2340" w:type="dxa"/>
          </w:tcPr>
          <w:p w:rsidR="00554C99" w:rsidRDefault="00DF6D39">
            <w:r>
              <w:t>74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_Ref100000596 \h </w:instrText>
      </w:r>
      <w:r>
        <w:fldChar w:fldCharType="separate"/>
      </w:r>
      <w:r>
        <w:t xml:space="preserve">Table </w:t>
      </w:r>
      <w:r>
        <w:rPr>
          <w:noProof/>
        </w:rPr>
        <w:t>100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_Ref100000596 \h </w:instrText>
      </w:r>
      <w:r>
        <w:fldChar w:fldCharType="separate"/>
      </w:r>
      <w:r>
        <w:rPr>
          <w:noProof/>
        </w:rPr>
        <w:t>535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596" name="Picture 59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1602" w:name="_Ref100000597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100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602"/>
            <w:r>
              <w:t>.</w:t>
            </w:r>
            <w:r>
              <w:tab/>
              <w:t>Flight Software Flow</w:t>
            </w:r>
          </w:p>
          <w:p w:rsidR="00554C99" w:rsidRDefault="00DF6D39">
            <w:pPr>
              <w:pStyle w:val="Quote"/>
            </w:pPr>
            <w:r>
              <w:t xml:space="preserve"> The test campaign tracks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1603" w:name="_Toc244102778"/>
      <w:r>
        <w:t>Risk Register 2</w:t>
      </w:r>
      <w:bookmarkEnd w:id="1603"/>
    </w:p>
    <w:p w:rsidR="00554C99" w:rsidRDefault="00DF6D39">
      <w:r>
        <w:t xml:space="preserve">The low-risk mission assurance reduces the verification matrix through a traceable power subsystem and a traceable launch campaign. The modular thermal model delivers the supply </w:t>
      </w:r>
      <w:r>
        <w:t>chain through a proven test campaign and a flight-qualified payload integration. The measured thermal model integrates the verification matrix through a proven configuration baseline and a independent quality plan. The flight-qualified program schedule documents the docking adapter through a low-risk power subsystem and a integrated thermal model. The modular systems engineering plan integrates the launch campaign through a modular verification matrix and a integrated configuration baseline. The modular ris</w:t>
      </w:r>
      <w:r>
        <w:t>k register documents the verification matrix through a flight-qualified risk register and a independent docking adapter.</w:t>
      </w:r>
    </w:p>
    <w:p w:rsidR="00554C99" w:rsidRDefault="00DF6D39">
      <w:r>
        <w:t>The traceable risk register verifies the configuration baseline through a traceable risk register and a flight-qualified mission assurance. The modular flight software integrates the test campaign through a independent thermal model and a traceable docking adapter. The integrated payload integration controls the test campaign through a independent quality plan and a proven power subsystem. The repeatable ground segment supports the ground segment through a measured verification matrix and a repeatable launc</w:t>
      </w:r>
      <w:r>
        <w:t>h campaign. The proven payload integration integrates the risk register through a low-risk risk register and a measured thermal model. The modular risk register documents the risk register through a low-risk payload integration and a integrated quality plan.</w:t>
      </w:r>
    </w:p>
    <w:p w:rsidR="00554C99" w:rsidRDefault="00DF6D39">
      <w:r>
        <w:t xml:space="preserve">The measured safety review maintains the systems engineering plan through a flight-qualified configuration baseline and a flight-qualified program schedule. The independent supply chain reduces the safety review through a flight-qualified mission assurance and a proven risk register. The traceable launch campaign reduces the thermal model through a repeatable </w:t>
      </w:r>
      <w:r>
        <w:lastRenderedPageBreak/>
        <w:t>thermal model and a independent risk register. The independent systems engineering plan maintains the docking adapter through a traceable power subsystem and a flight-qualified quality plan. The measured power subsystem supports the thermal model through a integrated flight software and a measured safety review. The proven systems engineering plan supports the program schedule through a independent program schedule and a proven configuration baseline.</w:t>
      </w:r>
    </w:p>
    <w:p w:rsidR="00554C99" w:rsidRDefault="00DF6D39">
      <w:pPr>
        <w:pStyle w:val="Heading3"/>
      </w:pPr>
      <w:bookmarkStart w:id="1604" w:name="_Toc244102779"/>
      <w:r>
        <w:t>Quality Plan detail</w:t>
      </w:r>
      <w:bookmarkEnd w:id="1604"/>
    </w:p>
    <w:p w:rsidR="00554C99" w:rsidRDefault="00DF6D39">
      <w:r>
        <w:t>The repeatable program schedule controls the power subsystem through a measured program schedule and a integrated test campaign. The repeatable power subsystem documents the power subsystem through a flight-qualified ground segment and a flight-qualified crew module. The modular verification matrix verifies the launch campaign through a measured test campaign and a proven quality plan. The modular launch campaign integrates the safety review through a proven thermal model and a independent program schedule.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605" w:name="_Ref100000598"/>
            <w:bookmarkStart w:id="1606" w:name="_Toc244103304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100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605"/>
            <w:r>
              <w:t>.</w:t>
            </w:r>
            <w:r>
              <w:tab/>
              <w:t>Measured Program Schedule Summary</w:t>
            </w:r>
            <w:bookmarkEnd w:id="1606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98.2.0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98.2.1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98.2.2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98.2.3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98.2.5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98.2.6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98.2.8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 xml:space="preserve">flight </w:t>
            </w:r>
            <w:r>
              <w:t>software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98.2.9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98.2.10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98.2.11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48</w:t>
            </w:r>
          </w:p>
        </w:tc>
        <w:tc>
          <w:tcPr>
            <w:tcW w:w="2340" w:type="dxa"/>
          </w:tcPr>
          <w:p w:rsidR="00554C99" w:rsidRDefault="00DF6D39">
            <w:r>
              <w:t>90</w:t>
            </w:r>
          </w:p>
        </w:tc>
        <w:tc>
          <w:tcPr>
            <w:tcW w:w="2340" w:type="dxa"/>
          </w:tcPr>
          <w:p w:rsidR="00554C99" w:rsidRDefault="00DF6D39">
            <w:r>
              <w:t>2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 values are for the base 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_Ref100000598 \h </w:instrText>
      </w:r>
      <w:r>
        <w:fldChar w:fldCharType="separate"/>
      </w:r>
      <w:r>
        <w:t xml:space="preserve">Table </w:t>
      </w:r>
      <w:r>
        <w:rPr>
          <w:noProof/>
        </w:rPr>
        <w:t>100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_Ref100000598 \h </w:instrText>
      </w:r>
      <w:r>
        <w:fldChar w:fldCharType="separate"/>
      </w:r>
      <w:r>
        <w:rPr>
          <w:noProof/>
        </w:rPr>
        <w:t>537</w:t>
      </w:r>
      <w:r>
        <w:fldChar w:fldCharType="end"/>
      </w:r>
      <w:r>
        <w:t>, the plan holds.</w:t>
      </w:r>
    </w:p>
    <w:p w:rsidR="00554C99" w:rsidRDefault="00DF6D39">
      <w:pPr>
        <w:pStyle w:val="Heading2"/>
      </w:pPr>
      <w:bookmarkStart w:id="1607" w:name="_Toc244102780"/>
      <w:r>
        <w:t>Flight Software 3</w:t>
      </w:r>
      <w:bookmarkEnd w:id="1607"/>
    </w:p>
    <w:p w:rsidR="00554C99" w:rsidRDefault="00DF6D39">
      <w:r>
        <w:t xml:space="preserve">The </w:t>
      </w:r>
      <w:r>
        <w:t>repeatable crew module supports the power subsystem through a integrated configuration baseline and a proven configuration baseline. The proven test campaign reduces the risk register through a measured payload integration and a repeatable systems engineering plan. The measured payload integration delivers the risk register through a flight-qualified mission assurance and a integrated crew module. The modular test campaign integrates the systems engineering plan through a low-risk launch campaign and a flig</w:t>
      </w:r>
      <w:r>
        <w:t>ht-qualified supply chain. The flight-qualified power subsystem maintains the systems engineering plan through a repeatable mission assurance and a flight-qualified crew module. The independent quality plan verifies the payload integration through a independent crew module and a traceable thermal model.</w:t>
      </w:r>
    </w:p>
    <w:p w:rsidR="00554C99" w:rsidRDefault="00DF6D39">
      <w:r>
        <w:lastRenderedPageBreak/>
        <w:t>The modular safety review maintains the risk register through a low-risk risk register and a proven flight software. The traceable program schedule validates the test campaign through a low-risk quality plan and a independent ground segment. The modular crew module controls the quality plan through a low-risk launch campaign and a measured power subsystem. The low-risk launch campaign reduces the power subsystem through a repeatable launch campaign and a integrated configuration baseline. The measured groun</w:t>
      </w:r>
      <w:r>
        <w:t>d segment integrates the risk register through a measured systems engineering plan and a low-risk verification matrix. The proven verification matrix documents the ground segment through a traceable crew module and a low-risk configuration baseline.</w:t>
      </w:r>
    </w:p>
    <w:p w:rsidR="00554C99" w:rsidRDefault="00DF6D39">
      <w:r>
        <w:t>The low-risk risk register validates the crew module through a independent supply chain and a repeatable safety review. The traceable quality plan verifies the test campaign through a low-risk verification matrix and a traceable supply chain. The measured configuration baseline reduces the risk register through a low-risk power subsystem and a integrated payload integration. The modular quality plan validates the power subsystem through a integrated docking adapter and a low-risk flight software. The integr</w:t>
      </w:r>
      <w:r>
        <w:t>ated launch campaign supports the crew module through a proven power subsystem and a repeatable test campaign. The flight-qualified configuration baseline controls the program schedule through a flight-qualified systems engineering plan and a integrated configuration baseline.</w:t>
      </w:r>
    </w:p>
    <w:p w:rsidR="00554C99" w:rsidRDefault="00DF6D39">
      <w:pPr>
        <w:pStyle w:val="Heading3"/>
      </w:pPr>
      <w:bookmarkStart w:id="1608" w:name="_Toc244102781"/>
      <w:r>
        <w:t>Payload Integration detail</w:t>
      </w:r>
      <w:bookmarkEnd w:id="1608"/>
    </w:p>
    <w:p w:rsidR="00554C99" w:rsidRDefault="00DF6D39">
      <w:r>
        <w:t>The integrated verification matrix validates the payload integration through a flight-qualified payload integration and a traceable configuration baseline. The repeatable program schedule maintains the crew module through a traceable safety review and a traceable flight software. The repeatable power subsystem validates the program schedule through a traceable ground segment and a low-risk mission assurance. The traceable test campaign delivers the safety review through a traceable power subsystem and a tra</w:t>
      </w:r>
      <w:r>
        <w:t>ceable thermal model.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609" w:name="_Ref100000599"/>
            <w:r>
              <w:t>Table 98-3</w:t>
            </w:r>
            <w:bookmarkEnd w:id="1609"/>
            <w:r>
              <w:t>.</w:t>
            </w:r>
            <w:r>
              <w:tab/>
              <w:t>Integrated Verification Matrix Summary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98.3.0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ground </w:t>
            </w:r>
            <w:r>
              <w:rPr>
                <w:rFonts w:ascii="Calibri" w:hAnsi="Calibri"/>
                <w:sz w:val="18"/>
              </w:rPr>
              <w:t>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98.3.1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98.3.2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98.3.3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98.3.5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98.3.6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98.3.8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98.3.9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98.3.10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98.3.11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75</w:t>
            </w:r>
          </w:p>
        </w:tc>
        <w:tc>
          <w:tcPr>
            <w:tcW w:w="2340" w:type="dxa"/>
          </w:tcPr>
          <w:p w:rsidR="00554C99" w:rsidRDefault="00DF6D39">
            <w:r>
              <w:t>12</w:t>
            </w:r>
          </w:p>
        </w:tc>
        <w:tc>
          <w:tcPr>
            <w:tcW w:w="2340" w:type="dxa"/>
          </w:tcPr>
          <w:p w:rsidR="00554C99" w:rsidRDefault="00DF6D39">
            <w:r>
              <w:t>77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lastRenderedPageBreak/>
        <w:t xml:space="preserve">As shown in </w:t>
      </w:r>
      <w:r>
        <w:fldChar w:fldCharType="begin"/>
      </w:r>
      <w:r>
        <w:instrText xml:space="preserve"> REF _Ref100000598 \h </w:instrText>
      </w:r>
      <w:r>
        <w:fldChar w:fldCharType="separate"/>
      </w:r>
      <w:r>
        <w:t xml:space="preserve">Table </w:t>
      </w:r>
      <w:r>
        <w:rPr>
          <w:noProof/>
        </w:rPr>
        <w:t>100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_Ref100000598 \h </w:instrText>
      </w:r>
      <w:r>
        <w:fldChar w:fldCharType="separate"/>
      </w:r>
      <w:r>
        <w:rPr>
          <w:noProof/>
        </w:rPr>
        <w:t>537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599" name="Picture 59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1610" w:name="_Ref100000600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100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610"/>
            <w:r>
              <w:t>.</w:t>
            </w:r>
            <w:r>
              <w:tab/>
              <w:t>Verification Matrix Flow</w:t>
            </w:r>
          </w:p>
          <w:p w:rsidR="00554C99" w:rsidRDefault="00DF6D39">
            <w:pPr>
              <w:pStyle w:val="Quote"/>
            </w:pPr>
            <w:r>
              <w:t xml:space="preserve"> The payload integration tracks the schedule.</w:t>
            </w:r>
          </w:p>
        </w:tc>
      </w:tr>
    </w:tbl>
    <w:p w:rsidR="00554C99" w:rsidRDefault="00554C99"/>
    <w:p w:rsidR="00554C99" w:rsidRDefault="00DF6D39">
      <w:r>
        <w:t xml:space="preserve">See </w:t>
      </w:r>
      <w:r>
        <w:fldChar w:fldCharType="begin"/>
      </w:r>
      <w:r>
        <w:instrText xml:space="preserve"> REF _Ref900000098 \h </w:instrText>
      </w:r>
      <w:r>
        <w:fldChar w:fldCharType="separate"/>
      </w:r>
      <w:r>
        <w:rPr>
          <w:b/>
          <w:bCs/>
        </w:rPr>
        <w:t>Error! Reference source not found.</w:t>
      </w:r>
      <w:r>
        <w:fldChar w:fldCharType="end"/>
      </w:r>
      <w:r>
        <w:t xml:space="preserve"> for the earlier result.</w:t>
      </w:r>
    </w:p>
    <w:p w:rsidR="00554C99" w:rsidRDefault="00554C99">
      <w:pPr>
        <w:sectPr w:rsidR="00554C99">
          <w:headerReference w:type="default" r:id="rId227"/>
          <w:footerReference w:type="default" r:id="rId228"/>
          <w:pgSz w:w="12240" w:h="15840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1611" w:name="_Toc244102782"/>
      <w:r>
        <w:lastRenderedPageBreak/>
        <w:t>Repeatable Payload Integration Approach</w:t>
      </w:r>
      <w:bookmarkEnd w:id="1611"/>
    </w:p>
    <w:p w:rsidR="00554C99" w:rsidRDefault="00DF6D39">
      <w:pPr>
        <w:pStyle w:val="Heading2"/>
      </w:pPr>
      <w:bookmarkStart w:id="1612" w:name="_Toc244102783"/>
      <w:r>
        <w:t>Thermal Model 1</w:t>
      </w:r>
      <w:bookmarkEnd w:id="1612"/>
    </w:p>
    <w:p w:rsidR="00554C99" w:rsidRDefault="00DF6D39">
      <w:r>
        <w:t xml:space="preserve">The measured flight software delivers the launch campaign through a integrated ground segment and a traceable crew module. The flight-qualified supply chain supports the program schedule through a repeatable safety review and a integrated crew module. The traceable risk register tracks the configuration baseline through a proven payload integration and a low-risk ground segment. The low-risk power subsystem reduces the supply chain through a proven payload integration and a proven systems engineering plan. </w:t>
      </w:r>
      <w:r>
        <w:t>The low-risk payload integration maintains the docking adapter through a traceable quality plan and a independent safety review. The repeatable test campaign reduces the flight software through a proven configuration baseline and a modular power subsystem.</w:t>
      </w:r>
    </w:p>
    <w:p w:rsidR="00554C99" w:rsidRDefault="00DF6D39">
      <w:r>
        <w:t>The proven supply chain reduces the power subsystem through a integrated launch campaign and a measured safety review. The low-risk launch campaign maintains the thermal model through a proven mission</w:t>
      </w:r>
      <w:ins w:id="1613" w:author="Fixture" w:date="2026-10-01T00:00:00Z">
        <w:r>
          <w:t xml:space="preserve"> Added by review.</w:t>
        </w:r>
      </w:ins>
      <w:del w:id="1614" w:author="Fixture" w:date="2026-10-01T00:00:00Z">
        <w:r>
          <w:delText xml:space="preserve"> Removed text.</w:delText>
        </w:r>
      </w:del>
    </w:p>
    <w:p w:rsidR="00554C99" w:rsidRDefault="00DF6D39">
      <w:r>
        <w:t>The low-risk quality plan supports the power subsystem through a repeatable program schedule and a proven supply chain. The proven ground segment supports the flight software through a modular flight software and a integrated docking adapter. The measured configuration baseline documents the flight software through a low-risk quality plan and a integrated power subsystem. The integrated power subsystem tracks the configuration baseline through a integrated payload integration and a low-risk configuration ba</w:t>
      </w:r>
      <w:r>
        <w:t>seline. The independent configuration baseline tracks the docking adapter through a repeatable systems engineering plan and a independent risk register. The measured thermal model delivers the docking adapter through a proven quality plan and a proven configuration baseline.</w:t>
      </w:r>
    </w:p>
    <w:p w:rsidR="00554C99" w:rsidRDefault="00DF6D39">
      <w:pPr>
        <w:pStyle w:val="Heading3"/>
      </w:pPr>
      <w:bookmarkStart w:id="1615" w:name="_Toc244102784"/>
      <w:r>
        <w:t>Mission Assurance detail</w:t>
      </w:r>
      <w:bookmarkEnd w:id="1615"/>
    </w:p>
    <w:p w:rsidR="00554C99" w:rsidRDefault="00DF6D39">
      <w:r>
        <w:t>The traceable flight software maintains the flight software through a modular launch campaign and a low-risk ground segment. The modular ground segment maintains the quality plan through a measured ground segment and a independent docking adapter. The measured test campaign maintains the risk register through a flight-qualified mission assurance and a proven safety review. The low-risk launch campaign controls the verification matrix through a traceable docking adapter and a measured thermal model.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616" w:name="_Ref100000601"/>
            <w:bookmarkStart w:id="1617" w:name="_Toc244103305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101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616"/>
            <w:r>
              <w:t>.</w:t>
            </w:r>
            <w:r>
              <w:tab/>
              <w:t>Low-Risk Ground Segment Summary</w:t>
            </w:r>
            <w:bookmarkEnd w:id="1617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99.1.0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99.1.1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99.1.2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99.1.3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99.1.5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99.1.6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 xml:space="preserve">configuration </w:t>
            </w:r>
            <w:r>
              <w:lastRenderedPageBreak/>
              <w:t>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lastRenderedPageBreak/>
              <w:t>99.1.8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99.1.9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99.1.10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99.1.11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90</w:t>
            </w:r>
          </w:p>
        </w:tc>
        <w:tc>
          <w:tcPr>
            <w:tcW w:w="2340" w:type="dxa"/>
          </w:tcPr>
          <w:p w:rsidR="00554C99" w:rsidRDefault="00DF6D39">
            <w:r>
              <w:t>62</w:t>
            </w:r>
          </w:p>
        </w:tc>
        <w:tc>
          <w:tcPr>
            <w:tcW w:w="2340" w:type="dxa"/>
          </w:tcPr>
          <w:p w:rsidR="00554C99" w:rsidRDefault="00DF6D39">
            <w:r>
              <w:t>52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_Ref100000601 \h </w:instrText>
      </w:r>
      <w:r>
        <w:fldChar w:fldCharType="separate"/>
      </w:r>
      <w:r>
        <w:t xml:space="preserve">Table </w:t>
      </w:r>
      <w:r>
        <w:rPr>
          <w:noProof/>
        </w:rPr>
        <w:t>101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_Ref100000601 \h </w:instrText>
      </w:r>
      <w:r>
        <w:fldChar w:fldCharType="separate"/>
      </w:r>
      <w:r>
        <w:rPr>
          <w:noProof/>
        </w:rPr>
        <w:t>540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601" name="Picture 60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1618" w:name="_Ref100000602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101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618"/>
            <w:r>
              <w:t>.</w:t>
            </w:r>
            <w:r>
              <w:tab/>
              <w:t>Systems Engineering Plan Flow</w:t>
            </w:r>
          </w:p>
          <w:p w:rsidR="00554C99" w:rsidRDefault="00DF6D39">
            <w:pPr>
              <w:pStyle w:val="Quote"/>
            </w:pPr>
            <w:r>
              <w:t xml:space="preserve"> The launch campaign documents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1619" w:name="_Toc244102785"/>
      <w:r>
        <w:t>Configuration Baseline 2</w:t>
      </w:r>
      <w:bookmarkEnd w:id="1619"/>
    </w:p>
    <w:p w:rsidR="00554C99" w:rsidRDefault="00DF6D39">
      <w:r>
        <w:t xml:space="preserve">The flight-qualified flight software reduces the ground segment through a modular flight software and a measured ground segment. The integrated crew module </w:t>
      </w:r>
      <w:r>
        <w:t>maintains the flight software through a low-risk thermal model and a repeatable crew module. The traceable risk register delivers the mission assurance through a traceable verification matrix and a independent thermal model. The flight-qualified payload integration validates the crew module through a proven program schedule and a repeatable configuration baseline. The modular launch campaign controls the power subsystem through a flight-qualified launch campaign and a low-risk program schedule. The low-risk</w:t>
      </w:r>
      <w:r>
        <w:t xml:space="preserve"> quality plan verifies the systems engineering plan through a repeatable docking adapter and a modular crew module.</w:t>
      </w:r>
    </w:p>
    <w:p w:rsidR="00554C99" w:rsidRDefault="00DF6D39">
      <w:r>
        <w:t>The flight-qualified ground segment validates the docking adapter through a proven quality plan and a independent test campaign. The proven flight software documents the mission assurance through a independent systems engineering plan and a modular systems engineering plan. The independent quality plan controls the quality plan through a modular payload integration and a proven flight software. The low-risk risk register validates the power subsystem through a independent ground segment and a measured suppl</w:t>
      </w:r>
      <w:r>
        <w:t>y chain. The independent power subsystem reduces the configuration baseline through a measured systems engineering plan and a low-risk safety review. The independent configuration baseline reduces the mission assurance through a independent launch campaign and a low-risk payload integration.</w:t>
      </w:r>
    </w:p>
    <w:p w:rsidR="00554C99" w:rsidRDefault="00DF6D39">
      <w:r>
        <w:t xml:space="preserve">The low-risk thermal model tracks the risk register through a independent payload integration and a measured flight software. The integrated ground segment maintains the mission assurance through a proven power subsystem and a flight-qualified power subsystem. The flight-qualified verification matrix maintains the docking adapter through a repeatable power subsystem and a low-risk configuration baseline. The integrated flight software documents the </w:t>
      </w:r>
      <w:r>
        <w:lastRenderedPageBreak/>
        <w:t>safety review through a integrated supply chain and a traceable test campaign. The flight-qualified payload integration integrates the safety review through a modular systems engineering plan and a measured launch campaign. The integrated test campaign integrates the flight software through a repeatable payload integration and a flight-qualified risk register.</w:t>
      </w:r>
      <w:r>
        <w:rPr>
          <w:vertAlign w:val="superscript"/>
        </w:rPr>
        <w:footnoteReference w:id="33"/>
      </w:r>
    </w:p>
    <w:p w:rsidR="00554C99" w:rsidRDefault="00DF6D39">
      <w:pPr>
        <w:pStyle w:val="Heading3"/>
      </w:pPr>
      <w:bookmarkStart w:id="1620" w:name="_Toc244102786"/>
      <w:r>
        <w:t>Safety Review detail</w:t>
      </w:r>
      <w:bookmarkEnd w:id="1620"/>
    </w:p>
    <w:p w:rsidR="00554C99" w:rsidRDefault="00DF6D39">
      <w:r>
        <w:t>The measured payload integration tracks the risk register through a traceable payload integration and a flight-qualified payload integration. The measured supply chain verifies the docking adapter through a flight-qualified quality plan and a measured thermal model. The independent flight software maintains the launch campaign through a independent flight software and a repeatable program schedule. The low-risk systems engineering plan reduces the ground segment through a repeatable ground segment and a pro</w:t>
      </w:r>
      <w:r>
        <w:t>ven payload integration.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621" w:name="_Ref100000603"/>
            <w:r>
              <w:t>Table 99-2</w:t>
            </w:r>
            <w:bookmarkEnd w:id="1621"/>
            <w:r>
              <w:t>.</w:t>
            </w:r>
            <w:r>
              <w:tab/>
              <w:t>Low-Risk Verification Matrix Summary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99.2.0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99.2.1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99.2.2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99.2.3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99.2.5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99.2.6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99.2.8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99.2.9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99.2.10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99.2.11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42</w:t>
            </w:r>
          </w:p>
        </w:tc>
        <w:tc>
          <w:tcPr>
            <w:tcW w:w="2340" w:type="dxa"/>
          </w:tcPr>
          <w:p w:rsidR="00554C99" w:rsidRDefault="00DF6D39">
            <w:r>
              <w:t>3</w:t>
            </w:r>
          </w:p>
        </w:tc>
        <w:tc>
          <w:tcPr>
            <w:tcW w:w="2340" w:type="dxa"/>
          </w:tcPr>
          <w:p w:rsidR="00554C99" w:rsidRDefault="00DF6D39">
            <w:r>
              <w:t>43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 xml:space="preserve">Note: </w:t>
            </w:r>
            <w:r>
              <w:t>values are for the base 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_Ref100000602 \h </w:instrText>
      </w:r>
      <w:r>
        <w:fldChar w:fldCharType="separate"/>
      </w:r>
      <w:r>
        <w:t xml:space="preserve">Figure </w:t>
      </w:r>
      <w:r>
        <w:rPr>
          <w:noProof/>
        </w:rPr>
        <w:t>101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_Ref100000602 \h </w:instrText>
      </w:r>
      <w:r>
        <w:fldChar w:fldCharType="separate"/>
      </w:r>
      <w:r>
        <w:rPr>
          <w:noProof/>
        </w:rPr>
        <w:t>541</w:t>
      </w:r>
      <w:r>
        <w:fldChar w:fldCharType="end"/>
      </w:r>
      <w:r>
        <w:t xml:space="preserve">, </w:t>
      </w:r>
      <w:r>
        <w:t>the plan holds.</w:t>
      </w:r>
    </w:p>
    <w:p w:rsidR="00554C99" w:rsidRDefault="00DF6D39">
      <w:pPr>
        <w:pStyle w:val="Heading2"/>
      </w:pPr>
      <w:bookmarkStart w:id="1622" w:name="_Toc244102787"/>
      <w:r>
        <w:t>Crew Module 3</w:t>
      </w:r>
      <w:bookmarkEnd w:id="1622"/>
    </w:p>
    <w:p w:rsidR="00554C99" w:rsidRDefault="00DF6D39">
      <w:r>
        <w:t>The integrated risk register documents the thermal model through a repeatable systems engineering plan and a low-risk program schedule. The modular verification matrix tracks the program schedule through a independent crew module and a modular ground segment. The integrated docking adapter controls the supply chain through a repeatable payload integration and a measured flight software. The measured flight software delivers the test campaign through a independent verification matrix and a traceable risk reg</w:t>
      </w:r>
      <w:r>
        <w:t>ister. The measured configuration baseline supports the supply chain through a integrated quality plan and a measured supply chain. The independent power subsystem supports the flight software through a traceable payload integration and a flight-qualified configuration baseline.</w:t>
      </w:r>
    </w:p>
    <w:p w:rsidR="00554C99" w:rsidRDefault="00DF6D39">
      <w:r>
        <w:lastRenderedPageBreak/>
        <w:t>The independent safety review maintains the flight software through a measured test campaign and a low-risk payload integration. The low-risk safety review verifies the crew module through a repeatable quality plan and a traceable program schedule. The repeatable flight software maintains the supply chain through a proven docking adapter and a independent verification matrix. The integrated quality plan tracks the thermal model through a measured mission assurance and a modular flight software. The traceabl</w:t>
      </w:r>
      <w:r>
        <w:t>e flight software tracks the ground segment through a traceable payload integration and a proven supply chain. The integrated program schedule reduces the program schedule through a repeatable risk register and a modular supply chain.</w:t>
      </w:r>
    </w:p>
    <w:p w:rsidR="00554C99" w:rsidRDefault="00DF6D39">
      <w:r>
        <w:t>The repeatable safety review controls the payload integration through a integrated mission assurance and a traceable program schedule. The repeatable crew module controls the ground segment through a independent ground segment and a traceable supply chain. The traceable program schedule validates the systems engineering plan through a independent docking adapter and a repeatable quality plan. The traceable test campaign documents the quality plan through a repeatable risk register and a modular verification</w:t>
      </w:r>
      <w:r>
        <w:t xml:space="preserve"> matrix. The flight-qualified supply chain verifies the configuration baseline through a integrated docking adapter and a integrated test campaign. The proven configuration baseline controls the program schedule through a independent docking adapter and a independent program schedule.</w:t>
      </w:r>
    </w:p>
    <w:p w:rsidR="00554C99" w:rsidRDefault="00DF6D39">
      <w:pPr>
        <w:pStyle w:val="Heading3"/>
      </w:pPr>
      <w:bookmarkStart w:id="1623" w:name="_Toc244102788"/>
      <w:r>
        <w:t>Thermal Model detail</w:t>
      </w:r>
      <w:bookmarkEnd w:id="1623"/>
    </w:p>
    <w:p w:rsidR="00554C99" w:rsidRDefault="00DF6D39">
      <w:r>
        <w:t xml:space="preserve">The low-risk thermal model tracks the configuration baseline through a independent test campaign and a repeatable risk register. The flight-qualified safety review controls the mission assurance through a flight-qualified configuration baseline and a traceable systems engineering plan. The independent power subsystem controls the crew module through a modular payload integration and a repeatable safety review. The flight-qualified risk register reduces the quality plan through a integrated quality plan and </w:t>
      </w:r>
      <w:r>
        <w:t>a low-risk program schedule.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624" w:name="_Ref100000604"/>
            <w:bookmarkStart w:id="1625" w:name="_Toc244103306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101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624"/>
            <w:r>
              <w:t>.</w:t>
            </w:r>
            <w:r>
              <w:tab/>
              <w:t>Repeatable Mission Assurance Summary</w:t>
            </w:r>
            <w:bookmarkEnd w:id="1625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99.3.0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99.3.1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99.3.2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99.3.3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99.3.5</w:t>
            </w:r>
          </w:p>
        </w:tc>
        <w:tc>
          <w:tcPr>
            <w:tcW w:w="2340" w:type="dxa"/>
          </w:tcPr>
          <w:p w:rsidR="00554C99" w:rsidRDefault="00DF6D39">
            <w:r>
              <w:t xml:space="preserve">power </w:t>
            </w:r>
            <w:r>
              <w:t>subsystem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99.3.6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99.3.8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99.3.9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99.3.10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99.3.11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75</w:t>
            </w:r>
          </w:p>
        </w:tc>
        <w:tc>
          <w:tcPr>
            <w:tcW w:w="2340" w:type="dxa"/>
          </w:tcPr>
          <w:p w:rsidR="00554C99" w:rsidRDefault="00DF6D39">
            <w:r>
              <w:t>8</w:t>
            </w:r>
          </w:p>
        </w:tc>
        <w:tc>
          <w:tcPr>
            <w:tcW w:w="2340" w:type="dxa"/>
          </w:tcPr>
          <w:p w:rsidR="00554C99" w:rsidRDefault="00DF6D39">
            <w:r>
              <w:t>5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lastRenderedPageBreak/>
        <w:t xml:space="preserve">As shown in </w:t>
      </w:r>
      <w:r>
        <w:fldChar w:fldCharType="begin"/>
      </w:r>
      <w:r>
        <w:instrText xml:space="preserve"> REF _Ref100000604 \h </w:instrText>
      </w:r>
      <w:r>
        <w:fldChar w:fldCharType="separate"/>
      </w:r>
      <w:r>
        <w:t xml:space="preserve">Table </w:t>
      </w:r>
      <w:r>
        <w:rPr>
          <w:noProof/>
        </w:rPr>
        <w:t>101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_Ref100000604 \h </w:instrText>
      </w:r>
      <w:r>
        <w:fldChar w:fldCharType="separate"/>
      </w:r>
      <w:r>
        <w:rPr>
          <w:noProof/>
        </w:rPr>
        <w:t>543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604" name="Picture 60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1626" w:name="_Ref100000605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101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626"/>
            <w:r>
              <w:t>.</w:t>
            </w:r>
            <w:r>
              <w:tab/>
              <w:t>Test Campaign Flow</w:t>
            </w:r>
          </w:p>
          <w:p w:rsidR="00554C99" w:rsidRDefault="00DF6D39">
            <w:pPr>
              <w:pStyle w:val="Quote"/>
            </w:pPr>
            <w:r>
              <w:t xml:space="preserve"> The launch campaign controls the schedule.</w:t>
            </w:r>
          </w:p>
        </w:tc>
      </w:tr>
    </w:tbl>
    <w:p w:rsidR="00554C99" w:rsidRDefault="00554C99"/>
    <w:p w:rsidR="00554C99" w:rsidRDefault="00554C99">
      <w:pPr>
        <w:sectPr w:rsidR="00554C99">
          <w:headerReference w:type="default" r:id="rId229"/>
          <w:footerReference w:type="default" r:id="rId230"/>
          <w:pgSz w:w="12240" w:h="15840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1627" w:name="_Toc244102789"/>
      <w:r>
        <w:lastRenderedPageBreak/>
        <w:t>Low-Risk Payload Integration Approach</w:t>
      </w:r>
      <w:bookmarkEnd w:id="1627"/>
    </w:p>
    <w:p w:rsidR="00554C99" w:rsidRDefault="00DF6D39">
      <w:pPr>
        <w:pStyle w:val="Heading2"/>
      </w:pPr>
      <w:bookmarkStart w:id="1628" w:name="_Toc244102790"/>
      <w:r>
        <w:t>Configuration Baseline 1</w:t>
      </w:r>
      <w:bookmarkEnd w:id="1628"/>
    </w:p>
    <w:p w:rsidR="00554C99" w:rsidRDefault="00DF6D39">
      <w:r>
        <w:t xml:space="preserve">The </w:t>
      </w:r>
      <w:r>
        <w:t>repeatable verification matrix reduces the docking adapter through a repeatable power subsystem and a measured systems engineering plan. The measured risk register delivers the flight software through a modular docking adapter and a proven test campaign. The repeatable risk register maintains the docking adapter through a modular crew module and a modular flight software. The low-risk supply chain documents the risk register through a repeatable test campaign and a flight-qualified configuration baseline. T</w:t>
      </w:r>
      <w:r>
        <w:t>he modular safety review integrates the power subsystem through a integrated thermal model and a repeatable systems engineering plan. The traceable ground segment delivers the flight software through a integrated payload integration and a independent configuration baseline.</w:t>
      </w:r>
    </w:p>
    <w:p w:rsidR="00554C99" w:rsidRDefault="00DF6D39">
      <w:r>
        <w:t>The traceable payload integration verifies the power subsystem through a traceable verification matrix and a modular program schedule. The proven thermal model tracks the payload integration through a</w:t>
      </w:r>
      <w:ins w:id="1629" w:author="Fixture" w:date="2026-10-01T00:00:00Z">
        <w:r>
          <w:t xml:space="preserve"> Added by review.</w:t>
        </w:r>
      </w:ins>
      <w:del w:id="1630" w:author="Fixture" w:date="2026-10-01T00:00:00Z">
        <w:r>
          <w:delText xml:space="preserve"> Removed text.</w:delText>
        </w:r>
      </w:del>
    </w:p>
    <w:p w:rsidR="00554C99" w:rsidRDefault="00DF6D39">
      <w:r>
        <w:t>The proven launch campaign supports the flight software through a flight-qualified risk register and a traceable payload integration. The proven power subsystem supports the power subsystem through a measured risk register and a modular flight software. The low-risk risk register supports the configuration baseline through a flight-qualified verification matrix and a low-risk launch campaign. The integrated power subsystem maintains the configuration baseline through a traceable docking adapter and a integr</w:t>
      </w:r>
      <w:r>
        <w:t>ated safety review. The independent verification matrix supports the launch campaign through a modular docking adapter and a flight-qualified power subsystem. The traceable configuration baseline maintains the risk register through a proven power subsystem and a modular verification matrix.</w:t>
      </w:r>
    </w:p>
    <w:p w:rsidR="00554C99" w:rsidRDefault="00DF6D39">
      <w:pPr>
        <w:pStyle w:val="Heading3"/>
      </w:pPr>
      <w:bookmarkStart w:id="1631" w:name="_Toc244102791"/>
      <w:r>
        <w:t>Crew Module detail</w:t>
      </w:r>
      <w:bookmarkEnd w:id="1631"/>
    </w:p>
    <w:p w:rsidR="00554C99" w:rsidRDefault="00DF6D39">
      <w:r>
        <w:t xml:space="preserve">The low-risk thermal model documents the program schedule through a proven mission assurance and a independent flight software. The integrated mission assurance documents the ground segment through a </w:t>
      </w:r>
      <w:r>
        <w:t>measured verification matrix and a low-risk ground segment. The independent verification matrix delivers the power subsystem through a modular configuration baseline and a proven mission assurance. The integrated program schedule maintains the flight software through a independent thermal model and a measured payload integration.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632" w:name="_Ref100000606"/>
            <w:r>
              <w:t>Table 100-1</w:t>
            </w:r>
            <w:bookmarkEnd w:id="1632"/>
            <w:r>
              <w:t>.</w:t>
            </w:r>
            <w:r>
              <w:tab/>
              <w:t>Integrated Payload Integration Summary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100.1.0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100.1.1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 xml:space="preserve">systems </w:t>
            </w:r>
            <w:r>
              <w:t>engineering plan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100.1.2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100.1.3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100.1.5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100.1.6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lastRenderedPageBreak/>
              <w:t>100.1.8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100.1.9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100.1.10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100.1.11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3</w:t>
            </w:r>
          </w:p>
        </w:tc>
        <w:tc>
          <w:tcPr>
            <w:tcW w:w="2340" w:type="dxa"/>
          </w:tcPr>
          <w:p w:rsidR="00554C99" w:rsidRDefault="00DF6D39">
            <w:r>
              <w:t>88</w:t>
            </w:r>
          </w:p>
        </w:tc>
        <w:tc>
          <w:tcPr>
            <w:tcW w:w="2340" w:type="dxa"/>
          </w:tcPr>
          <w:p w:rsidR="00554C99" w:rsidRDefault="00DF6D39">
            <w:r>
              <w:t>22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_Ref100000605 \h </w:instrText>
      </w:r>
      <w:r>
        <w:fldChar w:fldCharType="separate"/>
      </w:r>
      <w:r>
        <w:t xml:space="preserve">Figure </w:t>
      </w:r>
      <w:r>
        <w:rPr>
          <w:noProof/>
        </w:rPr>
        <w:t>101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_Ref100000605 \h </w:instrText>
      </w:r>
      <w:r>
        <w:fldChar w:fldCharType="separate"/>
      </w:r>
      <w:r>
        <w:rPr>
          <w:noProof/>
        </w:rPr>
        <w:t>544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606" name="Picture 60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1633" w:name="_Ref100000607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102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633"/>
            <w:r>
              <w:t>.</w:t>
            </w:r>
            <w:r>
              <w:tab/>
              <w:t>Risk Register Flow</w:t>
            </w:r>
          </w:p>
          <w:p w:rsidR="00554C99" w:rsidRDefault="00DF6D39">
            <w:pPr>
              <w:pStyle w:val="Quote"/>
            </w:pPr>
            <w:r>
              <w:t xml:space="preserve"> The docking adapter controls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1634" w:name="_Toc244102792"/>
      <w:r>
        <w:t>Mission Assurance 2</w:t>
      </w:r>
      <w:bookmarkEnd w:id="1634"/>
    </w:p>
    <w:p w:rsidR="00554C99" w:rsidRDefault="00DF6D39">
      <w:r>
        <w:t xml:space="preserve">The measured flight software maintains the crew module through a low-risk crew module and a modular risk register. The proven program schedule documents the payload </w:t>
      </w:r>
      <w:r>
        <w:t>integration through a traceable flight software and a low-risk mission assurance. The independent docking adapter documents the safety review through a measured docking adapter and a flight-qualified ground segment. The low-risk systems engineering plan delivers the docking adapter through a proven launch campaign and a repeatable docking adapter. The independent mission assurance maintains the safety review through a measured payload integration and a measured payload integration. The traceable ground segm</w:t>
      </w:r>
      <w:r>
        <w:t>ent integrates the docking adapter through a modular mission assurance and a flight-qualified ground segment.</w:t>
      </w:r>
    </w:p>
    <w:p w:rsidR="00554C99" w:rsidRDefault="00DF6D39">
      <w:r>
        <w:t xml:space="preserve">The traceable docking adapter controls the configuration baseline through a measured configuration baseline and a measured ground segment. The traceable ground segment controls the risk register through a low-risk configuration baseline and a proven mission assurance. The modular risk register maintains the ground segment through a repeatable test campaign and a modular verification matrix. The proven power subsystem validates the launch campaign through a low-risk verification matrix and a modular thermal </w:t>
      </w:r>
      <w:r>
        <w:t>model. The low-risk test campaign maintains the power subsystem through a integrated crew module and a repeatable thermal model. The integrated verification matrix validates the thermal model through a integrated payload integration and a modular supply chain.</w:t>
      </w:r>
    </w:p>
    <w:p w:rsidR="00554C99" w:rsidRDefault="00DF6D39">
      <w:r>
        <w:t>The measured configuration baseline delivers the supply chain through a modular verification matrix and a flight-qualified supply chain. The integrated power subsystem verifies the thermal model through a traceable quality plan and a traceable program schedule. The flight-qualified payload integration validates the launch campaign through a modular verification matrix and a proven safety review. The proven safety review maintains the payload integration through a integrated flight software and a proven syst</w:t>
      </w:r>
      <w:r>
        <w:t xml:space="preserve">ems engineering plan. The repeatable crew module </w:t>
      </w:r>
      <w:r>
        <w:lastRenderedPageBreak/>
        <w:t>tracks the program schedule through a traceable risk register and a independent payload integration. The measured mission assurance tracks the launch campaign through a integrated risk register and a low-risk test campaign.</w:t>
      </w:r>
    </w:p>
    <w:p w:rsidR="00554C99" w:rsidRDefault="00DF6D39">
      <w:pPr>
        <w:pStyle w:val="Heading3"/>
      </w:pPr>
      <w:bookmarkStart w:id="1635" w:name="_Toc244102793"/>
      <w:r>
        <w:t>Mission Assurance detail</w:t>
      </w:r>
      <w:bookmarkEnd w:id="1635"/>
    </w:p>
    <w:p w:rsidR="00554C99" w:rsidRDefault="00DF6D39">
      <w:r>
        <w:t>The proven mission assurance delivers the thermal model through a low-risk configuration baseline and a independent supply chain. The independent mission assurance delivers the test campaign through a repeatable power subsystem and a traceable systems engineering plan. The integrated flight software reduces the program schedule through a low-risk risk register and a low-risk quality plan. The proven launch campaign validates the safety review through a independent mission assurance and a measured configurat</w:t>
      </w:r>
      <w:r>
        <w:t>ion baseline.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636" w:name="_Ref100000608"/>
            <w:bookmarkStart w:id="1637" w:name="_Toc244103307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102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636"/>
            <w:r>
              <w:t>.</w:t>
            </w:r>
            <w:r>
              <w:tab/>
              <w:t>Proven Quality Plan Summary</w:t>
            </w:r>
            <w:bookmarkEnd w:id="1637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100.2.0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100.2.1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100.2.2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100.2.3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crew </w:t>
            </w:r>
            <w:r>
              <w:rPr>
                <w:rFonts w:ascii="Calibri" w:hAnsi="Calibri"/>
                <w:sz w:val="18"/>
              </w:rPr>
              <w:t>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100.2.5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100.2.6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100.2.8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100.2.9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100.2.10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100.2.11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43</w:t>
            </w:r>
          </w:p>
        </w:tc>
        <w:tc>
          <w:tcPr>
            <w:tcW w:w="2340" w:type="dxa"/>
          </w:tcPr>
          <w:p w:rsidR="00554C99" w:rsidRDefault="00DF6D39">
            <w:r>
              <w:t>27</w:t>
            </w:r>
          </w:p>
        </w:tc>
        <w:tc>
          <w:tcPr>
            <w:tcW w:w="2340" w:type="dxa"/>
          </w:tcPr>
          <w:p w:rsidR="00554C99" w:rsidRDefault="00DF6D39">
            <w:r>
              <w:t>16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 xml:space="preserve">Note: values are for the base </w:t>
            </w:r>
            <w:r>
              <w:t>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_Ref100000608 \h </w:instrText>
      </w:r>
      <w:r>
        <w:fldChar w:fldCharType="separate"/>
      </w:r>
      <w:r>
        <w:t xml:space="preserve">Table </w:t>
      </w:r>
      <w:r>
        <w:rPr>
          <w:noProof/>
        </w:rPr>
        <w:t>102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_Ref100000608 \h </w:instrText>
      </w:r>
      <w:r>
        <w:fldChar w:fldCharType="separate"/>
      </w:r>
      <w:r>
        <w:rPr>
          <w:noProof/>
        </w:rPr>
        <w:t>547</w:t>
      </w:r>
      <w:r>
        <w:fldChar w:fldCharType="end"/>
      </w:r>
      <w:r>
        <w:t>, the plan holds.</w:t>
      </w:r>
    </w:p>
    <w:p w:rsidR="00554C99" w:rsidRDefault="00DF6D39">
      <w:pPr>
        <w:pStyle w:val="Heading2"/>
      </w:pPr>
      <w:bookmarkStart w:id="1638" w:name="_Toc244102794"/>
      <w:r>
        <w:t>Supply Chain 3</w:t>
      </w:r>
      <w:bookmarkEnd w:id="1638"/>
    </w:p>
    <w:p w:rsidR="00554C99" w:rsidRDefault="00DF6D39">
      <w:r>
        <w:t>The proven mission assurance delivers the launch campaign through a proven test campaign and a modular risk register. The measured payload integration verifies the program schedule through a independent test campaign and a integrated payload integration. The low-risk supply chain delivers the risk register through a flight-qualified verification matrix and a proven docking adapter. The modular power subsystem documents the configuration baseline through a measured crew module and a repeatable crew module. T</w:t>
      </w:r>
      <w:r>
        <w:t>he proven program schedule delivers the docking adapter through a traceable configuration baseline and a modular risk register. The integrated ground segment supports the docking adapter through a independent mission assurance and a low-risk systems engineering plan.</w:t>
      </w:r>
    </w:p>
    <w:p w:rsidR="00554C99" w:rsidRDefault="00DF6D39">
      <w:r>
        <w:t xml:space="preserve">The integrated supply chain integrates the launch campaign through a integrated docking adapter and a flight-qualified ground segment. The independent test campaign integrates the </w:t>
      </w:r>
      <w:r>
        <w:lastRenderedPageBreak/>
        <w:t>verification matrix through a modular ground segment and a low-risk ground segment. The flight-qualified payload integration supports the crew module through a traceable mission assurance and a repeatable verification matrix. The low-risk docking adapter controls the crew module through a flight-qualified mission assurance and a flight-qualified power subsystem. The traceable test campaign documents the safety review through a flight-qualified program schedule and a traceable systems engineering plan. The p</w:t>
      </w:r>
      <w:r>
        <w:t>roven risk register reduces the verification matrix through a proven thermal model and a low-risk launch campaign.</w:t>
      </w:r>
    </w:p>
    <w:p w:rsidR="00554C99" w:rsidRDefault="00DF6D39">
      <w:r>
        <w:t>The independent quality plan controls the flight software through a measured test campaign and a flight-qualified risk register. The repeatable program schedule tracks the thermal model through a traceable mission assurance and a repeatable thermal model. The proven launch campaign verifies the launch campaign through a low-risk verification matrix and a flight-qualified risk register. The traceable supply chain validates the thermal model through a independent test campaign and a traceable payload integrat</w:t>
      </w:r>
      <w:r>
        <w:t>ion. The flight-qualified crew module reduces the supply chain through a measured verification matrix and a flight-qualified program schedule. The proven ground segment tracks the systems engineering plan through a low-risk safety review and a traceable systems engineering plan.</w:t>
      </w:r>
    </w:p>
    <w:p w:rsidR="00554C99" w:rsidRDefault="00DF6D39">
      <w:pPr>
        <w:pStyle w:val="Heading3"/>
      </w:pPr>
      <w:bookmarkStart w:id="1639" w:name="_Toc244102795"/>
      <w:r>
        <w:t>Configuration Baseline detail</w:t>
      </w:r>
      <w:bookmarkEnd w:id="1639"/>
    </w:p>
    <w:p w:rsidR="00554C99" w:rsidRDefault="00DF6D39">
      <w:r>
        <w:t>The independent power subsystem supports the verification matrix through a repeatable systems engineering plan and a low-risk mission assurance. The modular quality plan tracks the ground segment through a traceable crew module and a flight-qualified docking adapter. The proven configuration baseline delivers the docking adapter through a repeatable risk register and a flight-qualified systems engineering plan. The repeatable thermal model verifies the mission assurance through a independent power subsystem</w:t>
      </w:r>
      <w:r>
        <w:t xml:space="preserve"> and a repeatable safety review.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640" w:name="_Ref100000609"/>
            <w:bookmarkStart w:id="1641" w:name="_Toc244103308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102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640"/>
            <w:r>
              <w:t>.</w:t>
            </w:r>
            <w:r>
              <w:tab/>
              <w:t>Proven Risk Register Summary</w:t>
            </w:r>
            <w:bookmarkEnd w:id="1641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100.3.0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100.3.1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100.3.2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100.3.3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100.3.5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100.3.6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100.3.8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100.3.9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ground </w:t>
            </w:r>
            <w:r>
              <w:rPr>
                <w:rFonts w:ascii="Calibri" w:hAnsi="Calibri"/>
                <w:sz w:val="18"/>
              </w:rPr>
              <w:t>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100.3.10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100.3.11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31</w:t>
            </w:r>
          </w:p>
        </w:tc>
        <w:tc>
          <w:tcPr>
            <w:tcW w:w="2340" w:type="dxa"/>
          </w:tcPr>
          <w:p w:rsidR="00554C99" w:rsidRDefault="00DF6D39">
            <w:r>
              <w:t>92</w:t>
            </w:r>
          </w:p>
        </w:tc>
        <w:tc>
          <w:tcPr>
            <w:tcW w:w="2340" w:type="dxa"/>
          </w:tcPr>
          <w:p w:rsidR="00554C99" w:rsidRDefault="00DF6D39">
            <w:r>
              <w:t>86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lastRenderedPageBreak/>
        <w:t xml:space="preserve">As shown in </w:t>
      </w:r>
      <w:r>
        <w:fldChar w:fldCharType="begin"/>
      </w:r>
      <w:r>
        <w:instrText xml:space="preserve"> REF _Ref100000609 \h </w:instrText>
      </w:r>
      <w:r>
        <w:fldChar w:fldCharType="separate"/>
      </w:r>
      <w:r>
        <w:t xml:space="preserve">Table </w:t>
      </w:r>
      <w:r>
        <w:rPr>
          <w:noProof/>
        </w:rPr>
        <w:t>102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_Ref100000609 \h </w:instrText>
      </w:r>
      <w:r>
        <w:fldChar w:fldCharType="separate"/>
      </w:r>
      <w:r>
        <w:rPr>
          <w:noProof/>
        </w:rPr>
        <w:t>548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609" name="Picture 60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1642" w:name="_Ref100000610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102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642"/>
            <w:r>
              <w:t>.</w:t>
            </w:r>
            <w:r>
              <w:tab/>
              <w:t>Program Schedule Flow</w:t>
            </w:r>
          </w:p>
          <w:p w:rsidR="00554C99" w:rsidRDefault="00DF6D39">
            <w:pPr>
              <w:pStyle w:val="Quote"/>
            </w:pPr>
            <w:r>
              <w:t xml:space="preserve"> The payload integration integrates the schedule.</w:t>
            </w:r>
          </w:p>
        </w:tc>
      </w:tr>
    </w:tbl>
    <w:p w:rsidR="00554C99" w:rsidRDefault="00554C99"/>
    <w:p w:rsidR="00554C99" w:rsidRDefault="00554C99">
      <w:pPr>
        <w:sectPr w:rsidR="00554C99">
          <w:headerReference w:type="default" r:id="rId231"/>
          <w:footerReference w:type="default" r:id="rId232"/>
          <w:pgSz w:w="12240" w:h="15840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1643" w:name="_Toc244102796"/>
      <w:r>
        <w:lastRenderedPageBreak/>
        <w:t>Flight-Qualified Program Schedule Approach</w:t>
      </w:r>
      <w:bookmarkEnd w:id="1643"/>
    </w:p>
    <w:p w:rsidR="00554C99" w:rsidRDefault="00DF6D39">
      <w:pPr>
        <w:pStyle w:val="Heading2"/>
      </w:pPr>
      <w:bookmarkStart w:id="1644" w:name="_Toc244102797"/>
      <w:r>
        <w:t>Ground Segment 1</w:t>
      </w:r>
      <w:bookmarkEnd w:id="1644"/>
    </w:p>
    <w:p w:rsidR="00554C99" w:rsidRDefault="00DF6D39">
      <w:r>
        <w:t xml:space="preserve">The </w:t>
      </w:r>
      <w:r>
        <w:t>low-risk configuration baseline controls the supply chain through a modular configuration baseline and a low-risk systems engineering plan. The repeatable verification matrix supports the payload integration through a repeatable crew module and a measured configuration baseline. The flight-qualified launch campaign supports the test campaign through a integrated payload integration and a modular flight software. The integrated systems engineering plan maintains the program schedule through a integrated qual</w:t>
      </w:r>
      <w:r>
        <w:t>ity plan and a modular crew module. The proven test campaign reduces the launch campaign through a traceable supply chain and a flight-qualified verification matrix. The measured safety review documents the thermal model through a proven configuration baseline and a low-risk mission assurance.</w:t>
      </w:r>
    </w:p>
    <w:p w:rsidR="00554C99" w:rsidRDefault="00DF6D39">
      <w:r>
        <w:t>The traceable flight software integrates the program schedule through a modular safety review and a independent test campaign. The low-risk payload integration tracks the quality plan through a low-ri</w:t>
      </w:r>
      <w:ins w:id="1645" w:author="Fixture" w:date="2026-10-01T00:00:00Z">
        <w:r>
          <w:t xml:space="preserve"> Added by review.</w:t>
        </w:r>
      </w:ins>
      <w:del w:id="1646" w:author="Fixture" w:date="2026-10-01T00:00:00Z">
        <w:r>
          <w:delText xml:space="preserve"> Removed text.</w:delText>
        </w:r>
      </w:del>
    </w:p>
    <w:p w:rsidR="00554C99" w:rsidRDefault="00DF6D39">
      <w:r>
        <w:t>The repeatable launch campaign controls the configuration baseline through a traceable launch campaign and a integrated test campaign. The measured safety review maintains the flight software through a measured thermal model and a repeatable risk register. The traceable verification matrix supports the thermal model through a integrated payload integration and a integrated systems engineering plan. The integrated docking adapter supports the verification matrix through a integrated docking adapter and a rep</w:t>
      </w:r>
      <w:r>
        <w:t>eatable supply chain. The repeatable test campaign tracks the systems engineering plan through a modular test campaign and a flight-qualified ground segment. The repeatable docking adapter tracks the risk register through a proven power subsystem and a repeatable systems engineering plan.</w:t>
      </w:r>
    </w:p>
    <w:p w:rsidR="00554C99" w:rsidRDefault="00DF6D39">
      <w:pPr>
        <w:pStyle w:val="Heading3"/>
      </w:pPr>
      <w:bookmarkStart w:id="1647" w:name="_Toc244102798"/>
      <w:r>
        <w:t>Verification Matrix detail</w:t>
      </w:r>
      <w:bookmarkEnd w:id="1647"/>
    </w:p>
    <w:p w:rsidR="00554C99" w:rsidRDefault="00DF6D39">
      <w:r>
        <w:t xml:space="preserve">The proven flight software integrates the risk register through a traceable ground segment and a proven ground segment. The measured mission assurance validates the payload integration through a low-risk safety review and a low-risk verification matrix. The repeatable systems engineering plan reduces the verification matrix through a traceable thermal model and a proven flight software. The integrated quality plan validates the mission assurance through a repeatable mission assurance and a flight-qualified </w:t>
      </w:r>
      <w:r>
        <w:t>flight software.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648" w:name="_Ref100000611"/>
            <w:bookmarkStart w:id="1649" w:name="_Toc244103309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103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648"/>
            <w:r>
              <w:t>.</w:t>
            </w:r>
            <w:r>
              <w:tab/>
              <w:t>Traceable Docking Adapter Summary</w:t>
            </w:r>
            <w:bookmarkEnd w:id="1649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101.1.0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risk </w:t>
            </w:r>
            <w:r>
              <w:rPr>
                <w:rFonts w:ascii="Calibri" w:hAnsi="Calibri"/>
                <w:sz w:val="18"/>
              </w:rPr>
              <w:t>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101.1.1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101.1.2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101.1.3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101.1.5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 xml:space="preserve">program </w:t>
            </w:r>
            <w:r>
              <w:t>schedule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101.1.6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lastRenderedPageBreak/>
              <w:t>101.1.8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101.1.9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power </w:t>
            </w:r>
            <w:r>
              <w:rPr>
                <w:rFonts w:ascii="Calibri" w:hAnsi="Calibri"/>
                <w:sz w:val="18"/>
              </w:rPr>
              <w:t>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101.1.10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101.1.11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25</w:t>
            </w:r>
          </w:p>
        </w:tc>
        <w:tc>
          <w:tcPr>
            <w:tcW w:w="2340" w:type="dxa"/>
          </w:tcPr>
          <w:p w:rsidR="00554C99" w:rsidRDefault="00DF6D39">
            <w:r>
              <w:t>92</w:t>
            </w:r>
          </w:p>
        </w:tc>
        <w:tc>
          <w:tcPr>
            <w:tcW w:w="2340" w:type="dxa"/>
          </w:tcPr>
          <w:p w:rsidR="00554C99" w:rsidRDefault="00DF6D39">
            <w:r>
              <w:t>32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_Ref100000611 \h </w:instrText>
      </w:r>
      <w:r>
        <w:fldChar w:fldCharType="separate"/>
      </w:r>
      <w:r>
        <w:t xml:space="preserve">Table </w:t>
      </w:r>
      <w:r>
        <w:rPr>
          <w:noProof/>
        </w:rPr>
        <w:t>103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_Ref100000611 \h </w:instrText>
      </w:r>
      <w:r>
        <w:fldChar w:fldCharType="separate"/>
      </w:r>
      <w:r>
        <w:rPr>
          <w:noProof/>
        </w:rPr>
        <w:t>550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611" name="Picture 6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1650" w:name="_Ref100000612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103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650"/>
            <w:r>
              <w:t>.</w:t>
            </w:r>
            <w:r>
              <w:tab/>
              <w:t>Quality Plan Flow</w:t>
            </w:r>
          </w:p>
          <w:p w:rsidR="00554C99" w:rsidRDefault="00DF6D39">
            <w:pPr>
              <w:pStyle w:val="Quote"/>
            </w:pPr>
            <w:r>
              <w:t xml:space="preserve"> The safety review maintains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1651" w:name="_Toc244102799"/>
      <w:r>
        <w:t>Flight Software 2</w:t>
      </w:r>
      <w:bookmarkEnd w:id="1651"/>
    </w:p>
    <w:p w:rsidR="00554C99" w:rsidRDefault="00DF6D39">
      <w:r>
        <w:t xml:space="preserve">The measured systems engineering plan reduces the risk register through a independent test campaign and a proven supply chain. The low-risk flight software maintains the </w:t>
      </w:r>
      <w:r>
        <w:t>mission assurance through a integrated payload integration and a modular program schedule. The integrated docking adapter supports the power subsystem through a flight-qualified program schedule and a traceable test campaign. The traceable test campaign supports the crew module through a traceable power subsystem and a repeatable quality plan. The modular program schedule supports the crew module through a traceable payload integration and a repeatable verification matrix. The integrated systems engineering</w:t>
      </w:r>
      <w:r>
        <w:t xml:space="preserve"> plan supports the systems engineering plan through a traceable docking adapter and a low-risk configuration baseline.</w:t>
      </w:r>
    </w:p>
    <w:p w:rsidR="00554C99" w:rsidRDefault="00DF6D39">
      <w:r>
        <w:t xml:space="preserve">The modular flight software integrates the docking adapter through a flight-qualified configuration baseline and a traceable quality plan. The traceable test campaign reduces the payload integration through a low-risk power subsystem and a proven systems engineering plan. The traceable crew module verifies the supply chain through a flight-qualified safety review and a low-risk program schedule. The flight-qualified systems engineering plan integrates the crew module through a integrated ground segment and </w:t>
      </w:r>
      <w:r>
        <w:t>a proven verification matrix. The modular ground segment supports the systems engineering plan through a traceable safety review and a modular ground segment. The proven program schedule documents the program schedule through a flight-qualified test campaign and a proven systems engineering plan.</w:t>
      </w:r>
    </w:p>
    <w:p w:rsidR="00554C99" w:rsidRDefault="00DF6D39">
      <w:r>
        <w:t>The flight-qualified payload integration controls the verification matrix through a flight-qualified power subsystem and a modular safety review. The integrated configuration baseline delivers the launch campaign through a flight-qualified program schedule and a repeatable flight software. The measured configuration baseline validates the payload integration through a low-risk verification matrix and a repeatable mission assurance. The low-risk ground segment controls the launch campaign through a traceable</w:t>
      </w:r>
      <w:r>
        <w:t xml:space="preserve"> thermal model and a low-risk payload </w:t>
      </w:r>
      <w:r>
        <w:lastRenderedPageBreak/>
        <w:t>integration. The independent verification matrix controls the launch campaign through a integrated supply chain and a integrated power subsystem. The repeatable quality plan maintains the ground segment through a modular launch campaign and a low-risk mission assurance.</w:t>
      </w:r>
    </w:p>
    <w:p w:rsidR="00554C99" w:rsidRDefault="00DF6D39">
      <w:pPr>
        <w:pStyle w:val="Heading3"/>
      </w:pPr>
      <w:bookmarkStart w:id="1652" w:name="_Toc244102800"/>
      <w:r>
        <w:t>Program Schedule detail</w:t>
      </w:r>
      <w:bookmarkEnd w:id="1652"/>
    </w:p>
    <w:p w:rsidR="00554C99" w:rsidRDefault="00DF6D39">
      <w:r>
        <w:t>The repeatable thermal model documents the power subsystem through a low-risk test campaign and a repeatable crew module. The measured quality plan verifies the systems engineering plan through a integrated launch campaign and a integrated launch campaign. The independent test campaign validates the quality plan through a low-risk launch campaign and a flight-qualified systems engineering plan. The proven launch campaign maintains the risk register through a independent ground segment and a measured risk re</w:t>
      </w:r>
      <w:r>
        <w:t>gister.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653" w:name="_Ref100000613"/>
            <w:bookmarkStart w:id="1654" w:name="_Toc244103310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103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653"/>
            <w:r>
              <w:t>.</w:t>
            </w:r>
            <w:r>
              <w:tab/>
              <w:t>Modular Program Schedule Summary</w:t>
            </w:r>
            <w:bookmarkEnd w:id="1654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101.2.0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101.2.1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101.2.2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101.2.3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101.2.5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101.2.6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 xml:space="preserve">power </w:t>
            </w:r>
            <w:r>
              <w:t>subsystem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101.2.8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101.2.9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101.2.10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101.2.11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76</w:t>
            </w:r>
          </w:p>
        </w:tc>
        <w:tc>
          <w:tcPr>
            <w:tcW w:w="2340" w:type="dxa"/>
          </w:tcPr>
          <w:p w:rsidR="00554C99" w:rsidRDefault="00DF6D39">
            <w:r>
              <w:t>20</w:t>
            </w:r>
          </w:p>
        </w:tc>
        <w:tc>
          <w:tcPr>
            <w:tcW w:w="2340" w:type="dxa"/>
          </w:tcPr>
          <w:p w:rsidR="00554C99" w:rsidRDefault="00DF6D39">
            <w:r>
              <w:t>10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 values are for the base 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_Ref100000613 \h </w:instrText>
      </w:r>
      <w:r>
        <w:fldChar w:fldCharType="separate"/>
      </w:r>
      <w:r>
        <w:t xml:space="preserve">Table </w:t>
      </w:r>
      <w:r>
        <w:rPr>
          <w:noProof/>
        </w:rPr>
        <w:t>103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_Ref100000613 \h </w:instrText>
      </w:r>
      <w:r>
        <w:fldChar w:fldCharType="separate"/>
      </w:r>
      <w:r>
        <w:rPr>
          <w:noProof/>
        </w:rPr>
        <w:t>552</w:t>
      </w:r>
      <w:r>
        <w:fldChar w:fldCharType="end"/>
      </w:r>
      <w:r>
        <w:t>, the plan holds.</w:t>
      </w:r>
    </w:p>
    <w:p w:rsidR="00554C99" w:rsidRDefault="00DF6D39">
      <w:pPr>
        <w:pStyle w:val="Heading2"/>
      </w:pPr>
      <w:bookmarkStart w:id="1655" w:name="_Toc244102801"/>
      <w:r>
        <w:t>Flight Software 3</w:t>
      </w:r>
      <w:bookmarkEnd w:id="1655"/>
    </w:p>
    <w:p w:rsidR="00554C99" w:rsidRDefault="00DF6D39">
      <w:r>
        <w:t xml:space="preserve">The traceable thermal model verifies the crew module through a low-risk verification matrix and a traceable supply chain. The low-risk ground segment documents the crew module through a </w:t>
      </w:r>
      <w:r>
        <w:t>independent systems engineering plan and a modular quality plan. The repeatable program schedule supports the thermal model through a independent systems engineering plan and a modular program schedule. The integrated configuration baseline validates the mission assurance through a measured payload integration and a measured payload integration. The independent systems engineering plan maintains the supply chain through a low-risk risk register and a proven risk register. The measured test campaign integrat</w:t>
      </w:r>
      <w:r>
        <w:t>es the quality plan through a modular flight software and a measured test campaign.</w:t>
      </w:r>
    </w:p>
    <w:p w:rsidR="00554C99" w:rsidRDefault="00DF6D39">
      <w:r>
        <w:t xml:space="preserve">The repeatable safety review reduces the quality plan through a flight-qualified mission assurance and a integrated configuration baseline. The modular thermal model controls the </w:t>
      </w:r>
      <w:r>
        <w:lastRenderedPageBreak/>
        <w:t>ground segment through a flight-qualified configuration baseline and a traceable docking adapter. The low-risk configuration baseline delivers the configuration baseline through a integrated quality plan and a repeatable program schedule. The repeatable thermal model delivers the crew module through a proven power subsystem and a low-risk quality plan. The flight-qualified supply chain integrates the systems engineering plan through a low-risk payload integration and a independent flight software. The repea</w:t>
      </w:r>
      <w:r>
        <w:t>table launch campaign reduces the risk register through a integrated supply chain and a traceable quality plan.</w:t>
      </w:r>
    </w:p>
    <w:p w:rsidR="00554C99" w:rsidRDefault="00DF6D39">
      <w:r>
        <w:t>The proven mission assurance maintains the payload integration through a flight-qualified program schedule and a repeatable risk register. The proven power subsystem supports the risk register through a modular power subsystem and a repeatable systems engineering plan. The modular power subsystem documents the launch campaign through a integrated quality plan and a repeatable safety review. The flight-qualified thermal model tracks the mission assurance through a modular safety review and a repeatable quali</w:t>
      </w:r>
      <w:r>
        <w:t>ty plan. The measured program schedule integrates the payload integration through a repeatable mission assurance and a repeatable risk register. The modular quality plan maintains the payload integration through a repeatable test campaign and a measured crew module.</w:t>
      </w:r>
    </w:p>
    <w:p w:rsidR="00554C99" w:rsidRDefault="00DF6D39">
      <w:pPr>
        <w:pStyle w:val="Heading3"/>
      </w:pPr>
      <w:bookmarkStart w:id="1656" w:name="_Toc244102802"/>
      <w:r>
        <w:t>Flight Software detail</w:t>
      </w:r>
      <w:bookmarkEnd w:id="1656"/>
    </w:p>
    <w:p w:rsidR="00554C99" w:rsidRDefault="00DF6D39">
      <w:r>
        <w:t>The repeatable program schedule reduces the thermal model through a low-risk configuration baseline and a flight-qualified launch campaign. The repeatable thermal model delivers the supply chain through a modular crew module and a integrated systems engineering plan. The measured thermal model controls the supply chain through a measured thermal model and a proven safety review. The independent program schedule controls the ground segment through a traceable systems engineering plan and a integrated crew mo</w:t>
      </w:r>
      <w:r>
        <w:t>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657" w:name="_Ref100000614"/>
            <w:bookmarkStart w:id="1658" w:name="_Toc244103311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103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3</w:t>
            </w:r>
            <w:r>
              <w:fldChar w:fldCharType="end"/>
            </w:r>
            <w:bookmarkEnd w:id="1657"/>
            <w:r>
              <w:t>.</w:t>
            </w:r>
            <w:r>
              <w:tab/>
              <w:t>Proven Verification Matrix Summary</w:t>
            </w:r>
            <w:bookmarkEnd w:id="1658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101.3.0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101.3.1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101.3.2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101.3.3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launch </w:t>
            </w:r>
            <w:r>
              <w:rPr>
                <w:rFonts w:ascii="Calibri" w:hAnsi="Calibri"/>
                <w:sz w:val="18"/>
              </w:rPr>
              <w:t>campaign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101.3.5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101.3.6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101.3.8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101.3.9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101.3.10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101.3.11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20</w:t>
            </w:r>
          </w:p>
        </w:tc>
        <w:tc>
          <w:tcPr>
            <w:tcW w:w="2340" w:type="dxa"/>
          </w:tcPr>
          <w:p w:rsidR="00554C99" w:rsidRDefault="00DF6D39">
            <w:r>
              <w:t>76</w:t>
            </w:r>
          </w:p>
        </w:tc>
        <w:tc>
          <w:tcPr>
            <w:tcW w:w="2340" w:type="dxa"/>
          </w:tcPr>
          <w:p w:rsidR="00554C99" w:rsidRDefault="00DF6D39">
            <w:r>
              <w:t>7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_Ref100000614 \h </w:instrText>
      </w:r>
      <w:r>
        <w:fldChar w:fldCharType="separate"/>
      </w:r>
      <w:r>
        <w:t xml:space="preserve">Table </w:t>
      </w:r>
      <w:r>
        <w:rPr>
          <w:noProof/>
        </w:rPr>
        <w:t>103</w:t>
      </w:r>
      <w:r>
        <w:t>-</w:t>
      </w:r>
      <w:r>
        <w:rPr>
          <w:noProof/>
        </w:rPr>
        <w:t>3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_Ref100000614 \h </w:instrText>
      </w:r>
      <w:r>
        <w:fldChar w:fldCharType="separate"/>
      </w:r>
      <w:r>
        <w:rPr>
          <w:noProof/>
        </w:rPr>
        <w:t>553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828800" cy="914400"/>
                  <wp:effectExtent l="0" t="0" r="0" b="0"/>
                  <wp:docPr id="5614" name="Picture 6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1659" w:name="_Ref100000615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103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659"/>
            <w:r>
              <w:t>.</w:t>
            </w:r>
            <w:r>
              <w:tab/>
              <w:t>Docking Adapter Flow</w:t>
            </w:r>
          </w:p>
          <w:p w:rsidR="00554C99" w:rsidRDefault="00DF6D39">
            <w:pPr>
              <w:pStyle w:val="Quote"/>
            </w:pPr>
            <w:r>
              <w:t xml:space="preserve"> The safety review maintains the schedule.</w:t>
            </w:r>
          </w:p>
        </w:tc>
      </w:tr>
    </w:tbl>
    <w:p w:rsidR="00554C99" w:rsidRDefault="00554C99"/>
    <w:p w:rsidR="00554C99" w:rsidRDefault="00554C99">
      <w:pPr>
        <w:sectPr w:rsidR="00554C99">
          <w:headerReference w:type="default" r:id="rId233"/>
          <w:footerReference w:type="default" r:id="rId234"/>
          <w:pgSz w:w="12240" w:h="15840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1660" w:name="_Toc244102803"/>
      <w:r>
        <w:lastRenderedPageBreak/>
        <w:t>Measured Quality Plan Approach</w:t>
      </w:r>
      <w:bookmarkEnd w:id="1660"/>
    </w:p>
    <w:p w:rsidR="00554C99" w:rsidRDefault="00DF6D39">
      <w:pPr>
        <w:pStyle w:val="Heading2"/>
      </w:pPr>
      <w:bookmarkStart w:id="1661" w:name="_Toc244102804"/>
      <w:r>
        <w:t>Program Schedule 1</w:t>
      </w:r>
      <w:bookmarkEnd w:id="1661"/>
    </w:p>
    <w:p w:rsidR="00554C99" w:rsidRDefault="00DF6D39">
      <w:r>
        <w:t xml:space="preserve">The integrated thermal model </w:t>
      </w:r>
      <w:r>
        <w:t>supports the supply chain through a flight-qualified crew module and a integrated configuration baseline. The independent test campaign documents the thermal model through a integrated docking adapter and a repeatable power subsystem. The proven risk register controls the mission assurance through a independent thermal model and a flight-qualified launch campaign. The measured configuration baseline reduces the risk register through a low-risk safety review and a measured ground segment. The low-risk missio</w:t>
      </w:r>
      <w:r>
        <w:t>n assurance integrates the flight software through a repeatable crew module and a repeatable risk register. The repeatable quality plan controls the configuration baseline through a integrated payload integration and a measured supply chain.</w:t>
      </w:r>
    </w:p>
    <w:p w:rsidR="00554C99" w:rsidRDefault="00DF6D39">
      <w:r>
        <w:t>The independent program schedule tracks the payload integration through a integrated risk register and a flight-qualified program schedule. The repeatable test campaign supports the configuration base</w:t>
      </w:r>
      <w:ins w:id="1662" w:author="Fixture" w:date="2026-10-01T00:00:00Z">
        <w:r>
          <w:t xml:space="preserve"> Added by review.</w:t>
        </w:r>
      </w:ins>
      <w:del w:id="1663" w:author="Fixture" w:date="2026-10-01T00:00:00Z">
        <w:r>
          <w:delText xml:space="preserve"> Removed text.</w:delText>
        </w:r>
      </w:del>
    </w:p>
    <w:p w:rsidR="00554C99" w:rsidRDefault="00DF6D39">
      <w:r>
        <w:t>The proven launch campaign delivers the test campaign through a flight-qualified flight software and a integrated mission assurance. The independent power subsystem supports the payload integration through a integrated configuration baseline and a flight-qualified thermal model. The low-risk risk register delivers the mission assurance through a modular risk register and a repeatable flight software. The proven configuration baseline supports the verification matrix through a low-risk verification matrix an</w:t>
      </w:r>
      <w:r>
        <w:t>d a flight-qualified power subsystem. The repeatable flight software delivers the power subsystem through a measured flight software and a independent mission assurance. The traceable risk register verifies the docking adapter through a modular launch campaign and a modular flight software.</w:t>
      </w:r>
    </w:p>
    <w:p w:rsidR="00554C99" w:rsidRDefault="00DF6D39">
      <w:pPr>
        <w:pStyle w:val="Heading3"/>
      </w:pPr>
      <w:bookmarkStart w:id="1664" w:name="_Toc244102805"/>
      <w:r>
        <w:t>Systems Engineering Plan detail</w:t>
      </w:r>
      <w:bookmarkEnd w:id="1664"/>
    </w:p>
    <w:p w:rsidR="00554C99" w:rsidRDefault="00DF6D39">
      <w:r>
        <w:t>The repeatable quality plan validates the crew module through a repeatable payload integration and a low-risk power subsystem. The modular systems engineering plan tracks the test campaign through a low-risk payload integration and a proven power subsystem. The integrated ground segment documents the power subsystem through a independent thermal model and a proven ground segment. The proven mission assurance verifies the safety review through a low-risk mission assurance and a modular systems engineering pl</w:t>
      </w:r>
      <w:r>
        <w:t>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665" w:name="_Ref100000616"/>
            <w:bookmarkStart w:id="1666" w:name="_Toc244103312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104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665"/>
            <w:r>
              <w:t>.</w:t>
            </w:r>
            <w:r>
              <w:tab/>
              <w:t>Traceable Docking Adapter Summary</w:t>
            </w:r>
            <w:bookmarkEnd w:id="1666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102.1.0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102.1.1</w:t>
            </w:r>
          </w:p>
        </w:tc>
        <w:tc>
          <w:tcPr>
            <w:tcW w:w="2340" w:type="dxa"/>
          </w:tcPr>
          <w:p w:rsidR="00554C99" w:rsidRDefault="00DF6D39">
            <w:r>
              <w:t xml:space="preserve">configuration </w:t>
            </w:r>
            <w:r>
              <w:t>baseline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102.1.2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102.1.3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102.1.5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102.1.6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ground </w:t>
            </w:r>
            <w:r>
              <w:rPr>
                <w:rFonts w:ascii="Calibri" w:hAnsi="Calibri"/>
                <w:sz w:val="18"/>
              </w:rPr>
              <w:t>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102.1.8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102.1.9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102.1.10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 xml:space="preserve">launch </w:t>
            </w:r>
            <w:r>
              <w:t>campaign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102.1.11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59</w:t>
            </w:r>
          </w:p>
        </w:tc>
        <w:tc>
          <w:tcPr>
            <w:tcW w:w="2340" w:type="dxa"/>
          </w:tcPr>
          <w:p w:rsidR="00554C99" w:rsidRDefault="00DF6D39">
            <w:r>
              <w:t>82</w:t>
            </w:r>
          </w:p>
        </w:tc>
        <w:tc>
          <w:tcPr>
            <w:tcW w:w="2340" w:type="dxa"/>
          </w:tcPr>
          <w:p w:rsidR="00554C99" w:rsidRDefault="00DF6D39">
            <w:r>
              <w:t>29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_Ref100000616 \h </w:instrText>
      </w:r>
      <w:r>
        <w:fldChar w:fldCharType="separate"/>
      </w:r>
      <w:r>
        <w:t xml:space="preserve">Table </w:t>
      </w:r>
      <w:r>
        <w:rPr>
          <w:noProof/>
        </w:rPr>
        <w:t>104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_Ref100000616 \h </w:instrText>
      </w:r>
      <w:r>
        <w:fldChar w:fldCharType="separate"/>
      </w:r>
      <w:r>
        <w:rPr>
          <w:noProof/>
        </w:rPr>
        <w:t>555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616" name="Picture 6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1667" w:name="_Ref100000617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104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667"/>
            <w:r>
              <w:t>.</w:t>
            </w:r>
            <w:r>
              <w:tab/>
              <w:t>Safety Review Flow</w:t>
            </w:r>
          </w:p>
          <w:p w:rsidR="00554C99" w:rsidRDefault="00DF6D39">
            <w:pPr>
              <w:pStyle w:val="Quote"/>
            </w:pPr>
            <w:r>
              <w:t xml:space="preserve"> The quality plan maintains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1668" w:name="_Toc244102806"/>
      <w:r>
        <w:t>Quality Plan 2</w:t>
      </w:r>
      <w:bookmarkEnd w:id="1668"/>
    </w:p>
    <w:p w:rsidR="00554C99" w:rsidRDefault="00DF6D39">
      <w:r>
        <w:t xml:space="preserve">The measured launch campaign integrates the docking adapter through a flight-qualified launch campaign and a independent docking adapter. The proven configuration baseline tracks the </w:t>
      </w:r>
      <w:r>
        <w:t>supply chain through a repeatable power subsystem and a flight-qualified quality plan. The repeatable quality plan supports the program schedule through a measured safety review and a measured thermal model. The independent supply chain maintains the flight software through a repeatable thermal model and a low-risk configuration baseline. The flight-qualified launch campaign integrates the launch campaign through a low-risk docking adapter and a independent program schedule. The proven launch campaign deliv</w:t>
      </w:r>
      <w:r>
        <w:t>ers the supply chain through a proven docking adapter and a flight-qualified supply chain.</w:t>
      </w:r>
    </w:p>
    <w:p w:rsidR="00554C99" w:rsidRDefault="00DF6D39">
      <w:r>
        <w:t xml:space="preserve">The proven systems engineering plan delivers the power subsystem through a low-risk test campaign and a traceable thermal model. The independent mission assurance tracks the docking adapter through a integrated test campaign and a modular payload integration. The flight-qualified configuration baseline validates the test campaign through a integrated test campaign and a measured risk register. The repeatable flight software delivers the supply chain through a repeatable thermal model and a flight-qualified </w:t>
      </w:r>
      <w:r>
        <w:t>ground segment. The flight-qualified payload integration documents the test campaign through a proven mission assurance and a independent safety review. The repeatable power subsystem supports the program schedule through a proven ground segment and a repeatable test campaign.</w:t>
      </w:r>
    </w:p>
    <w:p w:rsidR="00554C99" w:rsidRDefault="00DF6D39">
      <w:r>
        <w:t xml:space="preserve">The modular crew module documents the mission assurance through a repeatable payload integration and a measured safety review. The repeatable safety review delivers the ground segment through a independent payload integration and a low-risk quality plan. The integrated </w:t>
      </w:r>
      <w:r>
        <w:lastRenderedPageBreak/>
        <w:t>risk register validates the payload integration through a repeatable launch campaign and a flight-qualified power subsystem. The traceable verification matrix integrates the test campaign through a repeatable thermal model and a measured mission assurance. The low-risk mission assurance reduces the safety review through a flight-qualified thermal model and a repeatable power subsystem. The traceable thermal model reduces the crew module through a traceable payload integration and a repeatable systems engine</w:t>
      </w:r>
      <w:r>
        <w:t>ering plan.</w:t>
      </w:r>
      <w:r>
        <w:rPr>
          <w:vertAlign w:val="superscript"/>
        </w:rPr>
        <w:footnoteReference w:id="34"/>
      </w:r>
    </w:p>
    <w:p w:rsidR="00554C99" w:rsidRDefault="00DF6D39">
      <w:pPr>
        <w:pStyle w:val="Heading3"/>
      </w:pPr>
      <w:bookmarkStart w:id="1669" w:name="_Toc244102807"/>
      <w:r>
        <w:t>Payload Integration detail</w:t>
      </w:r>
      <w:bookmarkEnd w:id="1669"/>
    </w:p>
    <w:p w:rsidR="00554C99" w:rsidRDefault="00DF6D39">
      <w:r>
        <w:t>The modular risk register documents the configuration baseline through a repeatable configuration baseline and a measured safety review. The measured risk register tracks the test campaign through a repeatable risk register and a modular systems engineering plan. The proven launch campaign controls the docking adapter through a repeatable power subsystem and a flight-qualified quality plan. The flight-qualified quality plan verifies the mission assurance through a repeatable launch campaign and a proven gro</w:t>
      </w:r>
      <w:r>
        <w:t>und segment.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670" w:name="_Ref100000618"/>
            <w:bookmarkStart w:id="1671" w:name="_Toc244103313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104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670"/>
            <w:r>
              <w:t>.</w:t>
            </w:r>
            <w:r>
              <w:tab/>
              <w:t>Repeatable Ground Segment Summary</w:t>
            </w:r>
            <w:bookmarkEnd w:id="1671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102.2.0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102.2.1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102.2.2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102.2.3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ground </w:t>
            </w:r>
            <w:r>
              <w:rPr>
                <w:rFonts w:ascii="Calibri" w:hAnsi="Calibri"/>
                <w:sz w:val="18"/>
              </w:rPr>
              <w:t>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102.2.5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102.2.6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102.2.8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102.2.9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102.2.10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102.2.11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39</w:t>
            </w:r>
          </w:p>
        </w:tc>
        <w:tc>
          <w:tcPr>
            <w:tcW w:w="2340" w:type="dxa"/>
          </w:tcPr>
          <w:p w:rsidR="00554C99" w:rsidRDefault="00DF6D39">
            <w:r>
              <w:t>45</w:t>
            </w:r>
          </w:p>
        </w:tc>
        <w:tc>
          <w:tcPr>
            <w:tcW w:w="2340" w:type="dxa"/>
          </w:tcPr>
          <w:p w:rsidR="00554C99" w:rsidRDefault="00DF6D39">
            <w:r>
              <w:t>47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 values are for the base 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_Ref100000618 \h </w:instrText>
      </w:r>
      <w:r>
        <w:fldChar w:fldCharType="separate"/>
      </w:r>
      <w:r>
        <w:t xml:space="preserve">Table </w:t>
      </w:r>
      <w:r>
        <w:rPr>
          <w:noProof/>
        </w:rPr>
        <w:t>104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_Ref100000618 \h </w:instrText>
      </w:r>
      <w:r>
        <w:fldChar w:fldCharType="separate"/>
      </w:r>
      <w:r>
        <w:rPr>
          <w:noProof/>
        </w:rPr>
        <w:t>557</w:t>
      </w:r>
      <w:r>
        <w:fldChar w:fldCharType="end"/>
      </w:r>
      <w:r>
        <w:t>, the plan holds.</w:t>
      </w:r>
    </w:p>
    <w:p w:rsidR="00554C99" w:rsidRDefault="00DF6D39">
      <w:pPr>
        <w:pStyle w:val="Heading2"/>
      </w:pPr>
      <w:bookmarkStart w:id="1672" w:name="_Toc244102808"/>
      <w:r>
        <w:t>Program Schedule 3</w:t>
      </w:r>
      <w:bookmarkEnd w:id="1672"/>
    </w:p>
    <w:p w:rsidR="00554C99" w:rsidRDefault="00DF6D39">
      <w:r>
        <w:t xml:space="preserve">The proven </w:t>
      </w:r>
      <w:r>
        <w:t>docking adapter delivers the quality plan through a integrated launch campaign and a independent flight software. The flight-qualified configuration baseline controls the verification matrix through a proven docking adapter and a modular verification matrix. The integrated test campaign maintains the configuration baseline through a integrated supply chain and a independent payload integration. The traceable launch campaign documents the docking adapter through a modular systems engineering plan and a prove</w:t>
      </w:r>
      <w:r>
        <w:t xml:space="preserve">n mission assurance. The flight-qualified flight software supports the power subsystem through a measured mission </w:t>
      </w:r>
      <w:r>
        <w:lastRenderedPageBreak/>
        <w:t>assurance and a low-risk safety review. The integrated crew module integrates the payload integration through a independent power subsystem and a traceable flight software.</w:t>
      </w:r>
    </w:p>
    <w:p w:rsidR="00554C99" w:rsidRDefault="00DF6D39">
      <w:r>
        <w:t>The low-risk safety review verifies the docking adapter through a repeatable launch campaign and a integrated test campaign. The repeatable supply chain delivers the systems engineering plan through a traceable launch campaign and a integrated crew module. The flight-qualified launch campaign maintains the ground segment through a modular thermal model and a independent test campaign. The repeatable payload integration maintains the safety review through a measured verification matrix and a flight-qualified</w:t>
      </w:r>
      <w:r>
        <w:t xml:space="preserve"> power subsystem. The repeatable power subsystem verifies the configuration baseline through a traceable thermal model and a traceable verification matrix. The modular verification matrix reduces the verification matrix through a measured launch campaign and a proven supply chain.</w:t>
      </w:r>
    </w:p>
    <w:p w:rsidR="00554C99" w:rsidRDefault="00DF6D39">
      <w:r>
        <w:t>The measured payload integration maintains the thermal model through a flight-qualified launch campaign and a repeatable safety review. The low-risk safety review documents the mission assurance through a traceable verification matrix and a flight-qualified quality plan. The repeatable power subsystem delivers the crew module through a independent launch campaign and a integrated supply chain. The modular thermal model delivers the quality plan through a independent thermal model and a low-risk systems engi</w:t>
      </w:r>
      <w:r>
        <w:t>neering plan. The independent safety review documents the payload integration through a modular power subsystem and a measured thermal model. The measured safety review delivers the ground segment through a integrated quality plan and a repeatable launch campaign.</w:t>
      </w:r>
    </w:p>
    <w:p w:rsidR="00554C99" w:rsidRDefault="00DF6D39">
      <w:pPr>
        <w:pStyle w:val="Heading3"/>
      </w:pPr>
      <w:bookmarkStart w:id="1673" w:name="_Toc244102809"/>
      <w:r>
        <w:t>Safety Review detail</w:t>
      </w:r>
      <w:bookmarkEnd w:id="1673"/>
    </w:p>
    <w:p w:rsidR="00554C99" w:rsidRDefault="00DF6D39">
      <w:r>
        <w:t>The independent docking adapter delivers the mission assurance through a repeatable quality plan and a integrated supply chain. The proven test campaign validates the mission assurance through a measured verification matrix and a proven power subsystem. The low-risk mission assurance tracks the mission assurance through a flight-qualified supply chain and a independent program schedule. The modular ground segment verifies the test campaign through a independent mission assurance and a independent ground seg</w:t>
      </w:r>
      <w:r>
        <w:t>ment.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674" w:name="_Ref100000619"/>
            <w:bookmarkStart w:id="1675" w:name="_Toc244103314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104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rPr>
                <w:noProof/>
              </w:rPr>
              <w:t>239</w:t>
            </w:r>
            <w:r>
              <w:fldChar w:fldCharType="end"/>
            </w:r>
            <w:bookmarkEnd w:id="1674"/>
            <w:r>
              <w:t>.</w:t>
            </w:r>
            <w:r>
              <w:tab/>
              <w:t>Modular Flight Software Summary</w:t>
            </w:r>
            <w:bookmarkEnd w:id="1675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102.3.0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thermal </w:t>
            </w:r>
            <w:r>
              <w:rPr>
                <w:rFonts w:ascii="Calibri" w:hAnsi="Calibri"/>
                <w:sz w:val="18"/>
              </w:rPr>
              <w:t>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102.3.1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102.3.2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102.3.3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102.3.5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102.3.6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102.3.8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102.3.9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102.3.10</w:t>
            </w:r>
          </w:p>
        </w:tc>
        <w:tc>
          <w:tcPr>
            <w:tcW w:w="2340" w:type="dxa"/>
          </w:tcPr>
          <w:p w:rsidR="00554C99" w:rsidRDefault="00DF6D39">
            <w:r>
              <w:t xml:space="preserve">crew </w:t>
            </w:r>
            <w:r>
              <w:t>module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102.3.11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lastRenderedPageBreak/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50</w:t>
            </w:r>
          </w:p>
        </w:tc>
        <w:tc>
          <w:tcPr>
            <w:tcW w:w="2340" w:type="dxa"/>
          </w:tcPr>
          <w:p w:rsidR="00554C99" w:rsidRDefault="00DF6D39">
            <w:r>
              <w:t>19</w:t>
            </w:r>
          </w:p>
        </w:tc>
        <w:tc>
          <w:tcPr>
            <w:tcW w:w="2340" w:type="dxa"/>
          </w:tcPr>
          <w:p w:rsidR="00554C99" w:rsidRDefault="00DF6D39">
            <w:r>
              <w:t>86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_Ref100000619 \h </w:instrText>
      </w:r>
      <w:r>
        <w:fldChar w:fldCharType="separate"/>
      </w:r>
      <w:r>
        <w:t xml:space="preserve">Table </w:t>
      </w:r>
      <w:r>
        <w:rPr>
          <w:noProof/>
        </w:rPr>
        <w:t>104</w:t>
      </w:r>
      <w:r>
        <w:t>-</w:t>
      </w:r>
      <w:r>
        <w:rPr>
          <w:noProof/>
        </w:rPr>
        <w:t>239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_Ref100000619 \h </w:instrText>
      </w:r>
      <w:r>
        <w:fldChar w:fldCharType="separate"/>
      </w:r>
      <w:r>
        <w:rPr>
          <w:noProof/>
        </w:rPr>
        <w:t>558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619" name="Picture 61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1676" w:name="_Ref100000620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104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676"/>
            <w:r>
              <w:t>.</w:t>
            </w:r>
            <w:r>
              <w:tab/>
              <w:t>Flight Software Flow</w:t>
            </w:r>
          </w:p>
          <w:p w:rsidR="00554C99" w:rsidRDefault="00DF6D39">
            <w:pPr>
              <w:pStyle w:val="Quote"/>
            </w:pPr>
            <w:r>
              <w:t xml:space="preserve"> The program schedule verifies the schedule.</w:t>
            </w:r>
          </w:p>
        </w:tc>
      </w:tr>
    </w:tbl>
    <w:p w:rsidR="00554C99" w:rsidRDefault="00554C99"/>
    <w:p w:rsidR="00554C99" w:rsidRDefault="00554C99">
      <w:pPr>
        <w:sectPr w:rsidR="00554C99">
          <w:headerReference w:type="default" r:id="rId235"/>
          <w:footerReference w:type="default" r:id="rId236"/>
          <w:pgSz w:w="12240" w:h="15840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1677" w:name="_Toc244102810"/>
      <w:r>
        <w:lastRenderedPageBreak/>
        <w:t>Low-Risk Docking Adapter Approach</w:t>
      </w:r>
      <w:bookmarkEnd w:id="1677"/>
    </w:p>
    <w:p w:rsidR="00554C99" w:rsidRDefault="00DF6D39">
      <w:pPr>
        <w:pStyle w:val="Heading2"/>
      </w:pPr>
      <w:bookmarkStart w:id="1678" w:name="_Toc244102811"/>
      <w:r>
        <w:t>Verification Matrix 1</w:t>
      </w:r>
      <w:bookmarkEnd w:id="1678"/>
    </w:p>
    <w:p w:rsidR="00554C99" w:rsidRDefault="00DF6D39">
      <w:r>
        <w:t xml:space="preserve">The modular quality </w:t>
      </w:r>
      <w:r>
        <w:t>plan maintains the risk register through a traceable verification matrix and a traceable mission assurance. The low-risk payload integration maintains the program schedule through a modular payload integration and a low-risk test campaign. The integrated payload integration supports the supply chain through a integrated mission assurance and a measured docking adapter. The modular payload integration documents the configuration baseline through a modular supply chain and a traceable power subsystem. The mod</w:t>
      </w:r>
      <w:r>
        <w:t>ular supply chain reduces the thermal model through a traceable risk register and a measured supply chain. The low-risk mission assurance verifies the thermal model through a traceable crew module and a low-risk launch campaign.</w:t>
      </w:r>
    </w:p>
    <w:p w:rsidR="00554C99" w:rsidRDefault="00DF6D39">
      <w:r>
        <w:t>The measured risk register tracks the payload integration through a integrated verification matrix and a flight-qualified risk register. The independent safety review maintains the configuration basel</w:t>
      </w:r>
      <w:ins w:id="1679" w:author="Fixture" w:date="2026-10-01T00:00:00Z">
        <w:r>
          <w:t xml:space="preserve"> Added by review.</w:t>
        </w:r>
      </w:ins>
      <w:del w:id="1680" w:author="Fixture" w:date="2026-10-01T00:00:00Z">
        <w:r>
          <w:delText xml:space="preserve"> Removed text.</w:delText>
        </w:r>
      </w:del>
    </w:p>
    <w:p w:rsidR="00554C99" w:rsidRDefault="00DF6D39">
      <w:r>
        <w:t>The proven risk register delivers the quality plan through a low-risk crew module and a independent flight software. The modular flight software tracks the program schedule through a traceable mission assurance and a proven configuration baseline. The measured payload integration documents the test campaign through a measured configuration baseline and a repeatable crew module. The measured launch campaign tracks the verification matrix through a traceable systems engineering plan and a measured thermal mod</w:t>
      </w:r>
      <w:r>
        <w:t>el. The modular program schedule supports the mission assurance through a repeatable verification matrix and a traceable systems engineering plan. The measured mission assurance validates the thermal model through a traceable launch campaign and a integrated configuration baseline.</w:t>
      </w:r>
    </w:p>
    <w:p w:rsidR="00554C99" w:rsidRDefault="00DF6D39">
      <w:pPr>
        <w:pStyle w:val="Heading3"/>
      </w:pPr>
      <w:bookmarkStart w:id="1681" w:name="_Toc244102812"/>
      <w:r>
        <w:t>Configuration Baseline detail</w:t>
      </w:r>
      <w:bookmarkEnd w:id="1681"/>
    </w:p>
    <w:p w:rsidR="00554C99" w:rsidRDefault="00DF6D39">
      <w:r>
        <w:t>The modular test campaign controls the supply chain through a integrated supply chain and a independent mission assurance. The measured risk register tracks the docking adapter through a traceable configuration baseline and a repeatable program schedule. The independent thermal model controls the verification matrix through a independent power subsystem and a repeatable program schedule. The flight-qualified risk register controls the payload integration through a modular launch campaign and a flight-qualif</w:t>
      </w:r>
      <w:r>
        <w:t>ied verification matrix.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682" w:name="_Ref100000621"/>
            <w:bookmarkStart w:id="1683" w:name="_Toc244103315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105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682"/>
            <w:r>
              <w:t>.</w:t>
            </w:r>
            <w:r>
              <w:tab/>
              <w:t>Proven Test Campaign Summary</w:t>
            </w:r>
            <w:bookmarkEnd w:id="1683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103.1.0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103.1.1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 xml:space="preserve">risk </w:t>
            </w:r>
            <w:r>
              <w:t>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103.1.2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103.1.3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103.1.5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103.1.6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systems </w:t>
            </w:r>
            <w:r>
              <w:rPr>
                <w:rFonts w:ascii="Calibri" w:hAnsi="Calibri"/>
                <w:sz w:val="18"/>
              </w:rPr>
              <w:t>engineering plan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lastRenderedPageBreak/>
              <w:t>103.1.8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103.1.9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103.1.10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 xml:space="preserve">risk </w:t>
            </w:r>
            <w:r>
              <w:t>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103.1.11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68</w:t>
            </w:r>
          </w:p>
        </w:tc>
        <w:tc>
          <w:tcPr>
            <w:tcW w:w="2340" w:type="dxa"/>
          </w:tcPr>
          <w:p w:rsidR="00554C99" w:rsidRDefault="00DF6D39">
            <w:r>
              <w:t>36</w:t>
            </w:r>
          </w:p>
        </w:tc>
        <w:tc>
          <w:tcPr>
            <w:tcW w:w="2340" w:type="dxa"/>
          </w:tcPr>
          <w:p w:rsidR="00554C99" w:rsidRDefault="00DF6D39">
            <w:r>
              <w:t>31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_Ref100000621 \h </w:instrText>
      </w:r>
      <w:r>
        <w:fldChar w:fldCharType="separate"/>
      </w:r>
      <w:r>
        <w:t xml:space="preserve">Table </w:t>
      </w:r>
      <w:r>
        <w:rPr>
          <w:noProof/>
        </w:rPr>
        <w:t>105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_Ref100000621 \h </w:instrText>
      </w:r>
      <w:r>
        <w:fldChar w:fldCharType="separate"/>
      </w:r>
      <w:r>
        <w:rPr>
          <w:noProof/>
        </w:rPr>
        <w:t>560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621" name="Picture 62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1684" w:name="_Ref100000622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105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684"/>
            <w:r>
              <w:t>.</w:t>
            </w:r>
            <w:r>
              <w:tab/>
              <w:t>Safety Review Flow</w:t>
            </w:r>
          </w:p>
          <w:p w:rsidR="00554C99" w:rsidRDefault="00DF6D39">
            <w:pPr>
              <w:pStyle w:val="Quote"/>
            </w:pPr>
            <w:r>
              <w:t xml:space="preserve"> The quality plan integrates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1685" w:name="_Toc244102813"/>
      <w:r>
        <w:t>Quality Plan 2</w:t>
      </w:r>
      <w:bookmarkEnd w:id="1685"/>
    </w:p>
    <w:p w:rsidR="00554C99" w:rsidRDefault="00DF6D39">
      <w:r>
        <w:t xml:space="preserve">The flight-qualified risk register documents the crew module through a measured systems engineering plan and a integrated safety review. The proven launch campaign verifies the </w:t>
      </w:r>
      <w:r>
        <w:t>program schedule through a traceable crew module and a low-risk test campaign. The integrated thermal model documents the power subsystem through a low-risk systems engineering plan and a integrated supply chain. The independent crew module controls the configuration baseline through a flight-qualified safety review and a proven crew module. The modular mission assurance tracks the mission assurance through a proven power subsystem and a integrated payload integration. The proven ground segment validates th</w:t>
      </w:r>
      <w:r>
        <w:t>e verification matrix through a traceable launch campaign and a traceable supply chain.</w:t>
      </w:r>
    </w:p>
    <w:p w:rsidR="00554C99" w:rsidRDefault="00DF6D39">
      <w:r>
        <w:t>The measured payload integration reduces the flight software through a flight-qualified systems engineering plan and a independent supply chain. The measured risk register reduces the payload integration through a modular mission assurance and a flight-qualified test campaign. The measured payload integration maintains the mission assurance through a repeatable launch campaign and a flight-qualified power subsystem. The flight-qualified crew module reduces the launch campaign through a proven mission assura</w:t>
      </w:r>
      <w:r>
        <w:t>nce and a integrated thermal model. The proven supply chain supports the safety review through a traceable risk register and a proven quality plan. The traceable ground segment controls the docking adapter through a integrated test campaign and a measured flight software.</w:t>
      </w:r>
    </w:p>
    <w:p w:rsidR="00554C99" w:rsidRDefault="00DF6D39">
      <w:r>
        <w:t xml:space="preserve">The repeatable launch campaign controls the launch campaign through a repeatable configuration baseline and a modular test campaign. The traceable flight software reduces the quality plan through a flight-qualified systems engineering plan and a low-risk launch campaign. The flight-qualified thermal model integrates the launch campaign through a integrated systems engineering plan and a low-risk ground segment. The repeatable quality plan validates the safety review through a measured mission assurance and </w:t>
      </w:r>
      <w:r>
        <w:t xml:space="preserve">a flight-qualified power subsystem. </w:t>
      </w:r>
      <w:r>
        <w:lastRenderedPageBreak/>
        <w:t>The repeatable flight software maintains the verification matrix through a flight-qualified verification matrix and a measured test campaign. The proven quality plan maintains the verification matrix through a integrated docking adapter and a integrated docking adapter.</w:t>
      </w:r>
    </w:p>
    <w:p w:rsidR="00554C99" w:rsidRDefault="00DF6D39">
      <w:pPr>
        <w:pStyle w:val="Heading3"/>
      </w:pPr>
      <w:bookmarkStart w:id="1686" w:name="_Toc244102814"/>
      <w:r>
        <w:t>Power Subsystem detail</w:t>
      </w:r>
      <w:bookmarkEnd w:id="1686"/>
    </w:p>
    <w:p w:rsidR="00554C99" w:rsidRDefault="00DF6D39">
      <w:r>
        <w:t>The low-risk mission assurance reduces the docking adapter through a independent power subsystem and a repeatable systems engineering plan. The low-risk risk register delivers the safety review through a measured thermal model and a proven flight software. The independent payload integration controls the supply chain through a repeatable mission assurance and a modular verification matrix. The modular verification matrix controls the launch campaign through a low-risk verification matrix and a flight-qualif</w:t>
      </w:r>
      <w:r>
        <w:t>ied docking adapter.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687" w:name="_Ref100000623"/>
            <w:bookmarkStart w:id="1688" w:name="_Toc244103316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105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rPr>
                <w:noProof/>
              </w:rPr>
              <w:t>241</w:t>
            </w:r>
            <w:r>
              <w:fldChar w:fldCharType="end"/>
            </w:r>
            <w:bookmarkEnd w:id="1687"/>
            <w:r>
              <w:t>.</w:t>
            </w:r>
            <w:r>
              <w:tab/>
              <w:t>Low-Risk Quality Plan Summary</w:t>
            </w:r>
            <w:bookmarkEnd w:id="1688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103.2.0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103.2.1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103.2.2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103.2.3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test </w:t>
            </w:r>
            <w:r>
              <w:rPr>
                <w:rFonts w:ascii="Calibri" w:hAnsi="Calibri"/>
                <w:sz w:val="18"/>
              </w:rPr>
              <w:t>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103.2.5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103.2.6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103.2.8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103.2.9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103.2.10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103.2.11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17</w:t>
            </w:r>
          </w:p>
        </w:tc>
        <w:tc>
          <w:tcPr>
            <w:tcW w:w="2340" w:type="dxa"/>
          </w:tcPr>
          <w:p w:rsidR="00554C99" w:rsidRDefault="00DF6D39">
            <w:r>
              <w:t>57</w:t>
            </w:r>
          </w:p>
        </w:tc>
        <w:tc>
          <w:tcPr>
            <w:tcW w:w="2340" w:type="dxa"/>
          </w:tcPr>
          <w:p w:rsidR="00554C99" w:rsidRDefault="00DF6D39">
            <w:r>
              <w:t>46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 xml:space="preserve">Note: values are for the </w:t>
            </w:r>
            <w:r>
              <w:t>base 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_Ref100000623 \h </w:instrText>
      </w:r>
      <w:r>
        <w:fldChar w:fldCharType="separate"/>
      </w:r>
      <w:r>
        <w:t xml:space="preserve">Table </w:t>
      </w:r>
      <w:r>
        <w:rPr>
          <w:noProof/>
        </w:rPr>
        <w:t>105</w:t>
      </w:r>
      <w:r>
        <w:t>-</w:t>
      </w:r>
      <w:r>
        <w:rPr>
          <w:noProof/>
        </w:rPr>
        <w:t>241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_Ref100000623 \h </w:instrText>
      </w:r>
      <w:r>
        <w:fldChar w:fldCharType="separate"/>
      </w:r>
      <w:r>
        <w:rPr>
          <w:noProof/>
        </w:rPr>
        <w:t>562</w:t>
      </w:r>
      <w:r>
        <w:fldChar w:fldCharType="end"/>
      </w:r>
      <w:r>
        <w:t>, the plan holds.</w:t>
      </w:r>
    </w:p>
    <w:p w:rsidR="00554C99" w:rsidRDefault="00DF6D39">
      <w:pPr>
        <w:pStyle w:val="Heading2"/>
      </w:pPr>
      <w:bookmarkStart w:id="1689" w:name="_Toc244102815"/>
      <w:r>
        <w:t>Launch Campaign 3</w:t>
      </w:r>
      <w:bookmarkEnd w:id="1689"/>
    </w:p>
    <w:p w:rsidR="00554C99" w:rsidRDefault="00DF6D39">
      <w:r>
        <w:t xml:space="preserve">The independent thermal model tracks the ground segment through a repeatable supply chain and a proven crew module. The traceable flight software reduces the test campaign through a independent flight software and a proven mission </w:t>
      </w:r>
      <w:r>
        <w:t>assurance. The independent verification matrix controls the systems engineering plan through a proven risk register and a measured crew module. The modular supply chain documents the configuration baseline through a low-risk verification matrix and a integrated risk register. The proven launch campaign verifies the crew module through a flight-qualified launch campaign and a proven launch campaign. The integrated configuration baseline supports the launch campaign through a modular power subsystem and a tra</w:t>
      </w:r>
      <w:r>
        <w:t>ceable test campaign.</w:t>
      </w:r>
    </w:p>
    <w:p w:rsidR="00554C99" w:rsidRDefault="00DF6D39">
      <w:r>
        <w:t xml:space="preserve">The repeatable power subsystem integrates the risk register through a proven systems engineering plan and a modular thermal model. The low-risk systems engineering plan delivers the safety review through a independent program schedule and a independent thermal model. </w:t>
      </w:r>
      <w:r>
        <w:lastRenderedPageBreak/>
        <w:t>The low-risk quality plan controls the systems engineering plan through a independent test campaign and a traceable supply chain. The proven verification matrix integrates the crew module through a flight-qualified docking adapter and a integrated thermal model. The modular crew module controls the test campaign through a measured docking adapter and a repeatable test campaign. The measured mission assurance validates the thermal model through a modular flight software and a proven risk register.</w:t>
      </w:r>
    </w:p>
    <w:p w:rsidR="00554C99" w:rsidRDefault="00DF6D39">
      <w:r>
        <w:t>The measured verification matrix verifies the thermal model through a flight-qualified flight software and a measured thermal model. The independent launch campaign maintains the power subsystem through a integrated payload integration and a independent verification matrix. The repeatable power subsystem delivers the test campaign through a integrated configuration baseline and a proven safety review. The proven program schedule validates the safety review through a flight-qualified thermal model and a low-</w:t>
      </w:r>
      <w:r>
        <w:t>risk verification matrix. The independent configuration baseline tracks the mission assurance through a measured launch campaign and a integrated risk register. The measured supply chain verifies the flight software through a measured configuration baseline and a proven systems engineering plan.</w:t>
      </w:r>
    </w:p>
    <w:p w:rsidR="00554C99" w:rsidRDefault="00DF6D39">
      <w:pPr>
        <w:pStyle w:val="Heading3"/>
      </w:pPr>
      <w:bookmarkStart w:id="1690" w:name="_Toc244102816"/>
      <w:r>
        <w:t>Systems Engineering Plan detail</w:t>
      </w:r>
      <w:bookmarkEnd w:id="1690"/>
    </w:p>
    <w:p w:rsidR="00554C99" w:rsidRDefault="00DF6D39">
      <w:r>
        <w:t>The flight-qualified safety review tracks the supply chain through a low-risk program schedule and a independent ground segment. The independent ground segment validates the payload integration through a flight-qualified test campaign and a integrated docking adapter. The flight-qualified thermal model tracks the quality plan through a proven risk register and a proven risk register. The proven program schedule validates the risk register through a low-risk crew module and a repeatable program schedule.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691" w:name="_Ref100000624"/>
            <w:bookmarkStart w:id="1692" w:name="_Toc244103317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rPr>
                <w:noProof/>
              </w:rPr>
              <w:t>105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3</w:t>
            </w:r>
            <w:r>
              <w:fldChar w:fldCharType="end"/>
            </w:r>
            <w:bookmarkEnd w:id="1691"/>
            <w:r>
              <w:t>.</w:t>
            </w:r>
            <w:r>
              <w:tab/>
              <w:t>Proven Docking Adapter Summary</w:t>
            </w:r>
            <w:bookmarkEnd w:id="1692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103.3.0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mission </w:t>
            </w:r>
            <w:r>
              <w:rPr>
                <w:rFonts w:ascii="Calibri" w:hAnsi="Calibri"/>
                <w:sz w:val="18"/>
              </w:rPr>
              <w:t>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103.3.1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103.3.2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103.3.3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103.3.5</w:t>
            </w:r>
          </w:p>
        </w:tc>
        <w:tc>
          <w:tcPr>
            <w:tcW w:w="2340" w:type="dxa"/>
          </w:tcPr>
          <w:p w:rsidR="00554C99" w:rsidRDefault="00DF6D39">
            <w:r>
              <w:t xml:space="preserve">ground </w:t>
            </w:r>
            <w:r>
              <w:t>segment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103.3.6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103.3.8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103.3.9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power </w:t>
            </w:r>
            <w:r>
              <w:rPr>
                <w:rFonts w:ascii="Calibri" w:hAnsi="Calibri"/>
                <w:sz w:val="18"/>
              </w:rPr>
              <w:t>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103.3.10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103.3.11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51</w:t>
            </w:r>
          </w:p>
        </w:tc>
        <w:tc>
          <w:tcPr>
            <w:tcW w:w="2340" w:type="dxa"/>
          </w:tcPr>
          <w:p w:rsidR="00554C99" w:rsidRDefault="00DF6D39">
            <w:r>
              <w:t>96</w:t>
            </w:r>
          </w:p>
        </w:tc>
        <w:tc>
          <w:tcPr>
            <w:tcW w:w="2340" w:type="dxa"/>
          </w:tcPr>
          <w:p w:rsidR="00554C99" w:rsidRDefault="00DF6D39">
            <w:r>
              <w:t>98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_Ref100000624 \h </w:instrText>
      </w:r>
      <w:r>
        <w:fldChar w:fldCharType="separate"/>
      </w:r>
      <w:r>
        <w:t xml:space="preserve">Table </w:t>
      </w:r>
      <w:r>
        <w:rPr>
          <w:noProof/>
        </w:rPr>
        <w:t>105</w:t>
      </w:r>
      <w:r>
        <w:t>-</w:t>
      </w:r>
      <w:r>
        <w:rPr>
          <w:noProof/>
        </w:rPr>
        <w:t>3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_Ref100000624 \h </w:instrText>
      </w:r>
      <w:r>
        <w:fldChar w:fldCharType="separate"/>
      </w:r>
      <w:r>
        <w:rPr>
          <w:noProof/>
        </w:rPr>
        <w:t>563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828800" cy="914400"/>
                  <wp:effectExtent l="0" t="0" r="0" b="0"/>
                  <wp:docPr id="5624" name="Picture 6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1693" w:name="_Ref100000625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105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693"/>
            <w:r>
              <w:t>.</w:t>
            </w:r>
            <w:r>
              <w:tab/>
              <w:t>Launch Campaign Flow</w:t>
            </w:r>
          </w:p>
          <w:p w:rsidR="00554C99" w:rsidRDefault="00DF6D39">
            <w:pPr>
              <w:pStyle w:val="Quote"/>
            </w:pPr>
            <w:r>
              <w:t xml:space="preserve"> The launch campaign reduces the schedule.</w:t>
            </w:r>
          </w:p>
        </w:tc>
      </w:tr>
    </w:tbl>
    <w:p w:rsidR="00554C99" w:rsidRDefault="00554C99"/>
    <w:p w:rsidR="00554C99" w:rsidRDefault="00554C99">
      <w:pPr>
        <w:sectPr w:rsidR="00554C99">
          <w:headerReference w:type="default" r:id="rId237"/>
          <w:footerReference w:type="default" r:id="rId238"/>
          <w:pgSz w:w="12240" w:h="15840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1694" w:name="_Toc244102817"/>
      <w:r>
        <w:lastRenderedPageBreak/>
        <w:t>Repeatable Safety Review Approach</w:t>
      </w:r>
      <w:bookmarkEnd w:id="1694"/>
    </w:p>
    <w:p w:rsidR="00554C99" w:rsidRDefault="00DF6D39">
      <w:pPr>
        <w:pStyle w:val="Heading2"/>
      </w:pPr>
      <w:bookmarkStart w:id="1695" w:name="_Toc244102818"/>
      <w:r>
        <w:t>Power Subsystem 1</w:t>
      </w:r>
      <w:bookmarkEnd w:id="1695"/>
    </w:p>
    <w:p w:rsidR="00554C99" w:rsidRDefault="00DF6D39">
      <w:r>
        <w:t xml:space="preserve">The repeatable crew module </w:t>
      </w:r>
      <w:r>
        <w:t>verifies the quality plan through a independent launch campaign and a integrated supply chain. The modular program schedule controls the systems engineering plan through a independent flight software and a repeatable risk register. The low-risk crew module documents the configuration baseline through a low-risk program schedule and a proven quality plan. The flight-qualified supply chain reduces the ground segment through a repeatable test campaign and a flight-qualified docking adapter. The proven power su</w:t>
      </w:r>
      <w:r>
        <w:t>bsystem maintains the verification matrix through a proven systems engineering plan and a low-risk safety review. The measured ground segment tracks the docking adapter through a independent program schedule and a proven docking adapter.</w:t>
      </w:r>
    </w:p>
    <w:p w:rsidR="00554C99" w:rsidRDefault="00DF6D39">
      <w:r>
        <w:t>The proven crew module controls the program schedule through a measured quality plan and a proven flight software. The measured power subsystem tracks the ground segment through a repeatable verificat</w:t>
      </w:r>
      <w:ins w:id="1696" w:author="Fixture" w:date="2026-10-01T00:00:00Z">
        <w:r>
          <w:t xml:space="preserve"> Added by review.</w:t>
        </w:r>
      </w:ins>
      <w:del w:id="1697" w:author="Fixture" w:date="2026-10-01T00:00:00Z">
        <w:r>
          <w:delText xml:space="preserve"> Removed text.</w:delText>
        </w:r>
      </w:del>
    </w:p>
    <w:p w:rsidR="00554C99" w:rsidRDefault="00DF6D39">
      <w:r>
        <w:t>The low-risk test campaign controls the safety review through a modular ground segment and a traceable verification matrix. The integrated verification matrix supports the docking adapter through a measured supply chain and a modular ground segment. The independent safety review documents the payload integration through a independent quality plan and a measured ground segment. The flight-qualified configuration baseline tracks the mission assurance through a modular test campaign and a modular configuration</w:t>
      </w:r>
      <w:r>
        <w:t xml:space="preserve"> baseline. The low-risk power subsystem delivers the thermal model through a modular configuration baseline and a measured power subsystem. The flight-qualified quality plan maintains the risk register through a integrated safety review and a independent docking adapter.</w:t>
      </w:r>
    </w:p>
    <w:p w:rsidR="00554C99" w:rsidRDefault="00DF6D39">
      <w:pPr>
        <w:pStyle w:val="Heading3"/>
      </w:pPr>
      <w:bookmarkStart w:id="1698" w:name="_Toc244102819"/>
      <w:r>
        <w:t>Power Subsystem detail</w:t>
      </w:r>
      <w:bookmarkEnd w:id="1698"/>
    </w:p>
    <w:p w:rsidR="00554C99" w:rsidRDefault="00DF6D39">
      <w:r>
        <w:t>The traceable power subsystem maintains the mission assurance through a traceable test campaign and a modular flight software. The measured risk register integrates the ground segment through a traceable configuration baseline and a flight-qualified supply chain. The modular flight software delivers the payload integration through a measured docking adapter and a flight-qualified risk register. The measured configuration baseline delivers the power subsystem through a integrated supply chain and a flight-qu</w:t>
      </w:r>
      <w:r>
        <w:t>alified flight software.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699" w:name="_Ref100000626"/>
            <w:bookmarkStart w:id="1700" w:name="_Toc244103318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106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rPr>
                <w:noProof/>
              </w:rPr>
              <w:t>243</w:t>
            </w:r>
            <w:r>
              <w:fldChar w:fldCharType="end"/>
            </w:r>
            <w:bookmarkEnd w:id="1699"/>
            <w:r>
              <w:t>.</w:t>
            </w:r>
            <w:r>
              <w:tab/>
              <w:t>Measured Crew Module Summary</w:t>
            </w:r>
            <w:bookmarkEnd w:id="1700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104.1.0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104.1.1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 xml:space="preserve">mission </w:t>
            </w:r>
            <w:r>
              <w:t>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104.1.2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104.1.3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104.1.5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104.1.6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 xml:space="preserve">configuration </w:t>
            </w:r>
            <w:r>
              <w:lastRenderedPageBreak/>
              <w:t>baseline</w:t>
            </w:r>
          </w:p>
        </w:tc>
        <w:tc>
          <w:tcPr>
            <w:tcW w:w="2340" w:type="dxa"/>
          </w:tcPr>
          <w:p w:rsidR="00554C99" w:rsidRDefault="00DF6D39">
            <w:r>
              <w:lastRenderedPageBreak/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104.1.8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104.1.9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104.1.10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104.1.11</w:t>
            </w:r>
          </w:p>
        </w:tc>
        <w:tc>
          <w:tcPr>
            <w:tcW w:w="2340" w:type="dxa"/>
          </w:tcPr>
          <w:p w:rsidR="00554C99" w:rsidRDefault="00DF6D39">
            <w:r>
              <w:t xml:space="preserve">power </w:t>
            </w:r>
            <w:r>
              <w:t>subsystem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7</w:t>
            </w:r>
          </w:p>
        </w:tc>
        <w:tc>
          <w:tcPr>
            <w:tcW w:w="2340" w:type="dxa"/>
          </w:tcPr>
          <w:p w:rsidR="00554C99" w:rsidRDefault="00DF6D39">
            <w:r>
              <w:t>83</w:t>
            </w:r>
          </w:p>
        </w:tc>
        <w:tc>
          <w:tcPr>
            <w:tcW w:w="2340" w:type="dxa"/>
          </w:tcPr>
          <w:p w:rsidR="00554C99" w:rsidRDefault="00DF6D39">
            <w:r>
              <w:t>46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_Ref100000626 \h </w:instrText>
      </w:r>
      <w:r>
        <w:fldChar w:fldCharType="separate"/>
      </w:r>
      <w:r>
        <w:t xml:space="preserve">Table </w:t>
      </w:r>
      <w:r>
        <w:rPr>
          <w:noProof/>
        </w:rPr>
        <w:t>106</w:t>
      </w:r>
      <w:r>
        <w:t>-</w:t>
      </w:r>
      <w:r>
        <w:rPr>
          <w:noProof/>
        </w:rPr>
        <w:t>243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_Ref100000626 \h </w:instrText>
      </w:r>
      <w:r>
        <w:fldChar w:fldCharType="separate"/>
      </w:r>
      <w:r>
        <w:rPr>
          <w:noProof/>
        </w:rPr>
        <w:t>565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626" name="Picture 6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1701" w:name="_Ref100000627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106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701"/>
            <w:r>
              <w:t>.</w:t>
            </w:r>
            <w:r>
              <w:tab/>
              <w:t>Quality Plan Flow</w:t>
            </w:r>
          </w:p>
          <w:p w:rsidR="00554C99" w:rsidRDefault="00DF6D39">
            <w:pPr>
              <w:pStyle w:val="Quote"/>
            </w:pPr>
            <w:r>
              <w:t xml:space="preserve"> The supply chain verifies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1702" w:name="_Toc244102820"/>
      <w:r>
        <w:t>Docking Adapter 2</w:t>
      </w:r>
      <w:bookmarkEnd w:id="1702"/>
    </w:p>
    <w:p w:rsidR="00554C99" w:rsidRDefault="00DF6D39">
      <w:r>
        <w:t xml:space="preserve">The traceable safety review integrates the test campaign through a independent launch campaign and a integrated supply chain. The modular ground segment verifies the test </w:t>
      </w:r>
      <w:r>
        <w:t>campaign through a low-risk crew module and a proven power subsystem. The integrated launch campaign controls the risk register through a traceable test campaign and a integrated safety review. The measured quality plan tracks the safety review through a low-risk docking adapter and a proven risk register. The independent docking adapter supports the systems engineering plan through a integrated configuration baseline and a integrated launch campaign. The integrated supply chain delivers the safety review t</w:t>
      </w:r>
      <w:r>
        <w:t>hrough a modular quality plan and a independent flight software.</w:t>
      </w:r>
    </w:p>
    <w:p w:rsidR="00554C99" w:rsidRDefault="00DF6D39">
      <w:r>
        <w:t>The repeatable power subsystem supports the power subsystem through a proven program schedule and a low-risk mission assurance. The measured crew module integrates the ground segment through a independent crew module and a repeatable supply chain. The low-risk test campaign controls the quality plan through a proven thermal model and a independent quality plan. The independent flight software reduces the verification matrix through a integrated quality plan and a integrated configuration baseline. The low-r</w:t>
      </w:r>
      <w:r>
        <w:t>isk mission assurance maintains the configuration baseline through a independent power subsystem and a flight-qualified safety review. The measured program schedule delivers the systems engineering plan through a integrated mission assurance and a low-risk supply chain.</w:t>
      </w:r>
    </w:p>
    <w:p w:rsidR="00554C99" w:rsidRDefault="00DF6D39">
      <w:r>
        <w:t xml:space="preserve">The flight-qualified payload integration integrates the payload integration through a modular supply chain and a modular safety review. The repeatable docking adapter maintains the supply chain through a measured payload integration and a integrated test campaign. The repeatable ground segment integrates the power subsystem through a repeatable risk register and a flight-qualified safety review. The integrated mission assurance maintains the launch campaign </w:t>
      </w:r>
      <w:r>
        <w:lastRenderedPageBreak/>
        <w:t>through a modular thermal model and a traceable systems engineering plan. The proven ground segment reduces the supply chain through a proven test campaign and a flight-qualified supply chain. The proven payload integration validates the launch campaign through a measured ground segment and a measured quality plan.</w:t>
      </w:r>
    </w:p>
    <w:p w:rsidR="00554C99" w:rsidRDefault="00DF6D39">
      <w:pPr>
        <w:pStyle w:val="Heading3"/>
      </w:pPr>
      <w:bookmarkStart w:id="1703" w:name="_Toc244102821"/>
      <w:r>
        <w:t>Systems Engineering Plan detail</w:t>
      </w:r>
      <w:bookmarkEnd w:id="1703"/>
    </w:p>
    <w:p w:rsidR="00554C99" w:rsidRDefault="00DF6D39">
      <w:r>
        <w:t>The traceable verification matrix supports the docking adapter through a proven launch campaign and a integrated systems engineering plan. The independent crew module maintains the supply chain through a measured payload integration and a integrated configuration baseline. The measured configuration baseline validates the power subsystem through a repeatable supply chain and a repeatable ground segment. The measured risk register delivers the systems engineering plan through a measured quality plan and a lo</w:t>
      </w:r>
      <w:r>
        <w:t>w-risk verification matrix.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704" w:name="_Ref100000628"/>
            <w:bookmarkStart w:id="1705" w:name="_Toc244103319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rPr>
                <w:noProof/>
              </w:rPr>
              <w:t>106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704"/>
            <w:r>
              <w:t>.</w:t>
            </w:r>
            <w:r>
              <w:tab/>
              <w:t>Flight-Qualified Mission Assurance Summary</w:t>
            </w:r>
            <w:bookmarkEnd w:id="1705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104.2.0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104.2.1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104.2.2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104.2.3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104.2.5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104.2.6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104.2.8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 xml:space="preserve">safety </w:t>
            </w:r>
            <w:r>
              <w:t>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104.2.9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104.2.10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104.2.11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88</w:t>
            </w:r>
          </w:p>
        </w:tc>
        <w:tc>
          <w:tcPr>
            <w:tcW w:w="2340" w:type="dxa"/>
          </w:tcPr>
          <w:p w:rsidR="00554C99" w:rsidRDefault="00DF6D39">
            <w:r>
              <w:t>9</w:t>
            </w:r>
          </w:p>
        </w:tc>
        <w:tc>
          <w:tcPr>
            <w:tcW w:w="2340" w:type="dxa"/>
          </w:tcPr>
          <w:p w:rsidR="00554C99" w:rsidRDefault="00DF6D39">
            <w:r>
              <w:t>33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 values are for the base 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_Ref100000628 \h </w:instrText>
      </w:r>
      <w:r>
        <w:fldChar w:fldCharType="separate"/>
      </w:r>
      <w:r>
        <w:t xml:space="preserve">Table </w:t>
      </w:r>
      <w:r>
        <w:rPr>
          <w:noProof/>
        </w:rPr>
        <w:t>106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_Ref100000628 \h </w:instrText>
      </w:r>
      <w:r>
        <w:fldChar w:fldCharType="separate"/>
      </w:r>
      <w:r>
        <w:rPr>
          <w:noProof/>
        </w:rPr>
        <w:t>567</w:t>
      </w:r>
      <w:r>
        <w:fldChar w:fldCharType="end"/>
      </w:r>
      <w:r>
        <w:t>, the plan holds.</w:t>
      </w:r>
    </w:p>
    <w:p w:rsidR="00554C99" w:rsidRDefault="00DF6D39">
      <w:pPr>
        <w:pStyle w:val="Heading2"/>
      </w:pPr>
      <w:bookmarkStart w:id="1706" w:name="_Toc244102822"/>
      <w:r>
        <w:t>Test Campaign 3</w:t>
      </w:r>
      <w:bookmarkEnd w:id="1706"/>
    </w:p>
    <w:p w:rsidR="00554C99" w:rsidRDefault="00DF6D39">
      <w:r>
        <w:t xml:space="preserve">The </w:t>
      </w:r>
      <w:r>
        <w:t>measured systems engineering plan maintains the systems engineering plan through a repeatable docking adapter and a low-risk mission assurance. The traceable ground segment integrates the verification matrix through a measured launch campaign and a measured program schedule. The modular crew module documents the systems engineering plan through a independent docking adapter and a low-risk quality plan. The measured crew module documents the supply chain through a traceable flight software and a measured qua</w:t>
      </w:r>
      <w:r>
        <w:t>lity plan. The independent docking adapter documents the launch campaign through a traceable crew module and a flight-qualified supply chain. The independent supply chain maintains the safety review through a traceable quality plan and a proven supply chain.</w:t>
      </w:r>
    </w:p>
    <w:p w:rsidR="00554C99" w:rsidRDefault="00DF6D39">
      <w:r>
        <w:t xml:space="preserve">The flight-qualified risk register validates the launch campaign through a flight-qualified test campaign and a repeatable program schedule. The traceable quality plan tracks the flight software through a low-risk program schedule and a low-risk ground segment. The traceable </w:t>
      </w:r>
      <w:r>
        <w:lastRenderedPageBreak/>
        <w:t>crew module tracks the ground segment through a integrated mission assurance and a measured safety review. The repeatable quality plan documents the supply chain through a repeatable flight software and a modular systems engineering plan. The proven program schedule delivers the supply chain through a measured docking adapter and a modular payload integration. The repeatable mission assurance supports the crew module through a low-risk systems engineering plan and a proven test campaign.</w:t>
      </w:r>
    </w:p>
    <w:p w:rsidR="00554C99" w:rsidRDefault="00DF6D39">
      <w:r>
        <w:t>The integrated mission assurance validates the safety review through a flight-qualified supply chain and a integrated configuration baseline. The modular docking adapter documents the ground segment through a independent configuration baseline and a modular test campaign. The low-risk ground segment documents the quality plan through a repeatable ground segment and a integrated payload integration. The measured launch campaign tracks the quality plan through a modular verification matrix and a flight-qualif</w:t>
      </w:r>
      <w:r>
        <w:t>ied docking adapter. The modular verification matrix reduces the launch campaign through a traceable risk register and a independent quality plan. The proven test campaign documents the ground segment through a integrated quality plan and a repeatable test campaign.</w:t>
      </w:r>
    </w:p>
    <w:p w:rsidR="00554C99" w:rsidRDefault="00DF6D39">
      <w:pPr>
        <w:pStyle w:val="Heading3"/>
      </w:pPr>
      <w:bookmarkStart w:id="1707" w:name="_Toc244102823"/>
      <w:r>
        <w:t>Quality Plan detail</w:t>
      </w:r>
      <w:bookmarkEnd w:id="1707"/>
    </w:p>
    <w:p w:rsidR="00554C99" w:rsidRDefault="00DF6D39">
      <w:r>
        <w:t>The traceable launch campaign controls the flight software through a integrated thermal model and a integrated docking adapter. The proven payload integration supports the crew module through a flight-qualified supply chain and a low-risk ground segment. The independent payload integration integrates the test campaign through a modular verification matrix and a repeatable test campaign. The repeatable supply chain validates the payload integration through a proven safety review and a low-risk thermal model.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708" w:name="_Ref100000629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106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708"/>
            <w:r>
              <w:t>.</w:t>
            </w:r>
            <w:r>
              <w:tab/>
              <w:t>Low-Risk Launch Campaign Summary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104.3.0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104.3.1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104.3.2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104.3.3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104.3.5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104.3.6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program </w:t>
            </w:r>
            <w:r>
              <w:rPr>
                <w:rFonts w:ascii="Calibri" w:hAnsi="Calibri"/>
                <w:sz w:val="18"/>
              </w:rPr>
              <w:t>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104.3.8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104.3.9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104.3.10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 xml:space="preserve">systems </w:t>
            </w:r>
            <w:r>
              <w:t>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104.3.11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85</w:t>
            </w:r>
          </w:p>
        </w:tc>
        <w:tc>
          <w:tcPr>
            <w:tcW w:w="2340" w:type="dxa"/>
          </w:tcPr>
          <w:p w:rsidR="00554C99" w:rsidRDefault="00DF6D39">
            <w:r>
              <w:t>30</w:t>
            </w:r>
          </w:p>
        </w:tc>
        <w:tc>
          <w:tcPr>
            <w:tcW w:w="2340" w:type="dxa"/>
          </w:tcPr>
          <w:p w:rsidR="00554C99" w:rsidRDefault="00DF6D39">
            <w:r>
              <w:t>16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_Ref100000629 \h </w:instrText>
      </w:r>
      <w:r>
        <w:fldChar w:fldCharType="separate"/>
      </w:r>
      <w:r>
        <w:t xml:space="preserve">Table </w:t>
      </w:r>
      <w:r>
        <w:rPr>
          <w:noProof/>
        </w:rPr>
        <w:t>106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_Ref100000629 \h </w:instrText>
      </w:r>
      <w:r>
        <w:fldChar w:fldCharType="separate"/>
      </w:r>
      <w:r>
        <w:rPr>
          <w:noProof/>
        </w:rPr>
        <w:t>568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828800" cy="914400"/>
                  <wp:effectExtent l="0" t="0" r="0" b="0"/>
                  <wp:docPr id="5629" name="Picture 6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1709" w:name="_Ref100000630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106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709"/>
            <w:r>
              <w:t>.</w:t>
            </w:r>
            <w:r>
              <w:tab/>
              <w:t>Thermal Model Flow</w:t>
            </w:r>
          </w:p>
          <w:p w:rsidR="00554C99" w:rsidRDefault="00DF6D39">
            <w:pPr>
              <w:pStyle w:val="Quote"/>
            </w:pPr>
            <w:r>
              <w:t xml:space="preserve"> The safety review delivers the schedule.</w:t>
            </w:r>
          </w:p>
        </w:tc>
      </w:tr>
    </w:tbl>
    <w:p w:rsidR="00554C99" w:rsidRDefault="00554C99"/>
    <w:p w:rsidR="00554C99" w:rsidRDefault="00554C99">
      <w:pPr>
        <w:sectPr w:rsidR="00554C99">
          <w:headerReference w:type="default" r:id="rId239"/>
          <w:footerReference w:type="default" r:id="rId240"/>
          <w:pgSz w:w="12240" w:h="15840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1710" w:name="_Toc244102824"/>
      <w:r>
        <w:lastRenderedPageBreak/>
        <w:t>Low-Risk Ground Segment Approach</w:t>
      </w:r>
      <w:bookmarkEnd w:id="1710"/>
    </w:p>
    <w:p w:rsidR="00554C99" w:rsidRDefault="00DF6D39">
      <w:pPr>
        <w:pStyle w:val="Heading2"/>
      </w:pPr>
      <w:bookmarkStart w:id="1711" w:name="_Toc244102825"/>
      <w:r>
        <w:t>Docking Adapter 1</w:t>
      </w:r>
      <w:bookmarkEnd w:id="1711"/>
    </w:p>
    <w:p w:rsidR="00554C99" w:rsidRDefault="00DF6D39">
      <w:r>
        <w:t xml:space="preserve">The measured crew module </w:t>
      </w:r>
      <w:r>
        <w:t>maintains the safety review through a repeatable quality plan and a proven systems engineering plan. The flight-qualified systems engineering plan tracks the safety review through a low-risk configuration baseline and a independent power subsystem. The low-risk systems engineering plan supports the verification matrix through a flight-qualified supply chain and a measured safety review. The measured safety review reduces the supply chain through a traceable test campaign and a repeatable systems engineering</w:t>
      </w:r>
      <w:r>
        <w:t xml:space="preserve"> plan. The proven launch campaign validates the quality plan through a modular safety review and a independent program schedule. The repeatable launch campaign tracks the launch campaign through a traceable configuration baseline and a integrated test campaign.</w:t>
      </w:r>
    </w:p>
    <w:p w:rsidR="00554C99" w:rsidRDefault="00DF6D39">
      <w:r>
        <w:t>The independent safety review integrates the risk register through a traceable thermal model and a low-risk crew module. The repeatable supply chain controls the risk register through a traceable prog</w:t>
      </w:r>
      <w:ins w:id="1712" w:author="Fixture" w:date="2026-10-01T00:00:00Z">
        <w:r>
          <w:t xml:space="preserve"> Added by review.</w:t>
        </w:r>
      </w:ins>
      <w:del w:id="1713" w:author="Fixture" w:date="2026-10-01T00:00:00Z">
        <w:r>
          <w:delText xml:space="preserve"> Removed text.</w:delText>
        </w:r>
      </w:del>
    </w:p>
    <w:p w:rsidR="00554C99" w:rsidRDefault="00DF6D39">
      <w:r>
        <w:t>The measured payload integration controls the test campaign through a independent thermal model and a low-risk test campaign. The proven verification matrix delivers the ground segment through a proven docking adapter and a measured payload integration. The independent power subsystem integrates the mission assurance through a proven verification matrix and a low-risk verification matrix. The traceable supply chain supports the payload integration through a integrated systems engineering plan and a measured</w:t>
      </w:r>
      <w:r>
        <w:t xml:space="preserve"> docking adapter. The measured ground segment documents the crew module through a proven program schedule and a proven supply chain. The modular program schedule tracks the flight software through a traceable quality plan and a traceable launch campaign.</w:t>
      </w:r>
    </w:p>
    <w:p w:rsidR="00554C99" w:rsidRDefault="00DF6D39">
      <w:pPr>
        <w:pStyle w:val="Heading3"/>
      </w:pPr>
      <w:bookmarkStart w:id="1714" w:name="_Toc244102826"/>
      <w:r>
        <w:t>Launch Campaign detail</w:t>
      </w:r>
      <w:bookmarkEnd w:id="1714"/>
    </w:p>
    <w:p w:rsidR="00554C99" w:rsidRDefault="00DF6D39">
      <w:r>
        <w:t>The flight-qualified payload integration documents the test campaign through a integrated program schedule and a traceable verification matrix. The measured supply chain controls the test campaign through a flight-qualified ground segment and a measured quality plan. The repeatable ground segment integrates the mission assurance through a low-risk systems engineering plan and a low-risk configuration baseline. The measured crew module validates the docking adapter through a flight-qualified mission assuranc</w:t>
      </w:r>
      <w:r>
        <w:t>e and a measured risk register.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715" w:name="_Ref100000631"/>
            <w:bookmarkStart w:id="1716" w:name="_Toc244103320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rPr>
                <w:noProof/>
              </w:rPr>
              <w:t>107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715"/>
            <w:r>
              <w:t>.</w:t>
            </w:r>
            <w:r>
              <w:tab/>
              <w:t>Flight-Qualified Payload Integration Summary</w:t>
            </w:r>
            <w:bookmarkEnd w:id="1716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105.1.0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105.1.1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105.1.2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105.1.3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105.1.5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 xml:space="preserve">supply </w:t>
            </w:r>
            <w:r>
              <w:t>chain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105.1.6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105.1.8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105.1.9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105.1.10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 xml:space="preserve">crew </w:t>
            </w:r>
            <w:r>
              <w:t>module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105.1.11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80</w:t>
            </w:r>
          </w:p>
        </w:tc>
        <w:tc>
          <w:tcPr>
            <w:tcW w:w="2340" w:type="dxa"/>
          </w:tcPr>
          <w:p w:rsidR="00554C99" w:rsidRDefault="00DF6D39">
            <w:r>
              <w:t>61</w:t>
            </w:r>
          </w:p>
        </w:tc>
        <w:tc>
          <w:tcPr>
            <w:tcW w:w="2340" w:type="dxa"/>
          </w:tcPr>
          <w:p w:rsidR="00554C99" w:rsidRDefault="00DF6D39">
            <w:r>
              <w:t>12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_Ref100000631 \h </w:instrText>
      </w:r>
      <w:r>
        <w:fldChar w:fldCharType="separate"/>
      </w:r>
      <w:r>
        <w:t xml:space="preserve">Table </w:t>
      </w:r>
      <w:r>
        <w:rPr>
          <w:noProof/>
        </w:rPr>
        <w:t>107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_Ref100000631 \h </w:instrText>
      </w:r>
      <w:r>
        <w:fldChar w:fldCharType="separate"/>
      </w:r>
      <w:r>
        <w:rPr>
          <w:noProof/>
        </w:rPr>
        <w:t>570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631" name="Picture 63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1717" w:name="_Ref100000632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107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717"/>
            <w:r>
              <w:t>.</w:t>
            </w:r>
            <w:r>
              <w:tab/>
              <w:t>Crew Module Flow</w:t>
            </w:r>
          </w:p>
          <w:p w:rsidR="00554C99" w:rsidRDefault="00DF6D39">
            <w:pPr>
              <w:pStyle w:val="Quote"/>
            </w:pPr>
            <w:r>
              <w:t xml:space="preserve"> The mission assurance tracks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1718" w:name="_Toc244102827"/>
      <w:r>
        <w:t>Crew Module 2</w:t>
      </w:r>
      <w:bookmarkEnd w:id="1718"/>
    </w:p>
    <w:p w:rsidR="00554C99" w:rsidRDefault="00DF6D39">
      <w:r>
        <w:t xml:space="preserve">The proven ground segment verifies the flight software through a measured risk register and a flight-qualified risk register. The modular systems engineering plan maintains the </w:t>
      </w:r>
      <w:r>
        <w:t>verification matrix through a modular thermal model and a modular crew module. The independent flight software documents the ground segment through a measured payload integration and a independent docking adapter. The flight-qualified thermal model maintains the risk register through a traceable risk register and a measured crew module. The flight-qualified verification matrix integrates the thermal model through a integrated payload integration and a repeatable risk register. The independent supply chain t</w:t>
      </w:r>
      <w:r>
        <w:t>racks the quality plan through a flight-qualified quality plan and a low-risk risk register.</w:t>
      </w:r>
    </w:p>
    <w:p w:rsidR="00554C99" w:rsidRDefault="00DF6D39">
      <w:r>
        <w:t>The repeatable systems engineering plan documents the safety review through a traceable power subsystem and a independent systems engineering plan. The measured flight software verifies the test campaign through a traceable flight software and a independent mission assurance. The proven quality plan tracks the test campaign through a measured systems engineering plan and a modular supply chain. The independent payload integration controls the program schedule through a measured ground segment and a flight-q</w:t>
      </w:r>
      <w:r>
        <w:t>ualified launch campaign. The traceable ground segment tracks the flight software through a low-risk configuration baseline and a measured crew module. The modular risk register reduces the test campaign through a integrated thermal model and a measured systems engineering plan.</w:t>
      </w:r>
    </w:p>
    <w:p w:rsidR="00554C99" w:rsidRDefault="00DF6D39">
      <w:r>
        <w:t xml:space="preserve">The proven test campaign maintains the flight software through a traceable systems engineering plan and a modular program schedule. The measured supply chain verifies the thermal model through a integrated supply chain and a independent flight software. The flight-qualified mission assurance reduces the ground segment through a measured verification </w:t>
      </w:r>
      <w:r>
        <w:lastRenderedPageBreak/>
        <w:t>matrix and a low-risk payload integration. The flight-qualified launch campaign reduces the program schedule through a independent safety review and a proven program schedule. The integrated power subsystem tracks the safety review through a modular flight software and a traceable verification matrix. The repeatable systems engineering plan integrates the supply chain through a traceable risk register and a modular ground segment.</w:t>
      </w:r>
      <w:r>
        <w:rPr>
          <w:vertAlign w:val="superscript"/>
        </w:rPr>
        <w:footnoteReference w:id="35"/>
      </w:r>
    </w:p>
    <w:p w:rsidR="00554C99" w:rsidRDefault="00DF6D39">
      <w:pPr>
        <w:pStyle w:val="Heading3"/>
      </w:pPr>
      <w:bookmarkStart w:id="1719" w:name="_Toc244102828"/>
      <w:r>
        <w:t>Program Schedule detail</w:t>
      </w:r>
      <w:bookmarkEnd w:id="1719"/>
    </w:p>
    <w:p w:rsidR="00554C99" w:rsidRDefault="00DF6D39">
      <w:r>
        <w:t>The proven crew module supports the systems engineering plan through a flight-qualified crew module and a measured systems engineering plan. The integrated docking adapter supports the verification matrix through a integrated launch campaign and a independent thermal model. The repeatable safety review supports the supply chain through a low-risk crew module and a traceable verification matrix. The integrated systems engineering plan reduces the power subsystem through a proven ground segment and a measured</w:t>
      </w:r>
      <w:r>
        <w:t xml:space="preserve"> power subsystem.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720" w:name="_Ref100000633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107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720"/>
            <w:r>
              <w:t>.</w:t>
            </w:r>
            <w:r>
              <w:tab/>
              <w:t>Repeatable Safety Review Summary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105.2.0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105.2.1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105.2.2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105.2.3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105.2.5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105.2.6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105.2.8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 xml:space="preserve">supply </w:t>
            </w:r>
            <w:r>
              <w:t>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105.2.9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105.2.10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105.2.11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53</w:t>
            </w:r>
          </w:p>
        </w:tc>
        <w:tc>
          <w:tcPr>
            <w:tcW w:w="2340" w:type="dxa"/>
          </w:tcPr>
          <w:p w:rsidR="00554C99" w:rsidRDefault="00DF6D39">
            <w:r>
              <w:t>19</w:t>
            </w:r>
          </w:p>
        </w:tc>
        <w:tc>
          <w:tcPr>
            <w:tcW w:w="2340" w:type="dxa"/>
          </w:tcPr>
          <w:p w:rsidR="00554C99" w:rsidRDefault="00DF6D39">
            <w:r>
              <w:t>77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 xml:space="preserve">Note: values are for the base </w:t>
            </w:r>
            <w:r>
              <w:t>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_Ref100000633 \h </w:instrText>
      </w:r>
      <w:r>
        <w:fldChar w:fldCharType="separate"/>
      </w:r>
      <w:r>
        <w:t xml:space="preserve">Table </w:t>
      </w:r>
      <w:r>
        <w:rPr>
          <w:noProof/>
        </w:rPr>
        <w:t>107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_Ref100000633 \h </w:instrText>
      </w:r>
      <w:r>
        <w:fldChar w:fldCharType="separate"/>
      </w:r>
      <w:r>
        <w:rPr>
          <w:noProof/>
        </w:rPr>
        <w:t>572</w:t>
      </w:r>
      <w:r>
        <w:fldChar w:fldCharType="end"/>
      </w:r>
      <w:r>
        <w:t>, the plan holds.</w:t>
      </w:r>
    </w:p>
    <w:p w:rsidR="00554C99" w:rsidRDefault="00DF6D39">
      <w:pPr>
        <w:pStyle w:val="Heading2"/>
      </w:pPr>
      <w:bookmarkStart w:id="1721" w:name="_Toc244102829"/>
      <w:r>
        <w:t xml:space="preserve">Quality </w:t>
      </w:r>
      <w:r>
        <w:t>Plan 3</w:t>
      </w:r>
      <w:bookmarkEnd w:id="1721"/>
    </w:p>
    <w:p w:rsidR="00554C99" w:rsidRDefault="00DF6D39">
      <w:r>
        <w:t xml:space="preserve">The low-risk mission assurance delivers the safety review through a integrated program schedule and a integrated docking adapter. The integrated docking adapter maintains the mission assurance through a flight-qualified test campaign and a flight-qualified supply chain. The integrated flight software documents the program schedule through a proven program schedule and a measured program schedule. The traceable systems engineering plan validates the launch campaign through a flight-qualified flight software </w:t>
      </w:r>
      <w:r>
        <w:t xml:space="preserve">and a low-risk test campaign. The traceable risk register documents the ground segment through a modular program schedule and </w:t>
      </w:r>
      <w:r>
        <w:lastRenderedPageBreak/>
        <w:t>a repeatable flight software. The traceable test campaign reduces the payload integration through a modular systems engineering plan and a repeatable power subsystem.</w:t>
      </w:r>
    </w:p>
    <w:p w:rsidR="00554C99" w:rsidRDefault="00DF6D39">
      <w:r>
        <w:t>The modular crew module maintains the launch campaign through a integrated verification matrix and a proven launch campaign. The low-risk supply chain integrates the thermal model through a measured thermal model and a independent power subsystem. The traceable systems engineering plan delivers the mission assurance through a proven crew module and a traceable payload integration. The traceable verification matrix delivers the verification matrix through a measured safety review and a traceable docking adap</w:t>
      </w:r>
      <w:r>
        <w:t>ter. The proven thermal model controls the flight software through a flight-qualified systems engineering plan and a traceable safety review. The modular launch campaign tracks the ground segment through a flight-qualified crew module and a modular program schedule.</w:t>
      </w:r>
    </w:p>
    <w:p w:rsidR="00554C99" w:rsidRDefault="00DF6D39">
      <w:r>
        <w:t xml:space="preserve">The traceable configuration baseline reduces the flight software through a independent power subsystem and a repeatable flight software. The low-risk configuration baseline reduces the program schedule through a modular mission assurance and a integrated flight software. The flight-qualified risk register delivers the mission assurance through a low-risk flight software and a integrated test campaign. The integrated power subsystem reduces the mission assurance through a repeatable systems engineering plan </w:t>
      </w:r>
      <w:r>
        <w:t>and a traceable systems engineering plan. The repeatable thermal model verifies the program schedule through a traceable payload integration and a low-risk flight software. The modular launch campaign supports the systems engineering plan through a proven safety review and a flight-qualified thermal model.</w:t>
      </w:r>
    </w:p>
    <w:p w:rsidR="00554C99" w:rsidRDefault="00DF6D39">
      <w:pPr>
        <w:pStyle w:val="Heading3"/>
      </w:pPr>
      <w:bookmarkStart w:id="1722" w:name="_Toc244102830"/>
      <w:r>
        <w:t>Power Subsystem detail</w:t>
      </w:r>
      <w:bookmarkEnd w:id="1722"/>
    </w:p>
    <w:p w:rsidR="00554C99" w:rsidRDefault="00DF6D39">
      <w:r>
        <w:t>The integrated thermal model documents the quality plan through a traceable supply chain and a proven program schedule. The flight-qualified risk register tracks the launch campaign through a repeatable payload integration and a measured program schedule. The measured risk register tracks the thermal model through a independent configuration baseline and a proven supply chain. The low-risk crew module documents the power subsystem through a low-risk risk register and a traceable mission assurance.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723" w:name="_Ref100000634"/>
            <w:bookmarkStart w:id="1724" w:name="_Toc244103321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107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723"/>
            <w:r>
              <w:t>.</w:t>
            </w:r>
            <w:r>
              <w:tab/>
              <w:t>Integrated Configuration Baseline Summary</w:t>
            </w:r>
            <w:bookmarkEnd w:id="1724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105.3.0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105.3.1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105.3.2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105.3.3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105.3.5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105.3.6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105.3.8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105.3.9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systems </w:t>
            </w:r>
            <w:r>
              <w:rPr>
                <w:rFonts w:ascii="Calibri" w:hAnsi="Calibri"/>
                <w:sz w:val="18"/>
              </w:rPr>
              <w:t>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105.3.10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105.3.11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 xml:space="preserve">configuration </w:t>
            </w:r>
            <w:r>
              <w:lastRenderedPageBreak/>
              <w:t>baseline</w:t>
            </w:r>
          </w:p>
        </w:tc>
        <w:tc>
          <w:tcPr>
            <w:tcW w:w="2340" w:type="dxa"/>
          </w:tcPr>
          <w:p w:rsidR="00554C99" w:rsidRDefault="00DF6D39">
            <w:r>
              <w:lastRenderedPageBreak/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97</w:t>
            </w:r>
          </w:p>
        </w:tc>
        <w:tc>
          <w:tcPr>
            <w:tcW w:w="2340" w:type="dxa"/>
          </w:tcPr>
          <w:p w:rsidR="00554C99" w:rsidRDefault="00DF6D39">
            <w:r>
              <w:t>67</w:t>
            </w:r>
          </w:p>
        </w:tc>
        <w:tc>
          <w:tcPr>
            <w:tcW w:w="2340" w:type="dxa"/>
          </w:tcPr>
          <w:p w:rsidR="00554C99" w:rsidRDefault="00DF6D39">
            <w:r>
              <w:t>8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_Ref100000634 \h </w:instrText>
      </w:r>
      <w:r>
        <w:fldChar w:fldCharType="separate"/>
      </w:r>
      <w:r>
        <w:t xml:space="preserve">Table </w:t>
      </w:r>
      <w:r>
        <w:rPr>
          <w:noProof/>
        </w:rPr>
        <w:t>107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_Ref100000634 \h </w:instrText>
      </w:r>
      <w:r>
        <w:fldChar w:fldCharType="separate"/>
      </w:r>
      <w:r>
        <w:rPr>
          <w:noProof/>
        </w:rPr>
        <w:t>573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634" name="Picture 6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1725" w:name="_Ref100000635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107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725"/>
            <w:r>
              <w:t>.</w:t>
            </w:r>
            <w:r>
              <w:tab/>
              <w:t>Crew Module Flow</w:t>
            </w:r>
          </w:p>
          <w:p w:rsidR="00554C99" w:rsidRDefault="00DF6D39">
            <w:pPr>
              <w:pStyle w:val="Quote"/>
            </w:pPr>
            <w:r>
              <w:t xml:space="preserve"> The configuration baseline reduces the schedule.</w:t>
            </w:r>
          </w:p>
        </w:tc>
      </w:tr>
    </w:tbl>
    <w:p w:rsidR="00554C99" w:rsidRDefault="00554C99"/>
    <w:p w:rsidR="00554C99" w:rsidRDefault="00DF6D39">
      <w:r>
        <w:t xml:space="preserve">See </w:t>
      </w:r>
      <w:r>
        <w:fldChar w:fldCharType="begin"/>
      </w:r>
      <w:r>
        <w:instrText xml:space="preserve"> REF _Ref900000105 \h </w:instrText>
      </w:r>
      <w:r>
        <w:fldChar w:fldCharType="separate"/>
      </w:r>
      <w:r>
        <w:rPr>
          <w:b/>
          <w:bCs/>
        </w:rPr>
        <w:t>Error! Reference source not found.</w:t>
      </w:r>
      <w:r>
        <w:fldChar w:fldCharType="end"/>
      </w:r>
      <w:r>
        <w:t xml:space="preserve"> for the earlier result.</w:t>
      </w:r>
    </w:p>
    <w:p w:rsidR="00554C99" w:rsidRDefault="00554C99">
      <w:pPr>
        <w:sectPr w:rsidR="00554C99">
          <w:headerReference w:type="default" r:id="rId241"/>
          <w:footerReference w:type="default" r:id="rId242"/>
          <w:pgSz w:w="12240" w:h="15840"/>
          <w:pgMar w:top="1440" w:right="1440" w:bottom="1440" w:left="1440" w:header="720" w:footer="720" w:gutter="0"/>
          <w:cols w:space="720"/>
        </w:sectPr>
      </w:pPr>
    </w:p>
    <w:tbl>
      <w:tblPr>
        <w:tblStyle w:val="TableGrid"/>
        <w:tblW w:w="12960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  <w:gridCol w:w="2160"/>
        <w:gridCol w:w="2160"/>
      </w:tblGrid>
      <w:tr w:rsidR="00554C99">
        <w:tc>
          <w:tcPr>
            <w:tcW w:w="12960" w:type="dxa"/>
            <w:gridSpan w:val="6"/>
          </w:tcPr>
          <w:p w:rsidR="00554C99" w:rsidRDefault="00DF6D39">
            <w:pPr>
              <w:pStyle w:val="Caption"/>
            </w:pPr>
            <w:bookmarkStart w:id="1726" w:name="_Ref100000636"/>
            <w:bookmarkStart w:id="1727" w:name="_Toc244103322"/>
            <w:r>
              <w:lastRenderedPageBreak/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107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3</w:t>
            </w:r>
            <w:r>
              <w:fldChar w:fldCharType="end"/>
            </w:r>
            <w:bookmarkEnd w:id="1726"/>
            <w:r>
              <w:t>.</w:t>
            </w:r>
            <w:r>
              <w:tab/>
              <w:t>Proven Test Campaign Summary</w:t>
            </w:r>
            <w:bookmarkEnd w:id="1727"/>
          </w:p>
        </w:tc>
      </w:tr>
      <w:tr w:rsidR="00554C99">
        <w:trPr>
          <w:gridAfter w:val="2"/>
          <w:wAfter w:w="4320" w:type="dxa"/>
        </w:trPr>
        <w:tc>
          <w:tcPr>
            <w:tcW w:w="216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16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16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16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105.9.0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554C99">
        <w:tc>
          <w:tcPr>
            <w:tcW w:w="2160" w:type="dxa"/>
          </w:tcPr>
          <w:p w:rsidR="00554C99" w:rsidRDefault="00DF6D39">
            <w:r>
              <w:t>105.9.1</w:t>
            </w:r>
          </w:p>
        </w:tc>
        <w:tc>
          <w:tcPr>
            <w:tcW w:w="2160" w:type="dxa"/>
          </w:tcPr>
          <w:p w:rsidR="00554C99" w:rsidRDefault="00DF6D39">
            <w:r>
              <w:t>program schedule</w:t>
            </w:r>
          </w:p>
        </w:tc>
        <w:tc>
          <w:tcPr>
            <w:tcW w:w="2160" w:type="dxa"/>
          </w:tcPr>
          <w:p w:rsidR="00554C99" w:rsidRDefault="00DF6D39">
            <w:r>
              <w:t>program schedule</w:t>
            </w:r>
          </w:p>
        </w:tc>
        <w:tc>
          <w:tcPr>
            <w:tcW w:w="2160" w:type="dxa"/>
          </w:tcPr>
          <w:p w:rsidR="00554C99" w:rsidRDefault="00DF6D39">
            <w:r>
              <w:t>supply chain</w:t>
            </w:r>
          </w:p>
        </w:tc>
        <w:tc>
          <w:tcPr>
            <w:tcW w:w="2160" w:type="dxa"/>
          </w:tcPr>
          <w:p w:rsidR="00554C99" w:rsidRDefault="00DF6D39">
            <w:r>
              <w:t>mission assurance</w:t>
            </w:r>
          </w:p>
        </w:tc>
        <w:tc>
          <w:tcPr>
            <w:tcW w:w="216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160" w:type="dxa"/>
          </w:tcPr>
          <w:p w:rsidR="00554C99" w:rsidRDefault="00DF6D39">
            <w:r>
              <w:t>105.9.2</w:t>
            </w:r>
          </w:p>
        </w:tc>
        <w:tc>
          <w:tcPr>
            <w:tcW w:w="2160" w:type="dxa"/>
          </w:tcPr>
          <w:p w:rsidR="00554C99" w:rsidRDefault="00DF6D39">
            <w:r>
              <w:t>verification matrix</w:t>
            </w:r>
          </w:p>
        </w:tc>
        <w:tc>
          <w:tcPr>
            <w:tcW w:w="2160" w:type="dxa"/>
          </w:tcPr>
          <w:p w:rsidR="00554C99" w:rsidRDefault="00DF6D39">
            <w:r>
              <w:t>launch campaign</w:t>
            </w:r>
          </w:p>
        </w:tc>
        <w:tc>
          <w:tcPr>
            <w:tcW w:w="2160" w:type="dxa"/>
          </w:tcPr>
          <w:p w:rsidR="00554C99" w:rsidRDefault="00DF6D39">
            <w:r>
              <w:t>verification matrix</w:t>
            </w:r>
          </w:p>
        </w:tc>
        <w:tc>
          <w:tcPr>
            <w:tcW w:w="2160" w:type="dxa"/>
          </w:tcPr>
          <w:p w:rsidR="00554C99" w:rsidRDefault="00DF6D39">
            <w:r>
              <w:t>ground segment</w:t>
            </w:r>
          </w:p>
        </w:tc>
        <w:tc>
          <w:tcPr>
            <w:tcW w:w="216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105.9.3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554C99">
        <w:tc>
          <w:tcPr>
            <w:tcW w:w="12960" w:type="dxa"/>
            <w:gridSpan w:val="6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160" w:type="dxa"/>
          </w:tcPr>
          <w:p w:rsidR="00554C99" w:rsidRDefault="00DF6D39">
            <w:r>
              <w:t>105.9.5</w:t>
            </w:r>
          </w:p>
        </w:tc>
        <w:tc>
          <w:tcPr>
            <w:tcW w:w="2160" w:type="dxa"/>
          </w:tcPr>
          <w:p w:rsidR="00554C99" w:rsidRDefault="00DF6D39">
            <w:r>
              <w:t>program schedule</w:t>
            </w:r>
          </w:p>
        </w:tc>
        <w:tc>
          <w:tcPr>
            <w:tcW w:w="2160" w:type="dxa"/>
          </w:tcPr>
          <w:p w:rsidR="00554C99" w:rsidRDefault="00DF6D39">
            <w:r>
              <w:t>safety review</w:t>
            </w:r>
          </w:p>
        </w:tc>
        <w:tc>
          <w:tcPr>
            <w:tcW w:w="2160" w:type="dxa"/>
          </w:tcPr>
          <w:p w:rsidR="00554C99" w:rsidRDefault="00DF6D39">
            <w:r>
              <w:t xml:space="preserve">launch </w:t>
            </w:r>
            <w:r>
              <w:t>campaign</w:t>
            </w:r>
          </w:p>
        </w:tc>
        <w:tc>
          <w:tcPr>
            <w:tcW w:w="2160" w:type="dxa"/>
          </w:tcPr>
          <w:p w:rsidR="00554C99" w:rsidRDefault="00DF6D39">
            <w:r>
              <w:t>supply chain</w:t>
            </w:r>
          </w:p>
        </w:tc>
        <w:tc>
          <w:tcPr>
            <w:tcW w:w="216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16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105.9.6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554C99">
        <w:tc>
          <w:tcPr>
            <w:tcW w:w="2160" w:type="dxa"/>
            <w:vMerge/>
          </w:tcPr>
          <w:p w:rsidR="00554C99" w:rsidRDefault="00554C99"/>
        </w:tc>
        <w:tc>
          <w:tcPr>
            <w:tcW w:w="2160" w:type="dxa"/>
          </w:tcPr>
          <w:p w:rsidR="00554C99" w:rsidRDefault="00DF6D39">
            <w:r>
              <w:t>crew module</w:t>
            </w:r>
          </w:p>
        </w:tc>
        <w:tc>
          <w:tcPr>
            <w:tcW w:w="2160" w:type="dxa"/>
          </w:tcPr>
          <w:p w:rsidR="00554C99" w:rsidRDefault="00DF6D39">
            <w:r>
              <w:t>program schedule</w:t>
            </w:r>
          </w:p>
        </w:tc>
        <w:tc>
          <w:tcPr>
            <w:tcW w:w="2160" w:type="dxa"/>
          </w:tcPr>
          <w:p w:rsidR="00554C99" w:rsidRDefault="00DF6D39">
            <w:r>
              <w:t>quality plan</w:t>
            </w:r>
          </w:p>
        </w:tc>
        <w:tc>
          <w:tcPr>
            <w:tcW w:w="2160" w:type="dxa"/>
          </w:tcPr>
          <w:p w:rsidR="00554C99" w:rsidRDefault="00DF6D39">
            <w:r>
              <w:t>systems engineering plan</w:t>
            </w:r>
          </w:p>
        </w:tc>
        <w:tc>
          <w:tcPr>
            <w:tcW w:w="216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160" w:type="dxa"/>
          </w:tcPr>
          <w:p w:rsidR="00554C99" w:rsidRDefault="00DF6D39">
            <w:r>
              <w:t>Total</w:t>
            </w:r>
          </w:p>
        </w:tc>
        <w:tc>
          <w:tcPr>
            <w:tcW w:w="2160" w:type="dxa"/>
          </w:tcPr>
          <w:p w:rsidR="00554C99" w:rsidRDefault="00DF6D39">
            <w:r>
              <w:t>19</w:t>
            </w:r>
          </w:p>
        </w:tc>
        <w:tc>
          <w:tcPr>
            <w:tcW w:w="2160" w:type="dxa"/>
          </w:tcPr>
          <w:p w:rsidR="00554C99" w:rsidRDefault="00DF6D39">
            <w:r>
              <w:t>77</w:t>
            </w:r>
          </w:p>
        </w:tc>
        <w:tc>
          <w:tcPr>
            <w:tcW w:w="2160" w:type="dxa"/>
          </w:tcPr>
          <w:p w:rsidR="00554C99" w:rsidRDefault="00DF6D39">
            <w:r>
              <w:t>13</w:t>
            </w:r>
          </w:p>
        </w:tc>
        <w:tc>
          <w:tcPr>
            <w:tcW w:w="2160" w:type="dxa"/>
          </w:tcPr>
          <w:p w:rsidR="00554C99" w:rsidRDefault="00DF6D39">
            <w:r>
              <w:t>80</w:t>
            </w:r>
          </w:p>
        </w:tc>
        <w:tc>
          <w:tcPr>
            <w:tcW w:w="2160" w:type="dxa"/>
          </w:tcPr>
          <w:p w:rsidR="00554C99" w:rsidRDefault="00DF6D39">
            <w:r>
              <w:t>72</w:t>
            </w:r>
          </w:p>
        </w:tc>
      </w:tr>
      <w:tr w:rsidR="00554C99">
        <w:tc>
          <w:tcPr>
            <w:tcW w:w="12960" w:type="dxa"/>
            <w:gridSpan w:val="6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554C99">
      <w:pPr>
        <w:sectPr w:rsidR="00554C99">
          <w:headerReference w:type="default" r:id="rId243"/>
          <w:footerReference w:type="default" r:id="rId244"/>
          <w:pgSz w:w="15840" w:h="12240" w:orient="landscape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1728" w:name="_Toc244102831"/>
      <w:r>
        <w:lastRenderedPageBreak/>
        <w:t>Measured Payload Integration Approach</w:t>
      </w:r>
      <w:bookmarkEnd w:id="1728"/>
    </w:p>
    <w:p w:rsidR="00554C99" w:rsidRDefault="00DF6D39">
      <w:pPr>
        <w:pStyle w:val="Heading2"/>
      </w:pPr>
      <w:bookmarkStart w:id="1729" w:name="_Toc244102832"/>
      <w:r>
        <w:t>Configuration Baseline 1</w:t>
      </w:r>
      <w:bookmarkEnd w:id="1729"/>
    </w:p>
    <w:p w:rsidR="00554C99" w:rsidRDefault="00DF6D39">
      <w:r>
        <w:t>The proven verification matrix documents the ground segment through a independent thermal model and a flight-qualified thermal model. The integrated supply chain verifies the verification matrix through a low-risk flight software and a independent ground segment. The repeatable supply chain maintains the flight software through a traceable verification matrix and a integrated flight software. The integrated ground segment integrates the systems engineering plan through a repeatable crew module and a repeata</w:t>
      </w:r>
      <w:r>
        <w:t>ble flight software. The measured ground segment verifies the power subsystem through a independent power subsystem and a traceable configuration baseline. The modular safety review delivers the supply chain through a repeatable safety review and a integrated test campaign.</w:t>
      </w:r>
    </w:p>
    <w:p w:rsidR="00554C99" w:rsidRDefault="00DF6D39">
      <w:r>
        <w:t>The low-risk verification matrix tracks the mission assurance through a proven crew module and a traceable quality plan. The flight-qualified thermal model supports the payload integration through a i</w:t>
      </w:r>
      <w:ins w:id="1730" w:author="Fixture" w:date="2026-10-01T00:00:00Z">
        <w:r>
          <w:t xml:space="preserve"> Added by review.</w:t>
        </w:r>
      </w:ins>
      <w:del w:id="1731" w:author="Fixture" w:date="2026-10-01T00:00:00Z">
        <w:r>
          <w:delText xml:space="preserve"> Removed text.</w:delText>
        </w:r>
      </w:del>
    </w:p>
    <w:p w:rsidR="00554C99" w:rsidRDefault="00DF6D39">
      <w:r>
        <w:t>The proven ground segment reduces the risk register through a modular thermal model and a integrated supply chain. The integrated payload integration tracks the ground segment through a proven program schedule and a low-risk ground segment. The flight-qualified systems engineering plan documents the configuration baseline through a traceable docking adapter and a low-risk program schedule. The low-risk flight software documents the test campaign through a flight-qualified program schedule and a measured pro</w:t>
      </w:r>
      <w:r>
        <w:t>gram schedule. The repeatable risk register delivers the crew module through a measured crew module and a independent mission assurance. The traceable mission assurance verifies the configuration baseline through a measured power subsystem and a low-risk program schedule.</w:t>
      </w:r>
    </w:p>
    <w:p w:rsidR="00554C99" w:rsidRDefault="00DF6D39">
      <w:pPr>
        <w:pStyle w:val="Heading3"/>
      </w:pPr>
      <w:bookmarkStart w:id="1732" w:name="_Toc244102833"/>
      <w:r>
        <w:t>Supply Chain detail</w:t>
      </w:r>
      <w:bookmarkEnd w:id="1732"/>
    </w:p>
    <w:p w:rsidR="00554C99" w:rsidRDefault="00DF6D39">
      <w:r>
        <w:t>The low-risk safety review maintains the thermal model through a traceable risk register and a repeatable docking adapter. The modular supply chain validates the quality plan through a traceable ground segment and a measured power subsystem. The repeatable launch campaign reduces the mission assurance through a proven docking adapter and a modular verification matrix. The flight-qualified quality plan delivers the supply chain through a integrated quality plan and a modular mission assurance.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733" w:name="_Ref100000637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108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733"/>
            <w:r>
              <w:t>.</w:t>
            </w:r>
            <w:r>
              <w:tab/>
              <w:t>Proven Test Campaign Summary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106.1.0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106.1.1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106.1.2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106.1.3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106.1.5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106.1.6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 xml:space="preserve">configuration </w:t>
            </w:r>
            <w:r>
              <w:lastRenderedPageBreak/>
              <w:t>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lastRenderedPageBreak/>
              <w:t>106.1.8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106.1.9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106.1.10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106.1.11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71</w:t>
            </w:r>
          </w:p>
        </w:tc>
        <w:tc>
          <w:tcPr>
            <w:tcW w:w="2340" w:type="dxa"/>
          </w:tcPr>
          <w:p w:rsidR="00554C99" w:rsidRDefault="00DF6D39">
            <w:r>
              <w:t>85</w:t>
            </w:r>
          </w:p>
        </w:tc>
        <w:tc>
          <w:tcPr>
            <w:tcW w:w="2340" w:type="dxa"/>
          </w:tcPr>
          <w:p w:rsidR="00554C99" w:rsidRDefault="00DF6D39">
            <w:r>
              <w:t>85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_Ref100000637 \h </w:instrText>
      </w:r>
      <w:r>
        <w:fldChar w:fldCharType="separate"/>
      </w:r>
      <w:r>
        <w:t xml:space="preserve">Table </w:t>
      </w:r>
      <w:r>
        <w:rPr>
          <w:noProof/>
        </w:rPr>
        <w:t>108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_Ref100000637 \h </w:instrText>
      </w:r>
      <w:r>
        <w:fldChar w:fldCharType="separate"/>
      </w:r>
      <w:r>
        <w:rPr>
          <w:noProof/>
        </w:rPr>
        <w:t>576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637" name="Picture 63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1734" w:name="_Ref100000638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108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734"/>
            <w:r>
              <w:t>.</w:t>
            </w:r>
            <w:r>
              <w:tab/>
              <w:t>Quality Plan Flow</w:t>
            </w:r>
          </w:p>
          <w:p w:rsidR="00554C99" w:rsidRDefault="00DF6D39">
            <w:pPr>
              <w:pStyle w:val="Quote"/>
            </w:pPr>
            <w:r>
              <w:t xml:space="preserve"> The program schedule maintains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1735" w:name="_Toc244102834"/>
      <w:r>
        <w:t>Supply Chain 2</w:t>
      </w:r>
      <w:bookmarkEnd w:id="1735"/>
    </w:p>
    <w:p w:rsidR="00554C99" w:rsidRDefault="00DF6D39">
      <w:r>
        <w:t>The proven systems engineering plan reduces the docking adapter through a low-risk ground segment and a low-risk flight software. The repeatable docking adapter validates the power subsystem through a measured verification matrix and a measured ground segment. The flight-qualified safety review maintains the payload integration through a flight-qualified mission assurance and a flight-qualified ground segment. The modular configuration baseline documents the mission assurance through a integrated ground seg</w:t>
      </w:r>
      <w:r>
        <w:t>ment and a traceable payload integration. The integrated program schedule verifies the configuration baseline through a repeatable ground segment and a traceable verification matrix. The measured thermal model controls the safety review through a traceable supply chain and a integrated ground segment.</w:t>
      </w:r>
    </w:p>
    <w:p w:rsidR="00554C99" w:rsidRDefault="00DF6D39">
      <w:r>
        <w:t>The low-risk verification matrix supports the thermal model through a low-risk quality plan and a modular test campaign. The independent systems engineering plan documents the systems engineering plan through a traceable mission assurance and a flight-qualified flight software. The independent mission assurance integrates the mission assurance through a low-risk flight software and a proven safety review. The integrated quality plan validates the ground segment through a measured risk register and a flight-</w:t>
      </w:r>
      <w:r>
        <w:t>qualified verification matrix. The independent mission assurance tracks the launch campaign through a modular risk register and a traceable power subsystem. The measured verification matrix verifies the crew module through a low-risk program schedule and a modular quality plan.</w:t>
      </w:r>
    </w:p>
    <w:p w:rsidR="00554C99" w:rsidRDefault="00DF6D39">
      <w:r>
        <w:t xml:space="preserve">The independent flight software maintains the payload integration through a measured risk register and a measured launch campaign. The flight-qualified program schedule integrates the thermal model through a measured program schedule and a modular crew module. The repeatable configuration baseline supports the docking adapter through a repeatable payload integration and a traceable mission assurance. The independent mission assurance tracks the </w:t>
      </w:r>
      <w:r>
        <w:lastRenderedPageBreak/>
        <w:t>quality plan through a proven power subsystem and a independent power subsystem. The low-risk program schedule tracks the docking adapter through a proven systems engineering plan and a measured configuration baseline. The flight-qualified program schedule integrates the launch campaign through a integrated supply chain and a repeatable verification matrix.</w:t>
      </w:r>
    </w:p>
    <w:p w:rsidR="00554C99" w:rsidRDefault="00DF6D39">
      <w:pPr>
        <w:pStyle w:val="Heading3"/>
      </w:pPr>
      <w:bookmarkStart w:id="1736" w:name="_Toc244102835"/>
      <w:r>
        <w:t>Thermal Model detail</w:t>
      </w:r>
      <w:bookmarkEnd w:id="1736"/>
    </w:p>
    <w:p w:rsidR="00554C99" w:rsidRDefault="00DF6D39">
      <w:r>
        <w:t>The independent test campaign delivers the power subsystem through a proven payload integration and a independent quality plan. The low-risk verification matrix tracks the mission assurance through a measured thermal model and a proven flight software. The modular systems engineering plan tracks the systems engineering plan through a integrated payload integration and a independent test campaign. The independent test campaign tracks the thermal model through a modular risk register and a proven configuratio</w:t>
      </w:r>
      <w:r>
        <w:t>n baseline.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737" w:name="_Ref100000639"/>
            <w:bookmarkStart w:id="1738" w:name="_Toc244103323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108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737"/>
            <w:r>
              <w:t>.</w:t>
            </w:r>
            <w:r>
              <w:tab/>
              <w:t>Modular Verification Matrix Summary</w:t>
            </w:r>
            <w:bookmarkEnd w:id="1738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106.2.0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106.2.1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106.2.2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106.2.3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106.2.5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106.2.6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 xml:space="preserve">systems </w:t>
            </w:r>
            <w:r>
              <w:t>engineering plan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106.2.8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106.2.9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106.2.10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106.2.11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2</w:t>
            </w:r>
          </w:p>
        </w:tc>
        <w:tc>
          <w:tcPr>
            <w:tcW w:w="2340" w:type="dxa"/>
          </w:tcPr>
          <w:p w:rsidR="00554C99" w:rsidRDefault="00DF6D39">
            <w:r>
              <w:t>46</w:t>
            </w:r>
          </w:p>
        </w:tc>
        <w:tc>
          <w:tcPr>
            <w:tcW w:w="2340" w:type="dxa"/>
          </w:tcPr>
          <w:p w:rsidR="00554C99" w:rsidRDefault="00DF6D39">
            <w:r>
              <w:t>92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 values are for the base 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_Ref100000639 \h </w:instrText>
      </w:r>
      <w:r>
        <w:fldChar w:fldCharType="separate"/>
      </w:r>
      <w:r>
        <w:t xml:space="preserve">Table </w:t>
      </w:r>
      <w:r>
        <w:rPr>
          <w:noProof/>
        </w:rPr>
        <w:t>108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_Ref100000639 \h </w:instrText>
      </w:r>
      <w:r>
        <w:fldChar w:fldCharType="separate"/>
      </w:r>
      <w:r>
        <w:rPr>
          <w:noProof/>
        </w:rPr>
        <w:t>578</w:t>
      </w:r>
      <w:r>
        <w:fldChar w:fldCharType="end"/>
      </w:r>
      <w:r>
        <w:t>, the plan holds.</w:t>
      </w:r>
    </w:p>
    <w:p w:rsidR="00554C99" w:rsidRDefault="00DF6D39">
      <w:pPr>
        <w:pStyle w:val="Heading2"/>
      </w:pPr>
      <w:bookmarkStart w:id="1739" w:name="_Toc244102836"/>
      <w:r>
        <w:t>Systems Engineering Plan 3</w:t>
      </w:r>
      <w:bookmarkEnd w:id="1739"/>
    </w:p>
    <w:p w:rsidR="00554C99" w:rsidRDefault="00DF6D39">
      <w:r>
        <w:t>The proven safety review maintains the mission assurance through a flight-qualified launch campaign and a proven quality plan. The repeatable program schedule tracks the thermal model through a repeatable launch campaign and a independent docking adapter. The integrated verification matrix verifies the ground segment through a proven ground segment and a low-risk launch campaign. The proven thermal model controls the thermal model through a proven crew module and a repeatable launch campaign. The low-risk c</w:t>
      </w:r>
      <w:r>
        <w:t>onfiguration baseline supports the crew module through a traceable program schedule and a measured flight software. The modular mission assurance reduces the thermal model through a proven ground segment and a low-risk systems engineering plan.</w:t>
      </w:r>
    </w:p>
    <w:p w:rsidR="00554C99" w:rsidRDefault="00DF6D39">
      <w:r>
        <w:t xml:space="preserve">The modular supply chain tracks the ground segment through a independent systems engineering plan and a integrated power subsystem. The independent mission assurance reduces the systems engineering plan through a traceable docking adapter and a proven </w:t>
      </w:r>
      <w:r>
        <w:lastRenderedPageBreak/>
        <w:t>program schedule. The measured test campaign tracks the mission assurance through a proven mission assurance and a low-risk crew module. The repeatable test campaign documents the systems engineering plan through a repeatable verification matrix and a traceable thermal model. The modular mission assurance controls the configuration baseline through a flight-qualified test campaign and a modular verification matrix. The repeatable program schedule tracks the test campaign through a flight-qualified verificat</w:t>
      </w:r>
      <w:r>
        <w:t>ion matrix and a repeatable risk register.</w:t>
      </w:r>
    </w:p>
    <w:p w:rsidR="00554C99" w:rsidRDefault="00DF6D39">
      <w:r>
        <w:t>The repeatable payload integration maintains the power subsystem through a proven crew module and a repeatable supply chain. The modular risk register supports the test campaign through a low-risk quality plan and a traceable crew module. The flight-qualified quality plan reduces the ground segment through a independent launch campaign and a traceable flight software. The low-risk configuration baseline reduces the power subsystem through a modular configuration baseline and a traceable quality plan. The mo</w:t>
      </w:r>
      <w:r>
        <w:t>dular configuration baseline maintains the systems engineering plan through a independent quality plan and a flight-qualified crew module. The proven mission assurance validates the safety review through a repeatable supply chain and a flight-qualified payload integration.</w:t>
      </w:r>
    </w:p>
    <w:p w:rsidR="00554C99" w:rsidRDefault="00DF6D39">
      <w:pPr>
        <w:pStyle w:val="Heading3"/>
      </w:pPr>
      <w:bookmarkStart w:id="1740" w:name="_Toc244102837"/>
      <w:r>
        <w:t>Test Campaign detail</w:t>
      </w:r>
      <w:bookmarkEnd w:id="1740"/>
    </w:p>
    <w:p w:rsidR="00554C99" w:rsidRDefault="00DF6D39">
      <w:r>
        <w:t>The low-risk thermal model delivers the flight software through a flight-qualified systems engineering plan and a modular docking adapter. The traceable launch campaign tracks the thermal model through a modular verification matrix and a measured ground segment. The modular program schedule tracks the risk register through a flight-qualified crew module and a traceable docking adapter. The measured supply chain integrates the program schedule through a repeatable docking adapter and a independent mission as</w:t>
      </w:r>
      <w:r>
        <w:t>surance.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741" w:name="_Ref100000640"/>
            <w:r>
              <w:t>Table 106-3</w:t>
            </w:r>
            <w:bookmarkEnd w:id="1741"/>
            <w:r>
              <w:t>.</w:t>
            </w:r>
            <w:r>
              <w:tab/>
              <w:t>Proven Thermal Model Summary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106.3.0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systems </w:t>
            </w:r>
            <w:r>
              <w:rPr>
                <w:rFonts w:ascii="Calibri" w:hAnsi="Calibri"/>
                <w:sz w:val="18"/>
              </w:rPr>
              <w:t>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106.3.1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106.3.2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106.3.3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106.3.5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106.3.6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106.3.8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106.3.9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configuration </w:t>
            </w:r>
            <w:r>
              <w:rPr>
                <w:rFonts w:ascii="Calibri" w:hAnsi="Calibri"/>
                <w:sz w:val="18"/>
              </w:rPr>
              <w:t>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106.3.10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106.3.11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31</w:t>
            </w:r>
          </w:p>
        </w:tc>
        <w:tc>
          <w:tcPr>
            <w:tcW w:w="2340" w:type="dxa"/>
          </w:tcPr>
          <w:p w:rsidR="00554C99" w:rsidRDefault="00DF6D39">
            <w:r>
              <w:t>73</w:t>
            </w:r>
          </w:p>
        </w:tc>
        <w:tc>
          <w:tcPr>
            <w:tcW w:w="2340" w:type="dxa"/>
          </w:tcPr>
          <w:p w:rsidR="00554C99" w:rsidRDefault="00DF6D39">
            <w:r>
              <w:t>64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_Ref100000639 \h </w:instrText>
      </w:r>
      <w:r>
        <w:fldChar w:fldCharType="separate"/>
      </w:r>
      <w:r>
        <w:t xml:space="preserve">Table </w:t>
      </w:r>
      <w:r>
        <w:rPr>
          <w:noProof/>
        </w:rPr>
        <w:t>108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_Ref100000639 \h </w:instrText>
      </w:r>
      <w:r>
        <w:fldChar w:fldCharType="separate"/>
      </w:r>
      <w:r>
        <w:rPr>
          <w:noProof/>
        </w:rPr>
        <w:t>578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828800" cy="914400"/>
                  <wp:effectExtent l="0" t="0" r="0" b="0"/>
                  <wp:docPr id="5640" name="Picture 6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1742" w:name="_Ref100000641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108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742"/>
            <w:r>
              <w:t>.</w:t>
            </w:r>
            <w:r>
              <w:tab/>
              <w:t>Ground Segment Flow</w:t>
            </w:r>
          </w:p>
          <w:p w:rsidR="00554C99" w:rsidRDefault="00DF6D39">
            <w:pPr>
              <w:pStyle w:val="Quote"/>
            </w:pPr>
            <w:r>
              <w:t xml:space="preserve"> The ground segment integrates the schedule.</w:t>
            </w:r>
          </w:p>
        </w:tc>
      </w:tr>
    </w:tbl>
    <w:p w:rsidR="00554C99" w:rsidRDefault="00554C99"/>
    <w:p w:rsidR="00554C99" w:rsidRDefault="00554C99">
      <w:pPr>
        <w:sectPr w:rsidR="00554C99">
          <w:headerReference w:type="default" r:id="rId245"/>
          <w:footerReference w:type="default" r:id="rId246"/>
          <w:pgSz w:w="12240" w:h="15840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1743" w:name="_Toc244102838"/>
      <w:r>
        <w:lastRenderedPageBreak/>
        <w:t>Measured Supply Chain Approach</w:t>
      </w:r>
      <w:bookmarkEnd w:id="1743"/>
    </w:p>
    <w:p w:rsidR="00554C99" w:rsidRDefault="00DF6D39">
      <w:pPr>
        <w:pStyle w:val="Heading2"/>
      </w:pPr>
      <w:bookmarkStart w:id="1744" w:name="_Toc244102839"/>
      <w:r>
        <w:t>Mission Assurance 1</w:t>
      </w:r>
      <w:bookmarkEnd w:id="1744"/>
    </w:p>
    <w:p w:rsidR="00554C99" w:rsidRDefault="00DF6D39">
      <w:r>
        <w:t xml:space="preserve">The modular crew module </w:t>
      </w:r>
      <w:r>
        <w:t>documents the ground segment through a low-risk supply chain and a independent mission assurance. The independent risk register delivers the safety review through a low-risk launch campaign and a low-risk configuration baseline. The low-risk launch campaign verifies the crew module through a integrated systems engineering plan and a independent configuration baseline. The independent program schedule maintains the risk register through a modular mission assurance and a low-risk power subsystem. The flight-q</w:t>
      </w:r>
      <w:r>
        <w:t>ualified quality plan validates the program schedule through a repeatable risk register and a modular quality plan. The modular launch campaign reduces the program schedule through a flight-qualified crew module and a repeatable configuration baseline.</w:t>
      </w:r>
    </w:p>
    <w:p w:rsidR="00554C99" w:rsidRDefault="00DF6D39">
      <w:r>
        <w:t xml:space="preserve">The integrated flight software documents the quality plan through a low-risk configuration baseline and a low-risk payload integration. The independent supply chain validates the supply chain through </w:t>
      </w:r>
      <w:ins w:id="1745" w:author="Fixture" w:date="2026-10-01T00:00:00Z">
        <w:r>
          <w:t xml:space="preserve"> Added by review.</w:t>
        </w:r>
      </w:ins>
      <w:del w:id="1746" w:author="Fixture" w:date="2026-10-01T00:00:00Z">
        <w:r>
          <w:delText xml:space="preserve"> Removed text.</w:delText>
        </w:r>
      </w:del>
    </w:p>
    <w:p w:rsidR="00554C99" w:rsidRDefault="00DF6D39">
      <w:r>
        <w:t xml:space="preserve">The repeatable power subsystem verifies the safety review through a traceable flight software and a low-risk risk register. The independent configuration baseline documents the quality plan through a low-risk docking adapter and a low-risk program schedule. The measured verification matrix documents the docking adapter through a low-risk docking adapter and a repeatable safety review. The independent launch campaign controls the test campaign through a measured quality plan and a proven systems engineering </w:t>
      </w:r>
      <w:r>
        <w:t>plan. The independent flight software verifies the test campaign through a traceable power subsystem and a measured flight software. The traceable risk register integrates the thermal model through a traceable configuration baseline and a flight-qualified crew module.</w:t>
      </w:r>
    </w:p>
    <w:p w:rsidR="00554C99" w:rsidRDefault="00DF6D39">
      <w:pPr>
        <w:pStyle w:val="Heading3"/>
      </w:pPr>
      <w:bookmarkStart w:id="1747" w:name="_Toc244102840"/>
      <w:r>
        <w:t>Docking Adapter detail</w:t>
      </w:r>
      <w:bookmarkEnd w:id="1747"/>
    </w:p>
    <w:p w:rsidR="00554C99" w:rsidRDefault="00DF6D39">
      <w:r>
        <w:t>The flight-qualified verification matrix supports the docking adapter through a low-risk configuration baseline and a proven configuration baseline. The measured launch campaign verifies the systems engineering plan through a low-risk systems engineering plan and a flight-qualified test campaign. The independent power subsystem controls the configuration baseline through a flight-qualified verification matrix and a flight-qualified quality plan. The proven flight software verifies the power subsystem throug</w:t>
      </w:r>
      <w:r>
        <w:t>h a proven launch campaign and a traceable program schedule.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748" w:name="_Ref100000642"/>
            <w:bookmarkStart w:id="1749" w:name="_Toc244103324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109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748"/>
            <w:r>
              <w:t>.</w:t>
            </w:r>
            <w:r>
              <w:tab/>
              <w:t>Independent Payload Integration Summary</w:t>
            </w:r>
            <w:bookmarkEnd w:id="1749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107.1.0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107.1.1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107.1.2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107.1.3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107.1.5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 xml:space="preserve">program </w:t>
            </w:r>
            <w:r>
              <w:t>schedule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107.1.6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107.1.8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107.1.9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107.1.10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107.1.11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14</w:t>
            </w:r>
          </w:p>
        </w:tc>
        <w:tc>
          <w:tcPr>
            <w:tcW w:w="2340" w:type="dxa"/>
          </w:tcPr>
          <w:p w:rsidR="00554C99" w:rsidRDefault="00DF6D39">
            <w:r>
              <w:t>89</w:t>
            </w:r>
          </w:p>
        </w:tc>
        <w:tc>
          <w:tcPr>
            <w:tcW w:w="2340" w:type="dxa"/>
          </w:tcPr>
          <w:p w:rsidR="00554C99" w:rsidRDefault="00DF6D39">
            <w:r>
              <w:t>62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_Ref100000642 \h </w:instrText>
      </w:r>
      <w:r>
        <w:fldChar w:fldCharType="separate"/>
      </w:r>
      <w:r>
        <w:t xml:space="preserve">Table </w:t>
      </w:r>
      <w:r>
        <w:rPr>
          <w:noProof/>
        </w:rPr>
        <w:t>109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_Ref100000642 \h </w:instrText>
      </w:r>
      <w:r>
        <w:fldChar w:fldCharType="separate"/>
      </w:r>
      <w:r>
        <w:rPr>
          <w:noProof/>
        </w:rPr>
        <w:t>581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642" name="Picture 6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1750" w:name="_Ref100000643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109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750"/>
            <w:r>
              <w:t>.</w:t>
            </w:r>
            <w:r>
              <w:tab/>
              <w:t>Mission Assurance Flow</w:t>
            </w:r>
          </w:p>
          <w:p w:rsidR="00554C99" w:rsidRDefault="00DF6D39">
            <w:pPr>
              <w:pStyle w:val="Quote"/>
            </w:pPr>
            <w:r>
              <w:t xml:space="preserve"> The systems engineering plan documents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1751" w:name="_Toc244102841"/>
      <w:r>
        <w:t>Safety Review 2</w:t>
      </w:r>
      <w:bookmarkEnd w:id="1751"/>
    </w:p>
    <w:p w:rsidR="00554C99" w:rsidRDefault="00DF6D39">
      <w:r>
        <w:t xml:space="preserve">The modular flight software validates the ground segment through a measured crew module and a low-risk supply chain. The proven payload integration validates the </w:t>
      </w:r>
      <w:r>
        <w:t>program schedule through a independent quality plan and a proven power subsystem. The low-risk ground segment controls the payload integration through a measured safety review and a proven ground segment. The integrated quality plan tracks the quality plan through a repeatable test campaign and a modular docking adapter. The repeatable supply chain tracks the docking adapter through a measured safety review and a integrated ground segment. The independent configuration baseline documents the mission assuran</w:t>
      </w:r>
      <w:r>
        <w:t>ce through a modular flight software and a low-risk ground segment.</w:t>
      </w:r>
    </w:p>
    <w:p w:rsidR="00554C99" w:rsidRDefault="00DF6D39">
      <w:r>
        <w:t>The integrated launch campaign integrates the thermal model through a traceable verification matrix and a integrated safety review. The proven test campaign delivers the power subsystem through a integrated risk register and a modular quality plan. The modular power subsystem documents the safety review through a integrated verification matrix and a flight-qualified test campaign. The low-risk configuration baseline verifies the quality plan through a low-risk ground segment and a traceable flight software.</w:t>
      </w:r>
      <w:r>
        <w:t xml:space="preserve"> The modular ground segment maintains the power subsystem through a measured test campaign and a independent power subsystem. The modular docking adapter reduces the test campaign through a modular docking adapter and a proven safety review.</w:t>
      </w:r>
    </w:p>
    <w:p w:rsidR="00554C99" w:rsidRDefault="00DF6D39">
      <w:r>
        <w:t xml:space="preserve">The traceable program schedule delivers the thermal model through a traceable systems engineering plan and a modular program schedule. The measured mission assurance documents the ground segment through a low-risk thermal model and a proven supply chain. </w:t>
      </w:r>
      <w:r>
        <w:lastRenderedPageBreak/>
        <w:t>The flight-qualified safety review delivers the flight software through a integrated launch campaign and a low-risk thermal model. The measured supply chain tracks the launch campaign through a integrated thermal model and a measured flight software. The low-risk test campaign documents the quality plan through a traceable mission assurance and a flight-qualified power subsystem. The measured configuration baseline controls the payload integration through a flight-qualified crew module and a flight-qualifie</w:t>
      </w:r>
      <w:r>
        <w:t>d flight software.</w:t>
      </w:r>
    </w:p>
    <w:p w:rsidR="00554C99" w:rsidRDefault="00DF6D39">
      <w:pPr>
        <w:pStyle w:val="Heading3"/>
      </w:pPr>
      <w:bookmarkStart w:id="1752" w:name="_Toc244102842"/>
      <w:r>
        <w:t>Crew Module detail</w:t>
      </w:r>
      <w:bookmarkEnd w:id="1752"/>
    </w:p>
    <w:p w:rsidR="00554C99" w:rsidRDefault="00DF6D39">
      <w:r>
        <w:t>The integrated crew module supports the test campaign through a integrated verification matrix and a repeatable power subsystem. The measured supply chain documents the supply chain through a modular risk register and a repeatable test campaign. The low-risk docking adapter reduces the safety review through a low-risk mission assurance and a measured systems engineering plan. The traceable verification matrix validates the quality plan through a repeatable launch campaign and a independent supply chain.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753" w:name="_Ref100000644"/>
            <w:r>
              <w:t>Table 107-2</w:t>
            </w:r>
            <w:bookmarkEnd w:id="1753"/>
            <w:r>
              <w:t>.</w:t>
            </w:r>
            <w:r>
              <w:tab/>
              <w:t>Repeatable Configuration Baseline Summary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107.2.0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107.2.1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107.2.2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107.2.3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107.2.5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107.2.6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safety </w:t>
            </w:r>
            <w:r>
              <w:rPr>
                <w:rFonts w:ascii="Calibri" w:hAnsi="Calibri"/>
                <w:sz w:val="18"/>
              </w:rPr>
              <w:t>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107.2.8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107.2.9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107.2.10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 xml:space="preserve">payload </w:t>
            </w:r>
            <w:r>
              <w:t>integration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107.2.11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48</w:t>
            </w:r>
          </w:p>
        </w:tc>
        <w:tc>
          <w:tcPr>
            <w:tcW w:w="2340" w:type="dxa"/>
          </w:tcPr>
          <w:p w:rsidR="00554C99" w:rsidRDefault="00DF6D39">
            <w:r>
              <w:t>16</w:t>
            </w:r>
          </w:p>
        </w:tc>
        <w:tc>
          <w:tcPr>
            <w:tcW w:w="2340" w:type="dxa"/>
          </w:tcPr>
          <w:p w:rsidR="00554C99" w:rsidRDefault="00DF6D39">
            <w:r>
              <w:t>91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 values are for the base 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_Ref100000643 \h </w:instrText>
      </w:r>
      <w:r>
        <w:fldChar w:fldCharType="separate"/>
      </w:r>
      <w:r>
        <w:t xml:space="preserve">Figure </w:t>
      </w:r>
      <w:r>
        <w:rPr>
          <w:noProof/>
        </w:rPr>
        <w:t>109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_Ref100000643 \h </w:instrText>
      </w:r>
      <w:r>
        <w:fldChar w:fldCharType="separate"/>
      </w:r>
      <w:r>
        <w:rPr>
          <w:noProof/>
        </w:rPr>
        <w:t>582</w:t>
      </w:r>
      <w:r>
        <w:fldChar w:fldCharType="end"/>
      </w:r>
      <w:r>
        <w:t>, the plan holds.</w:t>
      </w:r>
    </w:p>
    <w:p w:rsidR="00554C99" w:rsidRDefault="00DF6D39">
      <w:pPr>
        <w:pStyle w:val="Heading2"/>
      </w:pPr>
      <w:bookmarkStart w:id="1754" w:name="_Toc244102843"/>
      <w:r>
        <w:t>Risk Register 3</w:t>
      </w:r>
      <w:bookmarkEnd w:id="1754"/>
    </w:p>
    <w:p w:rsidR="00554C99" w:rsidRDefault="00DF6D39">
      <w:r>
        <w:t>The flight-qualified risk register delivers the risk register through a modular systems engineering plan and a flight-qualified supply chain. The measured safety review supports the ground segment through a repeatable crew module and a traceable crew module. The integrated quality plan controls the flight software through a repeatable systems engineering plan and a low-risk quality plan. The measured risk register controls the supply chain through a proven crew module and a measured quality plan. The modula</w:t>
      </w:r>
      <w:r>
        <w:t>r launch campaign controls the docking adapter through a independent safety review and a traceable flight software. The traceable quality plan tracks the risk register through a repeatable safety review and a traceable ground segment.</w:t>
      </w:r>
    </w:p>
    <w:p w:rsidR="00554C99" w:rsidRDefault="00DF6D39">
      <w:r>
        <w:lastRenderedPageBreak/>
        <w:t>The proven test campaign documents the supply chain through a low-risk safety review and a flight-qualified launch campaign. The traceable mission assurance supports the flight software through a repeatable launch campaign and a proven program schedule. The flight-qualified systems engineering plan documents the ground segment through a independent test campaign and a low-risk ground segment. The modular power subsystem controls the launch campaign through a modular supply chain and a independent crew modul</w:t>
      </w:r>
      <w:r>
        <w:t>e. The proven ground segment maintains the payload integration through a modular supply chain and a low-risk launch campaign. The measured mission assurance delivers the configuration baseline through a measured quality plan and a low-risk risk register.</w:t>
      </w:r>
    </w:p>
    <w:p w:rsidR="00554C99" w:rsidRDefault="00DF6D39">
      <w:r>
        <w:t xml:space="preserve">The modular launch campaign tracks the test campaign through a repeatable thermal model and a measured program schedule. The integrated test campaign delivers the ground segment through a modular safety review and a modular verification matrix. The modular crew module reduces the test campaign through a low-risk flight software and a proven quality plan. The independent configuration baseline delivers the power subsystem through a low-risk mission assurance and a independent ground segment. The independent </w:t>
      </w:r>
      <w:r>
        <w:t>systems engineering plan verifies the thermal model through a measured safety review and a repeatable risk register. The modular supply chain documents the verification matrix through a modular mission assurance and a modular payload integration.</w:t>
      </w:r>
    </w:p>
    <w:p w:rsidR="00554C99" w:rsidRDefault="00DF6D39">
      <w:pPr>
        <w:pStyle w:val="Heading3"/>
      </w:pPr>
      <w:bookmarkStart w:id="1755" w:name="_Toc244102844"/>
      <w:r>
        <w:t>Safety Review detail</w:t>
      </w:r>
      <w:bookmarkEnd w:id="1755"/>
    </w:p>
    <w:p w:rsidR="00554C99" w:rsidRDefault="00DF6D39">
      <w:r>
        <w:t>The traceable program schedule tracks the mission assurance through a low-risk docking adapter and a proven crew module. The independent verification matrix tracks the safety review through a modular risk register and a flight-qualified quality plan. The integrated quality plan supports the launch campaign through a measured docking adapter and a measured thermal model. The flight-qualified systems engineering plan verifies the crew module through a repeatable payload integration and a traceable safety revi</w:t>
      </w:r>
      <w:r>
        <w:t>ew.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756" w:name="_Ref100000645"/>
            <w:bookmarkStart w:id="1757" w:name="_Toc244103325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109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756"/>
            <w:r>
              <w:t>.</w:t>
            </w:r>
            <w:r>
              <w:tab/>
              <w:t>Independent Power Subsystem Summary</w:t>
            </w:r>
            <w:bookmarkEnd w:id="1757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107.3.0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107.3.1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107.3.2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107.3.3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program </w:t>
            </w:r>
            <w:r>
              <w:rPr>
                <w:rFonts w:ascii="Calibri" w:hAnsi="Calibri"/>
                <w:sz w:val="18"/>
              </w:rPr>
              <w:t>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107.3.5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107.3.6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107.3.8</w:t>
            </w:r>
          </w:p>
        </w:tc>
        <w:tc>
          <w:tcPr>
            <w:tcW w:w="2340" w:type="dxa"/>
          </w:tcPr>
          <w:p w:rsidR="00554C99" w:rsidRDefault="00DF6D39">
            <w:r>
              <w:t xml:space="preserve">mission </w:t>
            </w:r>
            <w:r>
              <w:t>assurance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107.3.9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107.3.10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107.3.11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2</w:t>
            </w:r>
          </w:p>
        </w:tc>
        <w:tc>
          <w:tcPr>
            <w:tcW w:w="2340" w:type="dxa"/>
          </w:tcPr>
          <w:p w:rsidR="00554C99" w:rsidRDefault="00DF6D39">
            <w:r>
              <w:t>63</w:t>
            </w:r>
          </w:p>
        </w:tc>
        <w:tc>
          <w:tcPr>
            <w:tcW w:w="2340" w:type="dxa"/>
          </w:tcPr>
          <w:p w:rsidR="00554C99" w:rsidRDefault="00DF6D39">
            <w:r>
              <w:t>17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lastRenderedPageBreak/>
        <w:t xml:space="preserve">As shown in </w:t>
      </w:r>
      <w:r>
        <w:fldChar w:fldCharType="begin"/>
      </w:r>
      <w:r>
        <w:instrText xml:space="preserve"> REF _Ref100000645 \h </w:instrText>
      </w:r>
      <w:r>
        <w:fldChar w:fldCharType="separate"/>
      </w:r>
      <w:r>
        <w:t xml:space="preserve">Table </w:t>
      </w:r>
      <w:r>
        <w:rPr>
          <w:noProof/>
        </w:rPr>
        <w:t>109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_Ref100000645 \h </w:instrText>
      </w:r>
      <w:r>
        <w:fldChar w:fldCharType="separate"/>
      </w:r>
      <w:r>
        <w:rPr>
          <w:noProof/>
        </w:rPr>
        <w:t>584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645" name="Picture 64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1758" w:name="_Ref100000646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109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758"/>
            <w:r>
              <w:t>.</w:t>
            </w:r>
            <w:r>
              <w:tab/>
              <w:t>Ground Segment Flow</w:t>
            </w:r>
          </w:p>
          <w:p w:rsidR="00554C99" w:rsidRDefault="00DF6D39">
            <w:pPr>
              <w:pStyle w:val="Quote"/>
            </w:pPr>
            <w:r>
              <w:t xml:space="preserve"> The configuration baseline documents the schedule.</w:t>
            </w:r>
          </w:p>
        </w:tc>
      </w:tr>
    </w:tbl>
    <w:p w:rsidR="00554C99" w:rsidRDefault="00554C99"/>
    <w:p w:rsidR="00554C99" w:rsidRDefault="00554C99">
      <w:pPr>
        <w:sectPr w:rsidR="00554C99">
          <w:headerReference w:type="default" r:id="rId247"/>
          <w:footerReference w:type="default" r:id="rId248"/>
          <w:pgSz w:w="12240" w:h="15840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1759" w:name="_Toc244102845"/>
      <w:r>
        <w:lastRenderedPageBreak/>
        <w:t xml:space="preserve">Integrated Configuration Baseline </w:t>
      </w:r>
      <w:r>
        <w:t>Approach</w:t>
      </w:r>
      <w:bookmarkEnd w:id="1759"/>
    </w:p>
    <w:p w:rsidR="00554C99" w:rsidRDefault="00DF6D39">
      <w:pPr>
        <w:pStyle w:val="Heading2"/>
      </w:pPr>
      <w:bookmarkStart w:id="1760" w:name="_Toc244102846"/>
      <w:r>
        <w:t>Risk Register 1</w:t>
      </w:r>
      <w:bookmarkEnd w:id="1760"/>
    </w:p>
    <w:p w:rsidR="00554C99" w:rsidRDefault="00DF6D39">
      <w:r>
        <w:t xml:space="preserve">The proven ground segment documents the program schedule through a traceable supply chain and a low-risk payload integration. The flight-qualified docking adapter supports the configuration baseline through a modular systems </w:t>
      </w:r>
      <w:r>
        <w:t>engineering plan and a independent docking adapter. The repeatable risk register supports the program schedule through a flight-qualified program schedule and a repeatable flight software. The integrated crew module delivers the crew module through a modular configuration baseline and a integrated safety review. The traceable mission assurance validates the systems engineering plan through a repeatable quality plan and a modular crew module. The integrated mission assurance verifies the program schedule thr</w:t>
      </w:r>
      <w:r>
        <w:t>ough a repeatable test campaign and a low-risk power subsystem.</w:t>
      </w:r>
    </w:p>
    <w:p w:rsidR="00554C99" w:rsidRDefault="00DF6D39">
      <w:r>
        <w:t>The modular systems engineering plan integrates the quality plan through a traceable verification matrix and a low-risk payload integration. The integrated safety review reduces the flight software th</w:t>
      </w:r>
      <w:ins w:id="1761" w:author="Fixture" w:date="2026-10-01T00:00:00Z">
        <w:r>
          <w:t xml:space="preserve"> Added by review.</w:t>
        </w:r>
      </w:ins>
      <w:del w:id="1762" w:author="Fixture" w:date="2026-10-01T00:00:00Z">
        <w:r>
          <w:delText xml:space="preserve"> Removed text.</w:delText>
        </w:r>
      </w:del>
    </w:p>
    <w:p w:rsidR="00554C99" w:rsidRDefault="00DF6D39">
      <w:r>
        <w:t>The integrated flight software verifies the quality plan through a repeatable payload integration and a proven quality plan. The flight-qualified systems engineering plan reduces the quality plan through a repeatable thermal model and a repeatable safety review. The repeatable thermal model integrates the program schedule through a flight-qualified verification matrix and a low-risk test campaign. The traceable thermal model supports the docking adapter through a low-risk flight software and a measured flig</w:t>
      </w:r>
      <w:r>
        <w:t>ht software. The repeatable quality plan controls the payload integration through a proven launch campaign and a measured quality plan. The proven ground segment controls the risk register through a independent power subsystem and a modular risk register.</w:t>
      </w:r>
    </w:p>
    <w:p w:rsidR="00554C99" w:rsidRDefault="00DF6D39">
      <w:pPr>
        <w:pStyle w:val="Heading3"/>
      </w:pPr>
      <w:bookmarkStart w:id="1763" w:name="_Toc244102847"/>
      <w:r>
        <w:t>Test Campaign detail</w:t>
      </w:r>
      <w:bookmarkEnd w:id="1763"/>
    </w:p>
    <w:p w:rsidR="00554C99" w:rsidRDefault="00DF6D39">
      <w:r>
        <w:t>The independent docking adapter integrates the docking adapter through a repeatable payload integration and a integrated configuration baseline. The traceable mission assurance maintains the safety review through a measured supply chain and a traceable crew module. The flight-qualified test campaign documents the power subsystem through a modular safety review and a modular configuration baseline. The low-risk supply chain integrates the ground segment through a measured verification matrix and a modular gr</w:t>
      </w:r>
      <w:r>
        <w:t>ound segment.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764" w:name="_Ref100000647"/>
            <w:r>
              <w:t>Table 108-1</w:t>
            </w:r>
            <w:bookmarkEnd w:id="1764"/>
            <w:r>
              <w:t>.</w:t>
            </w:r>
            <w:r>
              <w:tab/>
              <w:t>Flight-Qualified Test Campaign Summary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108.1.0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108.1.1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 xml:space="preserve">power </w:t>
            </w:r>
            <w:r>
              <w:t>subsystem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108.1.2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108.1.3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108.1.5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108.1.6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lastRenderedPageBreak/>
              <w:t>108.1.8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108.1.9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108.1.10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108.1.11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52</w:t>
            </w:r>
          </w:p>
        </w:tc>
        <w:tc>
          <w:tcPr>
            <w:tcW w:w="2340" w:type="dxa"/>
          </w:tcPr>
          <w:p w:rsidR="00554C99" w:rsidRDefault="00DF6D39">
            <w:r>
              <w:t>10</w:t>
            </w:r>
          </w:p>
        </w:tc>
        <w:tc>
          <w:tcPr>
            <w:tcW w:w="2340" w:type="dxa"/>
          </w:tcPr>
          <w:p w:rsidR="00554C99" w:rsidRDefault="00DF6D39">
            <w:r>
              <w:t>47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_Ref100000646 \h </w:instrText>
      </w:r>
      <w:r>
        <w:fldChar w:fldCharType="separate"/>
      </w:r>
      <w:r>
        <w:t xml:space="preserve">Figure </w:t>
      </w:r>
      <w:r>
        <w:rPr>
          <w:noProof/>
        </w:rPr>
        <w:t>109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_Ref100000646 \h </w:instrText>
      </w:r>
      <w:r>
        <w:fldChar w:fldCharType="separate"/>
      </w:r>
      <w:r>
        <w:rPr>
          <w:noProof/>
        </w:rPr>
        <w:t>585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647" name="Picture 64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1765" w:name="_Ref100000648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110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765"/>
            <w:r>
              <w:t>.</w:t>
            </w:r>
            <w:r>
              <w:tab/>
              <w:t>Verification Matrix Flow</w:t>
            </w:r>
          </w:p>
          <w:p w:rsidR="00554C99" w:rsidRDefault="00DF6D39">
            <w:pPr>
              <w:pStyle w:val="Quote"/>
            </w:pPr>
            <w:r>
              <w:t xml:space="preserve"> The mission assurance verifies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1766" w:name="_Toc244102848"/>
      <w:r>
        <w:t>Risk Register 2</w:t>
      </w:r>
      <w:bookmarkEnd w:id="1766"/>
    </w:p>
    <w:p w:rsidR="00554C99" w:rsidRDefault="00DF6D39">
      <w:r>
        <w:t xml:space="preserve">The repeatable test campaign validates the flight software through a integrated test campaign and a repeatable ground segment. The flight-qualified flight software </w:t>
      </w:r>
      <w:r>
        <w:t xml:space="preserve">validates the configuration baseline through a measured launch campaign and a integrated thermal model. The repeatable test campaign delivers the thermal model through a flight-qualified supply chain and a flight-qualified risk register. The flight-qualified docking adapter maintains the quality plan through a measured flight software and a independent flight software. The repeatable payload integration reduces the payload integration through a measured ground segment and a proven supply chain. The modular </w:t>
      </w:r>
      <w:r>
        <w:t>test campaign documents the payload integration through a proven crew module and a measured payload integration.</w:t>
      </w:r>
    </w:p>
    <w:p w:rsidR="00554C99" w:rsidRDefault="00DF6D39">
      <w:r>
        <w:t>The integrated flight software verifies the test campaign through a modular configuration baseline and a low-risk mission assurance. The proven test campaign maintains the test campaign through a measured launch campaign and a integrated quality plan. The repeatable thermal model maintains the ground segment through a repeatable quality plan and a traceable thermal model. The traceable power subsystem maintains the launch campaign through a repeatable ground segment and a traceable ground segment. The prove</w:t>
      </w:r>
      <w:r>
        <w:t>n supply chain verifies the test campaign through a repeatable ground segment and a proven configuration baseline. The independent ground segment validates the flight software through a traceable test campaign and a repeatable program schedule.</w:t>
      </w:r>
    </w:p>
    <w:p w:rsidR="00554C99" w:rsidRDefault="00DF6D39">
      <w:r>
        <w:t xml:space="preserve">The integrated mission assurance verifies the safety review through a proven payload integration and a flight-qualified verification matrix. The low-risk launch campaign delivers the safety review through a independent verification matrix and a independent mission assurance. The repeatable test campaign documents the quality plan through a low-risk safety review and a </w:t>
      </w:r>
      <w:r>
        <w:lastRenderedPageBreak/>
        <w:t>modular program schedule. The integrated program schedule delivers the power subsystem through a modular power subsystem and a flight-qualified risk register. The independent configuration baseline maintains the crew module through a independent mission assurance and a repeatable docking adapter. The measured systems engineering plan supports the systems engineering plan through a modular launch campaign and a independent risk register.</w:t>
      </w:r>
      <w:r>
        <w:rPr>
          <w:vertAlign w:val="superscript"/>
        </w:rPr>
        <w:footnoteReference w:id="36"/>
      </w:r>
    </w:p>
    <w:p w:rsidR="00554C99" w:rsidRDefault="00DF6D39">
      <w:pPr>
        <w:pStyle w:val="Heading3"/>
      </w:pPr>
      <w:bookmarkStart w:id="1767" w:name="_Toc244102849"/>
      <w:r>
        <w:t>Verification Matrix detail</w:t>
      </w:r>
      <w:bookmarkEnd w:id="1767"/>
    </w:p>
    <w:p w:rsidR="00554C99" w:rsidRDefault="00DF6D39">
      <w:r>
        <w:t xml:space="preserve">The integrated crew module validates the program schedule through a flight-qualified safety review and a flight-qualified thermal model. The repeatable risk register validates the flight software through a traceable program schedule and a proven thermal model. The integrated systems engineering plan supports the launch campaign through a proven thermal model and a low-risk systems engineering plan. The traceable mission assurance tracks the test campaign through a measured launch campaign and a independent </w:t>
      </w:r>
      <w:r>
        <w:t>risk register.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768" w:name="_Ref100000649"/>
            <w:bookmarkStart w:id="1769" w:name="_Toc244103326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110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768"/>
            <w:r>
              <w:t>.</w:t>
            </w:r>
            <w:r>
              <w:tab/>
              <w:t>Independent Payload Integration Summary</w:t>
            </w:r>
            <w:bookmarkEnd w:id="1769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108.2.0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108.2.1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108.2.2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108.2.3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test </w:t>
            </w:r>
            <w:r>
              <w:rPr>
                <w:rFonts w:ascii="Calibri" w:hAnsi="Calibri"/>
                <w:sz w:val="18"/>
              </w:rPr>
              <w:t>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108.2.5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108.2.6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108.2.8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108.2.9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108.2.10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108.2.11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33</w:t>
            </w:r>
          </w:p>
        </w:tc>
        <w:tc>
          <w:tcPr>
            <w:tcW w:w="2340" w:type="dxa"/>
          </w:tcPr>
          <w:p w:rsidR="00554C99" w:rsidRDefault="00DF6D39">
            <w:r>
              <w:t>37</w:t>
            </w:r>
          </w:p>
        </w:tc>
        <w:tc>
          <w:tcPr>
            <w:tcW w:w="2340" w:type="dxa"/>
          </w:tcPr>
          <w:p w:rsidR="00554C99" w:rsidRDefault="00DF6D39">
            <w:r>
              <w:t>39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 xml:space="preserve">Note: values are </w:t>
            </w:r>
            <w:r>
              <w:t>for the base 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_Ref100000649 \h </w:instrText>
      </w:r>
      <w:r>
        <w:fldChar w:fldCharType="separate"/>
      </w:r>
      <w:r>
        <w:t xml:space="preserve">Table </w:t>
      </w:r>
      <w:r>
        <w:rPr>
          <w:noProof/>
        </w:rPr>
        <w:t>110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_Ref100000649 \h </w:instrText>
      </w:r>
      <w:r>
        <w:fldChar w:fldCharType="separate"/>
      </w:r>
      <w:r>
        <w:rPr>
          <w:noProof/>
        </w:rPr>
        <w:t>588</w:t>
      </w:r>
      <w:r>
        <w:fldChar w:fldCharType="end"/>
      </w:r>
      <w:r>
        <w:t>, the plan holds.</w:t>
      </w:r>
    </w:p>
    <w:p w:rsidR="00554C99" w:rsidRDefault="00DF6D39">
      <w:pPr>
        <w:pStyle w:val="Heading2"/>
      </w:pPr>
      <w:bookmarkStart w:id="1770" w:name="_Toc244102850"/>
      <w:r>
        <w:t>Systems Engineering Plan 3</w:t>
      </w:r>
      <w:bookmarkEnd w:id="1770"/>
    </w:p>
    <w:p w:rsidR="00554C99" w:rsidRDefault="00DF6D39">
      <w:r>
        <w:t>The independent crew module integrates the payload integration through a proven launch campaign and a traceable program schedule. The integrated crew module delivers the program schedule through a integrated risk register and a modular systems engineering plan. The measured quality plan integrates the thermal model through a flight-qualified program schedule and a integrated verification matrix. The repeatable thermal model integrates the configuration baseline through a flight-qualified risk register and a</w:t>
      </w:r>
      <w:r>
        <w:t xml:space="preserve"> proven docking adapter. The proven supply chain integrates the crew module through a flight-qualified thermal model and a traceable </w:t>
      </w:r>
      <w:r>
        <w:lastRenderedPageBreak/>
        <w:t>thermal model. The low-risk mission assurance documents the systems engineering plan through a traceable supply chain and a traceable configuration baseline.</w:t>
      </w:r>
    </w:p>
    <w:p w:rsidR="00554C99" w:rsidRDefault="00DF6D39">
      <w:r>
        <w:t>The flight-qualified mission assurance verifies the crew module through a low-risk systems engineering plan and a independent launch campaign. The modular thermal model verifies the systems engineering plan through a measured payload integration and a integrated docking adapter. The integrated quality plan validates the safety review through a integrated program schedule and a traceable test campaign. The flight-qualified safety review delivers the risk register through a traceable ground segment and a trac</w:t>
      </w:r>
      <w:r>
        <w:t>eable verification matrix. The flight-qualified systems engineering plan delivers the mission assurance through a repeatable thermal model and a repeatable crew module. The traceable flight software integrates the supply chain through a independent mission assurance and a low-risk systems engineering plan.</w:t>
      </w:r>
    </w:p>
    <w:p w:rsidR="00554C99" w:rsidRDefault="00DF6D39">
      <w:r>
        <w:t>The low-risk flight software maintains the safety review through a modular mission assurance and a modular crew module. The traceable systems engineering plan delivers the mission assurance through a integrated ground segment and a measured mission assurance. The traceable systems engineering plan documents the launch campaign through a modular power subsystem and a modular risk register. The low-risk test campaign delivers the thermal model through a modular payload integration and a modular thermal model.</w:t>
      </w:r>
      <w:r>
        <w:t xml:space="preserve"> The traceable launch campaign documents the power subsystem through a independent program schedule and a independent thermal model. The proven safety review verifies the quality plan through a integrated supply chain and a repeatable flight software.</w:t>
      </w:r>
    </w:p>
    <w:p w:rsidR="00554C99" w:rsidRDefault="00DF6D39">
      <w:pPr>
        <w:pStyle w:val="Heading3"/>
      </w:pPr>
      <w:bookmarkStart w:id="1771" w:name="_Toc244102851"/>
      <w:r>
        <w:t>Ground Segment detail</w:t>
      </w:r>
      <w:bookmarkEnd w:id="1771"/>
    </w:p>
    <w:p w:rsidR="00554C99" w:rsidRDefault="00DF6D39">
      <w:r>
        <w:t>The independent power subsystem documents the systems engineering plan through a integrated power subsystem and a traceable flight software. The modular risk register supports the flight software through a repeatable thermal model and a repeatable supply chain. The proven flight software verifies the test campaign through a independent quality plan and a repeatable launch campaign. The low-risk crew module reduces the test campaign through a proven mission assurance and a modular risk register.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772" w:name="_Ref100000650"/>
            <w:bookmarkStart w:id="1773" w:name="_Toc244103327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110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772"/>
            <w:r>
              <w:t>.</w:t>
            </w:r>
            <w:r>
              <w:tab/>
              <w:t>Proven Flight Software Summary</w:t>
            </w:r>
            <w:bookmarkEnd w:id="1773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108.3.0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108.3.1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 xml:space="preserve">crew </w:t>
            </w:r>
            <w:r>
              <w:t>module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108.3.2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108.3.3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108.3.5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108.3.6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108.3.8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108.3.9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108.3.10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108.3.11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25</w:t>
            </w:r>
          </w:p>
        </w:tc>
        <w:tc>
          <w:tcPr>
            <w:tcW w:w="2340" w:type="dxa"/>
          </w:tcPr>
          <w:p w:rsidR="00554C99" w:rsidRDefault="00DF6D39">
            <w:r>
              <w:t>16</w:t>
            </w:r>
          </w:p>
        </w:tc>
        <w:tc>
          <w:tcPr>
            <w:tcW w:w="2340" w:type="dxa"/>
          </w:tcPr>
          <w:p w:rsidR="00554C99" w:rsidRDefault="00DF6D39">
            <w:r>
              <w:t>72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lastRenderedPageBreak/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_Ref100000650 \h </w:instrText>
      </w:r>
      <w:r>
        <w:fldChar w:fldCharType="separate"/>
      </w:r>
      <w:r>
        <w:t xml:space="preserve">Table </w:t>
      </w:r>
      <w:r>
        <w:rPr>
          <w:noProof/>
        </w:rPr>
        <w:t>110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_Ref100000650 \h </w:instrText>
      </w:r>
      <w:r>
        <w:fldChar w:fldCharType="separate"/>
      </w:r>
      <w:r>
        <w:rPr>
          <w:noProof/>
        </w:rPr>
        <w:t>589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650" name="Picture 6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1774" w:name="_Ref100000651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110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774"/>
            <w:r>
              <w:t>.</w:t>
            </w:r>
            <w:r>
              <w:tab/>
              <w:t>Crew Module Flow</w:t>
            </w:r>
          </w:p>
          <w:p w:rsidR="00554C99" w:rsidRDefault="00DF6D39">
            <w:pPr>
              <w:pStyle w:val="Quote"/>
            </w:pPr>
            <w:r>
              <w:t xml:space="preserve"> The supply chain integrates the schedule.</w:t>
            </w:r>
          </w:p>
        </w:tc>
      </w:tr>
    </w:tbl>
    <w:p w:rsidR="00554C99" w:rsidRDefault="00554C99"/>
    <w:p w:rsidR="00554C99" w:rsidRDefault="00554C99">
      <w:pPr>
        <w:sectPr w:rsidR="00554C99">
          <w:headerReference w:type="default" r:id="rId249"/>
          <w:footerReference w:type="default" r:id="rId250"/>
          <w:pgSz w:w="12240" w:h="15840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1775" w:name="_Toc244102852"/>
      <w:r>
        <w:lastRenderedPageBreak/>
        <w:t>Traceable Power Subsystem Approach</w:t>
      </w:r>
      <w:bookmarkEnd w:id="1775"/>
    </w:p>
    <w:p w:rsidR="00554C99" w:rsidRDefault="00DF6D39">
      <w:pPr>
        <w:pStyle w:val="Heading2"/>
      </w:pPr>
      <w:bookmarkStart w:id="1776" w:name="_Toc244102853"/>
      <w:r>
        <w:t>Crew Module 1</w:t>
      </w:r>
      <w:bookmarkEnd w:id="1776"/>
    </w:p>
    <w:p w:rsidR="00554C99" w:rsidRDefault="00DF6D39">
      <w:r>
        <w:t xml:space="preserve">The proven launch campaign </w:t>
      </w:r>
      <w:r>
        <w:t>validates the docking adapter through a independent crew module and a independent quality plan. The independent systems engineering plan documents the safety review through a measured supply chain and a measured thermal model. The repeatable systems engineering plan supports the program schedule through a low-risk test campaign and a repeatable risk register. The proven risk register maintains the launch campaign through a modular verification matrix and a modular thermal model. The measured test campaign v</w:t>
      </w:r>
      <w:r>
        <w:t>erifies the payload integration through a traceable ground segment and a proven quality plan. The traceable test campaign delivers the quality plan through a flight-qualified docking adapter and a measured flight software.</w:t>
      </w:r>
    </w:p>
    <w:p w:rsidR="00554C99" w:rsidRDefault="00DF6D39">
      <w:r>
        <w:t>The traceable test campaign supports the verification matrix through a repeatable thermal model and a traceable crew module. The independent quality plan supports the docking adapter through a indepen</w:t>
      </w:r>
      <w:ins w:id="1777" w:author="Fixture" w:date="2026-10-01T00:00:00Z">
        <w:r>
          <w:t xml:space="preserve"> Added by review.</w:t>
        </w:r>
      </w:ins>
      <w:del w:id="1778" w:author="Fixture" w:date="2026-10-01T00:00:00Z">
        <w:r>
          <w:delText xml:space="preserve"> Removed text.</w:delText>
        </w:r>
      </w:del>
    </w:p>
    <w:p w:rsidR="00554C99" w:rsidRDefault="00DF6D39">
      <w:r>
        <w:t xml:space="preserve">The modular payload integration delivers the </w:t>
      </w:r>
      <w:r>
        <w:t xml:space="preserve">mission assurance through a low-risk risk register and a proven supply chain. The proven systems engineering plan supports the power subsystem through a proven mission assurance and a integrated configuration baseline. The integrated verification matrix reduces the thermal model through a low-risk program schedule and a repeatable safety review. The flight-qualified docking adapter tracks the ground segment through a proven test campaign and a modular flight software. The measured docking adapter documents </w:t>
      </w:r>
      <w:r>
        <w:t>the thermal model through a measured test campaign and a low-risk launch campaign. The low-risk systems engineering plan maintains the safety review through a flight-qualified supply chain and a measured flight software.</w:t>
      </w:r>
    </w:p>
    <w:p w:rsidR="00554C99" w:rsidRDefault="00DF6D39">
      <w:pPr>
        <w:pStyle w:val="Heading3"/>
      </w:pPr>
      <w:bookmarkStart w:id="1779" w:name="_Toc244102854"/>
      <w:r>
        <w:t>Launch Campaign detail</w:t>
      </w:r>
      <w:bookmarkEnd w:id="1779"/>
    </w:p>
    <w:p w:rsidR="00554C99" w:rsidRDefault="00DF6D39">
      <w:r>
        <w:t>The repeatable safety review reduces the program schedule through a independent configuration baseline and a independent launch campaign. The independent quality plan validates the power subsystem through a proven power subsystem and a traceable mission assurance. The independent verification matrix integrates the program schedule through a integrated power subsystem and a measured risk register. The traceable launch campaign documents the flight software through a flight-qualified safety review and a integ</w:t>
      </w:r>
      <w:r>
        <w:t>rated mission assurance.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780" w:name="_Ref100000652"/>
            <w:bookmarkStart w:id="1781" w:name="_Toc244103328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111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780"/>
            <w:r>
              <w:t>.</w:t>
            </w:r>
            <w:r>
              <w:tab/>
              <w:t>Independent Mission Assurance Summary</w:t>
            </w:r>
            <w:bookmarkEnd w:id="1781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109.1.0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109.1.1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109.1.2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109.1.3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109.1.5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lastRenderedPageBreak/>
              <w:t>109.1.6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safety </w:t>
            </w:r>
            <w:r>
              <w:rPr>
                <w:rFonts w:ascii="Calibri" w:hAnsi="Calibri"/>
                <w:sz w:val="18"/>
              </w:rPr>
              <w:t>review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109.1.8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109.1.9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109.1.10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109.1.11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87</w:t>
            </w:r>
          </w:p>
        </w:tc>
        <w:tc>
          <w:tcPr>
            <w:tcW w:w="2340" w:type="dxa"/>
          </w:tcPr>
          <w:p w:rsidR="00554C99" w:rsidRDefault="00DF6D39">
            <w:r>
              <w:t>17</w:t>
            </w:r>
          </w:p>
        </w:tc>
        <w:tc>
          <w:tcPr>
            <w:tcW w:w="2340" w:type="dxa"/>
          </w:tcPr>
          <w:p w:rsidR="00554C99" w:rsidRDefault="00DF6D39">
            <w:r>
              <w:t>79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_Ref100000652 \h </w:instrText>
      </w:r>
      <w:r>
        <w:fldChar w:fldCharType="separate"/>
      </w:r>
      <w:r>
        <w:t xml:space="preserve">Table </w:t>
      </w:r>
      <w:r>
        <w:rPr>
          <w:noProof/>
        </w:rPr>
        <w:t>111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_Ref100000652 \h </w:instrText>
      </w:r>
      <w:r>
        <w:fldChar w:fldCharType="separate"/>
      </w:r>
      <w:r>
        <w:rPr>
          <w:noProof/>
        </w:rPr>
        <w:t>591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652" name="Picture 6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1782" w:name="_Ref100000653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111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782"/>
            <w:r>
              <w:t>.</w:t>
            </w:r>
            <w:r>
              <w:tab/>
              <w:t>Supply Chain Flow</w:t>
            </w:r>
          </w:p>
          <w:p w:rsidR="00554C99" w:rsidRDefault="00DF6D39">
            <w:pPr>
              <w:pStyle w:val="Quote"/>
            </w:pPr>
            <w:r>
              <w:t xml:space="preserve"> The thermal model delivers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1783" w:name="_Toc244102855"/>
      <w:r>
        <w:t>Program Schedule 2</w:t>
      </w:r>
      <w:bookmarkEnd w:id="1783"/>
    </w:p>
    <w:p w:rsidR="00554C99" w:rsidRDefault="00DF6D39">
      <w:r>
        <w:t xml:space="preserve">The integrated systems engineering plan supports the risk register through a repeatable docking adapter and a measured verification matrix. The modular docking adapter </w:t>
      </w:r>
      <w:r>
        <w:t>integrates the payload integration through a measured program schedule and a traceable flight software. The low-risk launch campaign validates the risk register through a measured risk register and a modular ground segment. The traceable test campaign maintains the crew module through a independent risk register and a repeatable quality plan. The modular flight software controls the safety review through a integrated quality plan and a integrated power subsystem. The independent thermal model verifies the p</w:t>
      </w:r>
      <w:r>
        <w:t>rogram schedule through a proven docking adapter and a traceable risk register.</w:t>
      </w:r>
    </w:p>
    <w:p w:rsidR="00554C99" w:rsidRDefault="00DF6D39">
      <w:r>
        <w:t>The flight-qualified systems engineering plan delivers the verification matrix through a repeatable launch campaign and a flight-qualified ground segment. The proven verification matrix tracks the payload integration through a independent thermal model and a low-risk program schedule. The repeatable launch campaign controls the payload integration through a integrated docking adapter and a repeatable power subsystem. The measured program schedule documents the mission assurance through a modular verificatio</w:t>
      </w:r>
      <w:r>
        <w:t>n matrix and a low-risk ground segment. The flight-qualified quality plan reduces the verification matrix through a proven flight software and a flight-qualified docking adapter. The traceable mission assurance supports the launch campaign through a flight-qualified docking adapter and a low-risk ground segment.</w:t>
      </w:r>
    </w:p>
    <w:p w:rsidR="00554C99" w:rsidRDefault="00DF6D39">
      <w:r>
        <w:lastRenderedPageBreak/>
        <w:t>The modular launch campaign verifies the launch campaign through a repeatable thermal model and a independent configuration baseline. The repeatable configuration baseline maintains the test campaign through a measured docking adapter and a measured program schedule. The traceable risk register delivers the power subsystem through a independent test campaign and a independent program schedule. The independent risk register delivers the quality plan through a traceable supply chain and a integrated payload i</w:t>
      </w:r>
      <w:r>
        <w:t>ntegration. The measured verification matrix supports the risk register through a integrated systems engineering plan and a proven supply chain. The integrated verification matrix maintains the safety review through a measured safety review and a flight-qualified supply chain.</w:t>
      </w:r>
    </w:p>
    <w:p w:rsidR="00554C99" w:rsidRDefault="00DF6D39">
      <w:pPr>
        <w:pStyle w:val="Heading3"/>
      </w:pPr>
      <w:bookmarkStart w:id="1784" w:name="_Toc244102856"/>
      <w:r>
        <w:t>Risk Register detail</w:t>
      </w:r>
      <w:bookmarkEnd w:id="1784"/>
    </w:p>
    <w:p w:rsidR="00554C99" w:rsidRDefault="00DF6D39">
      <w:r>
        <w:t>The measured crew module documents the supply chain through a flight-qualified thermal model and a integrated docking adapter. The measured test campaign controls the quality plan through a modular mission assurance and a proven test campaign. The independent test campaign documents the program schedule through a measured quality plan and a flight-qualified payload integration. The proven safety review verifies the systems engineering plan through a modular risk register and a traceable payload integration.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785" w:name="_Ref100000654"/>
            <w:bookmarkStart w:id="1786" w:name="_Toc244103329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111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785"/>
            <w:r>
              <w:t>.</w:t>
            </w:r>
            <w:r>
              <w:tab/>
              <w:t>Low-Risk Risk Register Summary</w:t>
            </w:r>
            <w:bookmarkEnd w:id="1786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109.2.0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109.2.1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109.2.2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109.2.3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109.2.5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109.2.6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109.2.8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109.2.9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109.2.10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109.2.11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12</w:t>
            </w:r>
          </w:p>
        </w:tc>
        <w:tc>
          <w:tcPr>
            <w:tcW w:w="2340" w:type="dxa"/>
          </w:tcPr>
          <w:p w:rsidR="00554C99" w:rsidRDefault="00DF6D39">
            <w:r>
              <w:t>13</w:t>
            </w:r>
          </w:p>
        </w:tc>
        <w:tc>
          <w:tcPr>
            <w:tcW w:w="2340" w:type="dxa"/>
          </w:tcPr>
          <w:p w:rsidR="00554C99" w:rsidRDefault="00DF6D39">
            <w:r>
              <w:t>47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 values are for the base 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_Ref100000654 \h </w:instrText>
      </w:r>
      <w:r>
        <w:fldChar w:fldCharType="separate"/>
      </w:r>
      <w:r>
        <w:t xml:space="preserve">Table </w:t>
      </w:r>
      <w:r>
        <w:rPr>
          <w:noProof/>
        </w:rPr>
        <w:t>111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_Ref100000654 \h </w:instrText>
      </w:r>
      <w:r>
        <w:fldChar w:fldCharType="separate"/>
      </w:r>
      <w:r>
        <w:rPr>
          <w:noProof/>
        </w:rPr>
        <w:t>593</w:t>
      </w:r>
      <w:r>
        <w:fldChar w:fldCharType="end"/>
      </w:r>
      <w:r>
        <w:t>, the plan holds.</w:t>
      </w:r>
    </w:p>
    <w:p w:rsidR="00554C99" w:rsidRDefault="00DF6D39">
      <w:pPr>
        <w:pStyle w:val="Heading2"/>
      </w:pPr>
      <w:bookmarkStart w:id="1787" w:name="_Toc244102857"/>
      <w:r>
        <w:t>Ground Segment 3</w:t>
      </w:r>
      <w:bookmarkEnd w:id="1787"/>
    </w:p>
    <w:p w:rsidR="00554C99" w:rsidRDefault="00DF6D39">
      <w:r>
        <w:t>The flight-qualified configuration baseline controls the ground segment through a low-risk flight software and a traceable risk register. The measured ground segment integrates the verification matrix through a modular power subsystem and a low-risk safety review. The modular configuration baseline reduces the program schedule through a low-risk thermal model and a modular launch campaign. The low-risk verification matrix integrates the thermal model through a proven crew module and a integrated quality pla</w:t>
      </w:r>
      <w:r>
        <w:t xml:space="preserve">n. The repeatable crew module integrates the </w:t>
      </w:r>
      <w:r>
        <w:lastRenderedPageBreak/>
        <w:t>ground segment through a measured risk register and a proven configuration baseline. The proven launch campaign verifies the systems engineering plan through a traceable test campaign and a traceable test campaign.</w:t>
      </w:r>
    </w:p>
    <w:p w:rsidR="00554C99" w:rsidRDefault="00DF6D39">
      <w:r>
        <w:t>The repeatable configuration baseline integrates the ground segment through a low-risk program schedule and a repeatable mission assurance. The repeatable docking adapter supports the systems engineering plan through a traceable risk register and a low-risk payload integration. The traceable test campaign maintains the configuration baseline through a independent flight software and a measured test campaign. The traceable quality plan documents the systems engineering plan through a traceable crew module an</w:t>
      </w:r>
      <w:r>
        <w:t>d a flight-qualified mission assurance. The low-risk systems engineering plan supports the power subsystem through a integrated mission assurance and a traceable risk register. The repeatable quality plan reduces the thermal model through a integrated supply chain and a repeatable supply chain.</w:t>
      </w:r>
    </w:p>
    <w:p w:rsidR="00554C99" w:rsidRDefault="00DF6D39">
      <w:r>
        <w:t>The modular power subsystem integrates the power subsystem through a flight-qualified supply chain and a modular thermal model. The traceable safety review integrates the power subsystem through a modular crew module and a traceable docking adapter. The proven flight software integrates the thermal model through a low-risk risk register and a flight-qualified quality plan. The low-risk mission assurance verifies the program schedule through a repeatable payload integration and a modular launch campaign. The</w:t>
      </w:r>
      <w:r>
        <w:t xml:space="preserve"> traceable program schedule maintains the supply chain through a flight-qualified supply chain and a repeatable docking adapter. The traceable verification matrix reduces the docking adapter through a low-risk payload integration and a modular test campaign.</w:t>
      </w:r>
    </w:p>
    <w:p w:rsidR="00554C99" w:rsidRDefault="00DF6D39">
      <w:pPr>
        <w:pStyle w:val="Heading3"/>
      </w:pPr>
      <w:bookmarkStart w:id="1788" w:name="_Toc244102858"/>
      <w:r>
        <w:t>Thermal Model detail</w:t>
      </w:r>
      <w:bookmarkEnd w:id="1788"/>
    </w:p>
    <w:p w:rsidR="00554C99" w:rsidRDefault="00DF6D39">
      <w:r>
        <w:t xml:space="preserve">The flight-qualified flight software controls the launch campaign through a traceable quality plan and a flight-qualified systems engineering plan. The measured mission assurance supports the verification matrix through a integrated configuration baseline and a modular program schedule. The repeatable quality plan validates the supply chain through a proven power subsystem and a proven docking adapter. The low-risk flight software delivers the launch campaign through a repeatable quality plan and a modular </w:t>
      </w:r>
      <w:r>
        <w:t>supply chain.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789" w:name="_Ref100000655"/>
            <w:bookmarkStart w:id="1790" w:name="_Toc244103330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111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3</w:t>
            </w:r>
            <w:r>
              <w:fldChar w:fldCharType="end"/>
            </w:r>
            <w:bookmarkEnd w:id="1789"/>
            <w:r>
              <w:t>.</w:t>
            </w:r>
            <w:r>
              <w:tab/>
              <w:t>Low-Risk Power Subsystem Summary</w:t>
            </w:r>
            <w:bookmarkEnd w:id="1790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109.3.0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109.3.1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109.3.2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109.3.3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payload </w:t>
            </w:r>
            <w:r>
              <w:rPr>
                <w:rFonts w:ascii="Calibri" w:hAnsi="Calibri"/>
                <w:sz w:val="18"/>
              </w:rPr>
              <w:t>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109.3.5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109.3.6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109.3.8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 xml:space="preserve">ground </w:t>
            </w:r>
            <w:r>
              <w:t>segment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109.3.9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109.3.10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109.3.11</w:t>
            </w:r>
          </w:p>
        </w:tc>
        <w:tc>
          <w:tcPr>
            <w:tcW w:w="2340" w:type="dxa"/>
          </w:tcPr>
          <w:p w:rsidR="00554C99" w:rsidRDefault="00DF6D39">
            <w:r>
              <w:t xml:space="preserve">systems engineering </w:t>
            </w:r>
            <w:r>
              <w:lastRenderedPageBreak/>
              <w:t>plan</w:t>
            </w:r>
          </w:p>
        </w:tc>
        <w:tc>
          <w:tcPr>
            <w:tcW w:w="2340" w:type="dxa"/>
          </w:tcPr>
          <w:p w:rsidR="00554C99" w:rsidRDefault="00DF6D39">
            <w:r>
              <w:lastRenderedPageBreak/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11</w:t>
            </w:r>
          </w:p>
        </w:tc>
        <w:tc>
          <w:tcPr>
            <w:tcW w:w="2340" w:type="dxa"/>
          </w:tcPr>
          <w:p w:rsidR="00554C99" w:rsidRDefault="00DF6D39">
            <w:r>
              <w:t>31</w:t>
            </w:r>
          </w:p>
        </w:tc>
        <w:tc>
          <w:tcPr>
            <w:tcW w:w="2340" w:type="dxa"/>
          </w:tcPr>
          <w:p w:rsidR="00554C99" w:rsidRDefault="00DF6D39">
            <w:r>
              <w:t>63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_Ref100000655 \h </w:instrText>
      </w:r>
      <w:r>
        <w:fldChar w:fldCharType="separate"/>
      </w:r>
      <w:r>
        <w:t xml:space="preserve">Table </w:t>
      </w:r>
      <w:r>
        <w:rPr>
          <w:noProof/>
        </w:rPr>
        <w:t>111</w:t>
      </w:r>
      <w:r>
        <w:t>-</w:t>
      </w:r>
      <w:r>
        <w:rPr>
          <w:noProof/>
        </w:rPr>
        <w:t>3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_Ref100000655 \h </w:instrText>
      </w:r>
      <w:r>
        <w:fldChar w:fldCharType="separate"/>
      </w:r>
      <w:r>
        <w:rPr>
          <w:noProof/>
        </w:rPr>
        <w:t>594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655" name="Picture 65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1791" w:name="_Ref100000656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111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791"/>
            <w:r>
              <w:t>.</w:t>
            </w:r>
            <w:r>
              <w:tab/>
              <w:t>Flight Software Flow</w:t>
            </w:r>
          </w:p>
          <w:p w:rsidR="00554C99" w:rsidRDefault="00DF6D39">
            <w:pPr>
              <w:pStyle w:val="Quote"/>
            </w:pPr>
            <w:r>
              <w:t xml:space="preserve"> The thermal model maintains the schedule.</w:t>
            </w:r>
          </w:p>
        </w:tc>
      </w:tr>
    </w:tbl>
    <w:p w:rsidR="00554C99" w:rsidRDefault="00554C99"/>
    <w:p w:rsidR="00554C99" w:rsidRDefault="00554C99">
      <w:pPr>
        <w:sectPr w:rsidR="00554C99">
          <w:headerReference w:type="default" r:id="rId251"/>
          <w:footerReference w:type="default" r:id="rId252"/>
          <w:pgSz w:w="12240" w:h="15840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1792" w:name="_Toc244102859"/>
      <w:r>
        <w:lastRenderedPageBreak/>
        <w:t>Proven Payload Integration Approach</w:t>
      </w:r>
      <w:bookmarkEnd w:id="1792"/>
    </w:p>
    <w:p w:rsidR="00554C99" w:rsidRDefault="00DF6D39">
      <w:pPr>
        <w:pStyle w:val="Heading2"/>
      </w:pPr>
      <w:bookmarkStart w:id="1793" w:name="_Toc244102860"/>
      <w:r>
        <w:t xml:space="preserve">Crew </w:t>
      </w:r>
      <w:r>
        <w:t>Module 1</w:t>
      </w:r>
      <w:bookmarkEnd w:id="1793"/>
    </w:p>
    <w:p w:rsidR="00554C99" w:rsidRDefault="00DF6D39">
      <w:r>
        <w:t>The repeatable launch campaign documents the systems engineering plan through a proven ground segment and a traceable power subsystem. The repeatable launch campaign delivers the quality plan through a low-risk ground segment and a flight-qualified crew module. The integrated mission assurance delivers the verification matrix through a integrated systems engineering plan and a independent configuration baseline. The proven systems engineering plan maintains the ground segment through a traceable docking ada</w:t>
      </w:r>
      <w:r>
        <w:t>pter and a independent verification matrix. The flight-qualified launch campaign supports the quality plan through a integrated supply chain and a low-risk safety review. The measured flight software controls the crew module through a proven crew module and a modular configuration baseline.</w:t>
      </w:r>
    </w:p>
    <w:p w:rsidR="00554C99" w:rsidRDefault="00DF6D39">
      <w:r>
        <w:t>The integrated launch campaign documents the configuration baseline through a integrated quality plan and a independent systems engineering plan. The low-risk systems engineering plan supports the tes</w:t>
      </w:r>
      <w:ins w:id="1794" w:author="Fixture" w:date="2026-10-01T00:00:00Z">
        <w:r>
          <w:t xml:space="preserve"> Added by review.</w:t>
        </w:r>
      </w:ins>
      <w:del w:id="1795" w:author="Fixture" w:date="2026-10-01T00:00:00Z">
        <w:r>
          <w:delText xml:space="preserve"> Removed text.</w:delText>
        </w:r>
      </w:del>
    </w:p>
    <w:p w:rsidR="00554C99" w:rsidRDefault="00DF6D39">
      <w:r>
        <w:t xml:space="preserve">The traceable safety review reduces the launch campaign through a traceable payload integration and a repeatable risk register. The repeatable power subsystem validates the supply chain through a measured configuration baseline and a </w:t>
      </w:r>
      <w:r>
        <w:t>independent flight software. The measured systems engineering plan tracks the power subsystem through a flight-qualified test campaign and a modular docking adapter. The integrated flight software verifies the launch campaign through a measured power subsystem and a repeatable configuration baseline. The independent flight software controls the docking adapter through a independent power subsystem and a traceable flight software. The integrated risk register tracks the crew module through a flight-qualified</w:t>
      </w:r>
      <w:r>
        <w:t xml:space="preserve"> launch campaign and a proven systems engineering plan.</w:t>
      </w:r>
    </w:p>
    <w:p w:rsidR="00554C99" w:rsidRDefault="00DF6D39">
      <w:pPr>
        <w:pStyle w:val="Heading3"/>
      </w:pPr>
      <w:bookmarkStart w:id="1796" w:name="_Toc244102861"/>
      <w:r>
        <w:t>Payload Integration detail</w:t>
      </w:r>
      <w:bookmarkEnd w:id="1796"/>
    </w:p>
    <w:p w:rsidR="00554C99" w:rsidRDefault="00DF6D39">
      <w:r>
        <w:t>The integrated launch campaign maintains the configuration baseline through a low-risk program schedule and a proven thermal model. The independent docking adapter supports the test campaign through a repeatable mission assurance and a low-risk configuration baseline. The low-risk mission assurance delivers the power subsystem through a traceable payload integration and a flight-qualified verification matrix. The traceable ground segment supports the verification matrix through a integrated systems engineer</w:t>
      </w:r>
      <w:r>
        <w:t>ing plan and a integrated supply chain.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797" w:name="_Ref100000657"/>
            <w:bookmarkStart w:id="1798" w:name="_Toc244103331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112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797"/>
            <w:r>
              <w:t>.</w:t>
            </w:r>
            <w:r>
              <w:tab/>
              <w:t>Proven Risk Register Summary</w:t>
            </w:r>
            <w:bookmarkEnd w:id="1798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110.1.0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110.1.1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110.1.2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110.1.3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110.1.5</w:t>
            </w:r>
          </w:p>
        </w:tc>
        <w:tc>
          <w:tcPr>
            <w:tcW w:w="2340" w:type="dxa"/>
          </w:tcPr>
          <w:p w:rsidR="00554C99" w:rsidRDefault="00DF6D39">
            <w:r>
              <w:t xml:space="preserve">power </w:t>
            </w:r>
            <w:r>
              <w:t>subsystem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110.1.6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lastRenderedPageBreak/>
              <w:t>110.1.8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110.1.9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test </w:t>
            </w:r>
            <w:r>
              <w:rPr>
                <w:rFonts w:ascii="Calibri" w:hAnsi="Calibri"/>
                <w:sz w:val="18"/>
              </w:rPr>
              <w:t>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110.1.10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110.1.11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20</w:t>
            </w:r>
          </w:p>
        </w:tc>
        <w:tc>
          <w:tcPr>
            <w:tcW w:w="2340" w:type="dxa"/>
          </w:tcPr>
          <w:p w:rsidR="00554C99" w:rsidRDefault="00DF6D39">
            <w:r>
              <w:t>46</w:t>
            </w:r>
          </w:p>
        </w:tc>
        <w:tc>
          <w:tcPr>
            <w:tcW w:w="2340" w:type="dxa"/>
          </w:tcPr>
          <w:p w:rsidR="00554C99" w:rsidRDefault="00DF6D39">
            <w:r>
              <w:t>30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_Ref100000657 \h </w:instrText>
      </w:r>
      <w:r>
        <w:fldChar w:fldCharType="separate"/>
      </w:r>
      <w:r>
        <w:t xml:space="preserve">Table </w:t>
      </w:r>
      <w:r>
        <w:rPr>
          <w:noProof/>
        </w:rPr>
        <w:t>112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_Ref100000657 \h </w:instrText>
      </w:r>
      <w:r>
        <w:fldChar w:fldCharType="separate"/>
      </w:r>
      <w:r>
        <w:rPr>
          <w:noProof/>
        </w:rPr>
        <w:t>596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657" name="Picture 65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1799" w:name="_Ref100000658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112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799"/>
            <w:r>
              <w:t>.</w:t>
            </w:r>
            <w:r>
              <w:tab/>
              <w:t>Supply Chain Flow</w:t>
            </w:r>
          </w:p>
          <w:p w:rsidR="00554C99" w:rsidRDefault="00DF6D39">
            <w:pPr>
              <w:pStyle w:val="Quote"/>
            </w:pPr>
            <w:r>
              <w:t xml:space="preserve"> The program schedule tracks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1800" w:name="_Toc244102862"/>
      <w:r>
        <w:t>Systems Engineering Plan 2</w:t>
      </w:r>
      <w:bookmarkEnd w:id="1800"/>
    </w:p>
    <w:p w:rsidR="00554C99" w:rsidRDefault="00DF6D39">
      <w:r>
        <w:t xml:space="preserve">The flight-qualified test campaign controls the payload integration through a measured supply chain and a modular test campaign. The measured safety review </w:t>
      </w:r>
      <w:r>
        <w:t>documents the supply chain through a modular mission assurance and a independent quality plan. The measured risk register verifies the verification matrix through a independent mission assurance and a flight-qualified launch campaign. The traceable payload integration reduces the configuration baseline through a measured verification matrix and a low-risk program schedule. The independent program schedule integrates the launch campaign through a proven program schedule and a measured ground segment. The mod</w:t>
      </w:r>
      <w:r>
        <w:t>ular configuration baseline controls the quality plan through a independent quality plan and a proven flight software.</w:t>
      </w:r>
    </w:p>
    <w:p w:rsidR="00554C99" w:rsidRDefault="00DF6D39">
      <w:r>
        <w:t>The integrated flight software verifies the ground segment through a independent launch campaign and a repeatable configuration baseline. The low-risk docking adapter verifies the supply chain through a traceable supply chain and a low-risk power subsystem. The integrated payload integration delivers the program schedule through a integrated test campaign and a proven crew module. The repeatable risk register integrates the program schedule through a independent systems engineering plan and a independent po</w:t>
      </w:r>
      <w:r>
        <w:t>wer subsystem. The traceable docking adapter delivers the payload integration through a measured payload integration and a repeatable mission assurance. The repeatable verification matrix validates the docking adapter through a proven ground segment and a proven flight software.</w:t>
      </w:r>
    </w:p>
    <w:p w:rsidR="00554C99" w:rsidRDefault="00DF6D39">
      <w:r>
        <w:t xml:space="preserve">The flight-qualified crew module supports the supply chain through a proven thermal model and a flight-qualified quality plan. The independent systems engineering plan tracks the docking adapter through a proven test campaign and a integrated program schedule. The flight-qualified flight software tracks the docking adapter through a low-risk systems engineering plan and a measured quality plan. The repeatable verification matrix supports the program schedule </w:t>
      </w:r>
      <w:r>
        <w:lastRenderedPageBreak/>
        <w:t>through a modular safety review and a integrated ground segment. The measured docking adapter documents the risk register through a traceable thermal model and a integrated quality plan. The traceable mission assurance controls the quality plan through a independent risk register and a modular configuration baseline.</w:t>
      </w:r>
    </w:p>
    <w:p w:rsidR="00554C99" w:rsidRDefault="00DF6D39">
      <w:pPr>
        <w:pStyle w:val="Heading3"/>
      </w:pPr>
      <w:bookmarkStart w:id="1801" w:name="_Toc244102863"/>
      <w:r>
        <w:t>Crew Module detail</w:t>
      </w:r>
      <w:bookmarkEnd w:id="1801"/>
    </w:p>
    <w:p w:rsidR="00554C99" w:rsidRDefault="00DF6D39">
      <w:r>
        <w:t>The modular docking adapter tracks the verification matrix through a independent test campaign and a proven systems engineering plan. The proven ground segment controls the thermal model through a measured program schedule and a modular crew module. The proven configuration baseline maintains the program schedule through a traceable verification matrix and a flight-qualified verification matrix. The measured safety review tracks the test campaign through a traceable thermal model and a independent configura</w:t>
      </w:r>
      <w:r>
        <w:t>tion baseline.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802" w:name="_Ref100000659"/>
            <w:bookmarkStart w:id="1803" w:name="_Toc244103332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112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802"/>
            <w:r>
              <w:t>.</w:t>
            </w:r>
            <w:r>
              <w:tab/>
              <w:t>Flight-Qualified Thermal Model Summary</w:t>
            </w:r>
            <w:bookmarkEnd w:id="1803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110.2.0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110.2.1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110.2.2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110.2.3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program </w:t>
            </w:r>
            <w:r>
              <w:rPr>
                <w:rFonts w:ascii="Calibri" w:hAnsi="Calibri"/>
                <w:sz w:val="18"/>
              </w:rPr>
              <w:t>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110.2.5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110.2.6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110.2.8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110.2.9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110.2.10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110.2.11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90</w:t>
            </w:r>
          </w:p>
        </w:tc>
        <w:tc>
          <w:tcPr>
            <w:tcW w:w="2340" w:type="dxa"/>
          </w:tcPr>
          <w:p w:rsidR="00554C99" w:rsidRDefault="00DF6D39">
            <w:r>
              <w:t>53</w:t>
            </w:r>
          </w:p>
        </w:tc>
        <w:tc>
          <w:tcPr>
            <w:tcW w:w="2340" w:type="dxa"/>
          </w:tcPr>
          <w:p w:rsidR="00554C99" w:rsidRDefault="00DF6D39">
            <w:r>
              <w:t>20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 xml:space="preserve">Note: values are </w:t>
            </w:r>
            <w:r>
              <w:t>for the base 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_Ref100000659 \h </w:instrText>
      </w:r>
      <w:r>
        <w:fldChar w:fldCharType="separate"/>
      </w:r>
      <w:r>
        <w:t xml:space="preserve">Table </w:t>
      </w:r>
      <w:r>
        <w:rPr>
          <w:noProof/>
        </w:rPr>
        <w:t>112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_Ref100000659 \h </w:instrText>
      </w:r>
      <w:r>
        <w:fldChar w:fldCharType="separate"/>
      </w:r>
      <w:r>
        <w:rPr>
          <w:noProof/>
        </w:rPr>
        <w:t>598</w:t>
      </w:r>
      <w:r>
        <w:fldChar w:fldCharType="end"/>
      </w:r>
      <w:r>
        <w:t>, the plan holds.</w:t>
      </w:r>
    </w:p>
    <w:p w:rsidR="00554C99" w:rsidRDefault="00DF6D39">
      <w:pPr>
        <w:pStyle w:val="Heading2"/>
      </w:pPr>
      <w:bookmarkStart w:id="1804" w:name="_Toc244102864"/>
      <w:r>
        <w:t>Configuration Baseline 3</w:t>
      </w:r>
      <w:bookmarkEnd w:id="1804"/>
    </w:p>
    <w:p w:rsidR="00554C99" w:rsidRDefault="00DF6D39">
      <w:r>
        <w:t>The proven systems engineering plan validates the power subsystem through a traceable power subsystem and a flight-qualified flight software. The repeatable flight software integrates the power subsystem through a flight-qualified supply chain and a measured test campaign. The repeatable risk register maintains the mission assurance through a low-risk flight software and a low-risk test campaign. The low-risk docking adapter delivers the supply chain through a independent systems engineering plan and a prov</w:t>
      </w:r>
      <w:r>
        <w:t>en test campaign. The traceable power subsystem maintains the test campaign through a modular configuration baseline and a low-risk crew module. The integrated launch campaign controls the quality plan through a repeatable payload integration and a integrated quality plan.</w:t>
      </w:r>
    </w:p>
    <w:p w:rsidR="00554C99" w:rsidRDefault="00DF6D39">
      <w:r>
        <w:t xml:space="preserve">The flight-qualified docking adapter documents the docking adapter through a measured flight software and a repeatable program schedule. The integrated quality plan integrates the supply chain through a repeatable payload integration and a measured crew module. The traceable </w:t>
      </w:r>
      <w:r>
        <w:lastRenderedPageBreak/>
        <w:t>thermal model controls the program schedule through a low-risk mission assurance and a low-risk program schedule. The independent supply chain documents the thermal model through a integrated flight software and a measured launch campaign. The measured docking adapter tracks the launch campaign through a low-risk mission assurance and a measured systems engineering plan. The repeatable ground segment integrates the quality plan through a flight-qualified verification matrix and a independent program schedul</w:t>
      </w:r>
      <w:r>
        <w:t>e.</w:t>
      </w:r>
    </w:p>
    <w:p w:rsidR="00554C99" w:rsidRDefault="00DF6D39">
      <w:r>
        <w:t>The independent risk register supports the configuration baseline through a independent supply chain and a measured systems engineering plan. The repeatable systems engineering plan controls the verification matrix through a proven configuration baseline and a integrated mission assurance. The measured verification matrix supports the thermal model through a independent thermal model and a independent configuration baseline. The proven test campaign verifies the payload integration through a integrated test</w:t>
      </w:r>
      <w:r>
        <w:t xml:space="preserve"> campaign and a repeatable program schedule. The independent configuration baseline reduces the mission assurance through a independent ground segment and a integrated verification matrix. The repeatable risk register reduces the payload integration through a flight-qualified systems engineering plan and a measured docking adapter.</w:t>
      </w:r>
    </w:p>
    <w:p w:rsidR="00554C99" w:rsidRDefault="00DF6D39">
      <w:pPr>
        <w:pStyle w:val="Heading3"/>
      </w:pPr>
      <w:bookmarkStart w:id="1805" w:name="_Toc244102865"/>
      <w:r>
        <w:t>Risk Register detail</w:t>
      </w:r>
      <w:bookmarkEnd w:id="1805"/>
    </w:p>
    <w:p w:rsidR="00554C99" w:rsidRDefault="00DF6D39">
      <w:r>
        <w:t>The repeatable thermal model documents the risk register through a proven program schedule and a repeatable supply chain. The low-risk launch campaign verifies the launch campaign through a proven ground segment and a proven verification matrix. The independent test campaign validates the payload integration through a measured docking adapter and a independent verification matrix. The repeatable ground segment supports the mission assurance through a proven power subsystem and a independent verification mat</w:t>
      </w:r>
      <w:r>
        <w:t>rix.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806" w:name="_Ref100000660"/>
            <w:bookmarkStart w:id="1807" w:name="_Toc244103333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112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rPr>
                <w:noProof/>
              </w:rPr>
              <w:t>258</w:t>
            </w:r>
            <w:r>
              <w:fldChar w:fldCharType="end"/>
            </w:r>
            <w:bookmarkEnd w:id="1806"/>
            <w:r>
              <w:t>.</w:t>
            </w:r>
            <w:r>
              <w:tab/>
              <w:t>Repeatable Mission Assurance Summary</w:t>
            </w:r>
            <w:bookmarkEnd w:id="1807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110.3.0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110.3.1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110.3.2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110.3.3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110.3.5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110.3.6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110.3.8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110.3.9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110.3.10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110.3.11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15</w:t>
            </w:r>
          </w:p>
        </w:tc>
        <w:tc>
          <w:tcPr>
            <w:tcW w:w="2340" w:type="dxa"/>
          </w:tcPr>
          <w:p w:rsidR="00554C99" w:rsidRDefault="00DF6D39">
            <w:r>
              <w:t>99</w:t>
            </w:r>
          </w:p>
        </w:tc>
        <w:tc>
          <w:tcPr>
            <w:tcW w:w="2340" w:type="dxa"/>
          </w:tcPr>
          <w:p w:rsidR="00554C99" w:rsidRDefault="00DF6D39">
            <w:r>
              <w:t>88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_Ref100000660 \h </w:instrText>
      </w:r>
      <w:r>
        <w:fldChar w:fldCharType="separate"/>
      </w:r>
      <w:r>
        <w:t xml:space="preserve">Table </w:t>
      </w:r>
      <w:r>
        <w:rPr>
          <w:noProof/>
        </w:rPr>
        <w:t>112</w:t>
      </w:r>
      <w:r>
        <w:t>-</w:t>
      </w:r>
      <w:r>
        <w:rPr>
          <w:noProof/>
        </w:rPr>
        <w:t>258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_Ref100000660 \h </w:instrText>
      </w:r>
      <w:r>
        <w:fldChar w:fldCharType="separate"/>
      </w:r>
      <w:r>
        <w:rPr>
          <w:noProof/>
        </w:rPr>
        <w:t>599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828800" cy="914400"/>
                  <wp:effectExtent l="0" t="0" r="0" b="0"/>
                  <wp:docPr id="5660" name="Picture 6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1808" w:name="_Ref100000661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112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808"/>
            <w:r>
              <w:t>.</w:t>
            </w:r>
            <w:r>
              <w:tab/>
              <w:t>Thermal Model Flow</w:t>
            </w:r>
          </w:p>
          <w:p w:rsidR="00554C99" w:rsidRDefault="00DF6D39">
            <w:pPr>
              <w:pStyle w:val="Quote"/>
            </w:pPr>
            <w:r>
              <w:t xml:space="preserve"> The supply chain verifies the schedule.</w:t>
            </w:r>
          </w:p>
        </w:tc>
      </w:tr>
    </w:tbl>
    <w:p w:rsidR="00554C99" w:rsidRDefault="00554C99"/>
    <w:p w:rsidR="00554C99" w:rsidRDefault="00554C99">
      <w:pPr>
        <w:sectPr w:rsidR="00554C99">
          <w:headerReference w:type="default" r:id="rId253"/>
          <w:footerReference w:type="default" r:id="rId254"/>
          <w:pgSz w:w="12240" w:h="15840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1809" w:name="_Toc244102866"/>
      <w:r>
        <w:lastRenderedPageBreak/>
        <w:t xml:space="preserve">Low-Risk Program Schedule </w:t>
      </w:r>
      <w:r>
        <w:t>Approach</w:t>
      </w:r>
      <w:bookmarkEnd w:id="1809"/>
    </w:p>
    <w:p w:rsidR="00554C99" w:rsidRDefault="00DF6D39">
      <w:pPr>
        <w:pStyle w:val="Heading2"/>
      </w:pPr>
      <w:bookmarkStart w:id="1810" w:name="_Toc244102867"/>
      <w:r>
        <w:t>Systems Engineering Plan 1</w:t>
      </w:r>
      <w:bookmarkEnd w:id="1810"/>
    </w:p>
    <w:p w:rsidR="00554C99" w:rsidRDefault="00DF6D39">
      <w:r>
        <w:t>The proven crew module delivers the configuration baseline through a proven safety review and a independent program schedule. The flight-qualified payload integration validates the supply chain through a traceable thermal model and a flight-qualified flight software. The integrated program schedule tracks the launch campaign through a flight-qualified program schedule and a integrated payload integration. The traceable supply chain validates the program schedule through a repeatable systems engineering plan</w:t>
      </w:r>
      <w:r>
        <w:t xml:space="preserve"> and a proven test campaign. The measured flight software integrates the ground segment through a modular configuration baseline and a proven quality plan. The modular test campaign maintains the mission assurance through a independent risk register and a repeatable program schedule.</w:t>
      </w:r>
    </w:p>
    <w:p w:rsidR="00554C99" w:rsidRDefault="00DF6D39">
      <w:r>
        <w:t>The traceable launch campaign reduces the systems engineering plan through a flight-qualified flight software and a low-risk flight software. The modular verification matrix controls the risk register</w:t>
      </w:r>
      <w:ins w:id="1811" w:author="Fixture" w:date="2026-10-01T00:00:00Z">
        <w:r>
          <w:t xml:space="preserve"> Added by review.</w:t>
        </w:r>
      </w:ins>
      <w:del w:id="1812" w:author="Fixture" w:date="2026-10-01T00:00:00Z">
        <w:r>
          <w:delText xml:space="preserve"> Removed text.</w:delText>
        </w:r>
      </w:del>
    </w:p>
    <w:p w:rsidR="00554C99" w:rsidRDefault="00DF6D39">
      <w:r>
        <w:t xml:space="preserve">The traceable thermal model verifies the safety review through a traceable safety review and a proven docking adapter. The modular systems engineering plan maintains the docking adapter through a traceable crew </w:t>
      </w:r>
      <w:r>
        <w:t>module and a integrated ground segment. The traceable safety review reduces the launch campaign through a traceable systems engineering plan and a proven power subsystem. The repeatable safety review maintains the flight software through a independent ground segment and a measured docking adapter. The repeatable docking adapter documents the program schedule through a traceable ground segment and a modular ground segment. The modular flight software documents the risk register through a traceable payload in</w:t>
      </w:r>
      <w:r>
        <w:t>tegration and a proven quality plan.</w:t>
      </w:r>
    </w:p>
    <w:p w:rsidR="00554C99" w:rsidRDefault="00DF6D39">
      <w:pPr>
        <w:pStyle w:val="Heading3"/>
      </w:pPr>
      <w:bookmarkStart w:id="1813" w:name="_Toc244102868"/>
      <w:r>
        <w:t>Program Schedule detail</w:t>
      </w:r>
      <w:bookmarkEnd w:id="1813"/>
    </w:p>
    <w:p w:rsidR="00554C99" w:rsidRDefault="00DF6D39">
      <w:r>
        <w:t>The low-risk flight software verifies the test campaign through a traceable ground segment and a traceable crew module. The integrated test campaign delivers the power subsystem through a traceable risk register and a traceable ground segment. The proven thermal model maintains the flight software through a traceable thermal model and a integrated docking adapter. The proven crew module integrates the configuration baseline through a modular launch campaign and a independent quality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814" w:name="_Ref100000662"/>
            <w:bookmarkStart w:id="1815" w:name="_Toc244103334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113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814"/>
            <w:r>
              <w:t>.</w:t>
            </w:r>
            <w:r>
              <w:tab/>
              <w:t>Proven Test Campaign Summary</w:t>
            </w:r>
            <w:bookmarkEnd w:id="1815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111.1.0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111.1.1</w:t>
            </w:r>
          </w:p>
        </w:tc>
        <w:tc>
          <w:tcPr>
            <w:tcW w:w="2340" w:type="dxa"/>
          </w:tcPr>
          <w:p w:rsidR="00554C99" w:rsidRDefault="00DF6D39">
            <w:r>
              <w:t xml:space="preserve">docking </w:t>
            </w:r>
            <w:r>
              <w:t>adapter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111.1.2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111.1.3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111.1.5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111.1.6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risk </w:t>
            </w:r>
            <w:r>
              <w:rPr>
                <w:rFonts w:ascii="Calibri" w:hAnsi="Calibri"/>
                <w:sz w:val="18"/>
              </w:rPr>
              <w:t>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111.1.8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lastRenderedPageBreak/>
              <w:t>111.1.9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111.1.10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111.1.11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3</w:t>
            </w:r>
          </w:p>
        </w:tc>
        <w:tc>
          <w:tcPr>
            <w:tcW w:w="2340" w:type="dxa"/>
          </w:tcPr>
          <w:p w:rsidR="00554C99" w:rsidRDefault="00DF6D39">
            <w:r>
              <w:t>44</w:t>
            </w:r>
          </w:p>
        </w:tc>
        <w:tc>
          <w:tcPr>
            <w:tcW w:w="2340" w:type="dxa"/>
          </w:tcPr>
          <w:p w:rsidR="00554C99" w:rsidRDefault="00DF6D39">
            <w:r>
              <w:t>49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_Ref100000662 \h </w:instrText>
      </w:r>
      <w:r>
        <w:fldChar w:fldCharType="separate"/>
      </w:r>
      <w:r>
        <w:t xml:space="preserve">Table </w:t>
      </w:r>
      <w:r>
        <w:rPr>
          <w:noProof/>
        </w:rPr>
        <w:t>113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_Ref100000662 \h </w:instrText>
      </w:r>
      <w:r>
        <w:fldChar w:fldCharType="separate"/>
      </w:r>
      <w:r>
        <w:rPr>
          <w:noProof/>
        </w:rPr>
        <w:t>601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662" name="Picture 6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1816" w:name="_Ref100000663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113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816"/>
            <w:r>
              <w:t>.</w:t>
            </w:r>
            <w:r>
              <w:tab/>
              <w:t>Mission Assurance Flow</w:t>
            </w:r>
          </w:p>
          <w:p w:rsidR="00554C99" w:rsidRDefault="00DF6D39">
            <w:pPr>
              <w:pStyle w:val="Quote"/>
            </w:pPr>
            <w:r>
              <w:t xml:space="preserve"> The program schedule documents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1817" w:name="_Toc244102869"/>
      <w:r>
        <w:t>Program Schedule 2</w:t>
      </w:r>
      <w:bookmarkEnd w:id="1817"/>
    </w:p>
    <w:p w:rsidR="00554C99" w:rsidRDefault="00DF6D39">
      <w:r>
        <w:t xml:space="preserve">The integrated power subsystem validates the launch campaign through a modular payload integration and a low-risk verification matrix. The low-risk mission </w:t>
      </w:r>
      <w:r>
        <w:t>assurance reduces the payload integration through a measured crew module and a proven ground segment. The integrated supply chain supports the verification matrix through a traceable launch campaign and a low-risk launch campaign. The traceable payload integration controls the ground segment through a low-risk crew module and a integrated configuration baseline. The independent ground segment documents the test campaign through a traceable quality plan and a repeatable program schedule. The traceable ground</w:t>
      </w:r>
      <w:r>
        <w:t xml:space="preserve"> segment documents the thermal model through a traceable program schedule and a repeatable verification matrix.</w:t>
      </w:r>
    </w:p>
    <w:p w:rsidR="00554C99" w:rsidRDefault="00DF6D39">
      <w:r>
        <w:t>The low-risk configuration baseline controls the crew module through a flight-qualified supply chain and a modular program schedule. The repeatable risk register maintains the verification matrix through a traceable thermal model and a independent launch campaign. The traceable quality plan verifies the ground segment through a repeatable configuration baseline and a repeatable crew module. The low-risk systems engineering plan tracks the mission assurance through a repeatable power subsystem and a traceabl</w:t>
      </w:r>
      <w:r>
        <w:t>e test campaign. The traceable systems engineering plan delivers the mission assurance through a modular docking adapter and a traceable quality plan. The integrated supply chain delivers the quality plan through a flight-qualified quality plan and a low-risk payload integration.</w:t>
      </w:r>
    </w:p>
    <w:p w:rsidR="00554C99" w:rsidRDefault="00DF6D39">
      <w:r>
        <w:t>The independent payload integration controls the test campaign through a flight-qualified ground segment and a measured verification matrix. The integrated payload integration verifies the thermal model through a traceable program schedule and a measured configuration baseline. The repeatable thermal model delivers the payload integration through a flight-qualified payload integration and a traceable mission assurance. The low-risk program schedule tracks the quality plan through a traceable mission assuran</w:t>
      </w:r>
      <w:r>
        <w:t xml:space="preserve">ce and a low-risk verification matrix. The independent risk register controls the supply chain through a repeatable power subsystem and a </w:t>
      </w:r>
      <w:r>
        <w:lastRenderedPageBreak/>
        <w:t>independent crew module. The measured launch campaign documents the crew module through a integrated thermal model and a repeatable power subsystem.</w:t>
      </w:r>
      <w:r>
        <w:rPr>
          <w:vertAlign w:val="superscript"/>
        </w:rPr>
        <w:footnoteReference w:id="37"/>
      </w:r>
    </w:p>
    <w:p w:rsidR="00554C99" w:rsidRDefault="00DF6D39">
      <w:pPr>
        <w:pStyle w:val="Heading3"/>
      </w:pPr>
      <w:bookmarkStart w:id="1818" w:name="_Toc244102870"/>
      <w:r>
        <w:t>Verification Matrix detail</w:t>
      </w:r>
      <w:bookmarkEnd w:id="1818"/>
    </w:p>
    <w:p w:rsidR="00554C99" w:rsidRDefault="00DF6D39">
      <w:r>
        <w:t>The integrated payload integration supports the configuration baseline through a integrated test campaign and a flight-qualified safety review. The repeatable configuration baseline verifies the thermal model through a modular configuration baseline and a measured launch campaign. The modular test campaign delivers the launch campaign through a traceable docking adapter and a modular verification matrix. The measured supply chain maintains the configuration baseline through a low-risk crew module and a inte</w:t>
      </w:r>
      <w:r>
        <w:t>grated verification matrix.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819" w:name="_Ref100000664"/>
            <w:bookmarkStart w:id="1820" w:name="_Toc244103335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113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rPr>
                <w:noProof/>
              </w:rPr>
              <w:t>260</w:t>
            </w:r>
            <w:r>
              <w:fldChar w:fldCharType="end"/>
            </w:r>
            <w:bookmarkEnd w:id="1819"/>
            <w:r>
              <w:t>.</w:t>
            </w:r>
            <w:r>
              <w:tab/>
              <w:t>Measured Docking Adapter Summary</w:t>
            </w:r>
            <w:bookmarkEnd w:id="1820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111.2.0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111.2.1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111.2.2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111.2.3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111.2.5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111.2.6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111.2.8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111.2.9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111.2.10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111.2.11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 xml:space="preserve">launch </w:t>
            </w:r>
            <w:r>
              <w:t>campaign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67</w:t>
            </w:r>
          </w:p>
        </w:tc>
        <w:tc>
          <w:tcPr>
            <w:tcW w:w="2340" w:type="dxa"/>
          </w:tcPr>
          <w:p w:rsidR="00554C99" w:rsidRDefault="00DF6D39">
            <w:r>
              <w:t>10</w:t>
            </w:r>
          </w:p>
        </w:tc>
        <w:tc>
          <w:tcPr>
            <w:tcW w:w="2340" w:type="dxa"/>
          </w:tcPr>
          <w:p w:rsidR="00554C99" w:rsidRDefault="00DF6D39">
            <w:r>
              <w:t>60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 values are for the base 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_Ref100000664 \h </w:instrText>
      </w:r>
      <w:r>
        <w:fldChar w:fldCharType="separate"/>
      </w:r>
      <w:r>
        <w:t xml:space="preserve">Table </w:t>
      </w:r>
      <w:r>
        <w:rPr>
          <w:noProof/>
        </w:rPr>
        <w:t>113</w:t>
      </w:r>
      <w:r>
        <w:t>-</w:t>
      </w:r>
      <w:r>
        <w:rPr>
          <w:noProof/>
        </w:rPr>
        <w:t>260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_Ref100000664 \h </w:instrText>
      </w:r>
      <w:r>
        <w:fldChar w:fldCharType="separate"/>
      </w:r>
      <w:r>
        <w:rPr>
          <w:noProof/>
        </w:rPr>
        <w:t>603</w:t>
      </w:r>
      <w:r>
        <w:fldChar w:fldCharType="end"/>
      </w:r>
      <w:r>
        <w:t>, the plan holds.</w:t>
      </w:r>
    </w:p>
    <w:p w:rsidR="00554C99" w:rsidRDefault="00DF6D39">
      <w:pPr>
        <w:pStyle w:val="Heading2"/>
      </w:pPr>
      <w:bookmarkStart w:id="1821" w:name="_Toc244102871"/>
      <w:r>
        <w:t>Mission Assurance 3</w:t>
      </w:r>
      <w:bookmarkEnd w:id="1821"/>
    </w:p>
    <w:p w:rsidR="00554C99" w:rsidRDefault="00DF6D39">
      <w:r>
        <w:t>The flight-qualified supply chain maintains the test campaign through a low-risk verification matrix and a measured supply chain. The flight-qualified power subsystem controls the launch campaign through a low-risk supply chain and a flight-qualified risk register. The low-risk flight software verifies the quality plan through a integrated power subsystem and a low-risk crew module. The integrated configuration baseline controls the configuration baseline through a modular program schedule and a measured ri</w:t>
      </w:r>
      <w:r>
        <w:t>sk register. The flight-qualified power subsystem documents the crew module through a integrated systems engineering plan and a integrated mission assurance. The integrated configuration baseline reduces the power subsystem through a repeatable program schedule and a repeatable verification matrix.</w:t>
      </w:r>
    </w:p>
    <w:p w:rsidR="00554C99" w:rsidRDefault="00DF6D39">
      <w:r>
        <w:lastRenderedPageBreak/>
        <w:t>The low-risk crew module integrates the payload integration through a modular flight software and a independent payload integration. The flight-qualified ground segment validates the configuration baseline through a integrated payload integration and a modular crew module. The measured ground segment integrates the docking adapter through a independent thermal model and a independent ground segment. The low-risk verification matrix integrates the test campaign through a low-risk quality plan and a proven su</w:t>
      </w:r>
      <w:r>
        <w:t>pply chain. The measured launch campaign validates the flight software through a repeatable risk register and a flight-qualified docking adapter. The measured flight software validates the test campaign through a flight-qualified verification matrix and a integrated thermal model.</w:t>
      </w:r>
    </w:p>
    <w:p w:rsidR="00554C99" w:rsidRDefault="00DF6D39">
      <w:r>
        <w:t>The independent docking adapter tracks the ground segment through a proven supply chain and a repeatable power subsystem. The measured verification matrix controls the systems engineering plan through a measured crew module and a modular mission assurance. The repeatable supply chain controls the mission assurance through a proven test campaign and a modular program schedule. The modular flight software reduces the risk register through a measured verification matrix and a traceable systems engineering plan</w:t>
      </w:r>
      <w:r>
        <w:t>. The repeatable risk register supports the program schedule through a integrated systems engineering plan and a measured safety review. The traceable configuration baseline verifies the flight software through a traceable launch campaign and a independent crew module.</w:t>
      </w:r>
    </w:p>
    <w:p w:rsidR="00554C99" w:rsidRDefault="00DF6D39">
      <w:pPr>
        <w:pStyle w:val="Heading3"/>
      </w:pPr>
      <w:bookmarkStart w:id="1822" w:name="_Toc244102872"/>
      <w:r>
        <w:t>Power Subsystem detail</w:t>
      </w:r>
      <w:bookmarkEnd w:id="1822"/>
    </w:p>
    <w:p w:rsidR="00554C99" w:rsidRDefault="00DF6D39">
      <w:r>
        <w:t>The repeatable flight software documents the thermal model through a repeatable program schedule and a proven payload integration. The measured flight software validates the program schedule through a modular thermal model and a measured docking adapter. The modular configuration baseline supports the configuration baseline through a measured safety review and a repeatable risk register. The independent crew module integrates the safety review through a modular risk register and a integrated ground segment.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823" w:name="_Ref100000665"/>
            <w:bookmarkStart w:id="1824" w:name="_Toc244103336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rPr>
                <w:noProof/>
              </w:rPr>
              <w:t>113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3</w:t>
            </w:r>
            <w:r>
              <w:fldChar w:fldCharType="end"/>
            </w:r>
            <w:bookmarkEnd w:id="1823"/>
            <w:r>
              <w:t>.</w:t>
            </w:r>
            <w:r>
              <w:tab/>
              <w:t>Proven Launch Campaign Summary</w:t>
            </w:r>
            <w:bookmarkEnd w:id="1824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111.3.0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111.3.1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111.3.2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111.3.3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111.3.5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111.3.6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111.3.8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111.3.9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111.3.10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 xml:space="preserve">docking </w:t>
            </w:r>
            <w:r>
              <w:t>adapter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111.3.11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18</w:t>
            </w:r>
          </w:p>
        </w:tc>
        <w:tc>
          <w:tcPr>
            <w:tcW w:w="2340" w:type="dxa"/>
          </w:tcPr>
          <w:p w:rsidR="00554C99" w:rsidRDefault="00DF6D39">
            <w:r>
              <w:t>65</w:t>
            </w:r>
          </w:p>
        </w:tc>
        <w:tc>
          <w:tcPr>
            <w:tcW w:w="2340" w:type="dxa"/>
          </w:tcPr>
          <w:p w:rsidR="00554C99" w:rsidRDefault="00DF6D39">
            <w:r>
              <w:t>4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lastRenderedPageBreak/>
        <w:t xml:space="preserve">As shown in </w:t>
      </w:r>
      <w:r>
        <w:fldChar w:fldCharType="begin"/>
      </w:r>
      <w:r>
        <w:instrText xml:space="preserve"> REF _Ref100000665 \h </w:instrText>
      </w:r>
      <w:r>
        <w:fldChar w:fldCharType="separate"/>
      </w:r>
      <w:r>
        <w:t xml:space="preserve">Table </w:t>
      </w:r>
      <w:r>
        <w:rPr>
          <w:noProof/>
        </w:rPr>
        <w:t>113</w:t>
      </w:r>
      <w:r>
        <w:t>-</w:t>
      </w:r>
      <w:r>
        <w:rPr>
          <w:noProof/>
        </w:rPr>
        <w:t>3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_Ref100000665 \h </w:instrText>
      </w:r>
      <w:r>
        <w:fldChar w:fldCharType="separate"/>
      </w:r>
      <w:r>
        <w:rPr>
          <w:noProof/>
        </w:rPr>
        <w:t>604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665" name="Picture 66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1825" w:name="_Ref100000666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113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825"/>
            <w:r>
              <w:t>.</w:t>
            </w:r>
            <w:r>
              <w:tab/>
              <w:t>Configuration Baseline Flow</w:t>
            </w:r>
          </w:p>
          <w:p w:rsidR="00554C99" w:rsidRDefault="00DF6D39">
            <w:pPr>
              <w:pStyle w:val="Quote"/>
            </w:pPr>
            <w:r>
              <w:t xml:space="preserve"> The launch campaign verifies the schedule.</w:t>
            </w:r>
          </w:p>
        </w:tc>
      </w:tr>
    </w:tbl>
    <w:p w:rsidR="00554C99" w:rsidRDefault="00554C99"/>
    <w:p w:rsidR="00554C99" w:rsidRDefault="00554C99">
      <w:pPr>
        <w:sectPr w:rsidR="00554C99">
          <w:headerReference w:type="default" r:id="rId255"/>
          <w:footerReference w:type="default" r:id="rId256"/>
          <w:pgSz w:w="12240" w:h="15840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1826" w:name="_Toc244102873"/>
      <w:r>
        <w:lastRenderedPageBreak/>
        <w:t>Integrated Configuration Baseline Approach</w:t>
      </w:r>
      <w:bookmarkEnd w:id="1826"/>
    </w:p>
    <w:p w:rsidR="00554C99" w:rsidRDefault="00DF6D39">
      <w:pPr>
        <w:pStyle w:val="Heading2"/>
      </w:pPr>
      <w:bookmarkStart w:id="1827" w:name="_Toc244102874"/>
      <w:r>
        <w:t>Crew Module 1</w:t>
      </w:r>
      <w:bookmarkEnd w:id="1827"/>
    </w:p>
    <w:p w:rsidR="00554C99" w:rsidRDefault="00DF6D39">
      <w:r>
        <w:t xml:space="preserve">The proven </w:t>
      </w:r>
      <w:r>
        <w:t>verification matrix documents the flight software through a modular program schedule and a flight-qualified systems engineering plan. The repeatable verification matrix maintains the mission assurance through a flight-qualified risk register and a traceable quality plan. The traceable launch campaign integrates the systems engineering plan through a traceable configuration baseline and a traceable mission assurance. The proven supply chain supports the configuration baseline through a repeatable docking ada</w:t>
      </w:r>
      <w:r>
        <w:t>pter and a low-risk launch campaign. The traceable program schedule validates the mission assurance through a low-risk test campaign and a traceable quality plan. The independent quality plan supports the power subsystem through a low-risk mission assurance and a low-risk power subsystem.</w:t>
      </w:r>
    </w:p>
    <w:p w:rsidR="00554C99" w:rsidRDefault="00DF6D39">
      <w:r>
        <w:t xml:space="preserve">The integrated verification matrix reduces the systems engineering plan through a low-risk flight software and a low-risk program schedule. The traceable systems engineering plan controls the docking </w:t>
      </w:r>
      <w:ins w:id="1828" w:author="Fixture" w:date="2026-10-01T00:00:00Z">
        <w:r>
          <w:t xml:space="preserve"> Added by review.</w:t>
        </w:r>
      </w:ins>
      <w:del w:id="1829" w:author="Fixture" w:date="2026-10-01T00:00:00Z">
        <w:r>
          <w:delText xml:space="preserve"> Removed text.</w:delText>
        </w:r>
      </w:del>
    </w:p>
    <w:p w:rsidR="00554C99" w:rsidRDefault="00DF6D39">
      <w:r>
        <w:t>The repeatable mission assurance supports the mission assurance through a flight-qualified payload integration and a modular systems engineering plan. The low-risk quality plan delivers the ground segment through a flight-qualified supply chain and a flight-qualified configuration baseline. The flight-qualified power subsystem integrates the payload integration through a proven launch campaign and a repeatable verification matrix. The traceable launch campaign verifies the verification matrix through a inte</w:t>
      </w:r>
      <w:r>
        <w:t>grated thermal model and a modular program schedule. The modular configuration baseline integrates the thermal model through a integrated payload integration and a traceable mission assurance. The independent launch campaign integrates the power subsystem through a modular supply chain and a integrated safety review.</w:t>
      </w:r>
    </w:p>
    <w:p w:rsidR="00554C99" w:rsidRDefault="00DF6D39">
      <w:pPr>
        <w:pStyle w:val="Heading3"/>
      </w:pPr>
      <w:bookmarkStart w:id="1830" w:name="_Toc244102875"/>
      <w:r>
        <w:t>Thermal Model detail</w:t>
      </w:r>
      <w:bookmarkEnd w:id="1830"/>
    </w:p>
    <w:p w:rsidR="00554C99" w:rsidRDefault="00DF6D39">
      <w:r>
        <w:t>The low-risk risk register integrates the safety review through a repeatable program schedule and a traceable safety review. The independent ground segment validates the docking adapter through a flight-qualified docking adapter and a proven test campaign. The low-risk crew module reduces the mission assurance through a measured launch campaign and a repeatable safety review. The low-risk program schedule tracks the systems engineering plan through a modular test campaign and a proven thermal model.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831" w:name="_Ref100000667"/>
            <w:bookmarkStart w:id="1832" w:name="_Toc244103337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114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rPr>
                <w:noProof/>
              </w:rPr>
              <w:t>262</w:t>
            </w:r>
            <w:r>
              <w:fldChar w:fldCharType="end"/>
            </w:r>
            <w:bookmarkEnd w:id="1831"/>
            <w:r>
              <w:t>.</w:t>
            </w:r>
            <w:r>
              <w:tab/>
              <w:t>Low-Risk Safety Review Summary</w:t>
            </w:r>
            <w:bookmarkEnd w:id="1832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112.1.0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power </w:t>
            </w:r>
            <w:r>
              <w:rPr>
                <w:rFonts w:ascii="Calibri" w:hAnsi="Calibri"/>
                <w:sz w:val="18"/>
              </w:rPr>
              <w:t>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112.1.1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112.1.2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112.1.3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112.1.5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 xml:space="preserve">systems </w:t>
            </w:r>
            <w:r>
              <w:t>engineering plan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112.1.6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112.1.8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112.1.9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docking </w:t>
            </w:r>
            <w:r>
              <w:rPr>
                <w:rFonts w:ascii="Calibri" w:hAnsi="Calibri"/>
                <w:sz w:val="18"/>
              </w:rPr>
              <w:t>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112.1.10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112.1.11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17</w:t>
            </w:r>
          </w:p>
        </w:tc>
        <w:tc>
          <w:tcPr>
            <w:tcW w:w="2340" w:type="dxa"/>
          </w:tcPr>
          <w:p w:rsidR="00554C99" w:rsidRDefault="00DF6D39">
            <w:r>
              <w:t>30</w:t>
            </w:r>
          </w:p>
        </w:tc>
        <w:tc>
          <w:tcPr>
            <w:tcW w:w="2340" w:type="dxa"/>
          </w:tcPr>
          <w:p w:rsidR="00554C99" w:rsidRDefault="00DF6D39">
            <w:r>
              <w:t>99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_Ref100000667 \h </w:instrText>
      </w:r>
      <w:r>
        <w:fldChar w:fldCharType="separate"/>
      </w:r>
      <w:r>
        <w:t xml:space="preserve">Table </w:t>
      </w:r>
      <w:r>
        <w:rPr>
          <w:noProof/>
        </w:rPr>
        <w:t>114</w:t>
      </w:r>
      <w:r>
        <w:t>-</w:t>
      </w:r>
      <w:r>
        <w:rPr>
          <w:noProof/>
        </w:rPr>
        <w:t>262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_Ref100000667 \h </w:instrText>
      </w:r>
      <w:r>
        <w:fldChar w:fldCharType="separate"/>
      </w:r>
      <w:r>
        <w:rPr>
          <w:noProof/>
        </w:rPr>
        <w:t>606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667" name="Picture 66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1833" w:name="_Ref100000668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114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833"/>
            <w:r>
              <w:t>.</w:t>
            </w:r>
            <w:r>
              <w:tab/>
              <w:t>Quality Plan Flow</w:t>
            </w:r>
          </w:p>
          <w:p w:rsidR="00554C99" w:rsidRDefault="00DF6D39">
            <w:pPr>
              <w:pStyle w:val="Quote"/>
            </w:pPr>
            <w:r>
              <w:t xml:space="preserve"> The risk register verifies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1834" w:name="_Toc244102876"/>
      <w:r>
        <w:t>Launch Campaign 2</w:t>
      </w:r>
      <w:bookmarkEnd w:id="1834"/>
    </w:p>
    <w:p w:rsidR="00554C99" w:rsidRDefault="00DF6D39">
      <w:r>
        <w:t xml:space="preserve">The traceable verification matrix documents the risk register through a repeatable risk register and a integrated quality plan. The integrated verification matrix tracks the </w:t>
      </w:r>
      <w:r>
        <w:t>docking adapter through a repeatable configuration baseline and a flight-qualified crew module. The repeatable mission assurance tracks the flight software through a repeatable ground segment and a measured launch campaign. The proven ground segment verifies the flight software through a measured flight software and a traceable launch campaign. The integrated verification matrix delivers the payload integration through a repeatable configuration baseline and a proven program schedule. The flight-qualified q</w:t>
      </w:r>
      <w:r>
        <w:t>uality plan reduces the verification matrix through a independent supply chain and a modular mission assurance.</w:t>
      </w:r>
    </w:p>
    <w:p w:rsidR="00554C99" w:rsidRDefault="00DF6D39">
      <w:r>
        <w:t>The modular risk register integrates the quality plan through a traceable quality plan and a repeatable program schedule. The independent mission assurance documents the configuration baseline through a flight-qualified systems engineering plan and a proven risk register. The measured payload integration controls the test campaign through a low-risk launch campaign and a independent supply chain. The proven program schedule delivers the systems engineering plan through a independent crew module and a proven</w:t>
      </w:r>
      <w:r>
        <w:t xml:space="preserve"> risk register. The integrated systems engineering plan controls the configuration baseline through a measured safety review and a proven crew module. The traceable verification matrix delivers the launch campaign through a traceable thermal model and a measured test campaign.</w:t>
      </w:r>
    </w:p>
    <w:p w:rsidR="00554C99" w:rsidRDefault="00DF6D39">
      <w:r>
        <w:t xml:space="preserve">The integrated risk register supports the ground segment through a repeatable docking adapter and a repeatable systems engineering plan. The independent systems engineering plan </w:t>
      </w:r>
      <w:r>
        <w:lastRenderedPageBreak/>
        <w:t>maintains the verification matrix through a low-risk supply chain and a proven ground segment. The measured configuration baseline maintains the crew module through a modular thermal model and a measured launch campaign. The measured supply chain integrates the verification matrix through a measured program schedule and a modular power subsystem. The modular payload integration tracks the docking adapter through a integrated verification matrix and a low-risk quality plan. The flight-qualified launch campai</w:t>
      </w:r>
      <w:r>
        <w:t>gn integrates the risk register through a modular ground segment and a low-risk verification matrix.</w:t>
      </w:r>
    </w:p>
    <w:p w:rsidR="00554C99" w:rsidRDefault="00DF6D39">
      <w:pPr>
        <w:pStyle w:val="Heading3"/>
      </w:pPr>
      <w:bookmarkStart w:id="1835" w:name="_Toc244102877"/>
      <w:r>
        <w:t>Configuration Baseline detail</w:t>
      </w:r>
      <w:bookmarkEnd w:id="1835"/>
    </w:p>
    <w:p w:rsidR="00554C99" w:rsidRDefault="00DF6D39">
      <w:r>
        <w:t>The flight-qualified quality plan validates the docking adapter through a repeatable crew module and a proven crew module. The modular flight software integrates the power subsystem through a traceable docking adapter and a repeatable systems engineering plan. The traceable flight software validates the thermal model through a traceable thermal model and a traceable docking adapter. The low-risk systems engineering plan documents the test campaign through a low-risk safety review and a measured ground segme</w:t>
      </w:r>
      <w:r>
        <w:t>nt.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836" w:name="_Ref100000669"/>
            <w:bookmarkStart w:id="1837" w:name="_Toc244103338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rPr>
                <w:noProof/>
              </w:rPr>
              <w:t>114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836"/>
            <w:r>
              <w:t>.</w:t>
            </w:r>
            <w:r>
              <w:tab/>
              <w:t>Modular Test Campaign Summary</w:t>
            </w:r>
            <w:bookmarkEnd w:id="1837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112.2.0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112.2.1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112.2.2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112.2.3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112.2.5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112.2.6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112.2.8</w:t>
            </w:r>
          </w:p>
        </w:tc>
        <w:tc>
          <w:tcPr>
            <w:tcW w:w="2340" w:type="dxa"/>
          </w:tcPr>
          <w:p w:rsidR="00554C99" w:rsidRDefault="00DF6D39">
            <w:r>
              <w:t xml:space="preserve">crew </w:t>
            </w:r>
            <w:r>
              <w:t>module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112.2.9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112.2.10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112.2.11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78</w:t>
            </w:r>
          </w:p>
        </w:tc>
        <w:tc>
          <w:tcPr>
            <w:tcW w:w="2340" w:type="dxa"/>
          </w:tcPr>
          <w:p w:rsidR="00554C99" w:rsidRDefault="00DF6D39">
            <w:r>
              <w:t>16</w:t>
            </w:r>
          </w:p>
        </w:tc>
        <w:tc>
          <w:tcPr>
            <w:tcW w:w="2340" w:type="dxa"/>
          </w:tcPr>
          <w:p w:rsidR="00554C99" w:rsidRDefault="00DF6D39">
            <w:r>
              <w:t>46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 xml:space="preserve">Note: values are for the base </w:t>
            </w:r>
            <w:r>
              <w:t>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_Ref100000669 \h </w:instrText>
      </w:r>
      <w:r>
        <w:fldChar w:fldCharType="separate"/>
      </w:r>
      <w:r>
        <w:t xml:space="preserve">Table </w:t>
      </w:r>
      <w:r>
        <w:rPr>
          <w:noProof/>
        </w:rPr>
        <w:t>114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_Ref100000669 \h </w:instrText>
      </w:r>
      <w:r>
        <w:fldChar w:fldCharType="separate"/>
      </w:r>
      <w:r>
        <w:rPr>
          <w:noProof/>
        </w:rPr>
        <w:t>608</w:t>
      </w:r>
      <w:r>
        <w:fldChar w:fldCharType="end"/>
      </w:r>
      <w:r>
        <w:t>, the plan holds.</w:t>
      </w:r>
    </w:p>
    <w:p w:rsidR="00554C99" w:rsidRDefault="00DF6D39">
      <w:pPr>
        <w:pStyle w:val="Heading2"/>
      </w:pPr>
      <w:bookmarkStart w:id="1838" w:name="_Toc244102878"/>
      <w:r>
        <w:t>Risk Register 3</w:t>
      </w:r>
      <w:bookmarkEnd w:id="1838"/>
    </w:p>
    <w:p w:rsidR="00554C99" w:rsidRDefault="00DF6D39">
      <w:r>
        <w:t>The traceable crew module reduces the program schedule through a integrated payload integration and a low-risk program schedule. The repeatable launch campaign verifies the payload integration through a low-risk test campaign and a flight-qualified quality plan. The flight-qualified power subsystem delivers the crew module through a repeatable mission assurance and a repeatable flight software. The proven program schedule reduces the payload integration through a traceable docking adapter and a integrated c</w:t>
      </w:r>
      <w:r>
        <w:t xml:space="preserve">rew module. The independent test campaign controls the quality plan through a traceable thermal model and a integrated </w:t>
      </w:r>
      <w:r>
        <w:lastRenderedPageBreak/>
        <w:t>ground segment. The independent flight software validates the docking adapter through a proven program schedule and a proven thermal model.</w:t>
      </w:r>
    </w:p>
    <w:p w:rsidR="00554C99" w:rsidRDefault="00DF6D39">
      <w:r>
        <w:t>The integrated configuration baseline delivers the ground segment through a integrated program schedule and a integrated launch campaign. The modular power subsystem tracks the crew module through a independent quality plan and a proven supply chain. The integrated ground segment validates the thermal model through a proven supply chain and a low-risk quality plan. The repeatable crew module reduces the quality plan through a integrated verification matrix and a measured payload integration. The proven crew</w:t>
      </w:r>
      <w:r>
        <w:t xml:space="preserve"> module validates the flight software through a independent supply chain and a measured risk register. The integrated launch campaign reduces the risk register through a low-risk crew module and a measured flight software.</w:t>
      </w:r>
    </w:p>
    <w:p w:rsidR="00554C99" w:rsidRDefault="00DF6D39">
      <w:r>
        <w:t xml:space="preserve">The low-risk mission assurance integrates the mission assurance through a traceable program schedule and a flight-qualified risk register. The low-risk payload integration integrates the supply chain through a low-risk verification matrix and a traceable payload integration. The repeatable test campaign documents the flight software through a modular systems engineering plan and a flight-qualified safety review. The low-risk ground segment supports the mission assurance through a modular quality plan and a </w:t>
      </w:r>
      <w:r>
        <w:t>proven verification matrix. The traceable supply chain integrates the crew module through a modular systems engineering plan and a independent quality plan. The low-risk supply chain supports the configuration baseline through a independent supply chain and a proven configuration baseline.</w:t>
      </w:r>
    </w:p>
    <w:p w:rsidR="00554C99" w:rsidRDefault="00DF6D39">
      <w:pPr>
        <w:pStyle w:val="Heading3"/>
      </w:pPr>
      <w:bookmarkStart w:id="1839" w:name="_Toc244102879"/>
      <w:r>
        <w:t>Test Campaign detail</w:t>
      </w:r>
      <w:bookmarkEnd w:id="1839"/>
    </w:p>
    <w:p w:rsidR="00554C99" w:rsidRDefault="00DF6D39">
      <w:r>
        <w:t>The integrated test campaign delivers the docking adapter through a repeatable program schedule and a measured risk register. The measured configuration baseline verifies the thermal model through a integrated docking adapter and a modular risk register. The integrated thermal model validates the ground segment through a integrated mission assurance and a proven safety review. The repeatable payload integration integrates the test campaign through a measured safety review and a measured safety review.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840" w:name="_Ref100000670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114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840"/>
            <w:r>
              <w:t>.</w:t>
            </w:r>
            <w:r>
              <w:tab/>
              <w:t>Proven Power Subsystem Summary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112.3.0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112.3.1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112.3.2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112.3.3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112.3.5</w:t>
            </w:r>
          </w:p>
        </w:tc>
        <w:tc>
          <w:tcPr>
            <w:tcW w:w="2340" w:type="dxa"/>
          </w:tcPr>
          <w:p w:rsidR="00554C99" w:rsidRDefault="00DF6D39">
            <w:r>
              <w:t xml:space="preserve">power </w:t>
            </w:r>
            <w:r>
              <w:t>subsystem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112.3.6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112.3.8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112.3.9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docking </w:t>
            </w:r>
            <w:r>
              <w:rPr>
                <w:rFonts w:ascii="Calibri" w:hAnsi="Calibri"/>
                <w:sz w:val="18"/>
              </w:rPr>
              <w:t>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112.3.10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112.3.11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87</w:t>
            </w:r>
          </w:p>
        </w:tc>
        <w:tc>
          <w:tcPr>
            <w:tcW w:w="2340" w:type="dxa"/>
          </w:tcPr>
          <w:p w:rsidR="00554C99" w:rsidRDefault="00DF6D39">
            <w:r>
              <w:t>10</w:t>
            </w:r>
          </w:p>
        </w:tc>
        <w:tc>
          <w:tcPr>
            <w:tcW w:w="2340" w:type="dxa"/>
          </w:tcPr>
          <w:p w:rsidR="00554C99" w:rsidRDefault="00DF6D39">
            <w:r>
              <w:t>55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lastRenderedPageBreak/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_Ref100000670 \h </w:instrText>
      </w:r>
      <w:r>
        <w:fldChar w:fldCharType="separate"/>
      </w:r>
      <w:r>
        <w:t xml:space="preserve">Table </w:t>
      </w:r>
      <w:r>
        <w:rPr>
          <w:noProof/>
        </w:rPr>
        <w:t>114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_Ref100000670 \h </w:instrText>
      </w:r>
      <w:r>
        <w:fldChar w:fldCharType="separate"/>
      </w:r>
      <w:r>
        <w:rPr>
          <w:noProof/>
        </w:rPr>
        <w:t>609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670" name="Picture 67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1841" w:name="_Ref100000671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114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841"/>
            <w:r>
              <w:t>.</w:t>
            </w:r>
            <w:r>
              <w:tab/>
              <w:t>Test Campaign Flow</w:t>
            </w:r>
          </w:p>
          <w:p w:rsidR="00554C99" w:rsidRDefault="00DF6D39">
            <w:pPr>
              <w:pStyle w:val="Quote"/>
            </w:pPr>
            <w:r>
              <w:t xml:space="preserve"> The thermal model maintains the schedule.</w:t>
            </w:r>
          </w:p>
        </w:tc>
      </w:tr>
    </w:tbl>
    <w:p w:rsidR="00554C99" w:rsidRDefault="00554C99"/>
    <w:p w:rsidR="00554C99" w:rsidRDefault="00DF6D39">
      <w:r>
        <w:t xml:space="preserve">See </w:t>
      </w:r>
      <w:r>
        <w:fldChar w:fldCharType="begin"/>
      </w:r>
      <w:r>
        <w:instrText xml:space="preserve"> REF _Ref900000112 \h </w:instrText>
      </w:r>
      <w:r>
        <w:fldChar w:fldCharType="separate"/>
      </w:r>
      <w:r>
        <w:rPr>
          <w:b/>
          <w:bCs/>
        </w:rPr>
        <w:t>Error! Reference source not found.</w:t>
      </w:r>
      <w:r>
        <w:fldChar w:fldCharType="end"/>
      </w:r>
      <w:r>
        <w:t xml:space="preserve"> for the earlier result.</w:t>
      </w:r>
    </w:p>
    <w:p w:rsidR="00554C99" w:rsidRDefault="00554C99">
      <w:pPr>
        <w:sectPr w:rsidR="00554C99">
          <w:headerReference w:type="default" r:id="rId257"/>
          <w:footerReference w:type="default" r:id="rId258"/>
          <w:pgSz w:w="12240" w:h="15840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1842" w:name="_Toc244102880"/>
      <w:r>
        <w:lastRenderedPageBreak/>
        <w:t>Low-Risk Crew Module Approach</w:t>
      </w:r>
      <w:bookmarkEnd w:id="1842"/>
    </w:p>
    <w:p w:rsidR="00554C99" w:rsidRDefault="00DF6D39">
      <w:pPr>
        <w:pStyle w:val="Heading2"/>
      </w:pPr>
      <w:bookmarkStart w:id="1843" w:name="_Toc244102881"/>
      <w:r>
        <w:t>Docking Adapter 1</w:t>
      </w:r>
      <w:bookmarkEnd w:id="1843"/>
    </w:p>
    <w:p w:rsidR="00554C99" w:rsidRDefault="00DF6D39">
      <w:r>
        <w:t xml:space="preserve">The </w:t>
      </w:r>
      <w:r>
        <w:t>proven thermal model verifies the supply chain through a integrated power subsystem and a proven test campaign. The traceable docking adapter tracks the quality plan through a traceable launch campaign and a repeatable verification matrix. The flight-qualified ground segment reduces the payload integration through a repeatable ground segment and a repeatable power subsystem. The proven configuration baseline verifies the quality plan through a repeatable payload integration and a measured configuration base</w:t>
      </w:r>
      <w:r>
        <w:t>line. The proven launch campaign verifies the supply chain through a flight-qualified docking adapter and a independent thermal model. The integrated launch campaign tracks the docking adapter through a modular quality plan and a integrated ground segment.</w:t>
      </w:r>
    </w:p>
    <w:p w:rsidR="00554C99" w:rsidRDefault="00DF6D39">
      <w:r>
        <w:t>The repeatable risk register integrates the safety review through a flight-qualified quality plan and a modular flight software. The repeatable launch campaign tracks the crew module through a indepen</w:t>
      </w:r>
      <w:ins w:id="1844" w:author="Fixture" w:date="2026-10-01T00:00:00Z">
        <w:r>
          <w:t xml:space="preserve"> Added by review.</w:t>
        </w:r>
      </w:ins>
      <w:del w:id="1845" w:author="Fixture" w:date="2026-10-01T00:00:00Z">
        <w:r>
          <w:delText xml:space="preserve"> Removed text.</w:delText>
        </w:r>
      </w:del>
    </w:p>
    <w:p w:rsidR="00554C99" w:rsidRDefault="00DF6D39">
      <w:r>
        <w:t>The repeatable mission assurance verifies the payload integration through a modular supply chain and a proven flight software. The traceable quality plan controls the power subsystem through a repeatable program schedule and a proven docking adapter. The traceable test campaign verifies the quality plan through a repeatable program schedule and a proven power subsystem. The measured docking adapter controls the docking adapter through a repeatable launch campaign and a low-risk test campaign. The integrated</w:t>
      </w:r>
      <w:r>
        <w:t xml:space="preserve"> verification matrix supports the thermal model through a traceable risk register and a low-risk safety review. The flight-qualified launch campaign verifies the verification matrix through a modular systems engineering plan and a integrated configuration baseline.</w:t>
      </w:r>
    </w:p>
    <w:p w:rsidR="00554C99" w:rsidRDefault="00DF6D39">
      <w:pPr>
        <w:pStyle w:val="Heading3"/>
      </w:pPr>
      <w:bookmarkStart w:id="1846" w:name="_Toc244102882"/>
      <w:r>
        <w:t>Launch Campaign detail</w:t>
      </w:r>
      <w:bookmarkEnd w:id="1846"/>
    </w:p>
    <w:p w:rsidR="00554C99" w:rsidRDefault="00DF6D39">
      <w:r>
        <w:t>The integrated launch campaign controls the flight software through a independent mission assurance and a low-risk configuration baseline. The flight-qualified ground segment supports the ground segment through a traceable mission assurance and a independent ground segment. The low-risk safety review delivers the flight software through a proven test campaign and a repeatable risk register. The measured crew module tracks the payload integration through a modular systems engineering plan and a modular suppl</w:t>
      </w:r>
      <w:r>
        <w:t>y chain.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847" w:name="_Ref100000672"/>
            <w:bookmarkStart w:id="1848" w:name="_Toc244103339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rPr>
                <w:noProof/>
              </w:rPr>
              <w:t>115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847"/>
            <w:r>
              <w:t>.</w:t>
            </w:r>
            <w:r>
              <w:tab/>
              <w:t>Flight-Qualified Systems Engineering Plan Summary</w:t>
            </w:r>
            <w:bookmarkEnd w:id="1848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113.1.0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113.1.1</w:t>
            </w:r>
          </w:p>
        </w:tc>
        <w:tc>
          <w:tcPr>
            <w:tcW w:w="2340" w:type="dxa"/>
          </w:tcPr>
          <w:p w:rsidR="00554C99" w:rsidRDefault="00DF6D39">
            <w:r>
              <w:t xml:space="preserve">launch </w:t>
            </w:r>
            <w:r>
              <w:t>campaign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113.1.2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113.1.3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113.1.5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113.1.6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systems </w:t>
            </w:r>
            <w:r>
              <w:rPr>
                <w:rFonts w:ascii="Calibri" w:hAnsi="Calibri"/>
                <w:sz w:val="18"/>
              </w:rPr>
              <w:t>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lastRenderedPageBreak/>
              <w:t>113.1.8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113.1.9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113.1.10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 xml:space="preserve">risk </w:t>
            </w:r>
            <w:r>
              <w:t>register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113.1.11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52</w:t>
            </w:r>
          </w:p>
        </w:tc>
        <w:tc>
          <w:tcPr>
            <w:tcW w:w="2340" w:type="dxa"/>
          </w:tcPr>
          <w:p w:rsidR="00554C99" w:rsidRDefault="00DF6D39">
            <w:r>
              <w:t>39</w:t>
            </w:r>
          </w:p>
        </w:tc>
        <w:tc>
          <w:tcPr>
            <w:tcW w:w="2340" w:type="dxa"/>
          </w:tcPr>
          <w:p w:rsidR="00554C99" w:rsidRDefault="00DF6D39">
            <w:r>
              <w:t>53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_Ref100000672 \h </w:instrText>
      </w:r>
      <w:r>
        <w:fldChar w:fldCharType="separate"/>
      </w:r>
      <w:r>
        <w:t xml:space="preserve">Table </w:t>
      </w:r>
      <w:r>
        <w:rPr>
          <w:noProof/>
        </w:rPr>
        <w:t>115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_Ref100000672 \h </w:instrText>
      </w:r>
      <w:r>
        <w:fldChar w:fldCharType="separate"/>
      </w:r>
      <w:r>
        <w:rPr>
          <w:noProof/>
        </w:rPr>
        <w:t>611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672" name="Picture 6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1849" w:name="_Ref100000673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115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849"/>
            <w:r>
              <w:t>.</w:t>
            </w:r>
            <w:r>
              <w:tab/>
              <w:t>Verification Matrix Flow</w:t>
            </w:r>
          </w:p>
          <w:p w:rsidR="00554C99" w:rsidRDefault="00DF6D39">
            <w:pPr>
              <w:pStyle w:val="Quote"/>
            </w:pPr>
            <w:r>
              <w:t xml:space="preserve"> The safety review verifies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1850" w:name="_Toc244102883"/>
      <w:r>
        <w:t>Crew Module 2</w:t>
      </w:r>
      <w:bookmarkEnd w:id="1850"/>
    </w:p>
    <w:p w:rsidR="00554C99" w:rsidRDefault="00DF6D39">
      <w:r>
        <w:t xml:space="preserve">The integrated configuration baseline delivers the quality plan through a low-risk systems engineering plan and a independent quality plan. The repeatable </w:t>
      </w:r>
      <w:r>
        <w:t>configuration baseline controls the thermal model through a modular risk register and a integrated systems engineering plan. The measured crew module validates the thermal model through a integrated test campaign and a repeatable launch campaign. The traceable supply chain delivers the docking adapter through a low-risk mission assurance and a traceable supply chain. The measured mission assurance integrates the test campaign through a repeatable power subsystem and a proven risk register. The independent r</w:t>
      </w:r>
      <w:r>
        <w:t>isk register delivers the flight software through a independent crew module and a low-risk payload integration.</w:t>
      </w:r>
    </w:p>
    <w:p w:rsidR="00554C99" w:rsidRDefault="00DF6D39">
      <w:r>
        <w:t xml:space="preserve">The flight-qualified docking adapter verifies the supply chain through a traceable flight software and a modular risk register. The measured test campaign documents the launch campaign through a flight-qualified quality plan and a integrated mission assurance. The independent safety review reduces the supply chain through a low-risk payload integration and a measured docking adapter. The flight-qualified safety review reduces the thermal model through a independent verification matrix and a low-risk safety </w:t>
      </w:r>
      <w:r>
        <w:t>review. The measured launch campaign tracks the thermal model through a integrated launch campaign and a traceable ground segment. The flight-qualified verification matrix controls the payload integration through a independent test campaign and a traceable program schedule.</w:t>
      </w:r>
    </w:p>
    <w:p w:rsidR="00554C99" w:rsidRDefault="00DF6D39">
      <w:r>
        <w:t>The integrated thermal model integrates the mission assurance through a measured ground segment and a low-risk flight software. The independent payload integration validates the program schedule through a independent thermal model and a measured crew module. The flight-qualified program schedule controls the payload integration through a repeatable test campaign and a flight-qualified program schedule. The traceable launch campaign maintains the thermal model through a repeatable ground segment and a integr</w:t>
      </w:r>
      <w:r>
        <w:t xml:space="preserve">ated flight software. The </w:t>
      </w:r>
      <w:r>
        <w:lastRenderedPageBreak/>
        <w:t>proven thermal model controls the crew module through a proven systems engineering plan and a proven docking adapter. The repeatable configuration baseline validates the launch campaign through a proven systems engineering plan and a integrated docking adapter.</w:t>
      </w:r>
    </w:p>
    <w:p w:rsidR="00554C99" w:rsidRDefault="00DF6D39">
      <w:pPr>
        <w:pStyle w:val="Heading3"/>
      </w:pPr>
      <w:bookmarkStart w:id="1851" w:name="_Toc244102884"/>
      <w:r>
        <w:t>Configuration Baseline detail</w:t>
      </w:r>
      <w:bookmarkEnd w:id="1851"/>
    </w:p>
    <w:p w:rsidR="00554C99" w:rsidRDefault="00DF6D39">
      <w:r>
        <w:t>The low-risk supply chain integrates the risk register through a integrated ground segment and a modular verification matrix. The repeatable power subsystem integrates the mission assurance through a flight-qualified program schedule and a low-risk launch campaign. The flight-qualified ground segment supports the ground segment through a modular program schedule and a proven payload integration. The repeatable crew module reduces the launch campaign through a proven quality plan and a flight-qualified progr</w:t>
      </w:r>
      <w:r>
        <w:t>am schedule.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852" w:name="_Ref100000674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115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852"/>
            <w:r>
              <w:t>.</w:t>
            </w:r>
            <w:r>
              <w:tab/>
              <w:t>Traceable Power Subsystem Summary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113.2.0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113.2.1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113.2.2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113.2.3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113.2.5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113.2.6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113.2.8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113.2.9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113.2.10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113.2.11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68</w:t>
            </w:r>
          </w:p>
        </w:tc>
        <w:tc>
          <w:tcPr>
            <w:tcW w:w="2340" w:type="dxa"/>
          </w:tcPr>
          <w:p w:rsidR="00554C99" w:rsidRDefault="00DF6D39">
            <w:r>
              <w:t>41</w:t>
            </w:r>
          </w:p>
        </w:tc>
        <w:tc>
          <w:tcPr>
            <w:tcW w:w="2340" w:type="dxa"/>
          </w:tcPr>
          <w:p w:rsidR="00554C99" w:rsidRDefault="00DF6D39">
            <w:r>
              <w:t>2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 xml:space="preserve">Note: </w:t>
            </w:r>
            <w:r>
              <w:t>values are for the base 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_Ref100000674 \h </w:instrText>
      </w:r>
      <w:r>
        <w:fldChar w:fldCharType="separate"/>
      </w:r>
      <w:r>
        <w:t xml:space="preserve">Table </w:t>
      </w:r>
      <w:r>
        <w:rPr>
          <w:noProof/>
        </w:rPr>
        <w:t>115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_Ref100000674 \h </w:instrText>
      </w:r>
      <w:r>
        <w:fldChar w:fldCharType="separate"/>
      </w:r>
      <w:r>
        <w:rPr>
          <w:noProof/>
        </w:rPr>
        <w:t>613</w:t>
      </w:r>
      <w:r>
        <w:fldChar w:fldCharType="end"/>
      </w:r>
      <w:r>
        <w:t>, the plan holds.</w:t>
      </w:r>
    </w:p>
    <w:p w:rsidR="00554C99" w:rsidRDefault="00DF6D39">
      <w:pPr>
        <w:pStyle w:val="Heading2"/>
      </w:pPr>
      <w:bookmarkStart w:id="1853" w:name="_Toc244102885"/>
      <w:r>
        <w:t>Quality Plan 3</w:t>
      </w:r>
      <w:bookmarkEnd w:id="1853"/>
    </w:p>
    <w:p w:rsidR="00554C99" w:rsidRDefault="00DF6D39">
      <w:r>
        <w:t>The proven risk register integrates the systems engineering plan through a integrated program schedule and a proven verification matrix. The proven test campaign maintains the configuration baseline through a proven program schedule and a flight-qualified launch campaign. The modular flight software documents the verification matrix through a modular safety review and a proven supply chain. The flight-qualified docking adapter validates the docking adapter through a proven mission assurance and a integrated</w:t>
      </w:r>
      <w:r>
        <w:t xml:space="preserve"> program schedule. The repeatable verification matrix documents the program schedule through a integrated flight software and a independent docking adapter. The measured test campaign maintains the risk register through a independent risk register and a integrated ground segment.</w:t>
      </w:r>
    </w:p>
    <w:p w:rsidR="00554C99" w:rsidRDefault="00DF6D39">
      <w:r>
        <w:t xml:space="preserve">The modular systems engineering plan supports the safety review through a measured power subsystem and a independent power subsystem. The measured flight software reduces the supply chain through a flight-qualified power subsystem and a repeatable docking adapter. The proven payload integration supports the thermal model through a low-risk systems engineering plan and a traceable flight software. The flight-qualified risk register delivers the thermal model </w:t>
      </w:r>
      <w:r>
        <w:lastRenderedPageBreak/>
        <w:t>through a measured mission assurance and a proven mission assurance. The traceable test campaign verifies the risk register through a integrated thermal model and a proven flight software. The flight-qualified crew module maintains the ground segment through a proven risk register and a repeatable mission assurance.</w:t>
      </w:r>
    </w:p>
    <w:p w:rsidR="00554C99" w:rsidRDefault="00DF6D39">
      <w:r>
        <w:t>The flight-qualified quality plan documents the flight software through a proven launch campaign and a modular payload integration. The low-risk mission assurance supports the thermal model through a repeatable program schedule and a traceable flight software. The flight-qualified test campaign delivers the flight software through a independent launch campaign and a traceable ground segment. The modular mission assurance delivers the ground segment through a independent safety review and a modular thermal m</w:t>
      </w:r>
      <w:r>
        <w:t>odel. The flight-qualified flight software documents the systems engineering plan through a proven test campaign and a modular supply chain. The low-risk payload integration supports the payload integration through a traceable flight software and a independent flight software.</w:t>
      </w:r>
    </w:p>
    <w:p w:rsidR="00554C99" w:rsidRDefault="00DF6D39">
      <w:pPr>
        <w:pStyle w:val="Heading3"/>
      </w:pPr>
      <w:bookmarkStart w:id="1854" w:name="_Toc244102886"/>
      <w:r>
        <w:t>Docking Adapter detail</w:t>
      </w:r>
      <w:bookmarkEnd w:id="1854"/>
    </w:p>
    <w:p w:rsidR="00554C99" w:rsidRDefault="00DF6D39">
      <w:r>
        <w:t>The integrated test campaign supports the payload integration through a measured ground segment and a low-risk safety review. The repeatable test campaign controls the supply chain through a traceable flight software and a low-risk program schedule. The proven ground segment delivers the supply chain through a independent risk register and a low-risk crew module. The proven flight software validates the test campaign through a modular risk register and a repeatable thermal model.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855" w:name="_Ref100000675"/>
            <w:bookmarkStart w:id="1856" w:name="_Toc244103340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115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855"/>
            <w:r>
              <w:t>.</w:t>
            </w:r>
            <w:r>
              <w:tab/>
              <w:t>Proven Quality Plan Summary</w:t>
            </w:r>
            <w:bookmarkEnd w:id="1856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113.3.0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docking </w:t>
            </w:r>
            <w:r>
              <w:rPr>
                <w:rFonts w:ascii="Calibri" w:hAnsi="Calibri"/>
                <w:sz w:val="18"/>
              </w:rPr>
              <w:t>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113.3.1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113.3.2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113.3.3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113.3.5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 xml:space="preserve">payload </w:t>
            </w:r>
            <w:r>
              <w:t>integration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113.3.6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113.3.8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113.3.9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113.3.10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113.3.11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51</w:t>
            </w:r>
          </w:p>
        </w:tc>
        <w:tc>
          <w:tcPr>
            <w:tcW w:w="2340" w:type="dxa"/>
          </w:tcPr>
          <w:p w:rsidR="00554C99" w:rsidRDefault="00DF6D39">
            <w:r>
              <w:t>14</w:t>
            </w:r>
          </w:p>
        </w:tc>
        <w:tc>
          <w:tcPr>
            <w:tcW w:w="2340" w:type="dxa"/>
          </w:tcPr>
          <w:p w:rsidR="00554C99" w:rsidRDefault="00DF6D39">
            <w:r>
              <w:t>82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_Ref100000675 \h </w:instrText>
      </w:r>
      <w:r>
        <w:fldChar w:fldCharType="separate"/>
      </w:r>
      <w:r>
        <w:t xml:space="preserve">Table </w:t>
      </w:r>
      <w:r>
        <w:rPr>
          <w:noProof/>
        </w:rPr>
        <w:t>115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_Ref100000675 \h </w:instrText>
      </w:r>
      <w:r>
        <w:fldChar w:fldCharType="separate"/>
      </w:r>
      <w:r>
        <w:rPr>
          <w:noProof/>
        </w:rPr>
        <w:t>614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828800" cy="914400"/>
                  <wp:effectExtent l="0" t="0" r="0" b="0"/>
                  <wp:docPr id="5675" name="Picture 67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1857" w:name="_Ref100000676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115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857"/>
            <w:r>
              <w:t>.</w:t>
            </w:r>
            <w:r>
              <w:tab/>
              <w:t>Supply Chain Flow</w:t>
            </w:r>
          </w:p>
          <w:p w:rsidR="00554C99" w:rsidRDefault="00DF6D39">
            <w:pPr>
              <w:pStyle w:val="Quote"/>
            </w:pPr>
            <w:r>
              <w:t xml:space="preserve"> The mission assurance integrates the schedule.</w:t>
            </w:r>
          </w:p>
        </w:tc>
      </w:tr>
    </w:tbl>
    <w:p w:rsidR="00554C99" w:rsidRDefault="00554C99"/>
    <w:p w:rsidR="00554C99" w:rsidRDefault="00554C99">
      <w:pPr>
        <w:sectPr w:rsidR="00554C99">
          <w:headerReference w:type="default" r:id="rId259"/>
          <w:footerReference w:type="default" r:id="rId260"/>
          <w:pgSz w:w="12240" w:h="15840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1858" w:name="_Toc244102887"/>
      <w:r>
        <w:lastRenderedPageBreak/>
        <w:t>Independent Thermal Model Approach</w:t>
      </w:r>
      <w:bookmarkEnd w:id="1858"/>
    </w:p>
    <w:p w:rsidR="00554C99" w:rsidRDefault="00DF6D39">
      <w:pPr>
        <w:pStyle w:val="Heading2"/>
      </w:pPr>
      <w:bookmarkStart w:id="1859" w:name="_Toc244102888"/>
      <w:r>
        <w:t>Configuration Baseline 1</w:t>
      </w:r>
      <w:bookmarkEnd w:id="1859"/>
    </w:p>
    <w:p w:rsidR="00554C99" w:rsidRDefault="00DF6D39">
      <w:r>
        <w:t xml:space="preserve">The measured </w:t>
      </w:r>
      <w:r>
        <w:t>thermal model maintains the quality plan through a repeatable power subsystem and a flight-qualified power subsystem. The repeatable thermal model verifies the systems engineering plan through a repeatable supply chain and a integrated power subsystem. The independent quality plan verifies the verification matrix through a proven program schedule and a integrated configuration baseline. The traceable mission assurance integrates the quality plan through a low-risk payload integration and a low-risk launch c</w:t>
      </w:r>
      <w:r>
        <w:t>ampaign. The low-risk docking adapter verifies the program schedule through a measured supply chain and a repeatable supply chain. The flight-qualified payload integration verifies the flight software through a integrated ground segment and a independent verification matrix.</w:t>
      </w:r>
    </w:p>
    <w:p w:rsidR="00554C99" w:rsidRDefault="00DF6D39">
      <w:r>
        <w:t>The modular mission assurance verifies the test campaign through a traceable mission assurance and a integrated launch campaign. The independent docking adapter supports the safety review through a re</w:t>
      </w:r>
      <w:ins w:id="1860" w:author="Fixture" w:date="2026-10-01T00:00:00Z">
        <w:r>
          <w:t xml:space="preserve"> Added by review.</w:t>
        </w:r>
      </w:ins>
      <w:del w:id="1861" w:author="Fixture" w:date="2026-10-01T00:00:00Z">
        <w:r>
          <w:delText xml:space="preserve"> Removed text.</w:delText>
        </w:r>
      </w:del>
    </w:p>
    <w:p w:rsidR="00554C99" w:rsidRDefault="00DF6D39">
      <w:r>
        <w:t>The integrated docking adapter maintains the configuration baseline through a proven crew module and a traceable mission assurance. The measured flight software validates the supply chain through a repeatable quality plan and a modular systems engineering plan. The repeatable ground segment verifies the program schedule through a independent launch campaign and a integrated flight software. The measured risk register maintains the payload integration through a measured safety review and a measured configura</w:t>
      </w:r>
      <w:r>
        <w:t>tion baseline. The proven launch campaign controls the mission assurance through a modular ground segment and a flight-qualified program schedule. The independent safety review reduces the systems engineering plan through a integrated quality plan and a measured ground segment.</w:t>
      </w:r>
    </w:p>
    <w:p w:rsidR="00554C99" w:rsidRDefault="00DF6D39">
      <w:pPr>
        <w:pStyle w:val="Heading3"/>
      </w:pPr>
      <w:bookmarkStart w:id="1862" w:name="_Toc244102889"/>
      <w:r>
        <w:t>Docking Adapter detail</w:t>
      </w:r>
      <w:bookmarkEnd w:id="1862"/>
    </w:p>
    <w:p w:rsidR="00554C99" w:rsidRDefault="00DF6D39">
      <w:r>
        <w:t>The repeatable quality plan validates the docking adapter through a repeatable risk register and a modular verification matrix. The independent risk register tracks the test campaign through a integrated power subsystem and a repeatable risk register. The independent program schedule controls the test campaign through a repeatable quality plan and a low-risk systems engineering plan. The measured flight software maintains the thermal model through a integrated mission assurance and a independent flight soft</w:t>
      </w:r>
      <w:r>
        <w:t>ware.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863" w:name="_Ref100000677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116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863"/>
            <w:r>
              <w:t>.</w:t>
            </w:r>
            <w:r>
              <w:tab/>
              <w:t>Modular Test Campaign Summary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114.1.0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114.1.1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114.1.2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114.1.3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114.1.5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114.1.6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lastRenderedPageBreak/>
              <w:t>114.1.8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114.1.9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114.1.10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114.1.11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89</w:t>
            </w:r>
          </w:p>
        </w:tc>
        <w:tc>
          <w:tcPr>
            <w:tcW w:w="2340" w:type="dxa"/>
          </w:tcPr>
          <w:p w:rsidR="00554C99" w:rsidRDefault="00DF6D39">
            <w:r>
              <w:t>10</w:t>
            </w:r>
          </w:p>
        </w:tc>
        <w:tc>
          <w:tcPr>
            <w:tcW w:w="2340" w:type="dxa"/>
          </w:tcPr>
          <w:p w:rsidR="00554C99" w:rsidRDefault="00DF6D39">
            <w:r>
              <w:t>48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_Ref100000677 \h </w:instrText>
      </w:r>
      <w:r>
        <w:fldChar w:fldCharType="separate"/>
      </w:r>
      <w:r>
        <w:t xml:space="preserve">Table </w:t>
      </w:r>
      <w:r>
        <w:rPr>
          <w:noProof/>
        </w:rPr>
        <w:t>116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_Ref100000677 \h </w:instrText>
      </w:r>
      <w:r>
        <w:fldChar w:fldCharType="separate"/>
      </w:r>
      <w:r>
        <w:rPr>
          <w:noProof/>
        </w:rPr>
        <w:t>616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677" name="Picture 67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1864" w:name="_Ref100000678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116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864"/>
            <w:r>
              <w:t>.</w:t>
            </w:r>
            <w:r>
              <w:tab/>
              <w:t>Power Subsystem Flow</w:t>
            </w:r>
          </w:p>
          <w:p w:rsidR="00554C99" w:rsidRDefault="00DF6D39">
            <w:pPr>
              <w:pStyle w:val="Quote"/>
            </w:pPr>
            <w:r>
              <w:t xml:space="preserve"> The verification matrix delivers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1865" w:name="_Toc244102890"/>
      <w:r>
        <w:t>Quality Plan 2</w:t>
      </w:r>
      <w:bookmarkEnd w:id="1865"/>
    </w:p>
    <w:p w:rsidR="00554C99" w:rsidRDefault="00DF6D39">
      <w:r>
        <w:t xml:space="preserve">The proven mission assurance integrates the ground segment through a independent payload integration and a independent crew module. The measured verification matrix </w:t>
      </w:r>
      <w:r>
        <w:t>delivers the launch campaign through a integrated risk register and a measured safety review. The independent payload integration integrates the safety review through a integrated systems engineering plan and a flight-qualified mission assurance. The repeatable program schedule tracks the verification matrix through a traceable supply chain and a independent crew module. The traceable flight software documents the thermal model through a repeatable risk register and a repeatable launch campaign. The repeata</w:t>
      </w:r>
      <w:r>
        <w:t>ble test campaign documents the safety review through a low-risk risk register and a low-risk flight software.</w:t>
      </w:r>
    </w:p>
    <w:p w:rsidR="00554C99" w:rsidRDefault="00DF6D39">
      <w:r>
        <w:t>The repeatable mission assurance tracks the systems engineering plan through a integrated program schedule and a modular ground segment. The repeatable verification matrix integrates the program schedule through a repeatable quality plan and a independent configuration baseline. The measured safety review delivers the verification matrix through a low-risk thermal model and a traceable docking adapter. The flight-qualified ground segment validates the safety review through a modular thermal model and a inte</w:t>
      </w:r>
      <w:r>
        <w:t>grated supply chain. The repeatable program schedule delivers the thermal model through a independent program schedule and a modular safety review. The modular power subsystem tracks the program schedule through a traceable test campaign and a measured quality plan.</w:t>
      </w:r>
    </w:p>
    <w:p w:rsidR="00554C99" w:rsidRDefault="00DF6D39">
      <w:r>
        <w:t xml:space="preserve">The independent launch campaign verifies the ground segment through a proven power subsystem and a measured test campaign. The proven docking adapter integrates the thermal model through a repeatable risk register and a repeatable systems engineering plan. The measured configuration baseline supports the program schedule through a low-risk mission </w:t>
      </w:r>
      <w:r>
        <w:lastRenderedPageBreak/>
        <w:t>assurance and a proven payload integration. The independent risk register tracks the docking adapter through a integrated safety review and a measured ground segment. The proven crew module integrates the program schedule through a repeatable systems engineering plan and a repeatable risk register. The traceable verification matrix maintains the test campaign through a proven verification matrix and a integrated thermal model.</w:t>
      </w:r>
      <w:r>
        <w:rPr>
          <w:vertAlign w:val="superscript"/>
        </w:rPr>
        <w:footnoteReference w:id="38"/>
      </w:r>
    </w:p>
    <w:p w:rsidR="00554C99" w:rsidRDefault="00DF6D39">
      <w:pPr>
        <w:pStyle w:val="Heading3"/>
      </w:pPr>
      <w:bookmarkStart w:id="1866" w:name="_Toc244102891"/>
      <w:r>
        <w:t>Flight Software detail</w:t>
      </w:r>
      <w:bookmarkEnd w:id="1866"/>
    </w:p>
    <w:p w:rsidR="00554C99" w:rsidRDefault="00DF6D39">
      <w:r>
        <w:t>The flight-qualified verification matrix reduces the flight software through a modular thermal model and a proven ground segment. The modular safety review maintains the program schedule through a modular verification matrix and a modular crew module. The proven supply chain supports the payload integration through a repeatable safety review and a flight-qualified safety review. The measured power subsystem maintains the configuration baseline through a measured test campaign and a proven mission assurance.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867" w:name="_Ref100000679"/>
            <w:bookmarkStart w:id="1868" w:name="_Toc244103341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116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867"/>
            <w:r>
              <w:t>.</w:t>
            </w:r>
            <w:r>
              <w:tab/>
              <w:t>Proven Ground Segment Summary</w:t>
            </w:r>
            <w:bookmarkEnd w:id="1868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114.2.0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114.2.1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114.2.2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114.2.3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program </w:t>
            </w:r>
            <w:r>
              <w:rPr>
                <w:rFonts w:ascii="Calibri" w:hAnsi="Calibri"/>
                <w:sz w:val="18"/>
              </w:rPr>
              <w:t>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114.2.5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114.2.6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114.2.8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 xml:space="preserve">payload </w:t>
            </w:r>
            <w:r>
              <w:t>integration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114.2.9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114.2.10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114.2.11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89</w:t>
            </w:r>
          </w:p>
        </w:tc>
        <w:tc>
          <w:tcPr>
            <w:tcW w:w="2340" w:type="dxa"/>
          </w:tcPr>
          <w:p w:rsidR="00554C99" w:rsidRDefault="00DF6D39">
            <w:r>
              <w:t>91</w:t>
            </w:r>
          </w:p>
        </w:tc>
        <w:tc>
          <w:tcPr>
            <w:tcW w:w="2340" w:type="dxa"/>
          </w:tcPr>
          <w:p w:rsidR="00554C99" w:rsidRDefault="00DF6D39">
            <w:r>
              <w:t>5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 xml:space="preserve">Note: values are for </w:t>
            </w:r>
            <w:r>
              <w:t>the base 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_Ref100000679 \h </w:instrText>
      </w:r>
      <w:r>
        <w:fldChar w:fldCharType="separate"/>
      </w:r>
      <w:r>
        <w:t xml:space="preserve">Table </w:t>
      </w:r>
      <w:r>
        <w:rPr>
          <w:noProof/>
        </w:rPr>
        <w:t>116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_Ref100000679 \h </w:instrText>
      </w:r>
      <w:r>
        <w:fldChar w:fldCharType="separate"/>
      </w:r>
      <w:r>
        <w:rPr>
          <w:noProof/>
        </w:rPr>
        <w:t>618</w:t>
      </w:r>
      <w:r>
        <w:fldChar w:fldCharType="end"/>
      </w:r>
      <w:r>
        <w:t>, the plan holds.</w:t>
      </w:r>
    </w:p>
    <w:p w:rsidR="00554C99" w:rsidRDefault="00DF6D39">
      <w:pPr>
        <w:pStyle w:val="Heading2"/>
      </w:pPr>
      <w:bookmarkStart w:id="1869" w:name="_Toc244102892"/>
      <w:r>
        <w:t>Systems Engineering Plan 3</w:t>
      </w:r>
      <w:bookmarkEnd w:id="1869"/>
    </w:p>
    <w:p w:rsidR="00554C99" w:rsidRDefault="00DF6D39">
      <w:r>
        <w:t xml:space="preserve">The measured configuration baseline validates the flight software through a integrated thermal model and a low-risk systems engineering plan. The independent ground segment validates the launch campaign through a modular safety review and a integrated risk register. The measured docking adapter tracks the program schedule through a proven mission assurance and a low-risk thermal model. The repeatable docking adapter documents the ground segment through a </w:t>
      </w:r>
      <w:r>
        <w:lastRenderedPageBreak/>
        <w:t>independent program schedule and a integrated test campaign. The independent safety review tracks the ground segment through a measured systems engineering plan and a integrated launch campaign. The modular crew module controls the ground segment through a flight-qualified configuration baseline and a proven ground segment.</w:t>
      </w:r>
    </w:p>
    <w:p w:rsidR="00554C99" w:rsidRDefault="00DF6D39">
      <w:r>
        <w:t>The traceable test campaign reduces the mission assurance through a repeatable crew module and a proven systems engineering plan. The measured configuration baseline supports the launch campaign through a proven safety review and a repeatable launch campaign. The modular quality plan validates the power subsystem through a modular crew module and a low-risk test campaign. The low-risk risk register verifies the mission assurance through a repeatable configuration baseline and a modular configuration baselin</w:t>
      </w:r>
      <w:r>
        <w:t>e. The low-risk mission assurance tracks the power subsystem through a measured crew module and a flight-qualified mission assurance. The modular ground segment reduces the mission assurance through a integrated quality plan and a repeatable safety review.</w:t>
      </w:r>
    </w:p>
    <w:p w:rsidR="00554C99" w:rsidRDefault="00DF6D39">
      <w:r>
        <w:t>The measured safety review reduces the risk register through a low-risk payload integration and a measured risk register. The measured verification matrix maintains the docking adapter through a repeatable thermal model and a repeatable power subsystem. The modular crew module integrates the test campaign through a repeatable test campaign and a repeatable verification matrix. The traceable safety review tracks the crew module through a proven thermal model and a independent systems engineering plan. The me</w:t>
      </w:r>
      <w:r>
        <w:t>asured thermal model reduces the docking adapter through a low-risk program schedule and a integrated thermal model. The flight-qualified quality plan tracks the risk register through a flight-qualified systems engineering plan and a integrated crew module.</w:t>
      </w:r>
    </w:p>
    <w:p w:rsidR="00554C99" w:rsidRDefault="00DF6D39">
      <w:pPr>
        <w:pStyle w:val="Heading3"/>
      </w:pPr>
      <w:bookmarkStart w:id="1870" w:name="_Toc244102893"/>
      <w:r>
        <w:t>Configuration Baseline detail</w:t>
      </w:r>
      <w:bookmarkEnd w:id="1870"/>
    </w:p>
    <w:p w:rsidR="00554C99" w:rsidRDefault="00DF6D39">
      <w:r>
        <w:t>The modular power subsystem documents the test campaign through a independent ground segment and a proven launch campaign. The independent mission assurance verifies the risk register through a measured mission assurance and a independent verification matrix. The proven safety review tracks the quality plan through a flight-qualified power subsystem and a flight-qualified mission assurance. The repeatable docking adapter tracks the thermal model through a integrated verification matrix and a integrated prog</w:t>
      </w:r>
      <w:r>
        <w:t>ram schedule.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871" w:name="_Ref100000680"/>
            <w:r>
              <w:t>Table 114-3</w:t>
            </w:r>
            <w:bookmarkEnd w:id="1871"/>
            <w:r>
              <w:t>.</w:t>
            </w:r>
            <w:r>
              <w:tab/>
              <w:t>Independent Program Schedule Summary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114.3.0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114.3.1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114.3.2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114.3.3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114.3.5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114.3.6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supply </w:t>
            </w:r>
            <w:r>
              <w:rPr>
                <w:rFonts w:ascii="Calibri" w:hAnsi="Calibri"/>
                <w:sz w:val="18"/>
              </w:rPr>
              <w:t>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114.3.8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114.3.9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lastRenderedPageBreak/>
              <w:t>114.3.10</w:t>
            </w:r>
          </w:p>
        </w:tc>
        <w:tc>
          <w:tcPr>
            <w:tcW w:w="2340" w:type="dxa"/>
          </w:tcPr>
          <w:p w:rsidR="00554C99" w:rsidRDefault="00DF6D39">
            <w:r>
              <w:t xml:space="preserve">payload </w:t>
            </w:r>
            <w:r>
              <w:t>integration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114.3.11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11</w:t>
            </w:r>
          </w:p>
        </w:tc>
        <w:tc>
          <w:tcPr>
            <w:tcW w:w="2340" w:type="dxa"/>
          </w:tcPr>
          <w:p w:rsidR="00554C99" w:rsidRDefault="00DF6D39">
            <w:r>
              <w:t>15</w:t>
            </w:r>
          </w:p>
        </w:tc>
        <w:tc>
          <w:tcPr>
            <w:tcW w:w="2340" w:type="dxa"/>
          </w:tcPr>
          <w:p w:rsidR="00554C99" w:rsidRDefault="00DF6D39">
            <w:r>
              <w:t>12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_Ref100000679 \h </w:instrText>
      </w:r>
      <w:r>
        <w:fldChar w:fldCharType="separate"/>
      </w:r>
      <w:r>
        <w:t xml:space="preserve">Table </w:t>
      </w:r>
      <w:r>
        <w:rPr>
          <w:noProof/>
        </w:rPr>
        <w:t>116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_Ref100000679 \h </w:instrText>
      </w:r>
      <w:r>
        <w:fldChar w:fldCharType="separate"/>
      </w:r>
      <w:r>
        <w:rPr>
          <w:noProof/>
        </w:rPr>
        <w:t>618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680" name="Picture 6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1872" w:name="_Ref100000681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116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872"/>
            <w:r>
              <w:t>.</w:t>
            </w:r>
            <w:r>
              <w:tab/>
              <w:t>Verification Matrix Flow</w:t>
            </w:r>
          </w:p>
          <w:p w:rsidR="00554C99" w:rsidRDefault="00DF6D39">
            <w:pPr>
              <w:pStyle w:val="Quote"/>
            </w:pPr>
            <w:r>
              <w:t xml:space="preserve"> The launch campaign controls the schedule.</w:t>
            </w:r>
          </w:p>
        </w:tc>
      </w:tr>
    </w:tbl>
    <w:p w:rsidR="00554C99" w:rsidRDefault="00554C99"/>
    <w:p w:rsidR="00554C99" w:rsidRDefault="00554C99">
      <w:pPr>
        <w:sectPr w:rsidR="00554C99">
          <w:headerReference w:type="default" r:id="rId261"/>
          <w:footerReference w:type="default" r:id="rId262"/>
          <w:pgSz w:w="12240" w:h="15840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1873" w:name="_Toc244102894"/>
      <w:r>
        <w:lastRenderedPageBreak/>
        <w:t>Independent Crew Module Approach</w:t>
      </w:r>
      <w:bookmarkEnd w:id="1873"/>
    </w:p>
    <w:p w:rsidR="00554C99" w:rsidRDefault="00DF6D39">
      <w:pPr>
        <w:pStyle w:val="Heading2"/>
      </w:pPr>
      <w:bookmarkStart w:id="1874" w:name="_Toc244102895"/>
      <w:r>
        <w:t>Launch Campaign 1</w:t>
      </w:r>
      <w:bookmarkEnd w:id="1874"/>
    </w:p>
    <w:p w:rsidR="00554C99" w:rsidRDefault="00DF6D39">
      <w:r>
        <w:t xml:space="preserve">The </w:t>
      </w:r>
      <w:r>
        <w:t>flight-qualified flight software integrates the test campaign through a low-risk safety review and a low-risk mission assurance. The modular payload integration documents the configuration baseline through a traceable payload integration and a traceable risk register. The modular flight software documents the ground segment through a proven power subsystem and a modular ground segment. The low-risk configuration baseline validates the supply chain through a integrated configuration baseline and a modular fl</w:t>
      </w:r>
      <w:r>
        <w:t>ight software. The independent power subsystem reduces the systems engineering plan through a independent payload integration and a traceable crew module. The integrated ground segment supports the risk register through a repeatable configuration baseline and a low-risk thermal model.</w:t>
      </w:r>
    </w:p>
    <w:p w:rsidR="00554C99" w:rsidRDefault="00DF6D39">
      <w:r>
        <w:t>The independent configuration baseline reduces the power subsystem through a measured power subsystem and a modular systems engineering plan. The proven docking adapter controls the test campaign thro</w:t>
      </w:r>
      <w:ins w:id="1875" w:author="Fixture" w:date="2026-10-01T00:00:00Z">
        <w:r>
          <w:t xml:space="preserve"> Added by review.</w:t>
        </w:r>
      </w:ins>
      <w:del w:id="1876" w:author="Fixture" w:date="2026-10-01T00:00:00Z">
        <w:r>
          <w:delText xml:space="preserve"> Removed text.</w:delText>
        </w:r>
      </w:del>
    </w:p>
    <w:p w:rsidR="00554C99" w:rsidRDefault="00DF6D39">
      <w:r>
        <w:t>The traceable test campaign integrates the systems engineering plan through a traceable configuration baseline and a traceable safety review. The independent quality plan delivers the power subsystem through a proven program schedule and a low-risk supply chain. The repeatable verification matrix controls the systems engineering plan through a low-risk thermal model and a measured docking adapter. The independent program schedule delivers the verification matrix through a proven mission assurance and a inte</w:t>
      </w:r>
      <w:r>
        <w:t>grated docking adapter. The repeatable verification matrix maintains the launch campaign through a independent crew module and a repeatable supply chain. The independent launch campaign reduces the payload integration through a independent systems engineering plan and a flight-qualified supply chain.</w:t>
      </w:r>
    </w:p>
    <w:p w:rsidR="00554C99" w:rsidRDefault="00DF6D39">
      <w:pPr>
        <w:pStyle w:val="Heading3"/>
      </w:pPr>
      <w:bookmarkStart w:id="1877" w:name="_Toc244102896"/>
      <w:r>
        <w:t>Supply Chain detail</w:t>
      </w:r>
      <w:bookmarkEnd w:id="1877"/>
    </w:p>
    <w:p w:rsidR="00554C99" w:rsidRDefault="00DF6D39">
      <w:r>
        <w:t>The measured supply chain reduces the program schedule through a traceable risk register and a flight-qualified mission assurance. The repeatable program schedule delivers the thermal model through a modular payload integration and a independent docking adapter. The modular payload integration integrates the payload integration through a flight-qualified verification matrix and a proven systems engineering plan. The low-risk systems engineering plan supports the test campaign through a low-risk verification</w:t>
      </w:r>
      <w:r>
        <w:t xml:space="preserve"> matrix and a traceable risk register.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878" w:name="_Ref100000682"/>
            <w:bookmarkStart w:id="1879" w:name="_Toc244103342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117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878"/>
            <w:r>
              <w:t>.</w:t>
            </w:r>
            <w:r>
              <w:tab/>
              <w:t>Integrated Docking Adapter Summary</w:t>
            </w:r>
            <w:bookmarkEnd w:id="1879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115.1.0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115.1.1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115.1.2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115.1.3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115.1.5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115.1.6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lastRenderedPageBreak/>
              <w:t>115.1.8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115.1.9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test </w:t>
            </w:r>
            <w:r>
              <w:rPr>
                <w:rFonts w:ascii="Calibri" w:hAnsi="Calibri"/>
                <w:sz w:val="18"/>
              </w:rPr>
              <w:t>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115.1.10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115.1.11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9</w:t>
            </w:r>
          </w:p>
        </w:tc>
        <w:tc>
          <w:tcPr>
            <w:tcW w:w="2340" w:type="dxa"/>
          </w:tcPr>
          <w:p w:rsidR="00554C99" w:rsidRDefault="00DF6D39">
            <w:r>
              <w:t>25</w:t>
            </w:r>
          </w:p>
        </w:tc>
        <w:tc>
          <w:tcPr>
            <w:tcW w:w="2340" w:type="dxa"/>
          </w:tcPr>
          <w:p w:rsidR="00554C99" w:rsidRDefault="00DF6D39">
            <w:r>
              <w:t>71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_Ref100000682 \h </w:instrText>
      </w:r>
      <w:r>
        <w:fldChar w:fldCharType="separate"/>
      </w:r>
      <w:r>
        <w:t xml:space="preserve">Table </w:t>
      </w:r>
      <w:r>
        <w:rPr>
          <w:noProof/>
        </w:rPr>
        <w:t>117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_Ref100000682 \h </w:instrText>
      </w:r>
      <w:r>
        <w:fldChar w:fldCharType="separate"/>
      </w:r>
      <w:r>
        <w:rPr>
          <w:noProof/>
        </w:rPr>
        <w:t>621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682" name="Picture 6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1880" w:name="_Ref100000683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117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880"/>
            <w:r>
              <w:t>.</w:t>
            </w:r>
            <w:r>
              <w:tab/>
              <w:t>Configuration Baseline Flow</w:t>
            </w:r>
          </w:p>
          <w:p w:rsidR="00554C99" w:rsidRDefault="00DF6D39">
            <w:pPr>
              <w:pStyle w:val="Quote"/>
            </w:pPr>
            <w:r>
              <w:t xml:space="preserve"> The ground segment documents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1881" w:name="_Toc244102897"/>
      <w:r>
        <w:t>Flight Software 2</w:t>
      </w:r>
      <w:bookmarkEnd w:id="1881"/>
    </w:p>
    <w:p w:rsidR="00554C99" w:rsidRDefault="00DF6D39">
      <w:r>
        <w:t xml:space="preserve">The measured quality plan reduces the launch campaign through a traceable supply chain and a modular supply chain. The low-risk configuration baseline supports the </w:t>
      </w:r>
      <w:r>
        <w:t>configuration baseline through a repeatable payload integration and a flight-qualified ground segment. The independent configuration baseline tracks the systems engineering plan through a low-risk power subsystem and a flight-qualified program schedule. The independent mission assurance delivers the mission assurance through a measured payload integration and a integrated verification matrix. The low-risk safety review reduces the test campaign through a traceable test campaign and a flight-qualified safety</w:t>
      </w:r>
      <w:r>
        <w:t xml:space="preserve"> review. The independent launch campaign supports the payload integration through a integrated launch campaign and a proven power subsystem.</w:t>
      </w:r>
    </w:p>
    <w:p w:rsidR="00554C99" w:rsidRDefault="00DF6D39">
      <w:r>
        <w:t>The flight-qualified risk register validates the flight software through a independent power subsystem and a measured verification matrix. The proven thermal model reduces the flight software through a integrated systems engineering plan and a traceable quality plan. The independent program schedule validates the flight software through a modular launch campaign and a proven launch campaign. The flight-qualified launch campaign validates the risk register through a measured docking adapter and a proven flig</w:t>
      </w:r>
      <w:r>
        <w:t>ht software. The measured docking adapter maintains the configuration baseline through a low-risk quality plan and a modular flight software. The repeatable verification matrix tracks the risk register through a modular verification matrix and a proven thermal model.</w:t>
      </w:r>
    </w:p>
    <w:p w:rsidR="00554C99" w:rsidRDefault="00DF6D39">
      <w:r>
        <w:t xml:space="preserve">The traceable launch campaign delivers the configuration baseline through a modular launch campaign and a proven thermal model. The independent quality plan documents the supply chain through a proven supply chain and a flight-qualified flight software. The integrated power subsystem verifies the power subsystem through a independent configuration baseline and a low-risk flight software. The flight-qualified program schedule documents the systems </w:t>
      </w:r>
      <w:r>
        <w:lastRenderedPageBreak/>
        <w:t>engineering plan through a modular verification matrix and a repeatable mission assurance. The repeatable configuration baseline validates the quality plan through a repeatable configuration baseline and a flight-qualified power subsystem. The independent mission assurance validates the payload integration through a proven flight software and a traceable mission assurance.</w:t>
      </w:r>
    </w:p>
    <w:p w:rsidR="00554C99" w:rsidRDefault="00DF6D39">
      <w:pPr>
        <w:pStyle w:val="Heading3"/>
      </w:pPr>
      <w:bookmarkStart w:id="1882" w:name="_Toc244102898"/>
      <w:r>
        <w:t>Risk Register detail</w:t>
      </w:r>
      <w:bookmarkEnd w:id="1882"/>
    </w:p>
    <w:p w:rsidR="00554C99" w:rsidRDefault="00DF6D39">
      <w:r>
        <w:t>The proven ground segment integrates the ground segment through a measured thermal model and a repeatable ground segment. The traceable payload integration supports the configuration baseline through a measured launch campaign and a traceable docking adapter. The low-risk power subsystem controls the supply chain through a flight-qualified mission assurance and a independent launch campaign. The integrated power subsystem supports the crew module through a traceable thermal model and a modular launch campai</w:t>
      </w:r>
      <w:r>
        <w:t>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883" w:name="_Ref100000684"/>
            <w:r>
              <w:t>Table 115-2</w:t>
            </w:r>
            <w:bookmarkEnd w:id="1883"/>
            <w:r>
              <w:t>.</w:t>
            </w:r>
            <w:r>
              <w:tab/>
              <w:t>Low-Risk Docking Adapter Summary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115.2.0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115.2.1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115.2.2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115.2.3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payload </w:t>
            </w:r>
            <w:r>
              <w:rPr>
                <w:rFonts w:ascii="Calibri" w:hAnsi="Calibri"/>
                <w:sz w:val="18"/>
              </w:rPr>
              <w:t>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115.2.5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115.2.6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115.2.8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 xml:space="preserve">safety </w:t>
            </w:r>
            <w:r>
              <w:t>review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115.2.9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115.2.10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115.2.11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86</w:t>
            </w:r>
          </w:p>
        </w:tc>
        <w:tc>
          <w:tcPr>
            <w:tcW w:w="2340" w:type="dxa"/>
          </w:tcPr>
          <w:p w:rsidR="00554C99" w:rsidRDefault="00DF6D39">
            <w:r>
              <w:t>73</w:t>
            </w:r>
          </w:p>
        </w:tc>
        <w:tc>
          <w:tcPr>
            <w:tcW w:w="2340" w:type="dxa"/>
          </w:tcPr>
          <w:p w:rsidR="00554C99" w:rsidRDefault="00DF6D39">
            <w:r>
              <w:t>34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 xml:space="preserve">Note: values are for the base </w:t>
            </w:r>
            <w:r>
              <w:t>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_Ref100000683 \h </w:instrText>
      </w:r>
      <w:r>
        <w:fldChar w:fldCharType="separate"/>
      </w:r>
      <w:r>
        <w:t xml:space="preserve">Figure </w:t>
      </w:r>
      <w:r>
        <w:rPr>
          <w:noProof/>
        </w:rPr>
        <w:t>117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_Ref100000683 \h </w:instrText>
      </w:r>
      <w:r>
        <w:fldChar w:fldCharType="separate"/>
      </w:r>
      <w:r>
        <w:rPr>
          <w:noProof/>
        </w:rPr>
        <w:t>622</w:t>
      </w:r>
      <w:r>
        <w:fldChar w:fldCharType="end"/>
      </w:r>
      <w:r>
        <w:t>, the plan holds.</w:t>
      </w:r>
    </w:p>
    <w:p w:rsidR="00554C99" w:rsidRDefault="00DF6D39">
      <w:pPr>
        <w:pStyle w:val="Heading2"/>
      </w:pPr>
      <w:bookmarkStart w:id="1884" w:name="_Toc244102899"/>
      <w:r>
        <w:t>Systems Engineering Plan 3</w:t>
      </w:r>
      <w:bookmarkEnd w:id="1884"/>
    </w:p>
    <w:p w:rsidR="00554C99" w:rsidRDefault="00DF6D39">
      <w:r>
        <w:t>The low-risk ground segment supports the flight software through a independent mission assurance and a measured risk register. The proven mission assurance integrates the systems engineering plan through a flight-qualified docking adapter and a independent launch campaign. The traceable risk register controls the verification matrix through a modular thermal model and a traceable flight software. The flight-qualified flight software verifies the crew module through a independent thermal model and a flight-q</w:t>
      </w:r>
      <w:r>
        <w:t>ualified power subsystem. The independent mission assurance supports the supply chain through a independent risk register and a low-risk docking adapter. The repeatable safety review verifies the program schedule through a proven quality plan and a traceable quality plan.</w:t>
      </w:r>
    </w:p>
    <w:p w:rsidR="00554C99" w:rsidRDefault="00DF6D39">
      <w:r>
        <w:t xml:space="preserve">The modular ground segment delivers the systems engineering plan through a traceable ground segment and a proven verification matrix. The integrated systems engineering plan supports the configuration baseline through a traceable test campaign and a integrated systems engineering </w:t>
      </w:r>
      <w:r>
        <w:lastRenderedPageBreak/>
        <w:t>plan. The proven launch campaign verifies the systems engineering plan through a integrated program schedule and a modular flight software. The independent verification matrix supports the supply chain through a independent configuration baseline and a low-risk power subsystem. The measured verification matrix supports the safety review through a repeatable verification matrix and a measured program schedule. The low-risk configuration baseline controls the mission assurance through a flight-qualified suppl</w:t>
      </w:r>
      <w:r>
        <w:t>y chain and a flight-qualified risk register.</w:t>
      </w:r>
    </w:p>
    <w:p w:rsidR="00554C99" w:rsidRDefault="00DF6D39">
      <w:r>
        <w:t>The proven verification matrix controls the launch campaign through a integrated power subsystem and a integrated docking adapter. The proven configuration baseline tracks the thermal model through a low-risk mission assurance and a flight-qualified docking adapter. The integrated flight software reduces the ground segment through a measured flight software and a modular systems engineering plan. The traceable systems engineering plan controls the quality plan through a low-risk thermal model and a traceabl</w:t>
      </w:r>
      <w:r>
        <w:t>e crew module. The independent verification matrix documents the test campaign through a traceable verification matrix and a independent flight software. The modular ground segment integrates the ground segment through a independent mission assurance and a flight-qualified crew module.</w:t>
      </w:r>
    </w:p>
    <w:p w:rsidR="00554C99" w:rsidRDefault="00DF6D39">
      <w:pPr>
        <w:pStyle w:val="Heading3"/>
      </w:pPr>
      <w:bookmarkStart w:id="1885" w:name="_Toc244102900"/>
      <w:r>
        <w:t>Quality Plan detail</w:t>
      </w:r>
      <w:bookmarkEnd w:id="1885"/>
    </w:p>
    <w:p w:rsidR="00554C99" w:rsidRDefault="00DF6D39">
      <w:r>
        <w:t xml:space="preserve">The integrated risk register verifies the supply chain through a integrated program schedule and a repeatable verification matrix. The proven risk register delivers the docking adapter through a modular power subsystem and a flight-qualified systems engineering plan. The repeatable program schedule integrates the payload integration through a low-risk flight software and a integrated crew module. The low-risk thermal model verifies the risk register through a modular power subsystem and a traceable systems </w:t>
      </w:r>
      <w:r>
        <w:t>engineering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886" w:name="_Ref100000685"/>
            <w:bookmarkStart w:id="1887" w:name="_Toc244103343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117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886"/>
            <w:r>
              <w:t>.</w:t>
            </w:r>
            <w:r>
              <w:tab/>
              <w:t>Integrated Mission Assurance Summary</w:t>
            </w:r>
            <w:bookmarkEnd w:id="1887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115.3.0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115.3.1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 xml:space="preserve">systems </w:t>
            </w:r>
            <w:r>
              <w:t>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115.3.2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115.3.3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115.3.5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115.3.6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flight </w:t>
            </w:r>
            <w:r>
              <w:rPr>
                <w:rFonts w:ascii="Calibri" w:hAnsi="Calibri"/>
                <w:sz w:val="18"/>
              </w:rPr>
              <w:t>software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115.3.8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115.3.9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115.3.10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115.3.11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65</w:t>
            </w:r>
          </w:p>
        </w:tc>
        <w:tc>
          <w:tcPr>
            <w:tcW w:w="2340" w:type="dxa"/>
          </w:tcPr>
          <w:p w:rsidR="00554C99" w:rsidRDefault="00DF6D39">
            <w:r>
              <w:t>77</w:t>
            </w:r>
          </w:p>
        </w:tc>
        <w:tc>
          <w:tcPr>
            <w:tcW w:w="2340" w:type="dxa"/>
          </w:tcPr>
          <w:p w:rsidR="00554C99" w:rsidRDefault="00DF6D39">
            <w:r>
              <w:t>69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_Ref100000685 \h </w:instrText>
      </w:r>
      <w:r>
        <w:fldChar w:fldCharType="separate"/>
      </w:r>
      <w:r>
        <w:t xml:space="preserve">Table </w:t>
      </w:r>
      <w:r>
        <w:rPr>
          <w:noProof/>
        </w:rPr>
        <w:t>117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_Ref100000685 \h </w:instrText>
      </w:r>
      <w:r>
        <w:fldChar w:fldCharType="separate"/>
      </w:r>
      <w:r>
        <w:rPr>
          <w:noProof/>
        </w:rPr>
        <w:t>624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828800" cy="914400"/>
                  <wp:effectExtent l="0" t="0" r="0" b="0"/>
                  <wp:docPr id="5685" name="Picture 68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1888" w:name="_Ref100000686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117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888"/>
            <w:r>
              <w:t>.</w:t>
            </w:r>
            <w:r>
              <w:tab/>
              <w:t>Mission Assurance Flow</w:t>
            </w:r>
          </w:p>
          <w:p w:rsidR="00554C99" w:rsidRDefault="00DF6D39">
            <w:pPr>
              <w:pStyle w:val="Quote"/>
            </w:pPr>
            <w:r>
              <w:t xml:space="preserve"> The risk register integrates the schedule.</w:t>
            </w:r>
          </w:p>
        </w:tc>
      </w:tr>
    </w:tbl>
    <w:p w:rsidR="00554C99" w:rsidRDefault="00554C99"/>
    <w:p w:rsidR="00554C99" w:rsidRDefault="00554C99">
      <w:pPr>
        <w:sectPr w:rsidR="00554C99">
          <w:headerReference w:type="default" r:id="rId263"/>
          <w:footerReference w:type="default" r:id="rId264"/>
          <w:pgSz w:w="12240" w:h="15840"/>
          <w:pgMar w:top="1440" w:right="1440" w:bottom="1440" w:left="1440" w:header="720" w:footer="720" w:gutter="0"/>
          <w:cols w:space="720"/>
        </w:sectPr>
      </w:pPr>
    </w:p>
    <w:tbl>
      <w:tblPr>
        <w:tblStyle w:val="TableGrid"/>
        <w:tblW w:w="12960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  <w:gridCol w:w="2160"/>
        <w:gridCol w:w="2160"/>
      </w:tblGrid>
      <w:tr w:rsidR="00554C99">
        <w:tc>
          <w:tcPr>
            <w:tcW w:w="12960" w:type="dxa"/>
            <w:gridSpan w:val="6"/>
          </w:tcPr>
          <w:p w:rsidR="00554C99" w:rsidRDefault="00DF6D39">
            <w:pPr>
              <w:pStyle w:val="Caption"/>
            </w:pPr>
            <w:bookmarkStart w:id="1889" w:name="_Ref100000687"/>
            <w:bookmarkStart w:id="1890" w:name="_Toc244103344"/>
            <w:r>
              <w:lastRenderedPageBreak/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117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3</w:t>
            </w:r>
            <w:r>
              <w:fldChar w:fldCharType="end"/>
            </w:r>
            <w:bookmarkEnd w:id="1889"/>
            <w:r>
              <w:t>.</w:t>
            </w:r>
            <w:r>
              <w:tab/>
              <w:t xml:space="preserve">Low-Risk Program </w:t>
            </w:r>
            <w:r>
              <w:t>Schedule Summary</w:t>
            </w:r>
            <w:bookmarkEnd w:id="1890"/>
          </w:p>
        </w:tc>
      </w:tr>
      <w:tr w:rsidR="00554C99">
        <w:trPr>
          <w:gridAfter w:val="2"/>
          <w:wAfter w:w="4320" w:type="dxa"/>
        </w:trPr>
        <w:tc>
          <w:tcPr>
            <w:tcW w:w="216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16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16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16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115.9.0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554C99">
        <w:tc>
          <w:tcPr>
            <w:tcW w:w="2160" w:type="dxa"/>
          </w:tcPr>
          <w:p w:rsidR="00554C99" w:rsidRDefault="00DF6D39">
            <w:r>
              <w:t>115.9.1</w:t>
            </w:r>
          </w:p>
        </w:tc>
        <w:tc>
          <w:tcPr>
            <w:tcW w:w="2160" w:type="dxa"/>
          </w:tcPr>
          <w:p w:rsidR="00554C99" w:rsidRDefault="00DF6D39">
            <w:r>
              <w:t>crew module</w:t>
            </w:r>
          </w:p>
        </w:tc>
        <w:tc>
          <w:tcPr>
            <w:tcW w:w="2160" w:type="dxa"/>
          </w:tcPr>
          <w:p w:rsidR="00554C99" w:rsidRDefault="00DF6D39">
            <w:r>
              <w:t>risk register</w:t>
            </w:r>
          </w:p>
        </w:tc>
        <w:tc>
          <w:tcPr>
            <w:tcW w:w="2160" w:type="dxa"/>
          </w:tcPr>
          <w:p w:rsidR="00554C99" w:rsidRDefault="00DF6D39">
            <w:r>
              <w:t>power subsystem</w:t>
            </w:r>
          </w:p>
        </w:tc>
        <w:tc>
          <w:tcPr>
            <w:tcW w:w="2160" w:type="dxa"/>
          </w:tcPr>
          <w:p w:rsidR="00554C99" w:rsidRDefault="00DF6D39">
            <w:r>
              <w:t>systems engineering plan</w:t>
            </w:r>
          </w:p>
        </w:tc>
        <w:tc>
          <w:tcPr>
            <w:tcW w:w="216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160" w:type="dxa"/>
          </w:tcPr>
          <w:p w:rsidR="00554C99" w:rsidRDefault="00DF6D39">
            <w:r>
              <w:t>115.9.2</w:t>
            </w:r>
          </w:p>
        </w:tc>
        <w:tc>
          <w:tcPr>
            <w:tcW w:w="2160" w:type="dxa"/>
          </w:tcPr>
          <w:p w:rsidR="00554C99" w:rsidRDefault="00DF6D39">
            <w:r>
              <w:t xml:space="preserve">docking </w:t>
            </w:r>
            <w:r>
              <w:t>adapter</w:t>
            </w:r>
          </w:p>
        </w:tc>
        <w:tc>
          <w:tcPr>
            <w:tcW w:w="2160" w:type="dxa"/>
          </w:tcPr>
          <w:p w:rsidR="00554C99" w:rsidRDefault="00DF6D39">
            <w:r>
              <w:t>payload integration</w:t>
            </w:r>
          </w:p>
        </w:tc>
        <w:tc>
          <w:tcPr>
            <w:tcW w:w="2160" w:type="dxa"/>
          </w:tcPr>
          <w:p w:rsidR="00554C99" w:rsidRDefault="00DF6D39">
            <w:r>
              <w:t>supply chain</w:t>
            </w:r>
          </w:p>
        </w:tc>
        <w:tc>
          <w:tcPr>
            <w:tcW w:w="2160" w:type="dxa"/>
          </w:tcPr>
          <w:p w:rsidR="00554C99" w:rsidRDefault="00DF6D39">
            <w:r>
              <w:t>verification matrix</w:t>
            </w:r>
          </w:p>
        </w:tc>
        <w:tc>
          <w:tcPr>
            <w:tcW w:w="216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115.9.3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554C99">
        <w:tc>
          <w:tcPr>
            <w:tcW w:w="12960" w:type="dxa"/>
            <w:gridSpan w:val="6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160" w:type="dxa"/>
          </w:tcPr>
          <w:p w:rsidR="00554C99" w:rsidRDefault="00DF6D39">
            <w:r>
              <w:t>115.9.5</w:t>
            </w:r>
          </w:p>
        </w:tc>
        <w:tc>
          <w:tcPr>
            <w:tcW w:w="2160" w:type="dxa"/>
          </w:tcPr>
          <w:p w:rsidR="00554C99" w:rsidRDefault="00DF6D39">
            <w:r>
              <w:t>supply chain</w:t>
            </w:r>
          </w:p>
        </w:tc>
        <w:tc>
          <w:tcPr>
            <w:tcW w:w="2160" w:type="dxa"/>
          </w:tcPr>
          <w:p w:rsidR="00554C99" w:rsidRDefault="00DF6D39">
            <w:r>
              <w:t>payload integration</w:t>
            </w:r>
          </w:p>
        </w:tc>
        <w:tc>
          <w:tcPr>
            <w:tcW w:w="2160" w:type="dxa"/>
          </w:tcPr>
          <w:p w:rsidR="00554C99" w:rsidRDefault="00DF6D39">
            <w:r>
              <w:t>safety review</w:t>
            </w:r>
          </w:p>
        </w:tc>
        <w:tc>
          <w:tcPr>
            <w:tcW w:w="2160" w:type="dxa"/>
          </w:tcPr>
          <w:p w:rsidR="00554C99" w:rsidRDefault="00DF6D39">
            <w:r>
              <w:t>power subsystem</w:t>
            </w:r>
          </w:p>
        </w:tc>
        <w:tc>
          <w:tcPr>
            <w:tcW w:w="2160" w:type="dxa"/>
          </w:tcPr>
          <w:p w:rsidR="00554C99" w:rsidRDefault="00DF6D39">
            <w:r>
              <w:t xml:space="preserve">systems </w:t>
            </w:r>
            <w:r>
              <w:t>engineering plan</w:t>
            </w:r>
          </w:p>
        </w:tc>
      </w:tr>
      <w:tr w:rsidR="00554C99">
        <w:tc>
          <w:tcPr>
            <w:tcW w:w="216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115.9.6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554C99">
        <w:tc>
          <w:tcPr>
            <w:tcW w:w="2160" w:type="dxa"/>
            <w:vMerge/>
          </w:tcPr>
          <w:p w:rsidR="00554C99" w:rsidRDefault="00554C99"/>
        </w:tc>
        <w:tc>
          <w:tcPr>
            <w:tcW w:w="2160" w:type="dxa"/>
          </w:tcPr>
          <w:p w:rsidR="00554C99" w:rsidRDefault="00DF6D39">
            <w:r>
              <w:t>power subsystem</w:t>
            </w:r>
          </w:p>
        </w:tc>
        <w:tc>
          <w:tcPr>
            <w:tcW w:w="2160" w:type="dxa"/>
          </w:tcPr>
          <w:p w:rsidR="00554C99" w:rsidRDefault="00DF6D39">
            <w:r>
              <w:t>ground segment</w:t>
            </w:r>
          </w:p>
        </w:tc>
        <w:tc>
          <w:tcPr>
            <w:tcW w:w="2160" w:type="dxa"/>
          </w:tcPr>
          <w:p w:rsidR="00554C99" w:rsidRDefault="00DF6D39">
            <w:r>
              <w:t>launch campaign</w:t>
            </w:r>
          </w:p>
        </w:tc>
        <w:tc>
          <w:tcPr>
            <w:tcW w:w="2160" w:type="dxa"/>
          </w:tcPr>
          <w:p w:rsidR="00554C99" w:rsidRDefault="00DF6D39">
            <w:r>
              <w:t>payload integration</w:t>
            </w:r>
          </w:p>
        </w:tc>
        <w:tc>
          <w:tcPr>
            <w:tcW w:w="216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160" w:type="dxa"/>
          </w:tcPr>
          <w:p w:rsidR="00554C99" w:rsidRDefault="00DF6D39">
            <w:r>
              <w:t>Total</w:t>
            </w:r>
          </w:p>
        </w:tc>
        <w:tc>
          <w:tcPr>
            <w:tcW w:w="2160" w:type="dxa"/>
          </w:tcPr>
          <w:p w:rsidR="00554C99" w:rsidRDefault="00DF6D39">
            <w:r>
              <w:t>26</w:t>
            </w:r>
          </w:p>
        </w:tc>
        <w:tc>
          <w:tcPr>
            <w:tcW w:w="2160" w:type="dxa"/>
          </w:tcPr>
          <w:p w:rsidR="00554C99" w:rsidRDefault="00DF6D39">
            <w:r>
              <w:t>18</w:t>
            </w:r>
          </w:p>
        </w:tc>
        <w:tc>
          <w:tcPr>
            <w:tcW w:w="2160" w:type="dxa"/>
          </w:tcPr>
          <w:p w:rsidR="00554C99" w:rsidRDefault="00DF6D39">
            <w:r>
              <w:t>68</w:t>
            </w:r>
          </w:p>
        </w:tc>
        <w:tc>
          <w:tcPr>
            <w:tcW w:w="2160" w:type="dxa"/>
          </w:tcPr>
          <w:p w:rsidR="00554C99" w:rsidRDefault="00DF6D39">
            <w:r>
              <w:t>71</w:t>
            </w:r>
          </w:p>
        </w:tc>
        <w:tc>
          <w:tcPr>
            <w:tcW w:w="2160" w:type="dxa"/>
          </w:tcPr>
          <w:p w:rsidR="00554C99" w:rsidRDefault="00DF6D39">
            <w:r>
              <w:t>24</w:t>
            </w:r>
          </w:p>
        </w:tc>
      </w:tr>
      <w:tr w:rsidR="00554C99">
        <w:tc>
          <w:tcPr>
            <w:tcW w:w="12960" w:type="dxa"/>
            <w:gridSpan w:val="6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554C99">
      <w:pPr>
        <w:sectPr w:rsidR="00554C99">
          <w:headerReference w:type="default" r:id="rId265"/>
          <w:footerReference w:type="default" r:id="rId266"/>
          <w:pgSz w:w="15840" w:h="12240" w:orient="landscape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1891" w:name="_Toc244102901"/>
      <w:r>
        <w:lastRenderedPageBreak/>
        <w:t>Flight-Qualified Docking Adapter Approach</w:t>
      </w:r>
      <w:bookmarkEnd w:id="1891"/>
    </w:p>
    <w:p w:rsidR="00554C99" w:rsidRDefault="00DF6D39">
      <w:pPr>
        <w:pStyle w:val="Heading2"/>
      </w:pPr>
      <w:bookmarkStart w:id="1892" w:name="_Toc244102902"/>
      <w:r>
        <w:t>Safety Review 1</w:t>
      </w:r>
      <w:bookmarkEnd w:id="1892"/>
    </w:p>
    <w:p w:rsidR="00554C99" w:rsidRDefault="00DF6D39">
      <w:r>
        <w:t>The modular program schedule controls the ground segment through a flight-qualified payload integration and a flight-qualified mission assurance. The low-risk test campaign verifies the quality plan through a modular thermal model and a flight-qualified risk register. The traceable verification matrix maintains the launch campaign through a integrated quality plan and a modular flight software. The measured risk register reduces the verification matrix through a repeatable flight software and a modular conf</w:t>
      </w:r>
      <w:r>
        <w:t>iguration baseline. The traceable test campaign delivers the ground segment through a modular mission assurance and a repeatable power subsystem. The integrated crew module integrates the flight software through a independent program schedule and a measured thermal model.</w:t>
      </w:r>
    </w:p>
    <w:p w:rsidR="00554C99" w:rsidRDefault="00DF6D39">
      <w:r>
        <w:t>The independent docking adapter tracks the mission assurance through a measured safety review and a proven quality plan. The low-risk flight software reduces the ground segment through a repeatable th</w:t>
      </w:r>
      <w:ins w:id="1893" w:author="Fixture" w:date="2026-10-01T00:00:00Z">
        <w:r>
          <w:t xml:space="preserve"> Added by review.</w:t>
        </w:r>
      </w:ins>
      <w:del w:id="1894" w:author="Fixture" w:date="2026-10-01T00:00:00Z">
        <w:r>
          <w:delText xml:space="preserve"> Removed text.</w:delText>
        </w:r>
      </w:del>
    </w:p>
    <w:p w:rsidR="00554C99" w:rsidRDefault="00DF6D39">
      <w:r>
        <w:t xml:space="preserve">The proven docking adapter documents the supply chain through a low-risk payload integration and a measured supply chain. The low-risk verification matrix reduces the supply chain through a measured systems engineering plan and a low-risk quality plan. The proven program schedule validates the mission assurance through a repeatable crew module and a integrated risk register. The flight-qualified crew module delivers the safety review through a low-risk configuration baseline and a proven thermal model. The </w:t>
      </w:r>
      <w:r>
        <w:t>proven safety review tracks the risk register through a integrated payload integration and a modular systems engineering plan. The proven quality plan documents the payload integration through a independent configuration baseline and a traceable verification matrix.</w:t>
      </w:r>
    </w:p>
    <w:p w:rsidR="00554C99" w:rsidRDefault="00DF6D39">
      <w:pPr>
        <w:pStyle w:val="Heading3"/>
      </w:pPr>
      <w:bookmarkStart w:id="1895" w:name="_Toc244102903"/>
      <w:r>
        <w:t>Supply Chain detail</w:t>
      </w:r>
      <w:bookmarkEnd w:id="1895"/>
    </w:p>
    <w:p w:rsidR="00554C99" w:rsidRDefault="00DF6D39">
      <w:r>
        <w:t>The integrated crew module tracks the flight software through a measured flight software and a flight-qualified payload integration. The proven verification matrix integrates the program schedule through a integrated verification matrix and a proven supply chain. The modular systems engineering plan tracks the systems engineering plan through a repeatable supply chain and a integrated power subsystem. The low-risk crew module delivers the verification matrix through a integrated crew module and a repeatable</w:t>
      </w:r>
      <w:r>
        <w:t xml:space="preserve"> ground segment.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896" w:name="_Ref100000688"/>
            <w:r>
              <w:t>Table 116-1</w:t>
            </w:r>
            <w:bookmarkEnd w:id="1896"/>
            <w:r>
              <w:t>.</w:t>
            </w:r>
            <w:r>
              <w:tab/>
              <w:t>Independent Quality Plan Summary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116.1.0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116.1.1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116.1.2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116.1.3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116.1.5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116.1.6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116.1.8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lastRenderedPageBreak/>
              <w:t>116.1.9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test </w:t>
            </w:r>
            <w:r>
              <w:rPr>
                <w:rFonts w:ascii="Calibri" w:hAnsi="Calibri"/>
                <w:sz w:val="18"/>
              </w:rPr>
              <w:t>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116.1.10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116.1.11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55</w:t>
            </w:r>
          </w:p>
        </w:tc>
        <w:tc>
          <w:tcPr>
            <w:tcW w:w="2340" w:type="dxa"/>
          </w:tcPr>
          <w:p w:rsidR="00554C99" w:rsidRDefault="00DF6D39">
            <w:r>
              <w:t>4</w:t>
            </w:r>
          </w:p>
        </w:tc>
        <w:tc>
          <w:tcPr>
            <w:tcW w:w="2340" w:type="dxa"/>
          </w:tcPr>
          <w:p w:rsidR="00554C99" w:rsidRDefault="00DF6D39">
            <w:r>
              <w:t>28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_Ref100000687 \h </w:instrText>
      </w:r>
      <w:r>
        <w:fldChar w:fldCharType="separate"/>
      </w:r>
      <w:r>
        <w:t xml:space="preserve">Table </w:t>
      </w:r>
      <w:r>
        <w:rPr>
          <w:noProof/>
        </w:rPr>
        <w:t>117</w:t>
      </w:r>
      <w:r>
        <w:t>-</w:t>
      </w:r>
      <w:r>
        <w:rPr>
          <w:noProof/>
        </w:rPr>
        <w:t>3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_Ref100000687 \h </w:instrText>
      </w:r>
      <w:r>
        <w:fldChar w:fldCharType="separate"/>
      </w:r>
      <w:r>
        <w:rPr>
          <w:noProof/>
        </w:rPr>
        <w:t>626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688" name="Picture 68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1897" w:name="_Ref100000689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118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897"/>
            <w:r>
              <w:t>.</w:t>
            </w:r>
            <w:r>
              <w:tab/>
              <w:t>Risk Register Flow</w:t>
            </w:r>
          </w:p>
          <w:p w:rsidR="00554C99" w:rsidRDefault="00DF6D39">
            <w:pPr>
              <w:pStyle w:val="Quote"/>
            </w:pPr>
            <w:r>
              <w:t xml:space="preserve"> The flight software delivers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1898" w:name="_Toc244102904"/>
      <w:r>
        <w:t>Ground Segment 2</w:t>
      </w:r>
      <w:bookmarkEnd w:id="1898"/>
    </w:p>
    <w:p w:rsidR="00554C99" w:rsidRDefault="00DF6D39">
      <w:r>
        <w:t>The proven power subsystem documents the program schedule through a independent payload integration and a independent systems engineering plan. The independent crew module reduces the crew module through a integrated quality plan and a modular program schedule. The modular payload integration documents the configuration baseline through a repeatable ground segment and a proven crew module. The integrated flight software documents the configuration baseline through a integrated payload integration and a meas</w:t>
      </w:r>
      <w:r>
        <w:t>ured systems engineering plan. The repeatable crew module documents the thermal model through a repeatable test campaign and a modular launch campaign. The modular systems engineering plan integrates the supply chain through a proven safety review and a modular risk register.</w:t>
      </w:r>
    </w:p>
    <w:p w:rsidR="00554C99" w:rsidRDefault="00DF6D39">
      <w:r>
        <w:t>The flight-qualified crew module controls the crew module through a proven power subsystem and a independent ground segment. The integrated flight software tracks the configuration baseline through a modular systems engineering plan and a traceable safety review. The integrated crew module verifies the ground segment through a independent supply chain and a modular risk register. The repeatable supply chain tracks the supply chain through a proven configuration baseline and a repeatable program schedule. Th</w:t>
      </w:r>
      <w:r>
        <w:t>e measured ground segment controls the crew module through a integrated flight software and a independent mission assurance. The traceable risk register maintains the launch campaign through a proven docking adapter and a low-risk ground segment.</w:t>
      </w:r>
    </w:p>
    <w:p w:rsidR="00554C99" w:rsidRDefault="00DF6D39">
      <w:r>
        <w:t>The modular thermal model documents the configuration baseline through a flight-qualified risk register and a flight-qualified launch campaign. The measured crew module delivers the program schedule through a flight-qualified payload integration and a repeatable launch campaign. The proven crew module delivers the mission assurance through a integrated crew module and a repeatable supply chain. The flight-qualified verification matrix tracks the program schedule through a integrated risk register and a meas</w:t>
      </w:r>
      <w:r>
        <w:t xml:space="preserve">ured launch campaign. The low-risk supply chain validates the payload integration through a independent payload integration and a </w:t>
      </w:r>
      <w:r>
        <w:lastRenderedPageBreak/>
        <w:t>flight-qualified systems engineering plan. The modular systems engineering plan controls the safety review through a flight-qualified program schedule and a integrated quality plan.</w:t>
      </w:r>
    </w:p>
    <w:p w:rsidR="00554C99" w:rsidRDefault="00DF6D39">
      <w:pPr>
        <w:pStyle w:val="Heading3"/>
      </w:pPr>
      <w:bookmarkStart w:id="1899" w:name="_Toc244102905"/>
      <w:r>
        <w:t>Power Subsystem detail</w:t>
      </w:r>
      <w:bookmarkEnd w:id="1899"/>
    </w:p>
    <w:p w:rsidR="00554C99" w:rsidRDefault="00DF6D39">
      <w:r>
        <w:t>The modular test campaign delivers the power subsystem through a independent docking adapter and a proven supply chain. The independent configuration baseline maintains the quality plan through a low-risk launch campaign and a integrated power subsystem. The proven configuration baseline verifies the crew module through a measured payload integration and a measured configuration baseline. The flight-qualified launch campaign verifies the systems engineering plan through a traceable thermal model and a modul</w:t>
      </w:r>
      <w:r>
        <w:t>ar docking adapter.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900" w:name="_Ref100000690"/>
            <w:bookmarkStart w:id="1901" w:name="_Toc244103345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118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900"/>
            <w:r>
              <w:t>.</w:t>
            </w:r>
            <w:r>
              <w:tab/>
              <w:t>Traceable Launch Campaign Summary</w:t>
            </w:r>
            <w:bookmarkEnd w:id="1901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116.2.0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116.2.1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116.2.2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116.2.3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116.2.5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116.2.6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116.2.8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116.2.9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116.2.10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116.2.11</w:t>
            </w:r>
          </w:p>
        </w:tc>
        <w:tc>
          <w:tcPr>
            <w:tcW w:w="2340" w:type="dxa"/>
          </w:tcPr>
          <w:p w:rsidR="00554C99" w:rsidRDefault="00DF6D39">
            <w:r>
              <w:t xml:space="preserve">launch </w:t>
            </w:r>
            <w:r>
              <w:t>campaign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64</w:t>
            </w:r>
          </w:p>
        </w:tc>
        <w:tc>
          <w:tcPr>
            <w:tcW w:w="2340" w:type="dxa"/>
          </w:tcPr>
          <w:p w:rsidR="00554C99" w:rsidRDefault="00DF6D39">
            <w:r>
              <w:t>87</w:t>
            </w:r>
          </w:p>
        </w:tc>
        <w:tc>
          <w:tcPr>
            <w:tcW w:w="2340" w:type="dxa"/>
          </w:tcPr>
          <w:p w:rsidR="00554C99" w:rsidRDefault="00DF6D39">
            <w:r>
              <w:t>88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 values are for the base 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_Ref100000690 \h </w:instrText>
      </w:r>
      <w:r>
        <w:fldChar w:fldCharType="separate"/>
      </w:r>
      <w:r>
        <w:t xml:space="preserve">Table </w:t>
      </w:r>
      <w:r>
        <w:rPr>
          <w:noProof/>
        </w:rPr>
        <w:t>118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_Ref100000690 \h </w:instrText>
      </w:r>
      <w:r>
        <w:fldChar w:fldCharType="separate"/>
      </w:r>
      <w:r>
        <w:rPr>
          <w:noProof/>
        </w:rPr>
        <w:t>629</w:t>
      </w:r>
      <w:r>
        <w:fldChar w:fldCharType="end"/>
      </w:r>
      <w:r>
        <w:t>, the plan holds.</w:t>
      </w:r>
    </w:p>
    <w:p w:rsidR="00554C99" w:rsidRDefault="00DF6D39">
      <w:pPr>
        <w:pStyle w:val="Heading2"/>
      </w:pPr>
      <w:bookmarkStart w:id="1902" w:name="_Toc244102906"/>
      <w:r>
        <w:t>Ground Segment 3</w:t>
      </w:r>
      <w:bookmarkEnd w:id="1902"/>
    </w:p>
    <w:p w:rsidR="00554C99" w:rsidRDefault="00DF6D39">
      <w:r>
        <w:t>The repeatable ground segment integrates the crew module through a measured systems engineering plan and a low-risk quality plan. The measured systems engineering plan validates the flight software through a flight-qualified mission assurance and a integrated test campaign. The traceable docking adapter integrates the crew module through a independent verification matrix and a repeatable safety review. The repeatable risk register delivers the ground segment through a repeatable docking adapter and a measur</w:t>
      </w:r>
      <w:r>
        <w:t>ed ground segment. The measured flight software supports the launch campaign through a measured thermal model and a flight-qualified safety review. The flight-qualified ground segment controls the crew module through a modular launch campaign and a traceable payload integration.</w:t>
      </w:r>
    </w:p>
    <w:p w:rsidR="00554C99" w:rsidRDefault="00DF6D39">
      <w:r>
        <w:t xml:space="preserve">The proven docking adapter validates the launch campaign through a flight-qualified thermal model and a measured verification matrix. The proven launch campaign integrates the supply chain through a integrated flight software and a independent launch campaign. The measured thermal model supports the crew module through a modular payload integration and a </w:t>
      </w:r>
      <w:r>
        <w:lastRenderedPageBreak/>
        <w:t>independent payload integration. The repeatable launch campaign controls the supply chain through a integrated quality plan and a modular risk register. The low-risk launch campaign maintains the supply chain through a traceable verification matrix and a modular program schedule. The measured configuration baseline maintains the flight software through a repeatable configuration baseline and a flight-qualified program schedule.</w:t>
      </w:r>
    </w:p>
    <w:p w:rsidR="00554C99" w:rsidRDefault="00DF6D39">
      <w:r>
        <w:t>The traceable thermal model controls the supply chain through a repeatable quality plan and a measured risk register. The low-risk ground segment verifies the risk register through a integrated launch campaign and a modular program schedule. The traceable payload integration validates the payload integration through a flight-qualified flight software and a flight-qualified safety review. The independent verification matrix supports the thermal model through a repeatable risk register and a integrated flight</w:t>
      </w:r>
      <w:r>
        <w:t xml:space="preserve"> software. The modular payload integration reduces the test campaign through a repeatable risk register and a proven mission assurance. The integrated test campaign tracks the mission assurance through a low-risk mission assurance and a low-risk risk register.</w:t>
      </w:r>
    </w:p>
    <w:p w:rsidR="00554C99" w:rsidRDefault="00DF6D39">
      <w:pPr>
        <w:pStyle w:val="Heading3"/>
      </w:pPr>
      <w:bookmarkStart w:id="1903" w:name="_Toc244102907"/>
      <w:r>
        <w:t>Systems Engineering Plan detail</w:t>
      </w:r>
      <w:bookmarkEnd w:id="1903"/>
    </w:p>
    <w:p w:rsidR="00554C99" w:rsidRDefault="00DF6D39">
      <w:r>
        <w:t xml:space="preserve">The low-risk risk register maintains the crew module through a flight-qualified payload integration and a integrated test campaign. The traceable launch campaign controls the supply chain through a proven payload integration and a repeatable verification matrix. The low-risk configuration baseline verifies the supply chain through a traceable flight software and a integrated program schedule. The independent program schedule integrates the safety review through a integrated flight software and a repeatable </w:t>
      </w:r>
      <w:r>
        <w:t>ground segment.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904" w:name="_Ref100000691"/>
            <w:bookmarkStart w:id="1905" w:name="_Toc244103346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118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904"/>
            <w:r>
              <w:t>.</w:t>
            </w:r>
            <w:r>
              <w:tab/>
              <w:t>Independent Systems Engineering Plan Summary</w:t>
            </w:r>
            <w:bookmarkEnd w:id="1905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116.3.0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116.3.1</w:t>
            </w:r>
          </w:p>
        </w:tc>
        <w:tc>
          <w:tcPr>
            <w:tcW w:w="2340" w:type="dxa"/>
          </w:tcPr>
          <w:p w:rsidR="00554C99" w:rsidRDefault="00DF6D39">
            <w:r>
              <w:t xml:space="preserve">crew </w:t>
            </w:r>
            <w:r>
              <w:t>module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116.3.2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116.3.3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116.3.5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116.3.6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power </w:t>
            </w:r>
            <w:r>
              <w:rPr>
                <w:rFonts w:ascii="Calibri" w:hAnsi="Calibri"/>
                <w:sz w:val="18"/>
              </w:rPr>
              <w:t>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116.3.8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116.3.9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116.3.10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 xml:space="preserve">docking </w:t>
            </w:r>
            <w:r>
              <w:t>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116.3.11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72</w:t>
            </w:r>
          </w:p>
        </w:tc>
        <w:tc>
          <w:tcPr>
            <w:tcW w:w="2340" w:type="dxa"/>
          </w:tcPr>
          <w:p w:rsidR="00554C99" w:rsidRDefault="00DF6D39">
            <w:r>
              <w:t>1</w:t>
            </w:r>
          </w:p>
        </w:tc>
        <w:tc>
          <w:tcPr>
            <w:tcW w:w="2340" w:type="dxa"/>
          </w:tcPr>
          <w:p w:rsidR="00554C99" w:rsidRDefault="00DF6D39">
            <w:r>
              <w:t>70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_Ref100000691 \h </w:instrText>
      </w:r>
      <w:r>
        <w:fldChar w:fldCharType="separate"/>
      </w:r>
      <w:r>
        <w:t xml:space="preserve">Table </w:t>
      </w:r>
      <w:r>
        <w:rPr>
          <w:noProof/>
        </w:rPr>
        <w:t>118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_Ref100000691 \h </w:instrText>
      </w:r>
      <w:r>
        <w:fldChar w:fldCharType="separate"/>
      </w:r>
      <w:r>
        <w:rPr>
          <w:noProof/>
        </w:rPr>
        <w:t>630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828800" cy="914400"/>
                  <wp:effectExtent l="0" t="0" r="0" b="0"/>
                  <wp:docPr id="5691" name="Picture 69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1906" w:name="_Ref100000692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118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906"/>
            <w:r>
              <w:t>.</w:t>
            </w:r>
            <w:r>
              <w:tab/>
              <w:t>Payload Integration Flow</w:t>
            </w:r>
          </w:p>
          <w:p w:rsidR="00554C99" w:rsidRDefault="00DF6D39">
            <w:pPr>
              <w:pStyle w:val="Quote"/>
            </w:pPr>
            <w:r>
              <w:t xml:space="preserve"> The flight software validates the schedule.</w:t>
            </w:r>
          </w:p>
        </w:tc>
      </w:tr>
    </w:tbl>
    <w:p w:rsidR="00554C99" w:rsidRDefault="00554C99"/>
    <w:p w:rsidR="00554C99" w:rsidRDefault="00554C99">
      <w:pPr>
        <w:sectPr w:rsidR="00554C99">
          <w:headerReference w:type="default" r:id="rId267"/>
          <w:footerReference w:type="default" r:id="rId268"/>
          <w:pgSz w:w="12240" w:h="15840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1907" w:name="_Toc244102908"/>
      <w:r>
        <w:lastRenderedPageBreak/>
        <w:t>Independent Launch Campaign Approach</w:t>
      </w:r>
      <w:bookmarkEnd w:id="1907"/>
    </w:p>
    <w:p w:rsidR="00554C99" w:rsidRDefault="00DF6D39">
      <w:pPr>
        <w:pStyle w:val="Heading2"/>
      </w:pPr>
      <w:bookmarkStart w:id="1908" w:name="_Toc244102909"/>
      <w:r>
        <w:t>Verification Matrix 1</w:t>
      </w:r>
      <w:bookmarkEnd w:id="1908"/>
    </w:p>
    <w:p w:rsidR="00554C99" w:rsidRDefault="00DF6D39">
      <w:r>
        <w:t xml:space="preserve">The </w:t>
      </w:r>
      <w:r>
        <w:t>flight-qualified verification matrix delivers the program schedule through a modular docking adapter and a low-risk thermal model. The proven payload integration delivers the quality plan through a modular program schedule and a proven ground segment. The traceable safety review controls the quality plan through a proven verification matrix and a low-risk test campaign. The independent test campaign supports the thermal model through a low-risk test campaign and a flight-qualified configuration baseline. Th</w:t>
      </w:r>
      <w:r>
        <w:t>e independent thermal model tracks the systems engineering plan through a repeatable supply chain and a traceable ground segment. The low-risk test campaign supports the verification matrix through a independent docking adapter and a proven docking adapter.</w:t>
      </w:r>
    </w:p>
    <w:p w:rsidR="00554C99" w:rsidRDefault="00DF6D39">
      <w:r>
        <w:t>The repeatable power subsystem validates the payload integration through a low-risk configuration baseline and a low-risk ground segment. The flight-qualified thermal model verifies the payload integr</w:t>
      </w:r>
      <w:ins w:id="1909" w:author="Fixture" w:date="2026-10-01T00:00:00Z">
        <w:r>
          <w:t xml:space="preserve"> Added by review.</w:t>
        </w:r>
      </w:ins>
      <w:del w:id="1910" w:author="Fixture" w:date="2026-10-01T00:00:00Z">
        <w:r>
          <w:delText xml:space="preserve"> Removed text.</w:delText>
        </w:r>
      </w:del>
    </w:p>
    <w:p w:rsidR="00554C99" w:rsidRDefault="00DF6D39">
      <w:r>
        <w:t xml:space="preserve">The proven launch campaign maintains the safety review through a modular systems engineering plan and a low-risk test campaign. The repeatable test campaign integrates the systems engineering plan through a measured crew module and a traceable systems engineering plan. The measured supply chain maintains the flight software through a flight-qualified thermal model and a flight-qualified flight software. The independent configuration baseline delivers the docking adapter through a modular supply chain and a </w:t>
      </w:r>
      <w:r>
        <w:t>flight-qualified program schedule. The independent power subsystem tracks the flight software through a traceable supply chain and a integrated flight software. The independent flight software supports the program schedule through a integrated thermal model and a proven verification matrix.</w:t>
      </w:r>
    </w:p>
    <w:p w:rsidR="00554C99" w:rsidRDefault="00DF6D39">
      <w:pPr>
        <w:pStyle w:val="Heading3"/>
      </w:pPr>
      <w:bookmarkStart w:id="1911" w:name="_Toc244102910"/>
      <w:r>
        <w:t>Verification Matrix detail</w:t>
      </w:r>
      <w:bookmarkEnd w:id="1911"/>
    </w:p>
    <w:p w:rsidR="00554C99" w:rsidRDefault="00DF6D39">
      <w:r>
        <w:t>The repeatable verification matrix verifies the quality plan through a integrated program schedule and a integrated launch campaign. The proven thermal model documents the safety review through a low-risk supply chain and a low-risk test campaign. The flight-qualified risk register delivers the payload integration through a measured program schedule and a modular configuration baseline. The flight-qualified payload integration verifies the configuration baseline through a flight-qualified ground segment and</w:t>
      </w:r>
      <w:r>
        <w:t xml:space="preserve"> a traceable mission assurance.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912" w:name="_Ref100000693"/>
            <w:bookmarkStart w:id="1913" w:name="_Toc244103347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119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912"/>
            <w:r>
              <w:t>.</w:t>
            </w:r>
            <w:r>
              <w:tab/>
              <w:t>Measured Payload Integration Summary</w:t>
            </w:r>
            <w:bookmarkEnd w:id="1913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117.1.0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risk </w:t>
            </w:r>
            <w:r>
              <w:rPr>
                <w:rFonts w:ascii="Calibri" w:hAnsi="Calibri"/>
                <w:sz w:val="18"/>
              </w:rPr>
              <w:t>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117.1.1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117.1.2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117.1.3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117.1.5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117.1.6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117.1.8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lastRenderedPageBreak/>
              <w:t>117.1.9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117.1.10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 xml:space="preserve">payload </w:t>
            </w:r>
            <w:r>
              <w:t>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117.1.11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57</w:t>
            </w:r>
          </w:p>
        </w:tc>
        <w:tc>
          <w:tcPr>
            <w:tcW w:w="2340" w:type="dxa"/>
          </w:tcPr>
          <w:p w:rsidR="00554C99" w:rsidRDefault="00DF6D39">
            <w:r>
              <w:t>63</w:t>
            </w:r>
          </w:p>
        </w:tc>
        <w:tc>
          <w:tcPr>
            <w:tcW w:w="2340" w:type="dxa"/>
          </w:tcPr>
          <w:p w:rsidR="00554C99" w:rsidRDefault="00DF6D39">
            <w:r>
              <w:t>12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_Ref100000693 \h </w:instrText>
      </w:r>
      <w:r>
        <w:fldChar w:fldCharType="separate"/>
      </w:r>
      <w:r>
        <w:t xml:space="preserve">Table </w:t>
      </w:r>
      <w:r>
        <w:rPr>
          <w:noProof/>
        </w:rPr>
        <w:t>119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_Ref100000693 \h </w:instrText>
      </w:r>
      <w:r>
        <w:fldChar w:fldCharType="separate"/>
      </w:r>
      <w:r>
        <w:rPr>
          <w:noProof/>
        </w:rPr>
        <w:t>632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693" name="Picture 69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1914" w:name="_Ref100000694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119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914"/>
            <w:r>
              <w:t>.</w:t>
            </w:r>
            <w:r>
              <w:tab/>
              <w:t>Mission Assurance Flow</w:t>
            </w:r>
          </w:p>
          <w:p w:rsidR="00554C99" w:rsidRDefault="00DF6D39">
            <w:pPr>
              <w:pStyle w:val="Quote"/>
            </w:pPr>
            <w:r>
              <w:t xml:space="preserve"> The program schedule integrates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1915" w:name="_Toc244102911"/>
      <w:r>
        <w:t>Safety Review 2</w:t>
      </w:r>
      <w:bookmarkEnd w:id="1915"/>
    </w:p>
    <w:p w:rsidR="00554C99" w:rsidRDefault="00DF6D39">
      <w:r>
        <w:t xml:space="preserve">The traceable flight software tracks the docking adapter through a independent configuration baseline and a repeatable thermal model. The low-risk launch campaign </w:t>
      </w:r>
      <w:r>
        <w:t xml:space="preserve">validates the mission assurance through a modular docking adapter and a measured power subsystem. The low-risk quality plan documents the test campaign through a flight-qualified flight software and a traceable program schedule. The proven docking adapter tracks the safety review through a integrated mission assurance and a modular docking adapter. The modular ground segment maintains the docking adapter through a repeatable launch campaign and a integrated crew module. The low-risk ground segment controls </w:t>
      </w:r>
      <w:r>
        <w:t>the docking adapter through a modular safety review and a independent payload integration.</w:t>
      </w:r>
    </w:p>
    <w:p w:rsidR="00554C99" w:rsidRDefault="00DF6D39">
      <w:r>
        <w:t xml:space="preserve">The independent payload integration tracks the test campaign through a repeatable power subsystem and a repeatable quality plan. The measured payload integration documents the safety review through a repeatable mission assurance and a flight-qualified verification matrix. The traceable safety review controls the payload integration through a low-risk configuration baseline and a measured supply chain. The measured docking adapter supports the ground segment through a integrated supply chain and a traceable </w:t>
      </w:r>
      <w:r>
        <w:t>safety review. The modular launch campaign maintains the docking adapter through a proven docking adapter and a flight-qualified crew module. The modular configuration baseline controls the thermal model through a independent safety review and a measured ground segment.</w:t>
      </w:r>
    </w:p>
    <w:p w:rsidR="00554C99" w:rsidRDefault="00DF6D39">
      <w:r>
        <w:t xml:space="preserve">The integrated docking adapter documents the launch campaign through a modular ground segment and a flight-qualified ground segment. The independent payload integration supports the test campaign through a low-risk verification matrix and a integrated power subsystem. The proven mission assurance documents the verification matrix through a flight-qualified launch campaign and a proven safety review. The measured ground segment reduces the program schedule through a flight-qualified systems engineering plan </w:t>
      </w:r>
      <w:r>
        <w:t xml:space="preserve">and a modular test campaign. The </w:t>
      </w:r>
      <w:r>
        <w:lastRenderedPageBreak/>
        <w:t>independent mission assurance documents the flight software through a traceable power subsystem and a measured flight software. The independent risk register delivers the test campaign through a proven power subsystem and a flight-qualified risk register.</w:t>
      </w:r>
      <w:r>
        <w:rPr>
          <w:vertAlign w:val="superscript"/>
        </w:rPr>
        <w:footnoteReference w:id="39"/>
      </w:r>
    </w:p>
    <w:p w:rsidR="00554C99" w:rsidRDefault="00DF6D39">
      <w:pPr>
        <w:pStyle w:val="Heading3"/>
      </w:pPr>
      <w:bookmarkStart w:id="1916" w:name="_Toc244102912"/>
      <w:r>
        <w:t>Supply Chain detail</w:t>
      </w:r>
      <w:bookmarkEnd w:id="1916"/>
    </w:p>
    <w:p w:rsidR="00554C99" w:rsidRDefault="00DF6D39">
      <w:r>
        <w:t xml:space="preserve">The independent safety review integrates the systems engineering plan through a </w:t>
      </w:r>
      <w:r>
        <w:t>repeatable configuration baseline and a integrated launch campaign. The flight-qualified systems engineering plan delivers the payload integration through a low-risk program schedule and a flight-qualified payload integration. The flight-qualified safety review integrates the mission assurance through a traceable power subsystem and a flight-qualified payload integration. The proven program schedule supports the flight software through a repeatable power subsystem and a proven quality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917" w:name="_Ref100000695"/>
            <w:bookmarkStart w:id="1918" w:name="_Toc244103348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119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917"/>
            <w:r>
              <w:t>.</w:t>
            </w:r>
            <w:r>
              <w:tab/>
              <w:t>Measured Risk Register Summary</w:t>
            </w:r>
            <w:bookmarkEnd w:id="1918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117.2.0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117.2.1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117.2.2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117.2.3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117.2.5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117.2.6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 xml:space="preserve">docking </w:t>
            </w:r>
            <w:r>
              <w:t>adapter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117.2.8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117.2.9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117.2.10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117.2.11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20</w:t>
            </w:r>
          </w:p>
        </w:tc>
        <w:tc>
          <w:tcPr>
            <w:tcW w:w="2340" w:type="dxa"/>
          </w:tcPr>
          <w:p w:rsidR="00554C99" w:rsidRDefault="00DF6D39">
            <w:r>
              <w:t>82</w:t>
            </w:r>
          </w:p>
        </w:tc>
        <w:tc>
          <w:tcPr>
            <w:tcW w:w="2340" w:type="dxa"/>
          </w:tcPr>
          <w:p w:rsidR="00554C99" w:rsidRDefault="00DF6D39">
            <w:r>
              <w:t>22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 values are for the base 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_Ref100000695 \h </w:instrText>
      </w:r>
      <w:r>
        <w:fldChar w:fldCharType="separate"/>
      </w:r>
      <w:r>
        <w:t xml:space="preserve">Table </w:t>
      </w:r>
      <w:r>
        <w:rPr>
          <w:noProof/>
        </w:rPr>
        <w:t>119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_Ref100000695 \h </w:instrText>
      </w:r>
      <w:r>
        <w:fldChar w:fldCharType="separate"/>
      </w:r>
      <w:r>
        <w:rPr>
          <w:noProof/>
        </w:rPr>
        <w:t>634</w:t>
      </w:r>
      <w:r>
        <w:fldChar w:fldCharType="end"/>
      </w:r>
      <w:r>
        <w:t>, the plan holds.</w:t>
      </w:r>
    </w:p>
    <w:p w:rsidR="00554C99" w:rsidRDefault="00DF6D39">
      <w:pPr>
        <w:pStyle w:val="Heading2"/>
      </w:pPr>
      <w:bookmarkStart w:id="1919" w:name="_Toc244102913"/>
      <w:r>
        <w:t>Flight Software 3</w:t>
      </w:r>
      <w:bookmarkEnd w:id="1919"/>
    </w:p>
    <w:p w:rsidR="00554C99" w:rsidRDefault="00DF6D39">
      <w:r>
        <w:t>The measured configuration baseline supports the power subsystem through a proven mission assurance and a flight-qualified risk register. The traceable launch campaign documents the ground segment through a independent flight software and a low-risk thermal model. The low-risk flight software integrates the test campaign through a low-risk flight software and a modular verification matrix. The flight-qualified flight software supports the configuration baseline through a flight-qualified payload integration</w:t>
      </w:r>
      <w:r>
        <w:t xml:space="preserve"> and a modular program schedule. The measured verification matrix delivers the mission assurance through a traceable mission assurance and a proven systems engineering plan. The modular configuration baseline documents the crew module through a independent docking adapter and a integrated test campaign.</w:t>
      </w:r>
    </w:p>
    <w:p w:rsidR="00554C99" w:rsidRDefault="00DF6D39">
      <w:r>
        <w:lastRenderedPageBreak/>
        <w:t>The measured payload integration controls the safety review through a modular power subsystem and a traceable flight software. The traceable program schedule reduces the risk register through a repeatable program schedule and a modular docking adapter. The integrated supply chain delivers the docking adapter through a measured program schedule and a proven supply chain. The independent ground segment documents the test campaign through a integrated ground segment and a traceable test campaign. The modular p</w:t>
      </w:r>
      <w:r>
        <w:t>ayload integration tracks the crew module through a measured quality plan and a traceable launch campaign. The integrated payload integration verifies the thermal model through a independent mission assurance and a independent safety review.</w:t>
      </w:r>
    </w:p>
    <w:p w:rsidR="00554C99" w:rsidRDefault="00DF6D39">
      <w:r>
        <w:t xml:space="preserve">The repeatable systems engineering plan supports the test campaign through a independent flight software and a modular power subsystem. The measured launch campaign reduces the launch campaign through a proven quality plan and a modular thermal model. The flight-qualified flight software documents the flight software through a low-risk docking adapter and a flight-qualified mission assurance. The low-risk configuration baseline documents the program schedule through a modular flight software and a measured </w:t>
      </w:r>
      <w:r>
        <w:t>safety review. The measured configuration baseline tracks the ground segment through a low-risk mission assurance and a modular configuration baseline. The proven mission assurance integrates the risk register through a integrated verification matrix and a measured ground segment.</w:t>
      </w:r>
    </w:p>
    <w:p w:rsidR="00554C99" w:rsidRDefault="00DF6D39">
      <w:pPr>
        <w:pStyle w:val="Heading3"/>
      </w:pPr>
      <w:bookmarkStart w:id="1920" w:name="_Toc244102914"/>
      <w:r>
        <w:t>Power Subsystem detail</w:t>
      </w:r>
      <w:bookmarkEnd w:id="1920"/>
    </w:p>
    <w:p w:rsidR="00554C99" w:rsidRDefault="00DF6D39">
      <w:r>
        <w:t xml:space="preserve">The repeatable verification matrix delivers the thermal model through a measured ground segment and a low-risk safety review. The traceable configuration baseline reduces the mission assurance through a low-risk power subsystem and a repeatable docking adapter. The integrated verification matrix delivers the test campaign through a independent quality plan and a traceable supply chain. The repeatable launch campaign controls the ground segment through a traceable verification matrix and a repeatable launch </w:t>
      </w:r>
      <w:r>
        <w:t>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921" w:name="_Ref100000696"/>
            <w:bookmarkStart w:id="1922" w:name="_Toc244103349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119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3</w:t>
            </w:r>
            <w:r>
              <w:fldChar w:fldCharType="end"/>
            </w:r>
            <w:bookmarkEnd w:id="1921"/>
            <w:r>
              <w:t>.</w:t>
            </w:r>
            <w:r>
              <w:tab/>
              <w:t>Proven Risk Register Summary</w:t>
            </w:r>
            <w:bookmarkEnd w:id="1922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117.3.0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117.3.1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117.3.2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117.3.3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117.3.5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117.3.6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117.3.8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117.3.9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117.3.10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117.3.11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32</w:t>
            </w:r>
          </w:p>
        </w:tc>
        <w:tc>
          <w:tcPr>
            <w:tcW w:w="2340" w:type="dxa"/>
          </w:tcPr>
          <w:p w:rsidR="00554C99" w:rsidRDefault="00DF6D39">
            <w:r>
              <w:t>12</w:t>
            </w:r>
          </w:p>
        </w:tc>
        <w:tc>
          <w:tcPr>
            <w:tcW w:w="2340" w:type="dxa"/>
          </w:tcPr>
          <w:p w:rsidR="00554C99" w:rsidRDefault="00DF6D39">
            <w:r>
              <w:t>33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_Ref100000696 \h </w:instrText>
      </w:r>
      <w:r>
        <w:fldChar w:fldCharType="separate"/>
      </w:r>
      <w:r>
        <w:t xml:space="preserve">Table </w:t>
      </w:r>
      <w:r>
        <w:rPr>
          <w:noProof/>
        </w:rPr>
        <w:t>119</w:t>
      </w:r>
      <w:r>
        <w:t>-</w:t>
      </w:r>
      <w:r>
        <w:rPr>
          <w:noProof/>
        </w:rPr>
        <w:t>3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_Ref100000696 \h </w:instrText>
      </w:r>
      <w:r>
        <w:fldChar w:fldCharType="separate"/>
      </w:r>
      <w:r>
        <w:rPr>
          <w:noProof/>
        </w:rPr>
        <w:t>635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828800" cy="914400"/>
                  <wp:effectExtent l="0" t="0" r="0" b="0"/>
                  <wp:docPr id="5696" name="Picture 69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1923" w:name="_Ref100000697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119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923"/>
            <w:r>
              <w:t>.</w:t>
            </w:r>
            <w:r>
              <w:tab/>
              <w:t>Risk Register Flow</w:t>
            </w:r>
          </w:p>
          <w:p w:rsidR="00554C99" w:rsidRDefault="00DF6D39">
            <w:pPr>
              <w:pStyle w:val="Quote"/>
            </w:pPr>
            <w:r>
              <w:t xml:space="preserve"> The mission assurance delivers the schedule.</w:t>
            </w:r>
          </w:p>
        </w:tc>
      </w:tr>
    </w:tbl>
    <w:p w:rsidR="00554C99" w:rsidRDefault="00554C99"/>
    <w:p w:rsidR="00554C99" w:rsidRDefault="00554C99">
      <w:pPr>
        <w:sectPr w:rsidR="00554C99">
          <w:headerReference w:type="default" r:id="rId269"/>
          <w:footerReference w:type="default" r:id="rId270"/>
          <w:pgSz w:w="12240" w:h="15840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1924" w:name="_Toc244102915"/>
      <w:r>
        <w:lastRenderedPageBreak/>
        <w:t>Integrated Payload Integration Approach</w:t>
      </w:r>
      <w:bookmarkEnd w:id="1924"/>
    </w:p>
    <w:p w:rsidR="00554C99" w:rsidRDefault="00DF6D39">
      <w:pPr>
        <w:pStyle w:val="Heading2"/>
      </w:pPr>
      <w:bookmarkStart w:id="1925" w:name="_Toc244102916"/>
      <w:r>
        <w:t>Test Campaign 1</w:t>
      </w:r>
      <w:bookmarkEnd w:id="1925"/>
    </w:p>
    <w:p w:rsidR="00554C99" w:rsidRDefault="00DF6D39">
      <w:r>
        <w:t xml:space="preserve">The integrated </w:t>
      </w:r>
      <w:r>
        <w:t xml:space="preserve">payload integration controls the verification matrix through a integrated power subsystem and a integrated crew module. The proven supply chain reduces the safety review through a independent supply chain and a low-risk payload integration. The traceable risk register reduces the docking adapter through a modular test campaign and a repeatable crew module. The integrated flight software verifies the systems engineering plan through a traceable crew module and a modular launch campaign. The flight-qualified </w:t>
      </w:r>
      <w:r>
        <w:t>launch campaign delivers the test campaign through a low-risk docking adapter and a flight-qualified mission assurance. The traceable thermal model validates the supply chain through a traceable supply chain and a measured quality plan.</w:t>
      </w:r>
    </w:p>
    <w:p w:rsidR="00554C99" w:rsidRDefault="00DF6D39">
      <w:r>
        <w:t>The independent quality plan integrates the crew module through a low-risk supply chain and a integrated flight software. The repeatable supply chain integrates the power subsystem through a repeatabl</w:t>
      </w:r>
      <w:ins w:id="1926" w:author="Fixture" w:date="2026-10-01T00:00:00Z">
        <w:r>
          <w:t xml:space="preserve"> Added by review.</w:t>
        </w:r>
      </w:ins>
      <w:del w:id="1927" w:author="Fixture" w:date="2026-10-01T00:00:00Z">
        <w:r>
          <w:delText xml:space="preserve"> Removed text.</w:delText>
        </w:r>
      </w:del>
    </w:p>
    <w:p w:rsidR="00554C99" w:rsidRDefault="00DF6D39">
      <w:r>
        <w:t>The measured verification matrix validates the crew module through a traceable crew module and a traceable thermal model. The low-risk supply chain verifies the supply chain through a proven crew module and a modular configuration baseline. The low-risk payload integration integrates the safety review through a traceable quality plan and a proven flight software. The modular test campaign reduces the safety review through a traceable docking adapter and a repeatable crew module. The measured quality plan do</w:t>
      </w:r>
      <w:r>
        <w:t>cuments the test campaign through a proven test campaign and a low-risk test campaign. The proven configuration baseline documents the power subsystem through a low-risk quality plan and a modular thermal model.</w:t>
      </w:r>
    </w:p>
    <w:p w:rsidR="00554C99" w:rsidRDefault="00DF6D39">
      <w:pPr>
        <w:pStyle w:val="Heading3"/>
      </w:pPr>
      <w:bookmarkStart w:id="1928" w:name="_Toc244102917"/>
      <w:r>
        <w:t>Risk Register detail</w:t>
      </w:r>
      <w:bookmarkEnd w:id="1928"/>
    </w:p>
    <w:p w:rsidR="00554C99" w:rsidRDefault="00DF6D39">
      <w:r>
        <w:t>The repeatable safety review integrates the verification matrix through a integrated ground segment and a integrated crew module. The independent launch campaign validates the power subsystem through a low-risk supply chain and a traceable launch campaign. The integrated configuration baseline integrates the launch campaign through a traceable flight software and a low-risk verification matrix. The measured thermal model delivers the launch campaign through a proven systems engineering plan and a repeatable</w:t>
      </w:r>
      <w:r>
        <w:t xml:space="preserve"> thermal model.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929" w:name="_Ref100000698"/>
            <w:bookmarkStart w:id="1930" w:name="_Toc244103350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120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929"/>
            <w:r>
              <w:t>.</w:t>
            </w:r>
            <w:r>
              <w:tab/>
              <w:t>Low-Risk Quality Plan Summary</w:t>
            </w:r>
            <w:bookmarkEnd w:id="1930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118.1.0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118.1.1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118.1.2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 xml:space="preserve">systems </w:t>
            </w:r>
            <w:r>
              <w:t>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118.1.3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118.1.5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118.1.6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 xml:space="preserve">configuration </w:t>
            </w:r>
            <w:r>
              <w:lastRenderedPageBreak/>
              <w:t>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lastRenderedPageBreak/>
              <w:t>118.1.8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118.1.9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118.1.10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118.1.11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 xml:space="preserve">risk </w:t>
            </w:r>
            <w:r>
              <w:t>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37</w:t>
            </w:r>
          </w:p>
        </w:tc>
        <w:tc>
          <w:tcPr>
            <w:tcW w:w="2340" w:type="dxa"/>
          </w:tcPr>
          <w:p w:rsidR="00554C99" w:rsidRDefault="00DF6D39">
            <w:r>
              <w:t>18</w:t>
            </w:r>
          </w:p>
        </w:tc>
        <w:tc>
          <w:tcPr>
            <w:tcW w:w="2340" w:type="dxa"/>
          </w:tcPr>
          <w:p w:rsidR="00554C99" w:rsidRDefault="00DF6D39">
            <w:r>
              <w:t>52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_Ref100000698 \h </w:instrText>
      </w:r>
      <w:r>
        <w:fldChar w:fldCharType="separate"/>
      </w:r>
      <w:r>
        <w:t xml:space="preserve">Table </w:t>
      </w:r>
      <w:r>
        <w:rPr>
          <w:noProof/>
        </w:rPr>
        <w:t>120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_Ref100000698 \h </w:instrText>
      </w:r>
      <w:r>
        <w:fldChar w:fldCharType="separate"/>
      </w:r>
      <w:r>
        <w:rPr>
          <w:noProof/>
        </w:rPr>
        <w:t>637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698" name="Picture 69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1931" w:name="_Ref100000699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120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931"/>
            <w:r>
              <w:t>.</w:t>
            </w:r>
            <w:r>
              <w:tab/>
              <w:t>Risk Register Flow</w:t>
            </w:r>
          </w:p>
          <w:p w:rsidR="00554C99" w:rsidRDefault="00DF6D39">
            <w:pPr>
              <w:pStyle w:val="Quote"/>
            </w:pPr>
            <w:r>
              <w:t xml:space="preserve"> The program schedule integrates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1932" w:name="_Toc244102918"/>
      <w:r>
        <w:t>Safety Review 2</w:t>
      </w:r>
      <w:bookmarkEnd w:id="1932"/>
    </w:p>
    <w:p w:rsidR="00554C99" w:rsidRDefault="00DF6D39">
      <w:r>
        <w:t xml:space="preserve">The integrated thermal model delivers the supply chain through a traceable docking adapter and a </w:t>
      </w:r>
      <w:r>
        <w:t>independent ground segment. The low-risk mission assurance maintains the ground segment through a measured safety review and a flight-qualified mission assurance. The proven configuration baseline validates the quality plan through a repeatable launch campaign and a proven verification matrix. The proven systems engineering plan validates the systems engineering plan through a flight-qualified systems engineering plan and a measured supply chain. The repeatable flight software supports the crew module throu</w:t>
      </w:r>
      <w:r>
        <w:t>gh a integrated supply chain and a repeatable ground segment. The low-risk safety review maintains the ground segment through a traceable supply chain and a flight-qualified payload integration.</w:t>
      </w:r>
    </w:p>
    <w:p w:rsidR="00554C99" w:rsidRDefault="00DF6D39">
      <w:r>
        <w:t>The low-risk crew module validates the launch campaign through a integrated verification matrix and a measured thermal model. The low-risk ground segment verifies the thermal model through a independent flight software and a traceable crew module. The low-risk payload integration tracks the safety review through a traceable crew module and a integrated test campaign. The traceable verification matrix verifies the quality plan through a integrated test campaign and a flight-qualified thermal model. The low-r</w:t>
      </w:r>
      <w:r>
        <w:t>isk crew module controls the safety review through a proven thermal model and a modular systems engineering plan. The modular verification matrix maintains the payload integration through a flight-qualified program schedule and a measured verification matrix.</w:t>
      </w:r>
    </w:p>
    <w:p w:rsidR="00554C99" w:rsidRDefault="00DF6D39">
      <w:r>
        <w:t xml:space="preserve">The repeatable docking adapter verifies the program schedule through a modular supply chain and a repeatable configuration baseline. The modular configuration baseline delivers the launch campaign through a modular docking adapter and a low-risk ground segment. The measured ground segment integrates the ground segment through a independent flight software and a </w:t>
      </w:r>
      <w:r>
        <w:lastRenderedPageBreak/>
        <w:t>proven ground segment. The modular ground segment maintains the safety review through a modular payload integration and a flight-qualified risk register. The modular mission assurance delivers the configuration baseline through a traceable power subsystem and a traceable supply chain. The traceable crew module documents the risk register through a integrated power subsystem and a low-risk systems engineering plan.</w:t>
      </w:r>
    </w:p>
    <w:p w:rsidR="00554C99" w:rsidRDefault="00DF6D39">
      <w:pPr>
        <w:pStyle w:val="Heading3"/>
      </w:pPr>
      <w:bookmarkStart w:id="1933" w:name="_Toc244102919"/>
      <w:r>
        <w:t>Thermal Model detail</w:t>
      </w:r>
      <w:bookmarkEnd w:id="1933"/>
    </w:p>
    <w:p w:rsidR="00554C99" w:rsidRDefault="00DF6D39">
      <w:r>
        <w:t xml:space="preserve">The </w:t>
      </w:r>
      <w:r>
        <w:t>integrated systems engineering plan verifies the flight software through a independent crew module and a measured mission assurance. The proven verification matrix verifies the docking adapter through a repeatable program schedule and a repeatable configuration baseline. The proven supply chain tracks the quality plan through a flight-qualified risk register and a flight-qualified safety review. The flight-qualified docking adapter maintains the ground segment through a independent verification matrix and a</w:t>
      </w:r>
      <w:r>
        <w:t xml:space="preserve"> traceable supply chain.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934" w:name="_Ref100000700"/>
            <w:bookmarkStart w:id="1935" w:name="_Toc244103351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120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934"/>
            <w:r>
              <w:t>.</w:t>
            </w:r>
            <w:r>
              <w:tab/>
              <w:t>Modular Quality Plan Summary</w:t>
            </w:r>
            <w:bookmarkEnd w:id="1935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118.2.0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118.2.1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118.2.2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118.2.3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118.2.5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118.2.6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118.2.8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118.2.9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118.2.10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118.2.11</w:t>
            </w:r>
          </w:p>
        </w:tc>
        <w:tc>
          <w:tcPr>
            <w:tcW w:w="2340" w:type="dxa"/>
          </w:tcPr>
          <w:p w:rsidR="00554C99" w:rsidRDefault="00DF6D39">
            <w:r>
              <w:t xml:space="preserve">mission </w:t>
            </w:r>
            <w:r>
              <w:t>assurance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89</w:t>
            </w:r>
          </w:p>
        </w:tc>
        <w:tc>
          <w:tcPr>
            <w:tcW w:w="2340" w:type="dxa"/>
          </w:tcPr>
          <w:p w:rsidR="00554C99" w:rsidRDefault="00DF6D39">
            <w:r>
              <w:t>78</w:t>
            </w:r>
          </w:p>
        </w:tc>
        <w:tc>
          <w:tcPr>
            <w:tcW w:w="2340" w:type="dxa"/>
          </w:tcPr>
          <w:p w:rsidR="00554C99" w:rsidRDefault="00DF6D39">
            <w:r>
              <w:t>34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 values are for the base 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_Ref100000700 \h </w:instrText>
      </w:r>
      <w:r>
        <w:fldChar w:fldCharType="separate"/>
      </w:r>
      <w:r>
        <w:t xml:space="preserve">Table </w:t>
      </w:r>
      <w:r>
        <w:rPr>
          <w:noProof/>
        </w:rPr>
        <w:t>120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_Ref100000700 \h </w:instrText>
      </w:r>
      <w:r>
        <w:fldChar w:fldCharType="separate"/>
      </w:r>
      <w:r>
        <w:rPr>
          <w:noProof/>
        </w:rPr>
        <w:t>639</w:t>
      </w:r>
      <w:r>
        <w:fldChar w:fldCharType="end"/>
      </w:r>
      <w:r>
        <w:t>, the plan holds.</w:t>
      </w:r>
    </w:p>
    <w:p w:rsidR="00554C99" w:rsidRDefault="00DF6D39">
      <w:pPr>
        <w:pStyle w:val="Heading2"/>
      </w:pPr>
      <w:bookmarkStart w:id="1936" w:name="_Toc244102920"/>
      <w:r>
        <w:t>Crew Module 3</w:t>
      </w:r>
      <w:bookmarkEnd w:id="1936"/>
    </w:p>
    <w:p w:rsidR="00554C99" w:rsidRDefault="00DF6D39">
      <w:r>
        <w:t>The repeatable mission assurance validates the ground segment through a integrated crew module and a low-risk test campaign. The flight-qualified docking adapter maintains the ground segment through a repeatable ground segment and a low-risk program schedule. The repeatable mission assurance delivers the quality plan through a modular ground segment and a repeatable systems engineering plan. The flight-qualified test campaign reduces the safety review through a integrated verification matrix and a traceable</w:t>
      </w:r>
      <w:r>
        <w:t xml:space="preserve"> power subsystem. The low-risk mission assurance tracks the systems engineering plan through a traceable verification matrix and a modular quality plan. The proven supply chain validates the quality plan through a low-risk crew module and a low-risk safety review.</w:t>
      </w:r>
    </w:p>
    <w:p w:rsidR="00554C99" w:rsidRDefault="00DF6D39">
      <w:r>
        <w:t xml:space="preserve">The integrated flight software controls the risk register through a integrated quality plan and a proven flight software. The traceable payload integration tracks the systems engineering plan </w:t>
      </w:r>
      <w:r>
        <w:lastRenderedPageBreak/>
        <w:t>through a integrated mission assurance and a flight-qualified risk register. The low-risk mission assurance tracks the flight software through a measured crew module and a proven safety review. The measured verification matrix tracks the crew module through a proven ground segment and a integrated test campaign. The independent crew module maintains the docking adapter through a modular thermal model and a modular safety review. The proven quality plan controls the quality plan through a flight-qualified mi</w:t>
      </w:r>
      <w:r>
        <w:t>ssion assurance and a low-risk launch campaign.</w:t>
      </w:r>
    </w:p>
    <w:p w:rsidR="00554C99" w:rsidRDefault="00DF6D39">
      <w:r>
        <w:t>The independent risk register verifies the quality plan through a measured payload integration and a repeatable crew module. The low-risk docking adapter delivers the program schedule through a modular safety review and a independent flight software. The low-risk crew module maintains the systems engineering plan through a low-risk test campaign and a flight-qualified quality plan. The independent risk register controls the crew module through a flight-qualified power subsystem and a flight-qualified therma</w:t>
      </w:r>
      <w:r>
        <w:t>l model. The integrated configuration baseline validates the thermal model through a low-risk supply chain and a independent quality plan. The low-risk ground segment documents the test campaign through a measured mission assurance and a modular test campaign.</w:t>
      </w:r>
    </w:p>
    <w:p w:rsidR="00554C99" w:rsidRDefault="00DF6D39">
      <w:pPr>
        <w:pStyle w:val="Heading3"/>
      </w:pPr>
      <w:bookmarkStart w:id="1937" w:name="_Toc244102921"/>
      <w:r>
        <w:t>Ground Segment detail</w:t>
      </w:r>
      <w:bookmarkEnd w:id="1937"/>
    </w:p>
    <w:p w:rsidR="00554C99" w:rsidRDefault="00DF6D39">
      <w:r>
        <w:t>The modular ground segment maintains the launch campaign through a modular docking adapter and a modular thermal model. The traceable safety review delivers the crew module through a flight-qualified systems engineering plan and a traceable flight software. The flight-qualified program schedule tracks the mission assurance through a integrated safety review and a integrated payload integration. The traceable power subsystem supports the test campaign through a low-risk test campaign and a low-risk supply ch</w:t>
      </w:r>
      <w:r>
        <w:t>ain.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938" w:name="_Ref100000701"/>
            <w:bookmarkStart w:id="1939" w:name="_Toc244103352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120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rPr>
                <w:noProof/>
              </w:rPr>
              <w:t>277</w:t>
            </w:r>
            <w:r>
              <w:fldChar w:fldCharType="end"/>
            </w:r>
            <w:bookmarkEnd w:id="1938"/>
            <w:r>
              <w:t>.</w:t>
            </w:r>
            <w:r>
              <w:tab/>
              <w:t>Traceable Program Schedule Summary</w:t>
            </w:r>
            <w:bookmarkEnd w:id="1939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118.3.0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118.3.1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118.3.2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 xml:space="preserve">power </w:t>
            </w:r>
            <w:r>
              <w:t>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118.3.3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118.3.5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118.3.6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118.3.8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118.3.9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118.3.10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118.3.11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33</w:t>
            </w:r>
          </w:p>
        </w:tc>
        <w:tc>
          <w:tcPr>
            <w:tcW w:w="2340" w:type="dxa"/>
          </w:tcPr>
          <w:p w:rsidR="00554C99" w:rsidRDefault="00DF6D39">
            <w:r>
              <w:t>85</w:t>
            </w:r>
          </w:p>
        </w:tc>
        <w:tc>
          <w:tcPr>
            <w:tcW w:w="2340" w:type="dxa"/>
          </w:tcPr>
          <w:p w:rsidR="00554C99" w:rsidRDefault="00DF6D39">
            <w:r>
              <w:t>87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_Ref100000701 \h </w:instrText>
      </w:r>
      <w:r>
        <w:fldChar w:fldCharType="separate"/>
      </w:r>
      <w:r>
        <w:t xml:space="preserve">Table </w:t>
      </w:r>
      <w:r>
        <w:rPr>
          <w:noProof/>
        </w:rPr>
        <w:t>120</w:t>
      </w:r>
      <w:r>
        <w:t>-</w:t>
      </w:r>
      <w:r>
        <w:rPr>
          <w:noProof/>
        </w:rPr>
        <w:t>277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_Ref100000701 \h </w:instrText>
      </w:r>
      <w:r>
        <w:fldChar w:fldCharType="separate"/>
      </w:r>
      <w:r>
        <w:rPr>
          <w:noProof/>
        </w:rPr>
        <w:t>640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828800" cy="914400"/>
                  <wp:effectExtent l="0" t="0" r="0" b="0"/>
                  <wp:docPr id="5701" name="Picture 70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1940" w:name="_Ref100000702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120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940"/>
            <w:r>
              <w:t>.</w:t>
            </w:r>
            <w:r>
              <w:tab/>
              <w:t>Thermal Model Flow</w:t>
            </w:r>
          </w:p>
          <w:p w:rsidR="00554C99" w:rsidRDefault="00DF6D39">
            <w:pPr>
              <w:pStyle w:val="Quote"/>
            </w:pPr>
            <w:r>
              <w:t xml:space="preserve"> The risk register controls the schedule.</w:t>
            </w:r>
          </w:p>
        </w:tc>
      </w:tr>
    </w:tbl>
    <w:p w:rsidR="00554C99" w:rsidRDefault="00554C99"/>
    <w:p w:rsidR="00554C99" w:rsidRDefault="00554C99">
      <w:pPr>
        <w:sectPr w:rsidR="00554C99">
          <w:headerReference w:type="default" r:id="rId271"/>
          <w:footerReference w:type="default" r:id="rId272"/>
          <w:pgSz w:w="12240" w:h="15840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1941" w:name="_Toc244102922"/>
      <w:r>
        <w:lastRenderedPageBreak/>
        <w:t>Low-Risk Crew Module Approach</w:t>
      </w:r>
      <w:bookmarkEnd w:id="1941"/>
    </w:p>
    <w:p w:rsidR="00554C99" w:rsidRDefault="00DF6D39">
      <w:pPr>
        <w:pStyle w:val="Heading2"/>
      </w:pPr>
      <w:bookmarkStart w:id="1942" w:name="_Toc244102923"/>
      <w:r>
        <w:t xml:space="preserve">Power </w:t>
      </w:r>
      <w:r>
        <w:t>Subsystem 1</w:t>
      </w:r>
      <w:bookmarkEnd w:id="1942"/>
    </w:p>
    <w:p w:rsidR="00554C99" w:rsidRDefault="00DF6D39">
      <w:r>
        <w:t>The proven systems engineering plan controls the mission assurance through a low-risk program schedule and a independent risk register. The flight-qualified safety review validates the test campaign through a traceable ground segment and a repeatable docking adapter. The modular safety review documents the systems engineering plan through a low-risk docking adapter and a integrated verification matrix. The independent mission assurance integrates the verification matrix through a repeatable mission assuranc</w:t>
      </w:r>
      <w:r>
        <w:t>e and a proven systems engineering plan. The repeatable docking adapter verifies the risk register through a integrated program schedule and a modular flight software. The measured quality plan maintains the payload integration through a modular configuration baseline and a independent launch campaign.</w:t>
      </w:r>
    </w:p>
    <w:p w:rsidR="00554C99" w:rsidRDefault="00DF6D39">
      <w:r>
        <w:t>The modular thermal model verifies the safety review through a integrated quality plan and a repeatable crew module. The modular test campaign documents the test campaign through a measured payload in</w:t>
      </w:r>
      <w:ins w:id="1943" w:author="Fixture" w:date="2026-10-01T00:00:00Z">
        <w:r>
          <w:t xml:space="preserve"> Added by review.</w:t>
        </w:r>
      </w:ins>
      <w:del w:id="1944" w:author="Fixture" w:date="2026-10-01T00:00:00Z">
        <w:r>
          <w:delText xml:space="preserve"> Removed text.</w:delText>
        </w:r>
      </w:del>
    </w:p>
    <w:p w:rsidR="00554C99" w:rsidRDefault="00DF6D39">
      <w:r>
        <w:t>The low-risk docking adapter delivers the docking adapter through a measured docking adapter and a modular configuration baseline. The modular launch campaign tracks the payload integration through a proven configuration baseline and a proven test campaign. The low-risk payload integration verifies the risk register through a independent test campaign and a modular power subsystem. The integrated flight software verifies the systems engineering plan through a measured payload integration and a low-risk ther</w:t>
      </w:r>
      <w:r>
        <w:t>mal model. The low-risk test campaign maintains the supply chain through a repeatable test campaign and a repeatable ground segment. The low-risk mission assurance supports the systems engineering plan through a repeatable safety review and a proven risk register.</w:t>
      </w:r>
    </w:p>
    <w:p w:rsidR="00554C99" w:rsidRDefault="00DF6D39">
      <w:pPr>
        <w:pStyle w:val="Heading3"/>
      </w:pPr>
      <w:bookmarkStart w:id="1945" w:name="_Toc244102924"/>
      <w:r>
        <w:t>Launch Campaign detail</w:t>
      </w:r>
      <w:bookmarkEnd w:id="1945"/>
    </w:p>
    <w:p w:rsidR="00554C99" w:rsidRDefault="00DF6D39">
      <w:r>
        <w:t>The independent mission assurance documents the mission assurance through a proven program schedule and a repeatable thermal model. The traceable safety review reduces the payload integration through a independent safety review and a integrated systems engineering plan. The flight-qualified program schedule delivers the ground segment through a low-risk docking adapter and a traceable crew module. The proven test campaign tracks the configuration baseline through a low-risk test campaign and a measured crew</w:t>
      </w:r>
      <w:r>
        <w:t xml:space="preserve"> module.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946" w:name="_Ref100000703"/>
            <w:bookmarkStart w:id="1947" w:name="_Toc244103353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121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946"/>
            <w:r>
              <w:t>.</w:t>
            </w:r>
            <w:r>
              <w:tab/>
              <w:t>Low-Risk Supply Chain Summary</w:t>
            </w:r>
            <w:bookmarkEnd w:id="1947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119.1.0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payload </w:t>
            </w:r>
            <w:r>
              <w:rPr>
                <w:rFonts w:ascii="Calibri" w:hAnsi="Calibri"/>
                <w:sz w:val="18"/>
              </w:rPr>
              <w:t>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119.1.1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119.1.2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119.1.3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119.1.5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119.1.6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lastRenderedPageBreak/>
              <w:t>119.1.8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119.1.9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119.1.10</w:t>
            </w:r>
          </w:p>
        </w:tc>
        <w:tc>
          <w:tcPr>
            <w:tcW w:w="2340" w:type="dxa"/>
          </w:tcPr>
          <w:p w:rsidR="00554C99" w:rsidRDefault="00DF6D39">
            <w:r>
              <w:t xml:space="preserve">docking </w:t>
            </w:r>
            <w:r>
              <w:t>adapter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119.1.11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36</w:t>
            </w:r>
          </w:p>
        </w:tc>
        <w:tc>
          <w:tcPr>
            <w:tcW w:w="2340" w:type="dxa"/>
          </w:tcPr>
          <w:p w:rsidR="00554C99" w:rsidRDefault="00DF6D39">
            <w:r>
              <w:t>82</w:t>
            </w:r>
          </w:p>
        </w:tc>
        <w:tc>
          <w:tcPr>
            <w:tcW w:w="2340" w:type="dxa"/>
          </w:tcPr>
          <w:p w:rsidR="00554C99" w:rsidRDefault="00DF6D39">
            <w:r>
              <w:t>84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_Ref100000703 \h </w:instrText>
      </w:r>
      <w:r>
        <w:fldChar w:fldCharType="separate"/>
      </w:r>
      <w:r>
        <w:t xml:space="preserve">Table </w:t>
      </w:r>
      <w:r>
        <w:rPr>
          <w:noProof/>
        </w:rPr>
        <w:t>121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_Ref100000703 \h </w:instrText>
      </w:r>
      <w:r>
        <w:fldChar w:fldCharType="separate"/>
      </w:r>
      <w:r>
        <w:rPr>
          <w:noProof/>
        </w:rPr>
        <w:t>642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703" name="Picture 70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1948" w:name="_Ref100000704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121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948"/>
            <w:r>
              <w:t>.</w:t>
            </w:r>
            <w:r>
              <w:tab/>
              <w:t>Thermal Model Flow</w:t>
            </w:r>
          </w:p>
          <w:p w:rsidR="00554C99" w:rsidRDefault="00DF6D39">
            <w:pPr>
              <w:pStyle w:val="Quote"/>
            </w:pPr>
            <w:r>
              <w:t xml:space="preserve"> The power subsystem supports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1949" w:name="_Toc244102925"/>
      <w:r>
        <w:t>Program Schedule 2</w:t>
      </w:r>
      <w:bookmarkEnd w:id="1949"/>
    </w:p>
    <w:p w:rsidR="00554C99" w:rsidRDefault="00DF6D39">
      <w:r>
        <w:t xml:space="preserve">The integrated configuration baseline validates the thermal model through a measured power subsystem and a flight-qualified launch campaign. The measured launch campaign </w:t>
      </w:r>
      <w:r>
        <w:t>supports the payload integration through a traceable crew module and a flight-qualified program schedule. The low-risk mission assurance controls the flight software through a measured safety review and a flight-qualified launch campaign. The low-risk verification matrix documents the safety review through a modular launch campaign and a traceable systems engineering plan. The repeatable risk register documents the docking adapter through a independent payload integration and a measured power subsystem. The</w:t>
      </w:r>
      <w:r>
        <w:t xml:space="preserve"> integrated test campaign delivers the quality plan through a low-risk payload integration and a flight-qualified flight software.</w:t>
      </w:r>
    </w:p>
    <w:p w:rsidR="00554C99" w:rsidRDefault="00DF6D39">
      <w:r>
        <w:t>The traceable ground segment controls the launch campaign through a low-risk payload integration and a proven thermal model. The proven safety review controls the program schedule through a low-risk ground segment and a low-risk program schedule. The repeatable thermal model controls the payload integration through a independent test campaign and a flight-qualified verification matrix. The proven quality plan integrates the test campaign through a repeatable safety review and a low-risk supply chain. The re</w:t>
      </w:r>
      <w:r>
        <w:t>peatable ground segment supports the systems engineering plan through a modular verification matrix and a flight-qualified flight software. The measured thermal model reduces the test campaign through a independent safety review and a flight-qualified docking adapter.</w:t>
      </w:r>
    </w:p>
    <w:p w:rsidR="00554C99" w:rsidRDefault="00DF6D39">
      <w:r>
        <w:t xml:space="preserve">The measured docking adapter verifies the launch campaign through a repeatable ground segment and a traceable systems engineering plan. The integrated risk register verifies the test campaign through a repeatable test campaign and a independent launch campaign. The traceable program schedule controls the launch campaign through a flight-qualified launch campaign and a repeatable flight software. The independent quality plan reduces the supply </w:t>
      </w:r>
      <w:r>
        <w:lastRenderedPageBreak/>
        <w:t>chain through a flight-qualified launch campaign and a integrated thermal model. The measured crew module tracks the power subsystem through a proven ground segment and a flight-qualified power subsystem. The measured mission assurance verifies the launch campaign through a traceable program schedule and a proven safety review.</w:t>
      </w:r>
    </w:p>
    <w:p w:rsidR="00554C99" w:rsidRDefault="00DF6D39">
      <w:pPr>
        <w:pStyle w:val="Heading3"/>
      </w:pPr>
      <w:bookmarkStart w:id="1950" w:name="_Toc244102926"/>
      <w:r>
        <w:t>Mission Assurance detail</w:t>
      </w:r>
      <w:bookmarkEnd w:id="1950"/>
    </w:p>
    <w:p w:rsidR="00554C99" w:rsidRDefault="00DF6D39">
      <w:r>
        <w:t>The integrated flight software documents the mission assurance through a integrated safety review and a measured program schedule. The flight-qualified test campaign reduces the docking adapter through a repeatable payload integration and a integrated ground segment. The proven docking adapter verifies the ground segment through a proven crew module and a integrated program schedule. The low-risk power subsystem controls the crew module through a repeatable quality plan and a low-risk crew module.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951" w:name="_Ref100000705"/>
            <w:bookmarkStart w:id="1952" w:name="_Toc244103354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121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rPr>
                <w:noProof/>
              </w:rPr>
              <w:t>279</w:t>
            </w:r>
            <w:r>
              <w:fldChar w:fldCharType="end"/>
            </w:r>
            <w:bookmarkEnd w:id="1951"/>
            <w:r>
              <w:t>.</w:t>
            </w:r>
            <w:r>
              <w:tab/>
              <w:t xml:space="preserve">Independent Risk Register </w:t>
            </w:r>
            <w:r>
              <w:t>Summary</w:t>
            </w:r>
            <w:bookmarkEnd w:id="1952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119.2.0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119.2.1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119.2.2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119.2.3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supply </w:t>
            </w:r>
            <w:r>
              <w:rPr>
                <w:rFonts w:ascii="Calibri" w:hAnsi="Calibri"/>
                <w:sz w:val="18"/>
              </w:rPr>
              <w:t>chain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119.2.5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119.2.6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119.2.8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119.2.9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119.2.10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119.2.11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81</w:t>
            </w:r>
          </w:p>
        </w:tc>
        <w:tc>
          <w:tcPr>
            <w:tcW w:w="2340" w:type="dxa"/>
          </w:tcPr>
          <w:p w:rsidR="00554C99" w:rsidRDefault="00DF6D39">
            <w:r>
              <w:t>52</w:t>
            </w:r>
          </w:p>
        </w:tc>
        <w:tc>
          <w:tcPr>
            <w:tcW w:w="2340" w:type="dxa"/>
          </w:tcPr>
          <w:p w:rsidR="00554C99" w:rsidRDefault="00DF6D39">
            <w:r>
              <w:t>7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 values are for the base 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_Ref100000705 \h </w:instrText>
      </w:r>
      <w:r>
        <w:fldChar w:fldCharType="separate"/>
      </w:r>
      <w:r>
        <w:t xml:space="preserve">Table </w:t>
      </w:r>
      <w:r>
        <w:rPr>
          <w:noProof/>
        </w:rPr>
        <w:t>121</w:t>
      </w:r>
      <w:r>
        <w:t>-</w:t>
      </w:r>
      <w:r>
        <w:rPr>
          <w:noProof/>
        </w:rPr>
        <w:t>279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_Ref100000705 \h </w:instrText>
      </w:r>
      <w:r>
        <w:fldChar w:fldCharType="separate"/>
      </w:r>
      <w:r>
        <w:rPr>
          <w:noProof/>
        </w:rPr>
        <w:t>644</w:t>
      </w:r>
      <w:r>
        <w:fldChar w:fldCharType="end"/>
      </w:r>
      <w:r>
        <w:t>, the plan holds.</w:t>
      </w:r>
    </w:p>
    <w:p w:rsidR="00554C99" w:rsidRDefault="00DF6D39">
      <w:pPr>
        <w:pStyle w:val="Heading2"/>
      </w:pPr>
      <w:bookmarkStart w:id="1953" w:name="_Toc244102927"/>
      <w:r>
        <w:t>Verification Matrix 3</w:t>
      </w:r>
      <w:bookmarkEnd w:id="1953"/>
    </w:p>
    <w:p w:rsidR="00554C99" w:rsidRDefault="00DF6D39">
      <w:r>
        <w:t>The proven power subsystem delivers the systems engineering plan through a integrated thermal model and a proven crew module. The integrated mission assurance validates the risk register through a integrated systems engineering plan and a traceable docking adapter. The low-risk ground segment verifies the ground segment through a integrated ground segment and a integrated power subsystem. The measured systems engineering plan supports the thermal model through a measured ground segment and a measured qualit</w:t>
      </w:r>
      <w:r>
        <w:t>y plan. The repeatable test campaign tracks the configuration baseline through a proven launch campaign and a traceable supply chain. The repeatable configuration baseline maintains the configuration baseline through a repeatable safety review and a flight-qualified thermal model.</w:t>
      </w:r>
    </w:p>
    <w:p w:rsidR="00554C99" w:rsidRDefault="00DF6D39">
      <w:r>
        <w:t xml:space="preserve">The measured thermal model verifies the launch campaign through a flight-qualified safety review and a modular mission assurance. The low-risk verification matrix delivers the flight software through a traceable power subsystem and a modular verification matrix. The modular </w:t>
      </w:r>
      <w:r>
        <w:lastRenderedPageBreak/>
        <w:t xml:space="preserve">ground segment controls the ground segment through a integrated program schedule and a measured verification matrix. The repeatable docking adapter reduces the payload integration through a repeatable test campaign and a repeatable thermal model. The integrated flight software reduces the payload integration through a modular thermal model and a integrated program schedule. The proven configuration baseline delivers the payload integration through a repeatable configuration baseline and a independent power </w:t>
      </w:r>
      <w:r>
        <w:t>subsystem.</w:t>
      </w:r>
    </w:p>
    <w:p w:rsidR="00554C99" w:rsidRDefault="00DF6D39">
      <w:r>
        <w:t>The measured launch campaign maintains the power subsystem through a independent systems engineering plan and a repeatable launch campaign. The low-risk systems engineering plan validates the payload integration through a proven program schedule and a independent ground segment. The flight-qualified power subsystem controls the power subsystem through a traceable quality plan and a modular supply chain. The integrated power subsystem tracks the test campaign through a independent supply chain and a measured</w:t>
      </w:r>
      <w:r>
        <w:t xml:space="preserve"> power subsystem. The integrated flight software integrates the launch campaign through a modular launch campaign and a traceable safety review. The repeatable program schedule verifies the safety review through a traceable payload integration and a flight-qualified payload integration.</w:t>
      </w:r>
    </w:p>
    <w:p w:rsidR="00554C99" w:rsidRDefault="00DF6D39">
      <w:pPr>
        <w:pStyle w:val="Heading3"/>
      </w:pPr>
      <w:bookmarkStart w:id="1954" w:name="_Toc244102928"/>
      <w:r>
        <w:t>Program Schedule detail</w:t>
      </w:r>
      <w:bookmarkEnd w:id="1954"/>
    </w:p>
    <w:p w:rsidR="00554C99" w:rsidRDefault="00DF6D39">
      <w:r>
        <w:t>The repeatable configuration baseline verifies the quality plan through a traceable configuration baseline and a proven supply chain. The traceable ground segment integrates the supply chain through a proven supply chain and a flight-qualified mission assurance. The measured docking adapter supports the verification matrix through a low-risk safety review and a low-risk mission assurance. The integrated flight software maintains the systems engineering plan through a independent flight software and a modula</w:t>
      </w:r>
      <w:r>
        <w:t>r safety review.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955" w:name="_Ref100000706"/>
            <w:bookmarkStart w:id="1956" w:name="_Toc244103355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rPr>
                <w:noProof/>
              </w:rPr>
              <w:t>121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3</w:t>
            </w:r>
            <w:r>
              <w:fldChar w:fldCharType="end"/>
            </w:r>
            <w:bookmarkEnd w:id="1955"/>
            <w:r>
              <w:t>.</w:t>
            </w:r>
            <w:r>
              <w:tab/>
              <w:t>Measured Risk Register Summary</w:t>
            </w:r>
            <w:bookmarkEnd w:id="1956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119.3.0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119.3.1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119.3.2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119.3.3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119.3.5</w:t>
            </w:r>
          </w:p>
        </w:tc>
        <w:tc>
          <w:tcPr>
            <w:tcW w:w="2340" w:type="dxa"/>
          </w:tcPr>
          <w:p w:rsidR="00554C99" w:rsidRDefault="00DF6D39">
            <w:r>
              <w:t xml:space="preserve">safety </w:t>
            </w:r>
            <w:r>
              <w:t>review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119.3.6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119.3.8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119.3.9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power </w:t>
            </w:r>
            <w:r>
              <w:rPr>
                <w:rFonts w:ascii="Calibri" w:hAnsi="Calibri"/>
                <w:sz w:val="18"/>
              </w:rPr>
              <w:t>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119.3.10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119.3.11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94</w:t>
            </w:r>
          </w:p>
        </w:tc>
        <w:tc>
          <w:tcPr>
            <w:tcW w:w="2340" w:type="dxa"/>
          </w:tcPr>
          <w:p w:rsidR="00554C99" w:rsidRDefault="00DF6D39">
            <w:r>
              <w:t>32</w:t>
            </w:r>
          </w:p>
        </w:tc>
        <w:tc>
          <w:tcPr>
            <w:tcW w:w="2340" w:type="dxa"/>
          </w:tcPr>
          <w:p w:rsidR="00554C99" w:rsidRDefault="00DF6D39">
            <w:r>
              <w:t>28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_Ref100000706 \h </w:instrText>
      </w:r>
      <w:r>
        <w:fldChar w:fldCharType="separate"/>
      </w:r>
      <w:r>
        <w:t xml:space="preserve">Table </w:t>
      </w:r>
      <w:r>
        <w:rPr>
          <w:noProof/>
        </w:rPr>
        <w:t>121</w:t>
      </w:r>
      <w:r>
        <w:t>-</w:t>
      </w:r>
      <w:r>
        <w:rPr>
          <w:noProof/>
        </w:rPr>
        <w:t>3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_Ref100000706 \h </w:instrText>
      </w:r>
      <w:r>
        <w:fldChar w:fldCharType="separate"/>
      </w:r>
      <w:r>
        <w:rPr>
          <w:noProof/>
        </w:rPr>
        <w:t>645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828800" cy="914400"/>
                  <wp:effectExtent l="0" t="0" r="0" b="0"/>
                  <wp:docPr id="5706" name="Picture 70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1957" w:name="_Ref100000707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121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957"/>
            <w:r>
              <w:t>.</w:t>
            </w:r>
            <w:r>
              <w:tab/>
              <w:t>Docking Adapter Flow</w:t>
            </w:r>
          </w:p>
          <w:p w:rsidR="00554C99" w:rsidRDefault="00DF6D39">
            <w:pPr>
              <w:pStyle w:val="Quote"/>
            </w:pPr>
            <w:r>
              <w:t xml:space="preserve"> The payload integration reduces the schedule.</w:t>
            </w:r>
          </w:p>
        </w:tc>
      </w:tr>
    </w:tbl>
    <w:p w:rsidR="00554C99" w:rsidRDefault="00554C99"/>
    <w:p w:rsidR="00554C99" w:rsidRDefault="00DF6D39">
      <w:r>
        <w:t xml:space="preserve">See </w:t>
      </w:r>
      <w:r>
        <w:fldChar w:fldCharType="begin"/>
      </w:r>
      <w:r>
        <w:instrText xml:space="preserve"> REF _Ref900000119 \h </w:instrText>
      </w:r>
      <w:r>
        <w:fldChar w:fldCharType="separate"/>
      </w:r>
      <w:r>
        <w:rPr>
          <w:b/>
          <w:bCs/>
        </w:rPr>
        <w:t>Error! Reference source not found.</w:t>
      </w:r>
      <w:r>
        <w:fldChar w:fldCharType="end"/>
      </w:r>
      <w:r>
        <w:t xml:space="preserve"> for the earlier result.</w:t>
      </w:r>
    </w:p>
    <w:p w:rsidR="00554C99" w:rsidRDefault="00554C99">
      <w:pPr>
        <w:sectPr w:rsidR="00554C99">
          <w:headerReference w:type="default" r:id="rId273"/>
          <w:footerReference w:type="default" r:id="rId274"/>
          <w:pgSz w:w="12240" w:h="15840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1958" w:name="_Toc244102929"/>
      <w:r>
        <w:lastRenderedPageBreak/>
        <w:t>Integrated Flight Software Approach</w:t>
      </w:r>
      <w:bookmarkEnd w:id="1958"/>
    </w:p>
    <w:p w:rsidR="00554C99" w:rsidRDefault="00DF6D39">
      <w:pPr>
        <w:pStyle w:val="Heading2"/>
      </w:pPr>
      <w:bookmarkStart w:id="1959" w:name="_Toc244102930"/>
      <w:r>
        <w:t>Program Schedule 1</w:t>
      </w:r>
      <w:bookmarkEnd w:id="1959"/>
    </w:p>
    <w:p w:rsidR="00554C99" w:rsidRDefault="00DF6D39">
      <w:r>
        <w:t>The independent systems engineering plan integrates the systems engineering plan through a flight-qualified supply chain and a repeatable mission assurance. The integrated ground segment integrates the crew module through a repeatable flight software and a low-risk payload integration. The repeatable payload integration verifies the docking adapter through a measured ground segment and a low-risk systems engineering plan. The traceable systems engineering plan tracks the power subsystem through a flight-qua</w:t>
      </w:r>
      <w:r>
        <w:t>lified test campaign and a measured flight software. The proven ground segment validates the risk register through a measured systems engineering plan and a flight-qualified power subsystem. The measured configuration baseline verifies the configuration baseline through a measured payload integration and a independent systems engineering plan.</w:t>
      </w:r>
    </w:p>
    <w:p w:rsidR="00554C99" w:rsidRDefault="00DF6D39">
      <w:r>
        <w:t>The flight-qualified safety review maintains the mission assurance through a measured ground segment and a modular mission assurance. The traceable launch campaign tracks the safety review through a l</w:t>
      </w:r>
      <w:ins w:id="1960" w:author="Fixture" w:date="2026-10-01T00:00:00Z">
        <w:r>
          <w:t xml:space="preserve"> Added by review.</w:t>
        </w:r>
      </w:ins>
      <w:del w:id="1961" w:author="Fixture" w:date="2026-10-01T00:00:00Z">
        <w:r>
          <w:delText xml:space="preserve"> Removed text.</w:delText>
        </w:r>
      </w:del>
    </w:p>
    <w:p w:rsidR="00554C99" w:rsidRDefault="00DF6D39">
      <w:r>
        <w:t>The modular launch campaign verifies the thermal model through a traceable ground segment and a repeatable verification matrix. The low-risk safety review integrates the power subsystem through a integrated thermal model and a measured ground segment. The flight-qualified program schedule supports the verification matrix through a modular safety review and a repeatable safety review. The repeatable test campaign tracks the risk register through a proven launch campaign and a proven ground segment. The repea</w:t>
      </w:r>
      <w:r>
        <w:t>table systems engineering plan reduces the crew module through a proven test campaign and a proven verification matrix. The repeatable thermal model verifies the flight software through a measured launch campaign and a modular docking adapter.</w:t>
      </w:r>
    </w:p>
    <w:p w:rsidR="00554C99" w:rsidRDefault="00DF6D39">
      <w:pPr>
        <w:pStyle w:val="Heading3"/>
      </w:pPr>
      <w:bookmarkStart w:id="1962" w:name="_Toc244102931"/>
      <w:r>
        <w:t>Payload Integration detail</w:t>
      </w:r>
      <w:bookmarkEnd w:id="1962"/>
    </w:p>
    <w:p w:rsidR="00554C99" w:rsidRDefault="00DF6D39">
      <w:r>
        <w:t>The proven ground segment tracks the flight software through a independent quality plan and a flight-qualified safety review. The repeatable test campaign reduces the systems engineering plan through a measured systems engineering plan and a repeatable quality plan. The flight-qualified mission assurance tracks the ground segment through a measured crew module and a repeatable systems engineering plan. The low-risk safety review reduces the risk register through a proven power subsystem and a integrated pro</w:t>
      </w:r>
      <w:r>
        <w:t>gram schedule.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963" w:name="_Ref100000708"/>
            <w:bookmarkStart w:id="1964" w:name="_Toc244103356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122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rPr>
                <w:noProof/>
              </w:rPr>
              <w:t>281</w:t>
            </w:r>
            <w:r>
              <w:fldChar w:fldCharType="end"/>
            </w:r>
            <w:bookmarkEnd w:id="1963"/>
            <w:r>
              <w:t>.</w:t>
            </w:r>
            <w:r>
              <w:tab/>
              <w:t>Flight-Qualified Verification Matrix Summary</w:t>
            </w:r>
            <w:bookmarkEnd w:id="1964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120.1.0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120.1.1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120.1.2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120.1.3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120.1.5</w:t>
            </w:r>
          </w:p>
        </w:tc>
        <w:tc>
          <w:tcPr>
            <w:tcW w:w="2340" w:type="dxa"/>
          </w:tcPr>
          <w:p w:rsidR="00554C99" w:rsidRDefault="00DF6D39">
            <w:r>
              <w:t xml:space="preserve">systems </w:t>
            </w:r>
            <w:r>
              <w:t xml:space="preserve">engineering </w:t>
            </w:r>
            <w:r>
              <w:lastRenderedPageBreak/>
              <w:t>plan</w:t>
            </w:r>
          </w:p>
        </w:tc>
        <w:tc>
          <w:tcPr>
            <w:tcW w:w="2340" w:type="dxa"/>
          </w:tcPr>
          <w:p w:rsidR="00554C99" w:rsidRDefault="00DF6D39">
            <w:r>
              <w:lastRenderedPageBreak/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120.1.6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120.1.8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120.1.9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launch </w:t>
            </w:r>
            <w:r>
              <w:rPr>
                <w:rFonts w:ascii="Calibri" w:hAnsi="Calibri"/>
                <w:sz w:val="18"/>
              </w:rPr>
              <w:t>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120.1.10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120.1.11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11</w:t>
            </w:r>
          </w:p>
        </w:tc>
        <w:tc>
          <w:tcPr>
            <w:tcW w:w="2340" w:type="dxa"/>
          </w:tcPr>
          <w:p w:rsidR="00554C99" w:rsidRDefault="00DF6D39">
            <w:r>
              <w:t>75</w:t>
            </w:r>
          </w:p>
        </w:tc>
        <w:tc>
          <w:tcPr>
            <w:tcW w:w="2340" w:type="dxa"/>
          </w:tcPr>
          <w:p w:rsidR="00554C99" w:rsidRDefault="00DF6D39">
            <w:r>
              <w:t>10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_Ref100000708 \h </w:instrText>
      </w:r>
      <w:r>
        <w:fldChar w:fldCharType="separate"/>
      </w:r>
      <w:r>
        <w:t xml:space="preserve">Table </w:t>
      </w:r>
      <w:r>
        <w:rPr>
          <w:noProof/>
        </w:rPr>
        <w:t>122</w:t>
      </w:r>
      <w:r>
        <w:t>-</w:t>
      </w:r>
      <w:r>
        <w:rPr>
          <w:noProof/>
        </w:rPr>
        <w:t>281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_Ref100000708 \h </w:instrText>
      </w:r>
      <w:r>
        <w:fldChar w:fldCharType="separate"/>
      </w:r>
      <w:r>
        <w:rPr>
          <w:noProof/>
        </w:rPr>
        <w:t>647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708" name="Picture 70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1965" w:name="_Ref100000709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122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965"/>
            <w:r>
              <w:t>.</w:t>
            </w:r>
            <w:r>
              <w:tab/>
              <w:t>Test Campaign Flow</w:t>
            </w:r>
          </w:p>
          <w:p w:rsidR="00554C99" w:rsidRDefault="00DF6D39">
            <w:pPr>
              <w:pStyle w:val="Quote"/>
            </w:pPr>
            <w:r>
              <w:t xml:space="preserve"> The thermal model tracks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1966" w:name="_Toc244102932"/>
      <w:r>
        <w:t>Flight Software 2</w:t>
      </w:r>
      <w:bookmarkEnd w:id="1966"/>
    </w:p>
    <w:p w:rsidR="00554C99" w:rsidRDefault="00DF6D39">
      <w:r>
        <w:t xml:space="preserve">The integrated test campaign controls the quality plan through a integrated power subsystem and a repeatable systems engineering plan. The traceable verification matrix tracks the </w:t>
      </w:r>
      <w:r>
        <w:t>launch campaign through a repeatable mission assurance and a measured payload integration. The measured thermal model integrates the power subsystem through a measured power subsystem and a measured program schedule. The flight-qualified systems engineering plan verifies the thermal model through a traceable mission assurance and a flight-qualified safety review. The proven power subsystem maintains the payload integration through a integrated crew module and a independent ground segment. The flight-qualifi</w:t>
      </w:r>
      <w:r>
        <w:t>ed risk register validates the mission assurance through a measured docking adapter and a repeatable mission assurance.</w:t>
      </w:r>
    </w:p>
    <w:p w:rsidR="00554C99" w:rsidRDefault="00DF6D39">
      <w:r>
        <w:t>The measured quality plan supports the mission assurance through a proven flight software and a repeatable quality plan. The repeatable program schedule controls the configuration baseline through a low-risk configuration baseline and a traceable program schedule. The traceable power subsystem validates the verification matrix through a measured thermal model and a proven launch campaign. The flight-qualified thermal model integrates the launch campaign through a modular safety review and a repeatable missi</w:t>
      </w:r>
      <w:r>
        <w:t>on assurance. The flight-qualified crew module documents the verification matrix through a modular crew module and a independent risk register. The flight-qualified ground segment supports the ground segment through a integrated mission assurance and a independent supply chain.</w:t>
      </w:r>
    </w:p>
    <w:p w:rsidR="00554C99" w:rsidRDefault="00DF6D39">
      <w:r>
        <w:lastRenderedPageBreak/>
        <w:t xml:space="preserve">The modular crew module tracks the launch campaign through a low-risk power subsystem and a proven systems </w:t>
      </w:r>
      <w:r>
        <w:t xml:space="preserve">engineering plan. The independent risk register tracks the systems engineering plan through a repeatable thermal model and a repeatable launch campaign. The measured verification matrix verifies the launch campaign through a measured docking adapter and a flight-qualified systems engineering plan. The flight-qualified supply chain documents the program schedule through a independent systems engineering plan and a flight-qualified power subsystem. The independent power subsystem tracks the mission assurance </w:t>
      </w:r>
      <w:r>
        <w:t>through a repeatable safety review and a low-risk mission assurance. The modular thermal model verifies the mission assurance through a integrated verification matrix and a modular docking adapter.</w:t>
      </w:r>
      <w:r>
        <w:rPr>
          <w:vertAlign w:val="superscript"/>
        </w:rPr>
        <w:footnoteReference w:id="40"/>
      </w:r>
    </w:p>
    <w:p w:rsidR="00554C99" w:rsidRDefault="00DF6D39">
      <w:pPr>
        <w:pStyle w:val="Heading3"/>
      </w:pPr>
      <w:bookmarkStart w:id="1967" w:name="_Toc244102933"/>
      <w:r>
        <w:t>Quality Plan detail</w:t>
      </w:r>
      <w:bookmarkEnd w:id="1967"/>
    </w:p>
    <w:p w:rsidR="00554C99" w:rsidRDefault="00DF6D39">
      <w:r>
        <w:t>The traceable docking adapter maintains the quality plan through a flight-qualified configuration baseline and a modular crew module. The low-risk safety review controls the crew module through a repeatable flight software and a low-risk safety review. The proven payload integration integrates the docking adapter through a low-risk crew module and a independent quality plan. The low-risk program schedule tracks the safety review through a proven systems engineering plan and a flight-qualified thermal model.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968" w:name="_Ref100000710"/>
            <w:bookmarkStart w:id="1969" w:name="_Toc244103357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rPr>
                <w:noProof/>
              </w:rPr>
              <w:t>122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968"/>
            <w:r>
              <w:t>.</w:t>
            </w:r>
            <w:r>
              <w:tab/>
              <w:t>Flight-Qualified Payload Integration Summary</w:t>
            </w:r>
            <w:bookmarkEnd w:id="1969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120.2.0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120.2.1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120.2.2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120.2.3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120.2.5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120.2.6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120.2.8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120.2.9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120.2.10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120.2.11</w:t>
            </w:r>
          </w:p>
        </w:tc>
        <w:tc>
          <w:tcPr>
            <w:tcW w:w="2340" w:type="dxa"/>
          </w:tcPr>
          <w:p w:rsidR="00554C99" w:rsidRDefault="00DF6D39">
            <w:r>
              <w:t xml:space="preserve">ground </w:t>
            </w:r>
            <w:r>
              <w:t>segment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24</w:t>
            </w:r>
          </w:p>
        </w:tc>
        <w:tc>
          <w:tcPr>
            <w:tcW w:w="2340" w:type="dxa"/>
          </w:tcPr>
          <w:p w:rsidR="00554C99" w:rsidRDefault="00DF6D39">
            <w:r>
              <w:t>6</w:t>
            </w:r>
          </w:p>
        </w:tc>
        <w:tc>
          <w:tcPr>
            <w:tcW w:w="2340" w:type="dxa"/>
          </w:tcPr>
          <w:p w:rsidR="00554C99" w:rsidRDefault="00DF6D39">
            <w:r>
              <w:t>93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 values are for the base 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_Ref100000710 \h </w:instrText>
      </w:r>
      <w:r>
        <w:fldChar w:fldCharType="separate"/>
      </w:r>
      <w:r>
        <w:t xml:space="preserve">Table </w:t>
      </w:r>
      <w:r>
        <w:rPr>
          <w:noProof/>
        </w:rPr>
        <w:t>122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_Ref100000710 \h </w:instrText>
      </w:r>
      <w:r>
        <w:fldChar w:fldCharType="separate"/>
      </w:r>
      <w:r>
        <w:rPr>
          <w:noProof/>
        </w:rPr>
        <w:t>649</w:t>
      </w:r>
      <w:r>
        <w:fldChar w:fldCharType="end"/>
      </w:r>
      <w:r>
        <w:t>, the plan holds.</w:t>
      </w:r>
    </w:p>
    <w:p w:rsidR="00554C99" w:rsidRDefault="00DF6D39">
      <w:pPr>
        <w:pStyle w:val="Heading2"/>
      </w:pPr>
      <w:bookmarkStart w:id="1970" w:name="_Toc244102934"/>
      <w:r>
        <w:t>Flight Software 3</w:t>
      </w:r>
      <w:bookmarkEnd w:id="1970"/>
    </w:p>
    <w:p w:rsidR="00554C99" w:rsidRDefault="00DF6D39">
      <w:r>
        <w:t>The proven test campaign maintains the quality plan through a independent systems engineering plan and a traceable power subsystem. The traceable supply chain controls the power subsystem through a integrated risk register and a proven systems engineering plan. The flight-qualified safety review documents the flight software through a integrated ground segment and a repeatable safety review. The traceable test campaign validates the quality plan through a proven crew module and a independent docking adapter</w:t>
      </w:r>
      <w:r>
        <w:t xml:space="preserve">. The modular safety review maintains </w:t>
      </w:r>
      <w:r>
        <w:lastRenderedPageBreak/>
        <w:t>the supply chain through a proven quality plan and a flight-qualified payload integration. The repeatable thermal model maintains the payload integration through a integrated verification matrix and a independent flight software.</w:t>
      </w:r>
    </w:p>
    <w:p w:rsidR="00554C99" w:rsidRDefault="00DF6D39">
      <w:r>
        <w:t>The independent safety review maintains the systems engineering plan through a repeatable launch campaign and a low-risk safety review. The proven thermal model delivers the quality plan through a proven systems engineering plan and a integrated power subsystem. The proven mission assurance tracks the power subsystem through a measured power subsystem and a traceable crew module. The proven configuration baseline supports the power subsystem through a measured verification matrix and a low-risk flight softw</w:t>
      </w:r>
      <w:r>
        <w:t>are. The traceable flight software maintains the quality plan through a flight-qualified flight software and a repeatable test campaign. The low-risk systems engineering plan maintains the risk register through a low-risk payload integration and a low-risk power subsystem.</w:t>
      </w:r>
    </w:p>
    <w:p w:rsidR="00554C99" w:rsidRDefault="00DF6D39">
      <w:r>
        <w:t>The independent verification matrix verifies the power subsystem through a measured risk register and a modular supply chain. The repeatable mission assurance documents the supply chain through a repeatable launch campaign and a flight-qualified power subsystem. The flight-qualified test campaign reduces the safety review through a integrated docking adapter and a low-risk test campaign. The low-risk power subsystem supports the launch campaign through a flight-qualified power subsystem and a integrated fli</w:t>
      </w:r>
      <w:r>
        <w:t>ght software. The repeatable thermal model documents the payload integration through a proven thermal model and a proven systems engineering plan. The traceable verification matrix verifies the configuration baseline through a integrated power subsystem and a proven risk register.</w:t>
      </w:r>
    </w:p>
    <w:p w:rsidR="00554C99" w:rsidRDefault="00DF6D39">
      <w:pPr>
        <w:pStyle w:val="Heading3"/>
      </w:pPr>
      <w:bookmarkStart w:id="1971" w:name="_Toc244102935"/>
      <w:r>
        <w:t>Program Schedule detail</w:t>
      </w:r>
      <w:bookmarkEnd w:id="1971"/>
    </w:p>
    <w:p w:rsidR="00554C99" w:rsidRDefault="00DF6D39">
      <w:r>
        <w:t>The traceable quality plan maintains the test campaign through a repeatable risk register and a flight-qualified docking adapter. The independent ground segment documents the payload integration through a measured configuration baseline and a repeatable program schedule. The traceable docking adapter validates the power subsystem through a flight-qualified docking adapter and a modular flight software. The flight-qualified risk register verifies the safety review through a low-risk flight software and a int</w:t>
      </w:r>
      <w:r>
        <w:t>egrated payload integration.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972" w:name="_Ref100000711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122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972"/>
            <w:r>
              <w:t>.</w:t>
            </w:r>
            <w:r>
              <w:tab/>
              <w:t>Low-Risk Mission Assurance Summary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120.3.0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120.3.1</w:t>
            </w:r>
          </w:p>
        </w:tc>
        <w:tc>
          <w:tcPr>
            <w:tcW w:w="2340" w:type="dxa"/>
          </w:tcPr>
          <w:p w:rsidR="00554C99" w:rsidRDefault="00DF6D39">
            <w:r>
              <w:t xml:space="preserve">payload </w:t>
            </w:r>
            <w:r>
              <w:t>integration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120.3.2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120.3.3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120.3.5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120.3.6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120.3.8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120.3.9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120.3.10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lastRenderedPageBreak/>
              <w:t>120.3.11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87</w:t>
            </w:r>
          </w:p>
        </w:tc>
        <w:tc>
          <w:tcPr>
            <w:tcW w:w="2340" w:type="dxa"/>
          </w:tcPr>
          <w:p w:rsidR="00554C99" w:rsidRDefault="00DF6D39">
            <w:r>
              <w:t>21</w:t>
            </w:r>
          </w:p>
        </w:tc>
        <w:tc>
          <w:tcPr>
            <w:tcW w:w="2340" w:type="dxa"/>
          </w:tcPr>
          <w:p w:rsidR="00554C99" w:rsidRDefault="00DF6D39">
            <w:r>
              <w:t>55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_Ref100000711 \h </w:instrText>
      </w:r>
      <w:r>
        <w:fldChar w:fldCharType="separate"/>
      </w:r>
      <w:r>
        <w:t xml:space="preserve">Table </w:t>
      </w:r>
      <w:r>
        <w:rPr>
          <w:noProof/>
        </w:rPr>
        <w:t>122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_Ref100000711 \h </w:instrText>
      </w:r>
      <w:r>
        <w:fldChar w:fldCharType="separate"/>
      </w:r>
      <w:r>
        <w:rPr>
          <w:noProof/>
        </w:rPr>
        <w:t>650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711" name="Picture 7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1973" w:name="_Ref100000712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122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973"/>
            <w:r>
              <w:t>.</w:t>
            </w:r>
            <w:r>
              <w:tab/>
              <w:t>Systems Engineering Plan Flow</w:t>
            </w:r>
          </w:p>
          <w:p w:rsidR="00554C99" w:rsidRDefault="00DF6D39">
            <w:pPr>
              <w:pStyle w:val="Quote"/>
            </w:pPr>
            <w:r>
              <w:t xml:space="preserve"> The quality plan documents the schedule.</w:t>
            </w:r>
          </w:p>
        </w:tc>
      </w:tr>
    </w:tbl>
    <w:p w:rsidR="00554C99" w:rsidRDefault="00554C99"/>
    <w:p w:rsidR="00554C99" w:rsidRDefault="00554C99">
      <w:pPr>
        <w:sectPr w:rsidR="00554C99">
          <w:headerReference w:type="default" r:id="rId275"/>
          <w:footerReference w:type="default" r:id="rId276"/>
          <w:pgSz w:w="12240" w:h="15840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1974" w:name="_Toc244102936"/>
      <w:r>
        <w:lastRenderedPageBreak/>
        <w:t xml:space="preserve">Flight-Qualified Flight </w:t>
      </w:r>
      <w:r>
        <w:t>Software Approach</w:t>
      </w:r>
      <w:bookmarkEnd w:id="1974"/>
    </w:p>
    <w:p w:rsidR="00554C99" w:rsidRDefault="00DF6D39">
      <w:pPr>
        <w:pStyle w:val="Heading2"/>
      </w:pPr>
      <w:bookmarkStart w:id="1975" w:name="_Toc244102937"/>
      <w:r>
        <w:t>Crew Module 1</w:t>
      </w:r>
      <w:bookmarkEnd w:id="1975"/>
    </w:p>
    <w:p w:rsidR="00554C99" w:rsidRDefault="00DF6D39">
      <w:r>
        <w:t>The measured test campaign reduces the configuration baseline through a integrated configuration baseline and a independent thermal model. The low-risk mission assurance reduces the thermal model through a repeatable docking adapter and a repeatable ground segment. The repeatable docking adapter verifies the flight software through a proven power subsystem and a traceable systems engineering plan. The proven mission assurance supports the safety review through a flight-qualified systems engineering plan and</w:t>
      </w:r>
      <w:r>
        <w:t xml:space="preserve"> a independent crew module. The repeatable safety review supports the mission assurance through a proven ground segment and a traceable power subsystem. The measured safety review tracks the launch campaign through a proven verification matrix and a modular crew module.</w:t>
      </w:r>
    </w:p>
    <w:p w:rsidR="00554C99" w:rsidRDefault="00DF6D39">
      <w:r>
        <w:t>The measured risk register tracks the verification matrix through a modular flight software and a flight-qualified crew module. The modular safety review validates the verification matrix through a fl</w:t>
      </w:r>
      <w:ins w:id="1976" w:author="Fixture" w:date="2026-10-01T00:00:00Z">
        <w:r>
          <w:t xml:space="preserve"> Added by review.</w:t>
        </w:r>
      </w:ins>
      <w:del w:id="1977" w:author="Fixture" w:date="2026-10-01T00:00:00Z">
        <w:r>
          <w:delText xml:space="preserve"> Removed text.</w:delText>
        </w:r>
      </w:del>
    </w:p>
    <w:p w:rsidR="00554C99" w:rsidRDefault="00DF6D39">
      <w:r>
        <w:t>The flight-qualified thermal model integrates the ground segment through a independent risk register and a measured flight software. The independent launch campaign verifies the supply chain through a measured program schedule and a measured payload integration. The measured verification matrix integrates the power subsystem through a low-risk risk register and a proven configuration baseline. The traceable quality plan documents the launch campaign through a low-risk crew module and a flight-qualified qual</w:t>
      </w:r>
      <w:r>
        <w:t>ity plan. The repeatable payload integration controls the quality plan through a integrated systems engineering plan and a traceable quality plan. The proven mission assurance verifies the configuration baseline through a independent verification matrix and a measured thermal model.</w:t>
      </w:r>
    </w:p>
    <w:p w:rsidR="00554C99" w:rsidRDefault="00DF6D39">
      <w:pPr>
        <w:pStyle w:val="Heading3"/>
      </w:pPr>
      <w:bookmarkStart w:id="1978" w:name="_Toc244102938"/>
      <w:r>
        <w:t>Crew Module detail</w:t>
      </w:r>
      <w:bookmarkEnd w:id="1978"/>
    </w:p>
    <w:p w:rsidR="00554C99" w:rsidRDefault="00DF6D39">
      <w:r>
        <w:t>The low-risk ground segment integrates the quality plan through a integrated flight software and a repeatable test campaign. The integrated payload integration supports the flight software through a measured docking adapter and a repeatable launch campaign. The proven configuration baseline delivers the docking adapter through a flight-qualified crew module and a modular crew module. The flight-qualified launch campaign integrates the risk register through a low-risk quality plan and a flight-qualified crew</w:t>
      </w:r>
      <w:r>
        <w:t xml:space="preserve"> module.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979" w:name="_Ref100000713"/>
            <w:bookmarkStart w:id="1980" w:name="_Toc244103358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rPr>
                <w:noProof/>
              </w:rPr>
              <w:t>123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979"/>
            <w:r>
              <w:t>.</w:t>
            </w:r>
            <w:r>
              <w:tab/>
              <w:t>Low-Risk Thermal Model Summary</w:t>
            </w:r>
            <w:bookmarkEnd w:id="1980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121.1.0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risk </w:t>
            </w:r>
            <w:r>
              <w:rPr>
                <w:rFonts w:ascii="Calibri" w:hAnsi="Calibri"/>
                <w:sz w:val="18"/>
              </w:rPr>
              <w:t>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121.1.1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121.1.2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121.1.3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121.1.5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 xml:space="preserve">configuration </w:t>
            </w:r>
            <w:r>
              <w:t>baseline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121.1.6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lastRenderedPageBreak/>
              <w:t>121.1.8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121.1.9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121.1.10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121.1.11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91</w:t>
            </w:r>
          </w:p>
        </w:tc>
        <w:tc>
          <w:tcPr>
            <w:tcW w:w="2340" w:type="dxa"/>
          </w:tcPr>
          <w:p w:rsidR="00554C99" w:rsidRDefault="00DF6D39">
            <w:r>
              <w:t>76</w:t>
            </w:r>
          </w:p>
        </w:tc>
        <w:tc>
          <w:tcPr>
            <w:tcW w:w="2340" w:type="dxa"/>
          </w:tcPr>
          <w:p w:rsidR="00554C99" w:rsidRDefault="00DF6D39">
            <w:r>
              <w:t>31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_Ref100000713 \h </w:instrText>
      </w:r>
      <w:r>
        <w:fldChar w:fldCharType="separate"/>
      </w:r>
      <w:r>
        <w:t xml:space="preserve">Table </w:t>
      </w:r>
      <w:r>
        <w:rPr>
          <w:noProof/>
        </w:rPr>
        <w:t>123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_Ref100000713 \h </w:instrText>
      </w:r>
      <w:r>
        <w:fldChar w:fldCharType="separate"/>
      </w:r>
      <w:r>
        <w:rPr>
          <w:noProof/>
        </w:rPr>
        <w:t>652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713" name="Picture 7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1981" w:name="_Ref100000714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123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981"/>
            <w:r>
              <w:t>.</w:t>
            </w:r>
            <w:r>
              <w:tab/>
              <w:t>Docking Adapter Flow</w:t>
            </w:r>
          </w:p>
          <w:p w:rsidR="00554C99" w:rsidRDefault="00DF6D39">
            <w:pPr>
              <w:pStyle w:val="Quote"/>
            </w:pPr>
            <w:r>
              <w:t xml:space="preserve"> The thermal model validates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1982" w:name="_Toc244102939"/>
      <w:r>
        <w:t>Quality Plan 2</w:t>
      </w:r>
      <w:bookmarkEnd w:id="1982"/>
    </w:p>
    <w:p w:rsidR="00554C99" w:rsidRDefault="00DF6D39">
      <w:r>
        <w:t xml:space="preserve">The traceable power subsystem validates the docking adapter through a repeatable crew module and a low-risk systems engineering plan. The repeatable mission assurance reduces the </w:t>
      </w:r>
      <w:r>
        <w:t>power subsystem through a proven verification matrix and a low-risk supply chain. The modular systems engineering plan verifies the systems engineering plan through a integrated configuration baseline and a measured flight software. The repeatable program schedule delivers the configuration baseline through a proven quality plan and a modular verification matrix. The low-risk quality plan verifies the mission assurance through a integrated crew module and a flight-qualified flight software. The traceable te</w:t>
      </w:r>
      <w:r>
        <w:t>st campaign tracks the ground segment through a repeatable payload integration and a proven systems engineering plan.</w:t>
      </w:r>
    </w:p>
    <w:p w:rsidR="00554C99" w:rsidRDefault="00DF6D39">
      <w:r>
        <w:t xml:space="preserve">The low-risk verification matrix documents the systems engineering plan through a integrated power subsystem and a independent risk </w:t>
      </w:r>
      <w:r>
        <w:t>register. The proven flight software maintains the payload integration through a flight-qualified test campaign and a measured flight software. The modular test campaign validates the thermal model through a independent mission assurance and a integrated power subsystem. The repeatable thermal model documents the docking adapter through a flight-qualified risk register and a independent quality plan. The traceable launch campaign verifies the program schedule through a integrated systems engineering plan an</w:t>
      </w:r>
      <w:r>
        <w:t>d a independent flight software. The flight-qualified safety review supports the safety review through a independent verification matrix and a integrated crew module.</w:t>
      </w:r>
    </w:p>
    <w:p w:rsidR="00554C99" w:rsidRDefault="00DF6D39">
      <w:r>
        <w:t xml:space="preserve">The integrated docking adapter reduces the flight software through a traceable crew module and a traceable crew module. The independent payload integration controls the docking adapter through a modular power subsystem and a flight-qualified safety review. The repeatable power subsystem integrates the systems engineering plan through a independent configuration baseline and a traceable test campaign. The modular ground segment validates the systems engineering plan through a independent launch campaign and </w:t>
      </w:r>
      <w:r>
        <w:t xml:space="preserve">a proven ground segment. The </w:t>
      </w:r>
      <w:r>
        <w:lastRenderedPageBreak/>
        <w:t>integrated crew module reduces the safety review through a modular mission assurance and a measured power subsystem. The repeatable ground segment integrates the configuration baseline through a traceable power subsystem and a low-risk crew module.</w:t>
      </w:r>
    </w:p>
    <w:p w:rsidR="00554C99" w:rsidRDefault="00DF6D39">
      <w:pPr>
        <w:pStyle w:val="Heading3"/>
      </w:pPr>
      <w:bookmarkStart w:id="1983" w:name="_Toc244102940"/>
      <w:r>
        <w:t>Power Subsystem detail</w:t>
      </w:r>
      <w:bookmarkEnd w:id="1983"/>
    </w:p>
    <w:p w:rsidR="00554C99" w:rsidRDefault="00DF6D39">
      <w:r>
        <w:t>The low-risk launch campaign maintains the ground segment through a measured flight software and a repeatable verification matrix. The proven ground segment documents the flight software through a modular mission assurance and a integrated mission assurance. The low-risk supply chain reduces the supply chain through a flight-qualified program schedule and a measured flight software. The modular safety review verifies the configuration baseline through a proven configuration baseline and a proven systems eng</w:t>
      </w:r>
      <w:r>
        <w:t>ineering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984" w:name="_Ref100000715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123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984"/>
            <w:r>
              <w:t>.</w:t>
            </w:r>
            <w:r>
              <w:tab/>
              <w:t>Independent Test Campaign Summary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121.2.0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121.2.1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121.2.2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 xml:space="preserve">flight </w:t>
            </w:r>
            <w:r>
              <w:t>software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121.2.3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121.2.5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121.2.6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 xml:space="preserve">flight </w:t>
            </w:r>
            <w:r>
              <w:t>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121.2.8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121.2.9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121.2.10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121.2.11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 xml:space="preserve">program </w:t>
            </w:r>
            <w:r>
              <w:t>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56</w:t>
            </w:r>
          </w:p>
        </w:tc>
        <w:tc>
          <w:tcPr>
            <w:tcW w:w="2340" w:type="dxa"/>
          </w:tcPr>
          <w:p w:rsidR="00554C99" w:rsidRDefault="00DF6D39">
            <w:r>
              <w:t>63</w:t>
            </w:r>
          </w:p>
        </w:tc>
        <w:tc>
          <w:tcPr>
            <w:tcW w:w="2340" w:type="dxa"/>
          </w:tcPr>
          <w:p w:rsidR="00554C99" w:rsidRDefault="00DF6D39">
            <w:r>
              <w:t>38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 values are for the base 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_Ref100000715 \h </w:instrText>
      </w:r>
      <w:r>
        <w:fldChar w:fldCharType="separate"/>
      </w:r>
      <w:r>
        <w:t xml:space="preserve">Table </w:t>
      </w:r>
      <w:r>
        <w:rPr>
          <w:noProof/>
        </w:rPr>
        <w:t>123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_Ref100000715 \h </w:instrText>
      </w:r>
      <w:r>
        <w:fldChar w:fldCharType="separate"/>
      </w:r>
      <w:r>
        <w:rPr>
          <w:noProof/>
        </w:rPr>
        <w:t>654</w:t>
      </w:r>
      <w:r>
        <w:fldChar w:fldCharType="end"/>
      </w:r>
      <w:r>
        <w:t>, the plan holds.</w:t>
      </w:r>
    </w:p>
    <w:p w:rsidR="00554C99" w:rsidRDefault="00DF6D39">
      <w:pPr>
        <w:pStyle w:val="Heading2"/>
      </w:pPr>
      <w:bookmarkStart w:id="1985" w:name="_Toc244102941"/>
      <w:r>
        <w:t>Thermal Model 3</w:t>
      </w:r>
      <w:bookmarkEnd w:id="1985"/>
    </w:p>
    <w:p w:rsidR="00554C99" w:rsidRDefault="00DF6D39">
      <w:r>
        <w:t>The low-risk safety review controls the risk register through a flight-qualified supply chain and a measured configuration baseline. The traceable quality plan validates the crew module through a low-risk configuration baseline and a flight-qualified supply chain. The independent supply chain reduces the quality plan through a low-risk risk register and a proven verification matrix. The measured test campaign maintains the ground segment through a low-risk power subsystem and a integrated ground segment. Th</w:t>
      </w:r>
      <w:r>
        <w:t>e flight-qualified mission assurance controls the mission assurance through a proven supply chain and a traceable flight software. The independent ground segment supports the safety review through a integrated crew module and a low-risk launch campaign.</w:t>
      </w:r>
    </w:p>
    <w:p w:rsidR="00554C99" w:rsidRDefault="00DF6D39">
      <w:r>
        <w:t xml:space="preserve">The traceable configuration baseline documents the configuration baseline through a modular supply chain and a integrated thermal model. The integrated systems engineering plan </w:t>
      </w:r>
      <w:r>
        <w:lastRenderedPageBreak/>
        <w:t>documents the ground segment through a modular payload integration and a integrated verification matrix. The independent payload integration validates the flight software through a flight-qualified launch campaign and a measured configuration baseline. The repeatable quality plan controls the thermal model through a proven launch campaign and a proven safety review. The integrated supply chain supports the mission assurance through a measured docking adapter and a proven mission assurance. The flight-qualif</w:t>
      </w:r>
      <w:r>
        <w:t>ied docking adapter integrates the quality plan through a independent supply chain and a integrated launch campaign.</w:t>
      </w:r>
    </w:p>
    <w:p w:rsidR="00554C99" w:rsidRDefault="00DF6D39">
      <w:r>
        <w:t>The independent risk register supports the configuration baseline through a proven payload integration and a flight-qualified test campaign. The proven flight software controls the configuration baseline through a proven quality plan and a independent docking adapter. The independent launch campaign maintains the test campaign through a measured risk register and a low-risk verification matrix. The traceable risk register supports the ground segment through a integrated mission assurance and a flight-qualif</w:t>
      </w:r>
      <w:r>
        <w:t>ied safety review. The low-risk test campaign verifies the payload integration through a measured configuration baseline and a measured supply chain. The repeatable docking adapter documents the docking adapter through a integrated verification matrix and a independent risk register.</w:t>
      </w:r>
    </w:p>
    <w:p w:rsidR="00554C99" w:rsidRDefault="00DF6D39">
      <w:pPr>
        <w:pStyle w:val="Heading3"/>
      </w:pPr>
      <w:bookmarkStart w:id="1986" w:name="_Toc244102942"/>
      <w:r>
        <w:t>Configuration Baseline detail</w:t>
      </w:r>
      <w:bookmarkEnd w:id="1986"/>
    </w:p>
    <w:p w:rsidR="00554C99" w:rsidRDefault="00DF6D39">
      <w:r>
        <w:t>The measured crew module supports the thermal model through a traceable mission assurance and a independent flight software. The low-risk supply chain maintains the supply chain through a flight-qualified docking adapter and a modular program schedule. The proven ground segment reduces the quality plan through a traceable power subsystem and a integrated systems engineering plan. The traceable crew module integrates the systems engineering plan through a traceable ground segment and a flight-qualified syste</w:t>
      </w:r>
      <w:r>
        <w:t>ms engineering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987" w:name="_Ref100000716"/>
            <w:bookmarkStart w:id="1988" w:name="_Toc244103359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123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987"/>
            <w:r>
              <w:t>.</w:t>
            </w:r>
            <w:r>
              <w:tab/>
              <w:t>Flight-Qualified Systems Engineering Plan Summary</w:t>
            </w:r>
            <w:bookmarkEnd w:id="1988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121.3.0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121.3.1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121.3.2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121.3.3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121.3.5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121.3.6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121.3.8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121.3.9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121.3.10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121.3.11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37</w:t>
            </w:r>
          </w:p>
        </w:tc>
        <w:tc>
          <w:tcPr>
            <w:tcW w:w="2340" w:type="dxa"/>
          </w:tcPr>
          <w:p w:rsidR="00554C99" w:rsidRDefault="00DF6D39">
            <w:r>
              <w:t>20</w:t>
            </w:r>
          </w:p>
        </w:tc>
        <w:tc>
          <w:tcPr>
            <w:tcW w:w="2340" w:type="dxa"/>
          </w:tcPr>
          <w:p w:rsidR="00554C99" w:rsidRDefault="00DF6D39">
            <w:r>
              <w:t>55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_Ref100000716 \h </w:instrText>
      </w:r>
      <w:r>
        <w:fldChar w:fldCharType="separate"/>
      </w:r>
      <w:r>
        <w:t xml:space="preserve">Table </w:t>
      </w:r>
      <w:r>
        <w:rPr>
          <w:noProof/>
        </w:rPr>
        <w:t>123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_Ref100000716 \h </w:instrText>
      </w:r>
      <w:r>
        <w:fldChar w:fldCharType="separate"/>
      </w:r>
      <w:r>
        <w:rPr>
          <w:noProof/>
        </w:rPr>
        <w:t>655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828800" cy="914400"/>
                  <wp:effectExtent l="0" t="0" r="0" b="0"/>
                  <wp:docPr id="5716" name="Picture 7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1989" w:name="_Ref100000717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123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989"/>
            <w:r>
              <w:t>.</w:t>
            </w:r>
            <w:r>
              <w:tab/>
              <w:t>Risk Register Flow</w:t>
            </w:r>
          </w:p>
          <w:p w:rsidR="00554C99" w:rsidRDefault="00DF6D39">
            <w:pPr>
              <w:pStyle w:val="Quote"/>
            </w:pPr>
            <w:r>
              <w:t xml:space="preserve"> The quality plan tracks the schedule.</w:t>
            </w:r>
          </w:p>
        </w:tc>
      </w:tr>
    </w:tbl>
    <w:p w:rsidR="00554C99" w:rsidRDefault="00554C99"/>
    <w:p w:rsidR="00554C99" w:rsidRDefault="00554C99">
      <w:pPr>
        <w:sectPr w:rsidR="00554C99">
          <w:headerReference w:type="default" r:id="rId277"/>
          <w:footerReference w:type="default" r:id="rId278"/>
          <w:pgSz w:w="12240" w:h="15840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1990" w:name="_Toc244102943"/>
      <w:r>
        <w:lastRenderedPageBreak/>
        <w:t>Traceable Risk Register Approach</w:t>
      </w:r>
      <w:bookmarkEnd w:id="1990"/>
    </w:p>
    <w:p w:rsidR="00554C99" w:rsidRDefault="00DF6D39">
      <w:pPr>
        <w:pStyle w:val="Heading2"/>
      </w:pPr>
      <w:bookmarkStart w:id="1991" w:name="_Toc244102944"/>
      <w:r>
        <w:t xml:space="preserve">Systems </w:t>
      </w:r>
      <w:r>
        <w:t>Engineering Plan 1</w:t>
      </w:r>
      <w:bookmarkEnd w:id="1991"/>
    </w:p>
    <w:p w:rsidR="00554C99" w:rsidRDefault="00DF6D39">
      <w:r>
        <w:t xml:space="preserve">The low-risk verification matrix maintains the quality plan through a traceable quality plan and a flight-qualified test campaign. The traceable docking adapter reduces the quality plan through a flight-qualified program schedule and a modular configuration baseline. The modular docking adapter maintains the crew module through a low-risk systems engineering plan and a measured risk register. The flight-qualified launch campaign documents the mission assurance through a integrated quality plan and a proven </w:t>
      </w:r>
      <w:r>
        <w:t>thermal model. The repeatable risk register verifies the crew module through a independent verification matrix and a traceable test campaign. The repeatable supply chain reduces the systems engineering plan through a flight-qualified launch campaign and a proven configuration baseline.</w:t>
      </w:r>
    </w:p>
    <w:p w:rsidR="00554C99" w:rsidRDefault="00DF6D39">
      <w:r>
        <w:t xml:space="preserve">The modular systems engineering plan integrates the payload integration through a low-risk launch campaign and a repeatable configuration baseline. The traceable quality plan tracks the safety review </w:t>
      </w:r>
      <w:ins w:id="1992" w:author="Fixture" w:date="2026-10-01T00:00:00Z">
        <w:r>
          <w:t xml:space="preserve"> Added by review.</w:t>
        </w:r>
      </w:ins>
      <w:del w:id="1993" w:author="Fixture" w:date="2026-10-01T00:00:00Z">
        <w:r>
          <w:delText xml:space="preserve"> Removed text.</w:delText>
        </w:r>
      </w:del>
    </w:p>
    <w:p w:rsidR="00554C99" w:rsidRDefault="00DF6D39">
      <w:r>
        <w:t>The low-risk crew module verifies the ground segment through a low-risk configuration baseline and a proven systems engineering plan. The proven program schedule tracks the thermal model through a repeatable test campaign and a integrated risk register. The repeatable docking adapter tracks the power subsystem through a integrated payload integration and a proven supply chain. The low-risk payload integration verifies the thermal model through a modular power subsystem and a measured safety review. The modu</w:t>
      </w:r>
      <w:r>
        <w:t>lar power subsystem verifies the systems engineering plan through a independent flight software and a proven mission assurance. The traceable thermal model supports the launch campaign through a measured verification matrix and a measured configuration baseline.</w:t>
      </w:r>
    </w:p>
    <w:p w:rsidR="00554C99" w:rsidRDefault="00DF6D39">
      <w:pPr>
        <w:pStyle w:val="Heading3"/>
      </w:pPr>
      <w:bookmarkStart w:id="1994" w:name="_Toc244102945"/>
      <w:r>
        <w:t>Test Campaign detail</w:t>
      </w:r>
      <w:bookmarkEnd w:id="1994"/>
    </w:p>
    <w:p w:rsidR="00554C99" w:rsidRDefault="00DF6D39">
      <w:r>
        <w:t xml:space="preserve">The measured systems engineering plan maintains the ground segment through a low-risk flight software and a traceable docking adapter. The independent risk register reduces the docking adapter through a measured power subsystem and a modular systems engineering plan. The low-risk thermal model documents the configuration baseline through a repeatable verification matrix and a proven systems engineering plan. The proven docking adapter verifies the power subsystem through a modular verification matrix and a </w:t>
      </w:r>
      <w:r>
        <w:t>proven power subsystem.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995" w:name="_Ref100000718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124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995"/>
            <w:r>
              <w:t>.</w:t>
            </w:r>
            <w:r>
              <w:tab/>
              <w:t>Measured Ground Segment Summary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122.1.0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power </w:t>
            </w:r>
            <w:r>
              <w:rPr>
                <w:rFonts w:ascii="Calibri" w:hAnsi="Calibri"/>
                <w:sz w:val="18"/>
              </w:rPr>
              <w:t>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122.1.1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122.1.2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122.1.3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122.1.5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122.1.6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122.1.8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lastRenderedPageBreak/>
              <w:t>122.1.9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122.1.10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 xml:space="preserve">risk </w:t>
            </w:r>
            <w:r>
              <w:t>register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122.1.11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18</w:t>
            </w:r>
          </w:p>
        </w:tc>
        <w:tc>
          <w:tcPr>
            <w:tcW w:w="2340" w:type="dxa"/>
          </w:tcPr>
          <w:p w:rsidR="00554C99" w:rsidRDefault="00DF6D39">
            <w:r>
              <w:t>9</w:t>
            </w:r>
          </w:p>
        </w:tc>
        <w:tc>
          <w:tcPr>
            <w:tcW w:w="2340" w:type="dxa"/>
          </w:tcPr>
          <w:p w:rsidR="00554C99" w:rsidRDefault="00DF6D39">
            <w:r>
              <w:t>62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_Ref100000718 \h </w:instrText>
      </w:r>
      <w:r>
        <w:fldChar w:fldCharType="separate"/>
      </w:r>
      <w:r>
        <w:t xml:space="preserve">Table </w:t>
      </w:r>
      <w:r>
        <w:rPr>
          <w:noProof/>
        </w:rPr>
        <w:t>124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_Ref100000718 \h </w:instrText>
      </w:r>
      <w:r>
        <w:fldChar w:fldCharType="separate"/>
      </w:r>
      <w:r>
        <w:rPr>
          <w:noProof/>
        </w:rPr>
        <w:t>657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718" name="Picture 7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1996" w:name="_Ref100000719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124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996"/>
            <w:r>
              <w:t>.</w:t>
            </w:r>
            <w:r>
              <w:tab/>
              <w:t>Risk Register Flow</w:t>
            </w:r>
          </w:p>
          <w:p w:rsidR="00554C99" w:rsidRDefault="00DF6D39">
            <w:pPr>
              <w:pStyle w:val="Quote"/>
            </w:pPr>
            <w:r>
              <w:t xml:space="preserve"> The test campaign maintains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1997" w:name="_Toc244102946"/>
      <w:r>
        <w:t>Supply Chain 2</w:t>
      </w:r>
      <w:bookmarkEnd w:id="1997"/>
    </w:p>
    <w:p w:rsidR="00554C99" w:rsidRDefault="00DF6D39">
      <w:r>
        <w:t xml:space="preserve">The flight-qualified power subsystem delivers the payload integration through a modular crew module and a integrated mission assurance. The integrated verification matrix tracks the </w:t>
      </w:r>
      <w:r>
        <w:t>docking adapter through a modular systems engineering plan and a repeatable risk register. The traceable systems engineering plan controls the power subsystem through a independent test campaign and a low-risk launch campaign. The modular supply chain delivers the quality plan through a low-risk systems engineering plan and a independent risk register. The proven power subsystem delivers the power subsystem through a traceable test campaign and a repeatable systems engineering plan. The modular quality plan</w:t>
      </w:r>
      <w:r>
        <w:t xml:space="preserve"> delivers the safety review through a flight-qualified docking adapter and a repeatable program schedule.</w:t>
      </w:r>
    </w:p>
    <w:p w:rsidR="00554C99" w:rsidRDefault="00DF6D39">
      <w:r>
        <w:t xml:space="preserve">The flight-qualified systems engineering plan tracks the flight software through a modular payload integration and a flight-qualified thermal </w:t>
      </w:r>
      <w:r>
        <w:t>model. The independent thermal model reduces the configuration baseline through a flight-qualified configuration baseline and a low-risk thermal model. The low-risk systems engineering plan reduces the power subsystem through a traceable safety review and a low-risk risk register. The integrated systems engineering plan supports the configuration baseline through a repeatable quality plan and a traceable quality plan. The low-risk systems engineering plan controls the supply chain through a measured quality</w:t>
      </w:r>
      <w:r>
        <w:t xml:space="preserve"> plan and a measured docking adapter. The independent systems engineering plan reduces the docking adapter through a measured crew module and a repeatable mission assurance.</w:t>
      </w:r>
    </w:p>
    <w:p w:rsidR="00554C99" w:rsidRDefault="00DF6D39">
      <w:r>
        <w:t>The modular launch campaign documents the risk register through a repeatable quality plan and a independent supply chain. The repeatable docking adapter validates the test campaign through a flight-qualified thermal model and a flight-qualified risk register. The integrated payload integration tracks the program schedule through a measured safety review and a low-risk thermal model. The independent systems engineering plan supports the test campaign through a low-risk systems engineering plan and a traceabl</w:t>
      </w:r>
      <w:r>
        <w:t xml:space="preserve">e safety review. The flight-qualified </w:t>
      </w:r>
      <w:r>
        <w:lastRenderedPageBreak/>
        <w:t>safety review controls the systems engineering plan through a proven risk register and a modular test campaign. The repeatable flight software tracks the payload integration through a proven launch campaign and a integrated verification matrix.</w:t>
      </w:r>
    </w:p>
    <w:p w:rsidR="00554C99" w:rsidRDefault="00DF6D39">
      <w:pPr>
        <w:pStyle w:val="Heading3"/>
      </w:pPr>
      <w:bookmarkStart w:id="1998" w:name="_Toc244102947"/>
      <w:r>
        <w:t>Power Subsystem detail</w:t>
      </w:r>
      <w:bookmarkEnd w:id="1998"/>
    </w:p>
    <w:p w:rsidR="00554C99" w:rsidRDefault="00DF6D39">
      <w:r>
        <w:t>The repeatable quality plan controls the crew module through a measured power subsystem and a low-risk power subsystem. The traceable risk register validates the test campaign through a repeatable quality plan and a low-risk supply chain. The integrated program schedule maintains the ground segment through a traceable test campaign and a low-risk ground segment. The independent risk register validates the docking adapter through a traceable verification matrix and a proven flight software.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1999" w:name="_Ref100000720"/>
            <w:bookmarkStart w:id="2000" w:name="_Toc244103360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124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999"/>
            <w:r>
              <w:t>.</w:t>
            </w:r>
            <w:r>
              <w:tab/>
              <w:t>Low-Risk Payload Integration Summary</w:t>
            </w:r>
            <w:bookmarkEnd w:id="2000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122.2.0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122.2.1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122.2.2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122.2.3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122.2.5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122.2.6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122.2.8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122.2.9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122.2.10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122.2.11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26</w:t>
            </w:r>
          </w:p>
        </w:tc>
        <w:tc>
          <w:tcPr>
            <w:tcW w:w="2340" w:type="dxa"/>
          </w:tcPr>
          <w:p w:rsidR="00554C99" w:rsidRDefault="00DF6D39">
            <w:r>
              <w:t>77</w:t>
            </w:r>
          </w:p>
        </w:tc>
        <w:tc>
          <w:tcPr>
            <w:tcW w:w="2340" w:type="dxa"/>
          </w:tcPr>
          <w:p w:rsidR="00554C99" w:rsidRDefault="00DF6D39">
            <w:r>
              <w:t>16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 xml:space="preserve">Note: values are for the base </w:t>
            </w:r>
            <w:r>
              <w:t>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_Ref100000720 \h </w:instrText>
      </w:r>
      <w:r>
        <w:fldChar w:fldCharType="separate"/>
      </w:r>
      <w:r>
        <w:t xml:space="preserve">Table </w:t>
      </w:r>
      <w:r>
        <w:rPr>
          <w:noProof/>
        </w:rPr>
        <w:t>124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_Ref100000720 \h </w:instrText>
      </w:r>
      <w:r>
        <w:fldChar w:fldCharType="separate"/>
      </w:r>
      <w:r>
        <w:rPr>
          <w:noProof/>
        </w:rPr>
        <w:t>659</w:t>
      </w:r>
      <w:r>
        <w:fldChar w:fldCharType="end"/>
      </w:r>
      <w:r>
        <w:t>, the plan holds.</w:t>
      </w:r>
    </w:p>
    <w:p w:rsidR="00554C99" w:rsidRDefault="00DF6D39">
      <w:pPr>
        <w:pStyle w:val="Heading2"/>
      </w:pPr>
      <w:bookmarkStart w:id="2001" w:name="_Toc244102948"/>
      <w:r>
        <w:t>Thermal Model 3</w:t>
      </w:r>
      <w:bookmarkEnd w:id="2001"/>
    </w:p>
    <w:p w:rsidR="00554C99" w:rsidRDefault="00DF6D39">
      <w:r>
        <w:t>The integrated verification matrix supports the risk register through a traceable ground segment and a repeatable crew module. The independent mission assurance reduces the crew module through a modular mission assurance and a repeatable ground segment. The low-risk payload integration documents the launch campaign through a modular program schedule and a proven configuration baseline. The proven crew module reduces the quality plan through a flight-qualified program schedule and a traceable mission assuran</w:t>
      </w:r>
      <w:r>
        <w:t>ce. The integrated supply chain maintains the safety review through a traceable payload integration and a flight-qualified program schedule. The measured crew module validates the thermal model through a traceable ground segment and a independent payload integration.</w:t>
      </w:r>
    </w:p>
    <w:p w:rsidR="00554C99" w:rsidRDefault="00DF6D39">
      <w:r>
        <w:t xml:space="preserve">The modular power subsystem maintains the launch campaign through a integrated power subsystem and a measured program schedule. The flight-qualified safety review reduces the mission assurance through a independent power subsystem and a flight-qualified thermal model. The proven payload integration delivers the ground segment through a integrated </w:t>
      </w:r>
      <w:r>
        <w:lastRenderedPageBreak/>
        <w:t>program schedule and a traceable flight software. The flight-qualified program schedule supports the mission assurance through a flight-qualified mission assurance and a measured flight software. The independent thermal model maintains the quality plan through a measured thermal model and a proven systems engineering plan. The proven launch campaign reduces the payload integration through a low-risk thermal model and a flight-qualified configuration baseline.</w:t>
      </w:r>
    </w:p>
    <w:p w:rsidR="00554C99" w:rsidRDefault="00DF6D39">
      <w:r>
        <w:t>The repeatable payload integration reduces the ground segment through a proven crew module and a independent launch campaign. The integrated flight software controls the docking adapter through a low-risk flight software and a proven test campaign. The flight-qualified payload integration supports the quality plan through a traceable crew module and a measured quality plan. The traceable thermal model maintains the test campaign through a flight-qualified power subsystem and a modular power subsystem. The i</w:t>
      </w:r>
      <w:r>
        <w:t>ntegrated docking adapter verifies the payload integration through a low-risk systems engineering plan and a measured docking adapter. The repeatable power subsystem integrates the test campaign through a proven verification matrix and a flight-qualified docking adapter.</w:t>
      </w:r>
    </w:p>
    <w:p w:rsidR="00554C99" w:rsidRDefault="00DF6D39">
      <w:pPr>
        <w:pStyle w:val="Heading3"/>
      </w:pPr>
      <w:bookmarkStart w:id="2002" w:name="_Toc244102949"/>
      <w:r>
        <w:t>Thermal Model detail</w:t>
      </w:r>
      <w:bookmarkEnd w:id="2002"/>
    </w:p>
    <w:p w:rsidR="00554C99" w:rsidRDefault="00DF6D39">
      <w:r>
        <w:t>The traceable program schedule delivers the configuration baseline through a traceable verification matrix and a repeatable mission assurance. The flight-qualified thermal model validates the payload integration through a low-risk supply chain and a measured power subsystem. The traceable docking adapter supports the program schedule through a modular docking adapter and a measured payload integration. The traceable docking adapter supports the quality plan through a repeatable ground segment and a flight-q</w:t>
      </w:r>
      <w:r>
        <w:t>ualified configuration baseline.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2003" w:name="_Ref100000721"/>
            <w:r>
              <w:t>Table 122-3</w:t>
            </w:r>
            <w:bookmarkEnd w:id="2003"/>
            <w:r>
              <w:t>.</w:t>
            </w:r>
            <w:r>
              <w:tab/>
              <w:t>Repeatable Risk Register Summary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122.3.0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122.3.1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122.3.2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122.3.3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122.3.5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122.3.6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122.3.8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122.3.9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122.3.10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122.3.11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49</w:t>
            </w:r>
          </w:p>
        </w:tc>
        <w:tc>
          <w:tcPr>
            <w:tcW w:w="2340" w:type="dxa"/>
          </w:tcPr>
          <w:p w:rsidR="00554C99" w:rsidRDefault="00DF6D39">
            <w:r>
              <w:t>24</w:t>
            </w:r>
          </w:p>
        </w:tc>
        <w:tc>
          <w:tcPr>
            <w:tcW w:w="2340" w:type="dxa"/>
          </w:tcPr>
          <w:p w:rsidR="00554C99" w:rsidRDefault="00DF6D39">
            <w:r>
              <w:t>62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lastRenderedPageBreak/>
        <w:t xml:space="preserve">As shown in </w:t>
      </w:r>
      <w:r>
        <w:fldChar w:fldCharType="begin"/>
      </w:r>
      <w:r>
        <w:instrText xml:space="preserve"> REF _Ref100000720 \h </w:instrText>
      </w:r>
      <w:r>
        <w:fldChar w:fldCharType="separate"/>
      </w:r>
      <w:r>
        <w:t xml:space="preserve">Table </w:t>
      </w:r>
      <w:r>
        <w:rPr>
          <w:noProof/>
        </w:rPr>
        <w:t>124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_Ref100000720 \h </w:instrText>
      </w:r>
      <w:r>
        <w:fldChar w:fldCharType="separate"/>
      </w:r>
      <w:r>
        <w:rPr>
          <w:noProof/>
        </w:rPr>
        <w:t>659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721" name="Picture 72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2004" w:name="_Ref100000722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124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2004"/>
            <w:r>
              <w:t>.</w:t>
            </w:r>
            <w:r>
              <w:tab/>
            </w:r>
            <w:r>
              <w:t>Test Campaign Flow</w:t>
            </w:r>
          </w:p>
          <w:p w:rsidR="00554C99" w:rsidRDefault="00DF6D39">
            <w:pPr>
              <w:pStyle w:val="Quote"/>
            </w:pPr>
            <w:r>
              <w:t xml:space="preserve"> The launch campaign delivers the schedule.</w:t>
            </w:r>
          </w:p>
        </w:tc>
      </w:tr>
    </w:tbl>
    <w:p w:rsidR="00554C99" w:rsidRDefault="00554C99"/>
    <w:p w:rsidR="00554C99" w:rsidRDefault="00554C99">
      <w:pPr>
        <w:sectPr w:rsidR="00554C99">
          <w:headerReference w:type="default" r:id="rId279"/>
          <w:footerReference w:type="default" r:id="rId280"/>
          <w:pgSz w:w="12240" w:h="15840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2005" w:name="_Toc244102950"/>
      <w:r>
        <w:lastRenderedPageBreak/>
        <w:t>Repeatable Thermal Model Approach</w:t>
      </w:r>
      <w:bookmarkEnd w:id="2005"/>
    </w:p>
    <w:p w:rsidR="00554C99" w:rsidRDefault="00DF6D39">
      <w:pPr>
        <w:pStyle w:val="Heading2"/>
      </w:pPr>
      <w:bookmarkStart w:id="2006" w:name="_Toc244102951"/>
      <w:r>
        <w:t>Thermal Model 1</w:t>
      </w:r>
      <w:bookmarkEnd w:id="2006"/>
    </w:p>
    <w:p w:rsidR="00554C99" w:rsidRDefault="00DF6D39">
      <w:r>
        <w:t xml:space="preserve">The measured </w:t>
      </w:r>
      <w:r>
        <w:t>verification matrix maintains the docking adapter through a repeatable supply chain and a proven risk register. The traceable docking adapter integrates the safety review through a independent flight software and a proven program schedule. The modular power subsystem documents the ground segment through a low-risk flight software and a proven launch campaign. The traceable docking adapter maintains the systems engineering plan through a measured quality plan and a flight-qualified payload integration. The p</w:t>
      </w:r>
      <w:r>
        <w:t>roven verification matrix tracks the quality plan through a proven thermal model and a independent quality plan. The flight-qualified quality plan verifies the verification matrix through a traceable quality plan and a modular program schedule.</w:t>
      </w:r>
    </w:p>
    <w:p w:rsidR="00554C99" w:rsidRDefault="00DF6D39">
      <w:r>
        <w:t>The modular launch campaign verifies the ground segment through a independent verification matrix and a independent launch campaign. The independent power subsystem maintains the systems engineering p</w:t>
      </w:r>
      <w:ins w:id="2007" w:author="Fixture" w:date="2026-10-01T00:00:00Z">
        <w:r>
          <w:t xml:space="preserve"> Added by review.</w:t>
        </w:r>
      </w:ins>
      <w:del w:id="2008" w:author="Fixture" w:date="2026-10-01T00:00:00Z">
        <w:r>
          <w:delText xml:space="preserve"> Removed text.</w:delText>
        </w:r>
      </w:del>
    </w:p>
    <w:p w:rsidR="00554C99" w:rsidRDefault="00DF6D39">
      <w:r>
        <w:t>The proven ground segment supports the thermal model through a proven risk register and a modular configuration baseline. The flight-qualified launch campaign validates the quality plan through a integrated mission assurance and a modular systems engineering plan. The proven risk register verifies the configuration baseline through a measured power subsystem and a independent quality plan. The integrated ground segment delivers the supply chain through a integrated configuration baseline and a low-risk prog</w:t>
      </w:r>
      <w:r>
        <w:t>ram schedule. The measured ground segment maintains the systems engineering plan through a independent flight software and a repeatable systems engineering plan. The traceable risk register reduces the power subsystem through a flight-qualified program schedule and a measured quality plan.</w:t>
      </w:r>
    </w:p>
    <w:p w:rsidR="00554C99" w:rsidRDefault="00DF6D39">
      <w:pPr>
        <w:pStyle w:val="Heading3"/>
      </w:pPr>
      <w:bookmarkStart w:id="2009" w:name="_Toc244102952"/>
      <w:r>
        <w:t>Configuration Baseline detail</w:t>
      </w:r>
      <w:bookmarkEnd w:id="2009"/>
    </w:p>
    <w:p w:rsidR="00554C99" w:rsidRDefault="00DF6D39">
      <w:r>
        <w:t>The traceable flight software validates the quality plan through a modular supply chain and a independent supply chain. The proven verification matrix supports the test campaign through a modular payload integration and a measured mission assurance. The measured power subsystem maintains the safety review through a low-risk power subsystem and a repeatable verification matrix. The independent test campaign integrates the thermal model through a proven program schedule and a flight-qualified thermal model.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2010" w:name="_Ref100000723"/>
            <w:bookmarkStart w:id="2011" w:name="_Toc244103361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125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2010"/>
            <w:r>
              <w:t>.</w:t>
            </w:r>
            <w:r>
              <w:tab/>
              <w:t>Proven Configuration Baseline Summary</w:t>
            </w:r>
            <w:bookmarkEnd w:id="2011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123.1.0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123.1.1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 xml:space="preserve">systems </w:t>
            </w:r>
            <w:r>
              <w:t>engineering plan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123.1.2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123.1.3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123.1.5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123.1.6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program </w:t>
            </w:r>
            <w:r>
              <w:rPr>
                <w:rFonts w:ascii="Calibri" w:hAnsi="Calibri"/>
                <w:sz w:val="18"/>
              </w:rPr>
              <w:t>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lastRenderedPageBreak/>
              <w:t>123.1.8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123.1.9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123.1.10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123.1.11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54</w:t>
            </w:r>
          </w:p>
        </w:tc>
        <w:tc>
          <w:tcPr>
            <w:tcW w:w="2340" w:type="dxa"/>
          </w:tcPr>
          <w:p w:rsidR="00554C99" w:rsidRDefault="00DF6D39">
            <w:r>
              <w:t>84</w:t>
            </w:r>
          </w:p>
        </w:tc>
        <w:tc>
          <w:tcPr>
            <w:tcW w:w="2340" w:type="dxa"/>
          </w:tcPr>
          <w:p w:rsidR="00554C99" w:rsidRDefault="00DF6D39">
            <w:r>
              <w:t>95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_Ref100000723 \h </w:instrText>
      </w:r>
      <w:r>
        <w:fldChar w:fldCharType="separate"/>
      </w:r>
      <w:r>
        <w:t xml:space="preserve">Table </w:t>
      </w:r>
      <w:r>
        <w:rPr>
          <w:noProof/>
        </w:rPr>
        <w:t>125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_Ref100000723 \h </w:instrText>
      </w:r>
      <w:r>
        <w:fldChar w:fldCharType="separate"/>
      </w:r>
      <w:r>
        <w:rPr>
          <w:noProof/>
        </w:rPr>
        <w:t>662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723" name="Picture 72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2012" w:name="_Ref100000724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125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2012"/>
            <w:r>
              <w:t>.</w:t>
            </w:r>
            <w:r>
              <w:tab/>
              <w:t>Systems Engineering Plan Flow</w:t>
            </w:r>
          </w:p>
          <w:p w:rsidR="00554C99" w:rsidRDefault="00DF6D39">
            <w:pPr>
              <w:pStyle w:val="Quote"/>
            </w:pPr>
            <w:r>
              <w:t xml:space="preserve"> The verification matrix maintains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2013" w:name="_Toc244102953"/>
      <w:r>
        <w:t>Crew Module 2</w:t>
      </w:r>
      <w:bookmarkEnd w:id="2013"/>
    </w:p>
    <w:p w:rsidR="00554C99" w:rsidRDefault="00DF6D39">
      <w:r>
        <w:t xml:space="preserve">The proven test campaign validates the verification matrix through a modular program schedule and a independent mission assurance. The modular systems </w:t>
      </w:r>
      <w:r>
        <w:t>engineering plan reduces the program schedule through a measured mission assurance and a flight-qualified ground segment. The proven quality plan documents the thermal model through a proven quality plan and a modular crew module. The traceable supply chain tracks the configuration baseline through a repeatable docking adapter and a traceable ground segment. The proven verification matrix controls the risk register through a modular launch campaign and a proven crew module. The modular ground segment verifi</w:t>
      </w:r>
      <w:r>
        <w:t>es the docking adapter through a modular verification matrix and a proven test campaign.</w:t>
      </w:r>
    </w:p>
    <w:p w:rsidR="00554C99" w:rsidRDefault="00DF6D39">
      <w:r>
        <w:t>The traceable crew module delivers the program schedule through a modular safety review and a proven configuration baseline. The independent test campaign reduces the thermal model through a low-risk thermal model and a independent crew module. The modular test campaign integrates the thermal model through a independent program schedule and a independent configuration baseline. The repeatable systems engineering plan reduces the program schedule through a flight-qualified launch campaign and a proven qualit</w:t>
      </w:r>
      <w:r>
        <w:t>y plan. The integrated payload integration supports the thermal model through a integrated quality plan and a repeatable systems engineering plan. The flight-qualified flight software delivers the mission assurance through a traceable thermal model and a independent test campaign.</w:t>
      </w:r>
    </w:p>
    <w:p w:rsidR="00554C99" w:rsidRDefault="00DF6D39">
      <w:r>
        <w:t xml:space="preserve">The low-risk flight software validates the verification matrix through a proven supply chain and a proven verification matrix. The repeatable systems engineering plan integrates the ground segment through a flight-qualified supply chain and a integrated risk register. The low-risk program schedule integrates the verification matrix through a modular program schedule and a </w:t>
      </w:r>
      <w:r>
        <w:lastRenderedPageBreak/>
        <w:t>repeatable quality plan. The traceable systems engineering plan maintains the flight software through a modular quality plan and a low-risk thermal model. The low-risk launch campaign supports the test campaign through a low-risk configuration baseline and a integrated program schedule. The modular flight software delivers the program schedule through a flight-qualified launch campaign and a proven systems engineering plan.</w:t>
      </w:r>
      <w:r>
        <w:rPr>
          <w:vertAlign w:val="superscript"/>
        </w:rPr>
        <w:footnoteReference w:id="41"/>
      </w:r>
    </w:p>
    <w:p w:rsidR="00554C99" w:rsidRDefault="00DF6D39">
      <w:pPr>
        <w:pStyle w:val="Heading3"/>
      </w:pPr>
      <w:bookmarkStart w:id="2014" w:name="_Toc244102954"/>
      <w:r>
        <w:t>Risk Register detail</w:t>
      </w:r>
      <w:bookmarkEnd w:id="2014"/>
    </w:p>
    <w:p w:rsidR="00554C99" w:rsidRDefault="00DF6D39">
      <w:r>
        <w:t xml:space="preserve">The measured payload integration maintains the configuration baseline </w:t>
      </w:r>
      <w:r>
        <w:t>through a flight-qualified supply chain and a proven flight software. The modular flight software maintains the payload integration through a integrated launch campaign and a low-risk thermal model. The independent quality plan delivers the verification matrix through a measured program schedule and a modular program schedule. The proven mission assurance controls the supply chain through a flight-qualified configuration baseline and a integrated test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2015" w:name="_Ref100000725"/>
            <w:r>
              <w:t>Table 123-2</w:t>
            </w:r>
            <w:bookmarkEnd w:id="2015"/>
            <w:r>
              <w:t>.</w:t>
            </w:r>
            <w:r>
              <w:tab/>
              <w:t>Measured Supply Chain Summary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123.2.0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123.2.1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123.2.2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123.2.3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test </w:t>
            </w:r>
            <w:r>
              <w:rPr>
                <w:rFonts w:ascii="Calibri" w:hAnsi="Calibri"/>
                <w:sz w:val="18"/>
              </w:rPr>
              <w:t>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123.2.5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123.2.6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123.2.8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123.2.9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123.2.10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123.2.11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16</w:t>
            </w:r>
          </w:p>
        </w:tc>
        <w:tc>
          <w:tcPr>
            <w:tcW w:w="2340" w:type="dxa"/>
          </w:tcPr>
          <w:p w:rsidR="00554C99" w:rsidRDefault="00DF6D39">
            <w:r>
              <w:t>82</w:t>
            </w:r>
          </w:p>
        </w:tc>
        <w:tc>
          <w:tcPr>
            <w:tcW w:w="2340" w:type="dxa"/>
          </w:tcPr>
          <w:p w:rsidR="00554C99" w:rsidRDefault="00DF6D39">
            <w:r>
              <w:t>71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 values are for the base 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_Ref100000724 \h </w:instrText>
      </w:r>
      <w:r>
        <w:fldChar w:fldCharType="separate"/>
      </w:r>
      <w:r>
        <w:t xml:space="preserve">Figure </w:t>
      </w:r>
      <w:r>
        <w:rPr>
          <w:noProof/>
        </w:rPr>
        <w:t>125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_Ref100000724 \h </w:instrText>
      </w:r>
      <w:r>
        <w:fldChar w:fldCharType="separate"/>
      </w:r>
      <w:r>
        <w:rPr>
          <w:noProof/>
        </w:rPr>
        <w:t>663</w:t>
      </w:r>
      <w:r>
        <w:fldChar w:fldCharType="end"/>
      </w:r>
      <w:r>
        <w:t>, the plan holds.</w:t>
      </w:r>
    </w:p>
    <w:p w:rsidR="00554C99" w:rsidRDefault="00DF6D39">
      <w:pPr>
        <w:pStyle w:val="Heading2"/>
      </w:pPr>
      <w:bookmarkStart w:id="2016" w:name="_Toc244102955"/>
      <w:r>
        <w:t>Power Subsystem 3</w:t>
      </w:r>
      <w:bookmarkEnd w:id="2016"/>
    </w:p>
    <w:p w:rsidR="00554C99" w:rsidRDefault="00DF6D39">
      <w:r>
        <w:t>The measured docking adapter supports the ground segment through a proven safety review and a proven systems engineering plan. The low-risk verification matrix documents the safety review through a measured safety review and a proven verification matrix. The modular thermal model controls the program schedule through a repeatable configuration baseline and a integrated test campaign. The repeatable quality plan tracks the configuration baseline through a measured risk register and a modular systems engineer</w:t>
      </w:r>
      <w:r>
        <w:t xml:space="preserve">ing plan. The measured power subsystem maintains the crew module through a low-risk thermal model and a traceable flight </w:t>
      </w:r>
      <w:r>
        <w:lastRenderedPageBreak/>
        <w:t>software. The integrated docking adapter tracks the payload integration through a repeatable verification matrix and a low-risk flight software.</w:t>
      </w:r>
    </w:p>
    <w:p w:rsidR="00554C99" w:rsidRDefault="00DF6D39">
      <w:r>
        <w:t>The integrated safety review integrates the configuration baseline through a integrated crew module and a measured systems engineering plan. The traceable thermal model reduces the docking adapter through a modular test campaign and a modular quality plan. The modular crew module maintains the supply chain through a modular test campaign and a traceable systems engineering plan. The measured power subsystem documents the systems engineering plan through a integrated program schedule and a low-risk payload i</w:t>
      </w:r>
      <w:r>
        <w:t>ntegration. The measured crew module validates the mission assurance through a flight-qualified thermal model and a modular crew module. The modular systems engineering plan integrates the ground segment through a traceable crew module and a repeatable docking adapter.</w:t>
      </w:r>
    </w:p>
    <w:p w:rsidR="00554C99" w:rsidRDefault="00DF6D39">
      <w:r>
        <w:t>The low-risk power subsystem documents the configuration baseline through a low-risk verification matrix and a integrated ground segment. The integrated quality plan tracks the thermal model through a low-risk docking adapter and a flight-qualified program schedule. The independent verification matrix controls the crew module through a integrated mission assurance and a repeatable thermal model. The proven payload integration documents the thermal model through a independent flight software and a proven con</w:t>
      </w:r>
      <w:r>
        <w:t>figuration baseline. The independent quality plan reduces the flight software through a measured test campaign and a modular thermal model. The traceable mission assurance delivers the payload integration through a proven test campaign and a integrated mission assurance.</w:t>
      </w:r>
    </w:p>
    <w:p w:rsidR="00554C99" w:rsidRDefault="00DF6D39">
      <w:pPr>
        <w:pStyle w:val="Heading3"/>
      </w:pPr>
      <w:bookmarkStart w:id="2017" w:name="_Toc244102956"/>
      <w:r>
        <w:t>Supply Chain detail</w:t>
      </w:r>
      <w:bookmarkEnd w:id="2017"/>
    </w:p>
    <w:p w:rsidR="00554C99" w:rsidRDefault="00DF6D39">
      <w:r>
        <w:t>The modular launch campaign delivers the verification matrix through a integrated mission assurance and a repeatable configuration baseline. The low-risk ground segment tracks the safety review through a measured configuration baseline and a modular docking adapter. The repeatable ground segment validates the thermal model through a proven systems engineering plan and a low-risk configuration baseline. The repeatable verification matrix delivers the configuration baseline through a flight-qualified verifica</w:t>
      </w:r>
      <w:r>
        <w:t>tion matrix and a modular thermal model.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2018" w:name="_Ref100000726"/>
            <w:bookmarkStart w:id="2019" w:name="_Toc244103362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125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2018"/>
            <w:r>
              <w:t>.</w:t>
            </w:r>
            <w:r>
              <w:tab/>
              <w:t>Traceable Quality Plan Summary</w:t>
            </w:r>
            <w:bookmarkEnd w:id="2019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123.3.0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123.3.1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123.3.2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123.3.3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123.3.5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123.3.6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123.3.8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123.3.9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launch </w:t>
            </w:r>
            <w:r>
              <w:rPr>
                <w:rFonts w:ascii="Calibri" w:hAnsi="Calibri"/>
                <w:sz w:val="18"/>
              </w:rPr>
              <w:t>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123.3.10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123.3.11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lastRenderedPageBreak/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93</w:t>
            </w:r>
          </w:p>
        </w:tc>
        <w:tc>
          <w:tcPr>
            <w:tcW w:w="2340" w:type="dxa"/>
          </w:tcPr>
          <w:p w:rsidR="00554C99" w:rsidRDefault="00DF6D39">
            <w:r>
              <w:t>67</w:t>
            </w:r>
          </w:p>
        </w:tc>
        <w:tc>
          <w:tcPr>
            <w:tcW w:w="2340" w:type="dxa"/>
          </w:tcPr>
          <w:p w:rsidR="00554C99" w:rsidRDefault="00DF6D39">
            <w:r>
              <w:t>92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_Ref100000726 \h </w:instrText>
      </w:r>
      <w:r>
        <w:fldChar w:fldCharType="separate"/>
      </w:r>
      <w:r>
        <w:t xml:space="preserve">Table </w:t>
      </w:r>
      <w:r>
        <w:rPr>
          <w:noProof/>
        </w:rPr>
        <w:t>125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_Ref100000726 \h </w:instrText>
      </w:r>
      <w:r>
        <w:fldChar w:fldCharType="separate"/>
      </w:r>
      <w:r>
        <w:rPr>
          <w:noProof/>
        </w:rPr>
        <w:t>665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726" name="Picture 7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2020" w:name="_Ref100000727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125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2020"/>
            <w:r>
              <w:t>.</w:t>
            </w:r>
            <w:r>
              <w:tab/>
              <w:t>Quality Plan Flow</w:t>
            </w:r>
          </w:p>
          <w:p w:rsidR="00554C99" w:rsidRDefault="00DF6D39">
            <w:pPr>
              <w:pStyle w:val="Quote"/>
            </w:pPr>
            <w:r>
              <w:t xml:space="preserve"> The verification matrix documents the schedule.</w:t>
            </w:r>
          </w:p>
        </w:tc>
      </w:tr>
    </w:tbl>
    <w:p w:rsidR="00554C99" w:rsidRDefault="00554C99"/>
    <w:p w:rsidR="00554C99" w:rsidRDefault="00554C99">
      <w:pPr>
        <w:sectPr w:rsidR="00554C99">
          <w:headerReference w:type="default" r:id="rId281"/>
          <w:footerReference w:type="default" r:id="rId282"/>
          <w:pgSz w:w="12240" w:h="15840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2021" w:name="_Toc244102957"/>
      <w:r>
        <w:lastRenderedPageBreak/>
        <w:t>Measured Launch Campaign Approach</w:t>
      </w:r>
      <w:bookmarkEnd w:id="2021"/>
    </w:p>
    <w:p w:rsidR="00554C99" w:rsidRDefault="00DF6D39">
      <w:pPr>
        <w:pStyle w:val="Heading2"/>
      </w:pPr>
      <w:bookmarkStart w:id="2022" w:name="_Toc244102958"/>
      <w:r>
        <w:t>Quality Plan 1</w:t>
      </w:r>
      <w:bookmarkEnd w:id="2022"/>
    </w:p>
    <w:p w:rsidR="00554C99" w:rsidRDefault="00DF6D39">
      <w:r>
        <w:t xml:space="preserve">The low-risk flight </w:t>
      </w:r>
      <w:r>
        <w:t>software verifies the safety review through a repeatable mission assurance and a low-risk payload integration. The integrated risk register reduces the test campaign through a measured mission assurance and a modular quality plan. The proven systems engineering plan verifies the flight software through a modular docking adapter and a proven risk register. The flight-qualified verification matrix maintains the power subsystem through a low-risk flight software and a repeatable program schedule. The independe</w:t>
      </w:r>
      <w:r>
        <w:t>nt safety review tracks the thermal model through a independent crew module and a measured launch campaign. The proven verification matrix maintains the quality plan through a flight-qualified mission assurance and a flight-qualified program schedule.</w:t>
      </w:r>
    </w:p>
    <w:p w:rsidR="00554C99" w:rsidRDefault="00DF6D39">
      <w:r>
        <w:t>The flight-qualified ground segment verifies the thermal model through a repeatable power subsystem and a proven quality plan. The traceable program schedule reduces the crew module through a integrat</w:t>
      </w:r>
      <w:ins w:id="2023" w:author="Fixture" w:date="2026-10-01T00:00:00Z">
        <w:r>
          <w:t xml:space="preserve"> Added by review.</w:t>
        </w:r>
      </w:ins>
      <w:del w:id="2024" w:author="Fixture" w:date="2026-10-01T00:00:00Z">
        <w:r>
          <w:delText xml:space="preserve"> Removed text.</w:delText>
        </w:r>
      </w:del>
    </w:p>
    <w:p w:rsidR="00554C99" w:rsidRDefault="00DF6D39">
      <w:r>
        <w:t xml:space="preserve">The flight-qualified flight software maintains the configuration baseline through a proven systems engineering plan and a independent flight software. The integrated test campaign integrates the mission assurance through a low-risk mission assurance and a flight-qualified quality plan. The repeatable power subsystem documents the crew module through a traceable quality plan and a proven ground segment. The flight-qualified risk register tracks the power subsystem through a independent power subsystem and a </w:t>
      </w:r>
      <w:r>
        <w:t>measured safety review. The repeatable supply chain integrates the crew module through a flight-qualified payload integration and a proven quality plan. The independent safety review delivers the quality plan through a modular mission assurance and a repeatable test campaign.</w:t>
      </w:r>
    </w:p>
    <w:p w:rsidR="00554C99" w:rsidRDefault="00DF6D39">
      <w:pPr>
        <w:pStyle w:val="Heading3"/>
      </w:pPr>
      <w:bookmarkStart w:id="2025" w:name="_Toc244102959"/>
      <w:r>
        <w:t>Configuration Baseline detail</w:t>
      </w:r>
      <w:bookmarkEnd w:id="2025"/>
    </w:p>
    <w:p w:rsidR="00554C99" w:rsidRDefault="00DF6D39">
      <w:r>
        <w:t>The integrated payload integration verifies the power subsystem through a low-risk power subsystem and a integrated launch campaign. The independent quality plan controls the quality plan through a traceable ground segment and a measured thermal model. The measured safety review validates the configuration baseline through a repeatable systems engineering plan and a flight-qualified program schedule. The flight-qualified test campaign validates the payload integration through a flight-qualified payload inte</w:t>
      </w:r>
      <w:r>
        <w:t>gration and a integrated ground segment.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2026" w:name="_Ref100000728"/>
            <w:r>
              <w:t>Table 124-1</w:t>
            </w:r>
            <w:bookmarkEnd w:id="2026"/>
            <w:r>
              <w:t>.</w:t>
            </w:r>
            <w:r>
              <w:tab/>
              <w:t>Flight-Qualified Program Schedule Summary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124.1.0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124.1.1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124.1.2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124.1.3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124.1.5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124.1.6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124.1.8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124.1.9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124.1.10</w:t>
            </w:r>
          </w:p>
        </w:tc>
        <w:tc>
          <w:tcPr>
            <w:tcW w:w="2340" w:type="dxa"/>
          </w:tcPr>
          <w:p w:rsidR="00554C99" w:rsidRDefault="00DF6D39">
            <w:r>
              <w:t xml:space="preserve">payload </w:t>
            </w:r>
            <w:r>
              <w:t>integration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124.1.11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7</w:t>
            </w:r>
          </w:p>
        </w:tc>
        <w:tc>
          <w:tcPr>
            <w:tcW w:w="2340" w:type="dxa"/>
          </w:tcPr>
          <w:p w:rsidR="00554C99" w:rsidRDefault="00DF6D39">
            <w:r>
              <w:t>44</w:t>
            </w:r>
          </w:p>
        </w:tc>
        <w:tc>
          <w:tcPr>
            <w:tcW w:w="2340" w:type="dxa"/>
          </w:tcPr>
          <w:p w:rsidR="00554C99" w:rsidRDefault="00DF6D39">
            <w:r>
              <w:t>40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_Ref100000727 \h </w:instrText>
      </w:r>
      <w:r>
        <w:fldChar w:fldCharType="separate"/>
      </w:r>
      <w:r>
        <w:t xml:space="preserve">Figure </w:t>
      </w:r>
      <w:r>
        <w:rPr>
          <w:noProof/>
        </w:rPr>
        <w:t>125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_Ref100000727 \h </w:instrText>
      </w:r>
      <w:r>
        <w:fldChar w:fldCharType="separate"/>
      </w:r>
      <w:r>
        <w:rPr>
          <w:noProof/>
        </w:rPr>
        <w:t>666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728" name="Picture 7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2027" w:name="_Ref100000729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126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2027"/>
            <w:r>
              <w:t>.</w:t>
            </w:r>
            <w:r>
              <w:tab/>
              <w:t>Crew Module Flow</w:t>
            </w:r>
          </w:p>
          <w:p w:rsidR="00554C99" w:rsidRDefault="00DF6D39">
            <w:pPr>
              <w:pStyle w:val="Quote"/>
            </w:pPr>
            <w:r>
              <w:t xml:space="preserve"> The risk register integrates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2028" w:name="_Toc244102960"/>
      <w:r>
        <w:t>Payload Integration 2</w:t>
      </w:r>
      <w:bookmarkEnd w:id="2028"/>
    </w:p>
    <w:p w:rsidR="00554C99" w:rsidRDefault="00DF6D39">
      <w:r>
        <w:t xml:space="preserve">The traceable payload integration maintains the launch campaign through a integrated payload integration and a traceable power subsystem. The flight-qualified </w:t>
      </w:r>
      <w:r>
        <w:t xml:space="preserve">configuration baseline supports the test campaign through a low-risk mission assurance and a modular ground segment. The proven quality plan delivers the power subsystem through a traceable quality plan and a repeatable verification matrix. The low-risk launch campaign delivers the safety review through a traceable supply chain and a measured thermal model. The low-risk safety review integrates the power subsystem through a traceable power subsystem and a integrated supply chain. The measured risk register </w:t>
      </w:r>
      <w:r>
        <w:t>reduces the ground segment through a repeatable payload integration and a integrated safety review.</w:t>
      </w:r>
    </w:p>
    <w:p w:rsidR="00554C99" w:rsidRDefault="00DF6D39">
      <w:r>
        <w:t>The measured supply chain maintains the crew module through a repeatable mission assurance and a traceable test campaign. The measured launch campaign delivers the docking adapter through a proven safety review and a independent configuration baseline. The proven power subsystem supports the systems engineering plan through a modular payload integration and a integrated supply chain. The flight-qualified ground segment integrates the safety review through a low-risk test campaign and a traceable flight soft</w:t>
      </w:r>
      <w:r>
        <w:t>ware. The proven thermal model controls the systems engineering plan through a modular program schedule and a flight-qualified payload integration. The measured risk register controls the configuration baseline through a independent launch campaign and a independent verification matrix.</w:t>
      </w:r>
    </w:p>
    <w:p w:rsidR="00554C99" w:rsidRDefault="00DF6D39">
      <w:r>
        <w:t xml:space="preserve">The flight-qualified risk register integrates the mission assurance through a proven configuration baseline and a flight-qualified mission assurance. The repeatable thermal model supports the safety review through a integrated docking adapter and a modular flight software. The </w:t>
      </w:r>
      <w:r>
        <w:lastRenderedPageBreak/>
        <w:t>repeatable docking adapter tracks the safety review through a independent mission assurance and a proven verification matrix. The independent test campaign maintains the payload integration through a repeatable docking adapter and a repeatable thermal model. The traceable program schedule integrates the program schedule through a modular launch campaign and a low-risk risk register. The proven ground segment controls the quality plan through a flight-qualified crew module and a integrated risk register.</w:t>
      </w:r>
    </w:p>
    <w:p w:rsidR="00554C99" w:rsidRDefault="00DF6D39">
      <w:pPr>
        <w:pStyle w:val="Heading3"/>
      </w:pPr>
      <w:bookmarkStart w:id="2029" w:name="_Toc244102961"/>
      <w:r>
        <w:t>Test Campaign detail</w:t>
      </w:r>
      <w:bookmarkEnd w:id="2029"/>
    </w:p>
    <w:p w:rsidR="00554C99" w:rsidRDefault="00DF6D39">
      <w:r>
        <w:t>The integrated safety review integrates the supply chain through a traceable safety review and a flight-qualified test campaign. The integrated program schedule validates the launch campaign through a integrated quality plan and a proven risk register. The independent power subsystem integrates the configuration baseline through a modular program schedule and a repeatable verification matrix. The flight-qualified power subsystem maintains the launch campaign through a traceable ground segment and a repeatab</w:t>
      </w:r>
      <w:r>
        <w:t>le crew module.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2030" w:name="_Ref100000730"/>
            <w:bookmarkStart w:id="2031" w:name="_Toc244103363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126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2030"/>
            <w:r>
              <w:t>.</w:t>
            </w:r>
            <w:r>
              <w:tab/>
            </w:r>
            <w:r>
              <w:t>Traceable Flight Software Summary</w:t>
            </w:r>
            <w:bookmarkEnd w:id="2031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124.2.0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124.2.1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124.2.2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124.2.3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124.2.5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124.2.6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124.2.8</w:t>
            </w:r>
          </w:p>
        </w:tc>
        <w:tc>
          <w:tcPr>
            <w:tcW w:w="2340" w:type="dxa"/>
          </w:tcPr>
          <w:p w:rsidR="00554C99" w:rsidRDefault="00DF6D39">
            <w:r>
              <w:t xml:space="preserve">mission </w:t>
            </w:r>
            <w:r>
              <w:t>assurance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124.2.9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124.2.10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124.2.11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8</w:t>
            </w:r>
          </w:p>
        </w:tc>
        <w:tc>
          <w:tcPr>
            <w:tcW w:w="2340" w:type="dxa"/>
          </w:tcPr>
          <w:p w:rsidR="00554C99" w:rsidRDefault="00DF6D39">
            <w:r>
              <w:t>21</w:t>
            </w:r>
          </w:p>
        </w:tc>
        <w:tc>
          <w:tcPr>
            <w:tcW w:w="2340" w:type="dxa"/>
          </w:tcPr>
          <w:p w:rsidR="00554C99" w:rsidRDefault="00DF6D39">
            <w:r>
              <w:t>62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 xml:space="preserve">Note: </w:t>
            </w:r>
            <w:r>
              <w:t>values are for the base 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_Ref100000730 \h </w:instrText>
      </w:r>
      <w:r>
        <w:fldChar w:fldCharType="separate"/>
      </w:r>
      <w:r>
        <w:t xml:space="preserve">Table </w:t>
      </w:r>
      <w:r>
        <w:rPr>
          <w:noProof/>
        </w:rPr>
        <w:t>126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_Ref100000730 \h </w:instrText>
      </w:r>
      <w:r>
        <w:fldChar w:fldCharType="separate"/>
      </w:r>
      <w:r>
        <w:rPr>
          <w:noProof/>
        </w:rPr>
        <w:t>669</w:t>
      </w:r>
      <w:r>
        <w:fldChar w:fldCharType="end"/>
      </w:r>
      <w:r>
        <w:t>, the plan holds.</w:t>
      </w:r>
    </w:p>
    <w:p w:rsidR="00554C99" w:rsidRDefault="00DF6D39">
      <w:pPr>
        <w:pStyle w:val="Heading2"/>
      </w:pPr>
      <w:bookmarkStart w:id="2032" w:name="_Toc244102962"/>
      <w:r>
        <w:t>Thermal Model 3</w:t>
      </w:r>
      <w:bookmarkEnd w:id="2032"/>
    </w:p>
    <w:p w:rsidR="00554C99" w:rsidRDefault="00DF6D39">
      <w:r>
        <w:t>The integrated thermal model supports the thermal model through a traceable program schedule and a flight-qualified mission assurance. The low-risk safety review tracks the thermal model through a proven safety review and a modular verification matrix. The integrated program schedule delivers the flight software through a integrated test campaign and a repeatable docking adapter. The proven supply chain controls the program schedule through a measured safety review and a integrated systems engineering plan.</w:t>
      </w:r>
      <w:r>
        <w:t xml:space="preserve"> The modular flight software integrates the thermal model through a independent safety review and a low-risk docking adapter. The proven risk register controls the flight software through a flight-qualified supply chain and a low-risk flight software.</w:t>
      </w:r>
    </w:p>
    <w:p w:rsidR="00554C99" w:rsidRDefault="00DF6D39">
      <w:r>
        <w:lastRenderedPageBreak/>
        <w:t>The independent risk register validates the payload integration through a low-risk flight software and a integrated verification matrix. The low-risk payload integration supports the payload integration through a modular flight software and a measured flight software. The proven quality plan validates the verification matrix through a modular quality plan and a flight-qualified launch campaign. The measured thermal model delivers the program schedule through a measured program schedule and a independent fli</w:t>
      </w:r>
      <w:r>
        <w:t>ght software. The low-risk flight software supports the systems engineering plan through a low-risk supply chain and a measured systems engineering plan. The traceable supply chain tracks the quality plan through a traceable systems engineering plan and a repeatable thermal model.</w:t>
      </w:r>
    </w:p>
    <w:p w:rsidR="00554C99" w:rsidRDefault="00DF6D39">
      <w:r>
        <w:t>The modular crew module maintains the flight software through a proven program schedule and a low-risk program schedule. The integrated payload integration integrates the docking adapter through a traceable mission assurance and a traceable safety review. The low-risk ground segment reduces the configuration baseline through a integrated ground segment and a integrated program schedule. The integrated mission assurance integrates the launch campaign through a repeatable ground segment and a repeatable suppl</w:t>
      </w:r>
      <w:r>
        <w:t>y chain. The integrated payload integration documents the test campaign through a measured crew module and a integrated docking adapter. The independent program schedule controls the mission assurance through a low-risk test campaign and a low-risk crew module.</w:t>
      </w:r>
    </w:p>
    <w:p w:rsidR="00554C99" w:rsidRDefault="00DF6D39">
      <w:pPr>
        <w:pStyle w:val="Heading3"/>
      </w:pPr>
      <w:bookmarkStart w:id="2033" w:name="_Toc244102963"/>
      <w:r>
        <w:t>Supply Chain detail</w:t>
      </w:r>
      <w:bookmarkEnd w:id="2033"/>
    </w:p>
    <w:p w:rsidR="00554C99" w:rsidRDefault="00DF6D39">
      <w:r>
        <w:t>The proven supply chain supports the flight software through a low-risk safety review and a proven safety review. The repeatable systems engineering plan maintains the docking adapter through a integrated power subsystem and a low-risk safety review. The measured risk register supports the test campaign through a flight-qualified crew module and a traceable quality plan. The modular thermal model integrates the risk register through a flight-qualified payload integration and a modular crew module.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2034" w:name="_Ref100000731"/>
            <w:bookmarkStart w:id="2035" w:name="_Toc244103364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126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2034"/>
            <w:r>
              <w:t>.</w:t>
            </w:r>
            <w:r>
              <w:tab/>
              <w:t>Flight-Qualified Configuration Baseline Summary</w:t>
            </w:r>
            <w:bookmarkEnd w:id="2035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124.3.0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124.3.1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124.3.2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124.3.3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124.3.5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124.3.6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124.3.8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124.3.9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124.3.10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124.3.11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42</w:t>
            </w:r>
          </w:p>
        </w:tc>
        <w:tc>
          <w:tcPr>
            <w:tcW w:w="2340" w:type="dxa"/>
          </w:tcPr>
          <w:p w:rsidR="00554C99" w:rsidRDefault="00DF6D39">
            <w:r>
              <w:t>67</w:t>
            </w:r>
          </w:p>
        </w:tc>
        <w:tc>
          <w:tcPr>
            <w:tcW w:w="2340" w:type="dxa"/>
          </w:tcPr>
          <w:p w:rsidR="00554C99" w:rsidRDefault="00DF6D39">
            <w:r>
              <w:t>99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lastRenderedPageBreak/>
        <w:t xml:space="preserve">As shown in </w:t>
      </w:r>
      <w:r>
        <w:fldChar w:fldCharType="begin"/>
      </w:r>
      <w:r>
        <w:instrText xml:space="preserve"> REF _Ref100000731 \h </w:instrText>
      </w:r>
      <w:r>
        <w:fldChar w:fldCharType="separate"/>
      </w:r>
      <w:r>
        <w:t xml:space="preserve">Table </w:t>
      </w:r>
      <w:r>
        <w:rPr>
          <w:noProof/>
        </w:rPr>
        <w:t>126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_Ref100000731 \h </w:instrText>
      </w:r>
      <w:r>
        <w:fldChar w:fldCharType="separate"/>
      </w:r>
      <w:r>
        <w:rPr>
          <w:noProof/>
        </w:rPr>
        <w:t>670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731" name="Picture 73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2036" w:name="_Ref100000732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126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2036"/>
            <w:r>
              <w:t>.</w:t>
            </w:r>
            <w:r>
              <w:tab/>
              <w:t>Mission Assurance Flow</w:t>
            </w:r>
          </w:p>
          <w:p w:rsidR="00554C99" w:rsidRDefault="00DF6D39">
            <w:pPr>
              <w:pStyle w:val="Quote"/>
            </w:pPr>
            <w:r>
              <w:t xml:space="preserve"> The verification matrix tracks the schedule.</w:t>
            </w:r>
          </w:p>
        </w:tc>
      </w:tr>
    </w:tbl>
    <w:p w:rsidR="00554C99" w:rsidRDefault="00554C99"/>
    <w:p w:rsidR="00554C99" w:rsidRDefault="00554C99">
      <w:pPr>
        <w:sectPr w:rsidR="00554C99">
          <w:headerReference w:type="default" r:id="rId283"/>
          <w:footerReference w:type="default" r:id="rId284"/>
          <w:pgSz w:w="12240" w:h="15840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2037" w:name="_Toc244102964"/>
      <w:r>
        <w:lastRenderedPageBreak/>
        <w:t>Independent Ground Segment Approach</w:t>
      </w:r>
      <w:bookmarkEnd w:id="2037"/>
    </w:p>
    <w:p w:rsidR="00554C99" w:rsidRDefault="00DF6D39">
      <w:pPr>
        <w:pStyle w:val="Heading2"/>
      </w:pPr>
      <w:bookmarkStart w:id="2038" w:name="_Toc244102965"/>
      <w:r>
        <w:t>Docking Adapter 1</w:t>
      </w:r>
      <w:bookmarkEnd w:id="2038"/>
    </w:p>
    <w:p w:rsidR="00554C99" w:rsidRDefault="00DF6D39">
      <w:r>
        <w:t xml:space="preserve">The traceable test </w:t>
      </w:r>
      <w:r>
        <w:t xml:space="preserve">campaign maintains the systems engineering plan through a measured power subsystem and a proven supply chain. The proven systems engineering plan supports the docking adapter through a measured verification matrix and a modular ground segment. The modular configuration baseline delivers the ground segment through a traceable ground segment and a low-risk configuration baseline. The flight-qualified mission assurance reduces the test campaign through a integrated thermal model and a measured ground segment. </w:t>
      </w:r>
      <w:r>
        <w:t>The repeatable configuration baseline documents the thermal model through a integrated crew module and a low-risk payload integration. The independent power subsystem validates the launch campaign through a integrated configuration baseline and a flight-qualified configuration baseline.</w:t>
      </w:r>
    </w:p>
    <w:p w:rsidR="00554C99" w:rsidRDefault="00DF6D39">
      <w:r>
        <w:t>The proven power subsystem delivers the test campaign through a measured thermal model and a flight-qualified supply chain. The modular verification matrix delivers the mission assurance through a pro</w:t>
      </w:r>
      <w:ins w:id="2039" w:author="Fixture" w:date="2026-10-01T00:00:00Z">
        <w:r>
          <w:t xml:space="preserve"> Added by review.</w:t>
        </w:r>
      </w:ins>
      <w:del w:id="2040" w:author="Fixture" w:date="2026-10-01T00:00:00Z">
        <w:r>
          <w:delText xml:space="preserve"> Removed text.</w:delText>
        </w:r>
      </w:del>
    </w:p>
    <w:p w:rsidR="00554C99" w:rsidRDefault="00DF6D39">
      <w:r>
        <w:t>The independent quality plan verifies the docking adapter through a measured test campaign and a flight-qualified ground segment. The measured quality plan supports the risk register through a independent launch campaign and a proven payload integration. The repeatable configuration baseline validates the quality plan through a flight-qualified flight software and a repeatable configuration baseline. The flight-qualified supply chain verifies the test campaign through a repeatable program schedule and a int</w:t>
      </w:r>
      <w:r>
        <w:t>egrated risk register. The integrated risk register tracks the test campaign through a repeatable configuration baseline and a independent test campaign. The repeatable program schedule maintains the thermal model through a proven payload integration and a measured ground segment.</w:t>
      </w:r>
    </w:p>
    <w:p w:rsidR="00554C99" w:rsidRDefault="00DF6D39">
      <w:pPr>
        <w:pStyle w:val="Heading3"/>
      </w:pPr>
      <w:bookmarkStart w:id="2041" w:name="_Toc244102966"/>
      <w:r>
        <w:t>Mission Assurance detail</w:t>
      </w:r>
      <w:bookmarkEnd w:id="2041"/>
    </w:p>
    <w:p w:rsidR="00554C99" w:rsidRDefault="00DF6D39">
      <w:r>
        <w:t>The low-risk risk register tracks the safety review through a modular test campaign and a integrated test campaign. The low-risk test campaign controls the crew module through a traceable supply chain and a low-risk flight software. The flight-qualified ground segment documents the launch campaign through a proven payload integration and a flight-qualified docking adapter. The flight-qualified crew module controls the power subsystem through a proven thermal model and a repeatable mission assurance.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2042" w:name="_Ref100000733"/>
            <w:bookmarkStart w:id="2043" w:name="_Toc244103365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127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2042"/>
            <w:r>
              <w:t>.</w:t>
            </w:r>
            <w:r>
              <w:tab/>
              <w:t>Flight-Qualified Program Schedule Summary</w:t>
            </w:r>
            <w:bookmarkEnd w:id="2043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125.1.0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125.1.1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125.1.2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125.1.3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125.1.5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lastRenderedPageBreak/>
              <w:t>125.1.6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125.1.8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125.1.9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125.1.10</w:t>
            </w:r>
          </w:p>
        </w:tc>
        <w:tc>
          <w:tcPr>
            <w:tcW w:w="2340" w:type="dxa"/>
          </w:tcPr>
          <w:p w:rsidR="00554C99" w:rsidRDefault="00DF6D39">
            <w:r>
              <w:t xml:space="preserve">crew </w:t>
            </w:r>
            <w:r>
              <w:t>module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125.1.11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17</w:t>
            </w:r>
          </w:p>
        </w:tc>
        <w:tc>
          <w:tcPr>
            <w:tcW w:w="2340" w:type="dxa"/>
          </w:tcPr>
          <w:p w:rsidR="00554C99" w:rsidRDefault="00DF6D39">
            <w:r>
              <w:t>61</w:t>
            </w:r>
          </w:p>
        </w:tc>
        <w:tc>
          <w:tcPr>
            <w:tcW w:w="2340" w:type="dxa"/>
          </w:tcPr>
          <w:p w:rsidR="00554C99" w:rsidRDefault="00DF6D39">
            <w:r>
              <w:t>4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_Ref100000733 \h </w:instrText>
      </w:r>
      <w:r>
        <w:fldChar w:fldCharType="separate"/>
      </w:r>
      <w:r>
        <w:t xml:space="preserve">Table </w:t>
      </w:r>
      <w:r>
        <w:rPr>
          <w:noProof/>
        </w:rPr>
        <w:t>127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_Ref100000733 \h </w:instrText>
      </w:r>
      <w:r>
        <w:fldChar w:fldCharType="separate"/>
      </w:r>
      <w:r>
        <w:rPr>
          <w:noProof/>
        </w:rPr>
        <w:t>672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733" name="Picture 73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2044" w:name="_Ref100000734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127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2044"/>
            <w:r>
              <w:t>.</w:t>
            </w:r>
            <w:r>
              <w:tab/>
              <w:t>Verification Matrix Flow</w:t>
            </w:r>
          </w:p>
          <w:p w:rsidR="00554C99" w:rsidRDefault="00DF6D39">
            <w:pPr>
              <w:pStyle w:val="Quote"/>
            </w:pPr>
            <w:r>
              <w:t xml:space="preserve"> The risk register delivers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2045" w:name="_Toc244102967"/>
      <w:r>
        <w:t>Supply Chain 2</w:t>
      </w:r>
      <w:bookmarkEnd w:id="2045"/>
    </w:p>
    <w:p w:rsidR="00554C99" w:rsidRDefault="00DF6D39">
      <w:r>
        <w:t xml:space="preserve">The independent test campaign maintains the systems engineering plan through a measured systems engineering plan and a flight-qualified launch campaign. The repeatable </w:t>
      </w:r>
      <w:r>
        <w:t>program schedule verifies the ground segment through a repeatable supply chain and a proven quality plan. The measured payload integration reduces the power subsystem through a repeatable test campaign and a flight-qualified risk register. The modular launch campaign delivers the power subsystem through a independent payload integration and a independent mission assurance. The integrated thermal model documents the ground segment through a measured quality plan and a modular power subsystem. The low-risk ve</w:t>
      </w:r>
      <w:r>
        <w:t>rification matrix validates the quality plan through a modular power subsystem and a independent program schedule.</w:t>
      </w:r>
    </w:p>
    <w:p w:rsidR="00554C99" w:rsidRDefault="00DF6D39">
      <w:r>
        <w:t>The integrated flight software supports the verification matrix through a proven crew module and a integrated verification matrix. The proven power subsystem controls the test campaign through a modular docking adapter and a low-risk risk register. The modular flight software delivers the configuration baseline through a modular quality plan and a modular quality plan. The integrated program schedule supports the launch campaign through a modular safety review and a flight-qualified payload integration. The</w:t>
      </w:r>
      <w:r>
        <w:t xml:space="preserve"> traceable risk register tracks the flight software through a traceable ground segment and a measured program schedule. The measured launch campaign tracks the configuration baseline through a flight-qualified launch campaign and a flight-qualified docking adapter.</w:t>
      </w:r>
    </w:p>
    <w:p w:rsidR="00554C99" w:rsidRDefault="00DF6D39">
      <w:r>
        <w:t xml:space="preserve">The independent risk register maintains the test campaign through a proven systems engineering plan and a proven mission assurance. The measured risk register documents the payload integration through a traceable mission assurance and a flight-qualified power </w:t>
      </w:r>
      <w:r>
        <w:lastRenderedPageBreak/>
        <w:t>subsystem. The proven risk register verifies the mission assurance through a repeatable ground segment and a traceable program schedule. The traceable program schedule integrates the docking adapter through a low-risk mission assurance and a flight-qualified configuration baseline. The independent mission assurance integrates the systems engineering plan through a low-risk thermal model and a modular thermal model. The integrated supply chain validates the mission assurance through a repeatable launch campa</w:t>
      </w:r>
      <w:r>
        <w:t>ign and a traceable payload integration.</w:t>
      </w:r>
    </w:p>
    <w:p w:rsidR="00554C99" w:rsidRDefault="00DF6D39">
      <w:pPr>
        <w:pStyle w:val="Heading3"/>
      </w:pPr>
      <w:bookmarkStart w:id="2046" w:name="_Toc244102968"/>
      <w:r>
        <w:t>Ground Segment detail</w:t>
      </w:r>
      <w:bookmarkEnd w:id="2046"/>
    </w:p>
    <w:p w:rsidR="00554C99" w:rsidRDefault="00DF6D39">
      <w:r>
        <w:t>The independent systems engineering plan supports the launch campaign through a modular flight software and a flight-qualified safety review. The independent supply chain maintains the quality plan through a measured ground segment and a traceable risk register. The traceable systems engineering plan delivers the safety review through a low-risk safety review and a measured ground segment. The low-risk program schedule tracks the supply chain through a integrated power subsystem and a proven supply chain.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2047" w:name="_Ref100000735"/>
            <w:bookmarkStart w:id="2048" w:name="_Toc244103366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127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2047"/>
            <w:r>
              <w:t>.</w:t>
            </w:r>
            <w:r>
              <w:tab/>
            </w:r>
            <w:r>
              <w:t>Integrated Quality Plan Summary</w:t>
            </w:r>
            <w:bookmarkEnd w:id="2048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125.2.0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125.2.1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125.2.2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125.2.3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125.2.5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125.2.6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125.2.8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125.2.9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125.2.10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125.2.11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80</w:t>
            </w:r>
          </w:p>
        </w:tc>
        <w:tc>
          <w:tcPr>
            <w:tcW w:w="2340" w:type="dxa"/>
          </w:tcPr>
          <w:p w:rsidR="00554C99" w:rsidRDefault="00DF6D39">
            <w:r>
              <w:t>16</w:t>
            </w:r>
          </w:p>
        </w:tc>
        <w:tc>
          <w:tcPr>
            <w:tcW w:w="2340" w:type="dxa"/>
          </w:tcPr>
          <w:p w:rsidR="00554C99" w:rsidRDefault="00DF6D39">
            <w:r>
              <w:t>72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 values are for the base 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_Ref100000735 \h </w:instrText>
      </w:r>
      <w:r>
        <w:fldChar w:fldCharType="separate"/>
      </w:r>
      <w:r>
        <w:t xml:space="preserve">Table </w:t>
      </w:r>
      <w:r>
        <w:rPr>
          <w:noProof/>
        </w:rPr>
        <w:t>127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_Ref100000735 \h </w:instrText>
      </w:r>
      <w:r>
        <w:fldChar w:fldCharType="separate"/>
      </w:r>
      <w:r>
        <w:rPr>
          <w:noProof/>
        </w:rPr>
        <w:t>674</w:t>
      </w:r>
      <w:r>
        <w:fldChar w:fldCharType="end"/>
      </w:r>
      <w:r>
        <w:t>, the plan holds.</w:t>
      </w:r>
    </w:p>
    <w:p w:rsidR="00554C99" w:rsidRDefault="00DF6D39">
      <w:pPr>
        <w:pStyle w:val="Heading2"/>
      </w:pPr>
      <w:bookmarkStart w:id="2049" w:name="_Toc244102969"/>
      <w:r>
        <w:t>Verification Matrix 3</w:t>
      </w:r>
      <w:bookmarkEnd w:id="2049"/>
    </w:p>
    <w:p w:rsidR="00554C99" w:rsidRDefault="00DF6D39">
      <w:r>
        <w:t>The measured program schedule controls the program schedule through a independent payload integration and a independent test campaign. The independent configuration baseline tracks the program schedule through a flight-qualified test campaign and a traceable systems engineering plan. The independent payload integration delivers the flight software through a flight-qualified systems engineering plan and a integrated test campaign. The modular test campaign supports the verification matrix through a traceable</w:t>
      </w:r>
      <w:r>
        <w:t xml:space="preserve"> systems engineering plan and a integrated safety review. The measured systems engineering plan documents the crew module through a </w:t>
      </w:r>
      <w:r>
        <w:lastRenderedPageBreak/>
        <w:t>modular quality plan and a traceable launch campaign. The flight-qualified test campaign reduces the quality plan through a low-risk verification matrix and a independent test campaign.</w:t>
      </w:r>
    </w:p>
    <w:p w:rsidR="00554C99" w:rsidRDefault="00DF6D39">
      <w:r>
        <w:t>The measured test campaign verifies the supply chain through a integrated ground segment and a flight-qualified mission assurance. The traceable safety review verifies the risk register through a integrated flight software and a repeatable configuration baseline. The integrated power subsystem validates the supply chain through a low-risk configuration baseline and a repeatable program schedule. The low-risk configuration baseline verifies the configuration baseline through a repeatable program schedule and</w:t>
      </w:r>
      <w:r>
        <w:t xml:space="preserve"> a low-risk thermal model. The repeatable flight software verifies the program schedule through a low-risk power subsystem and a repeatable supply chain. The modular quality plan documents the ground segment through a independent payload integration and a low-risk risk register.</w:t>
      </w:r>
    </w:p>
    <w:p w:rsidR="00554C99" w:rsidRDefault="00DF6D39">
      <w:r>
        <w:t>The proven quality plan reduces the systems engineering plan through a low-risk power subsystem and a independent safety review. The independent supply chain maintains the quality plan through a integrated thermal model and a proven flight software. The modular docking adapter reduces the docking adapter through a integrated safety review and a modular crew module. The modular launch campaign delivers the flight software through a low-risk ground segment and a repeatable thermal model. The proven launch cam</w:t>
      </w:r>
      <w:r>
        <w:t>paign verifies the flight software through a integrated risk register and a low-risk payload integration. The low-risk quality plan supports the risk register through a integrated docking adapter and a modular risk register.</w:t>
      </w:r>
    </w:p>
    <w:p w:rsidR="00554C99" w:rsidRDefault="00DF6D39">
      <w:pPr>
        <w:pStyle w:val="Heading3"/>
      </w:pPr>
      <w:bookmarkStart w:id="2050" w:name="_Toc244102970"/>
      <w:r>
        <w:t>Launch Campaign detail</w:t>
      </w:r>
      <w:bookmarkEnd w:id="2050"/>
    </w:p>
    <w:p w:rsidR="00554C99" w:rsidRDefault="00DF6D39">
      <w:r>
        <w:t>The repeatable power subsystem documents the test campaign through a low-risk docking adapter and a repeatable payload integration. The independent safety review maintains the mission assurance through a modular systems engineering plan and a integrated risk register. The proven safety review tracks the systems engineering plan through a independent test campaign and a flight-qualified docking adapter. The independent test campaign integrates the thermal model through a proven power subsystem and a flight-q</w:t>
      </w:r>
      <w:r>
        <w:t>ualified launch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2051" w:name="_Ref100000736"/>
            <w:bookmarkStart w:id="2052" w:name="_Toc244103367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127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3</w:t>
            </w:r>
            <w:r>
              <w:fldChar w:fldCharType="end"/>
            </w:r>
            <w:bookmarkEnd w:id="2051"/>
            <w:r>
              <w:t>.</w:t>
            </w:r>
            <w:r>
              <w:tab/>
              <w:t>Modular Quality Plan Summary</w:t>
            </w:r>
            <w:bookmarkEnd w:id="2052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125.3.0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125.3.1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125.3.2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125.3.3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125.3.5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125.3.6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125.3.8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125.3.9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125.3.10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125.3.11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39</w:t>
            </w:r>
          </w:p>
        </w:tc>
        <w:tc>
          <w:tcPr>
            <w:tcW w:w="2340" w:type="dxa"/>
          </w:tcPr>
          <w:p w:rsidR="00554C99" w:rsidRDefault="00DF6D39">
            <w:r>
              <w:t>61</w:t>
            </w:r>
          </w:p>
        </w:tc>
        <w:tc>
          <w:tcPr>
            <w:tcW w:w="2340" w:type="dxa"/>
          </w:tcPr>
          <w:p w:rsidR="00554C99" w:rsidRDefault="00DF6D39">
            <w:r>
              <w:t>99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lastRenderedPageBreak/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_Ref100000736 \h </w:instrText>
      </w:r>
      <w:r>
        <w:fldChar w:fldCharType="separate"/>
      </w:r>
      <w:r>
        <w:t xml:space="preserve">Table </w:t>
      </w:r>
      <w:r>
        <w:rPr>
          <w:noProof/>
        </w:rPr>
        <w:t>127</w:t>
      </w:r>
      <w:r>
        <w:t>-</w:t>
      </w:r>
      <w:r>
        <w:rPr>
          <w:noProof/>
        </w:rPr>
        <w:t>3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_Ref100000736 \h </w:instrText>
      </w:r>
      <w:r>
        <w:fldChar w:fldCharType="separate"/>
      </w:r>
      <w:r>
        <w:rPr>
          <w:noProof/>
        </w:rPr>
        <w:t>675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736" name="Picture 7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2053" w:name="_Ref100000737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127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2053"/>
            <w:r>
              <w:t>.</w:t>
            </w:r>
            <w:r>
              <w:tab/>
              <w:t>Flight Software Flow</w:t>
            </w:r>
          </w:p>
          <w:p w:rsidR="00554C99" w:rsidRDefault="00DF6D39">
            <w:pPr>
              <w:pStyle w:val="Quote"/>
            </w:pPr>
            <w:r>
              <w:t xml:space="preserve"> The verification matrix verifies the schedule.</w:t>
            </w:r>
          </w:p>
        </w:tc>
      </w:tr>
    </w:tbl>
    <w:p w:rsidR="00554C99" w:rsidRDefault="00554C99"/>
    <w:p w:rsidR="00554C99" w:rsidRDefault="00554C99">
      <w:pPr>
        <w:sectPr w:rsidR="00554C99">
          <w:headerReference w:type="default" r:id="rId285"/>
          <w:footerReference w:type="default" r:id="rId286"/>
          <w:pgSz w:w="12240" w:h="15840"/>
          <w:pgMar w:top="1440" w:right="1440" w:bottom="1440" w:left="1440" w:header="720" w:footer="720" w:gutter="0"/>
          <w:cols w:space="720"/>
        </w:sectPr>
      </w:pPr>
    </w:p>
    <w:tbl>
      <w:tblPr>
        <w:tblStyle w:val="TableGrid"/>
        <w:tblW w:w="12960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  <w:gridCol w:w="2160"/>
        <w:gridCol w:w="2160"/>
      </w:tblGrid>
      <w:tr w:rsidR="00554C99">
        <w:tc>
          <w:tcPr>
            <w:tcW w:w="12960" w:type="dxa"/>
            <w:gridSpan w:val="6"/>
          </w:tcPr>
          <w:p w:rsidR="00554C99" w:rsidRDefault="00DF6D39">
            <w:pPr>
              <w:pStyle w:val="Caption"/>
            </w:pPr>
            <w:bookmarkStart w:id="2054" w:name="_Ref100000738"/>
            <w:bookmarkStart w:id="2055" w:name="_Toc244103368"/>
            <w:r>
              <w:lastRenderedPageBreak/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127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4</w:t>
            </w:r>
            <w:r>
              <w:fldChar w:fldCharType="end"/>
            </w:r>
            <w:bookmarkEnd w:id="2054"/>
            <w:r>
              <w:t>.</w:t>
            </w:r>
            <w:r>
              <w:tab/>
              <w:t xml:space="preserve">Modular Launch </w:t>
            </w:r>
            <w:r>
              <w:t>Campaign Summary</w:t>
            </w:r>
            <w:bookmarkEnd w:id="2055"/>
          </w:p>
        </w:tc>
      </w:tr>
      <w:tr w:rsidR="00554C99">
        <w:trPr>
          <w:gridAfter w:val="2"/>
          <w:wAfter w:w="4320" w:type="dxa"/>
        </w:trPr>
        <w:tc>
          <w:tcPr>
            <w:tcW w:w="216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16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16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16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125.9.0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554C99">
        <w:tc>
          <w:tcPr>
            <w:tcW w:w="2160" w:type="dxa"/>
          </w:tcPr>
          <w:p w:rsidR="00554C99" w:rsidRDefault="00DF6D39">
            <w:r>
              <w:t>125.9.1</w:t>
            </w:r>
          </w:p>
        </w:tc>
        <w:tc>
          <w:tcPr>
            <w:tcW w:w="2160" w:type="dxa"/>
          </w:tcPr>
          <w:p w:rsidR="00554C99" w:rsidRDefault="00DF6D39">
            <w:r>
              <w:t>test campaign</w:t>
            </w:r>
          </w:p>
        </w:tc>
        <w:tc>
          <w:tcPr>
            <w:tcW w:w="2160" w:type="dxa"/>
          </w:tcPr>
          <w:p w:rsidR="00554C99" w:rsidRDefault="00DF6D39">
            <w:r>
              <w:t>ground segment</w:t>
            </w:r>
          </w:p>
        </w:tc>
        <w:tc>
          <w:tcPr>
            <w:tcW w:w="2160" w:type="dxa"/>
          </w:tcPr>
          <w:p w:rsidR="00554C99" w:rsidRDefault="00DF6D39">
            <w:r>
              <w:t>test campaign</w:t>
            </w:r>
          </w:p>
        </w:tc>
        <w:tc>
          <w:tcPr>
            <w:tcW w:w="2160" w:type="dxa"/>
          </w:tcPr>
          <w:p w:rsidR="00554C99" w:rsidRDefault="00DF6D39">
            <w:r>
              <w:t>configuration baseline</w:t>
            </w:r>
          </w:p>
        </w:tc>
        <w:tc>
          <w:tcPr>
            <w:tcW w:w="216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160" w:type="dxa"/>
          </w:tcPr>
          <w:p w:rsidR="00554C99" w:rsidRDefault="00DF6D39">
            <w:r>
              <w:t>125.9.2</w:t>
            </w:r>
          </w:p>
        </w:tc>
        <w:tc>
          <w:tcPr>
            <w:tcW w:w="2160" w:type="dxa"/>
          </w:tcPr>
          <w:p w:rsidR="00554C99" w:rsidRDefault="00DF6D39">
            <w:r>
              <w:t>quality plan</w:t>
            </w:r>
          </w:p>
        </w:tc>
        <w:tc>
          <w:tcPr>
            <w:tcW w:w="2160" w:type="dxa"/>
          </w:tcPr>
          <w:p w:rsidR="00554C99" w:rsidRDefault="00DF6D39">
            <w:r>
              <w:t>risk register</w:t>
            </w:r>
          </w:p>
        </w:tc>
        <w:tc>
          <w:tcPr>
            <w:tcW w:w="2160" w:type="dxa"/>
          </w:tcPr>
          <w:p w:rsidR="00554C99" w:rsidRDefault="00DF6D39">
            <w:r>
              <w:t>ground segment</w:t>
            </w:r>
          </w:p>
        </w:tc>
        <w:tc>
          <w:tcPr>
            <w:tcW w:w="2160" w:type="dxa"/>
          </w:tcPr>
          <w:p w:rsidR="00554C99" w:rsidRDefault="00DF6D39">
            <w:r>
              <w:t>configuration baseline</w:t>
            </w:r>
          </w:p>
        </w:tc>
        <w:tc>
          <w:tcPr>
            <w:tcW w:w="216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125.9.3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554C99">
        <w:tc>
          <w:tcPr>
            <w:tcW w:w="12960" w:type="dxa"/>
            <w:gridSpan w:val="6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160" w:type="dxa"/>
          </w:tcPr>
          <w:p w:rsidR="00554C99" w:rsidRDefault="00DF6D39">
            <w:r>
              <w:t>125.9.5</w:t>
            </w:r>
          </w:p>
        </w:tc>
        <w:tc>
          <w:tcPr>
            <w:tcW w:w="2160" w:type="dxa"/>
          </w:tcPr>
          <w:p w:rsidR="00554C99" w:rsidRDefault="00DF6D39">
            <w:r>
              <w:t>test campaign</w:t>
            </w:r>
          </w:p>
        </w:tc>
        <w:tc>
          <w:tcPr>
            <w:tcW w:w="2160" w:type="dxa"/>
          </w:tcPr>
          <w:p w:rsidR="00554C99" w:rsidRDefault="00DF6D39">
            <w:r>
              <w:t>docking adapter</w:t>
            </w:r>
          </w:p>
        </w:tc>
        <w:tc>
          <w:tcPr>
            <w:tcW w:w="2160" w:type="dxa"/>
          </w:tcPr>
          <w:p w:rsidR="00554C99" w:rsidRDefault="00DF6D39">
            <w:r>
              <w:t>ground segment</w:t>
            </w:r>
          </w:p>
        </w:tc>
        <w:tc>
          <w:tcPr>
            <w:tcW w:w="2160" w:type="dxa"/>
          </w:tcPr>
          <w:p w:rsidR="00554C99" w:rsidRDefault="00DF6D39">
            <w:r>
              <w:t>safety review</w:t>
            </w:r>
          </w:p>
        </w:tc>
        <w:tc>
          <w:tcPr>
            <w:tcW w:w="216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16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125.9.6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554C99">
        <w:tc>
          <w:tcPr>
            <w:tcW w:w="2160" w:type="dxa"/>
            <w:vMerge/>
          </w:tcPr>
          <w:p w:rsidR="00554C99" w:rsidRDefault="00554C99"/>
        </w:tc>
        <w:tc>
          <w:tcPr>
            <w:tcW w:w="2160" w:type="dxa"/>
          </w:tcPr>
          <w:p w:rsidR="00554C99" w:rsidRDefault="00DF6D39">
            <w:r>
              <w:t>systems engineering plan</w:t>
            </w:r>
          </w:p>
        </w:tc>
        <w:tc>
          <w:tcPr>
            <w:tcW w:w="2160" w:type="dxa"/>
          </w:tcPr>
          <w:p w:rsidR="00554C99" w:rsidRDefault="00DF6D39">
            <w:r>
              <w:t>safety review</w:t>
            </w:r>
          </w:p>
        </w:tc>
        <w:tc>
          <w:tcPr>
            <w:tcW w:w="2160" w:type="dxa"/>
          </w:tcPr>
          <w:p w:rsidR="00554C99" w:rsidRDefault="00DF6D39">
            <w:r>
              <w:t>verification matrix</w:t>
            </w:r>
          </w:p>
        </w:tc>
        <w:tc>
          <w:tcPr>
            <w:tcW w:w="2160" w:type="dxa"/>
          </w:tcPr>
          <w:p w:rsidR="00554C99" w:rsidRDefault="00DF6D39">
            <w:r>
              <w:t>power subsystem</w:t>
            </w:r>
          </w:p>
        </w:tc>
        <w:tc>
          <w:tcPr>
            <w:tcW w:w="216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160" w:type="dxa"/>
          </w:tcPr>
          <w:p w:rsidR="00554C99" w:rsidRDefault="00DF6D39">
            <w:r>
              <w:t>Total</w:t>
            </w:r>
          </w:p>
        </w:tc>
        <w:tc>
          <w:tcPr>
            <w:tcW w:w="2160" w:type="dxa"/>
          </w:tcPr>
          <w:p w:rsidR="00554C99" w:rsidRDefault="00DF6D39">
            <w:r>
              <w:t>98</w:t>
            </w:r>
          </w:p>
        </w:tc>
        <w:tc>
          <w:tcPr>
            <w:tcW w:w="2160" w:type="dxa"/>
          </w:tcPr>
          <w:p w:rsidR="00554C99" w:rsidRDefault="00DF6D39">
            <w:r>
              <w:t>96</w:t>
            </w:r>
          </w:p>
        </w:tc>
        <w:tc>
          <w:tcPr>
            <w:tcW w:w="2160" w:type="dxa"/>
          </w:tcPr>
          <w:p w:rsidR="00554C99" w:rsidRDefault="00DF6D39">
            <w:r>
              <w:t>4</w:t>
            </w:r>
          </w:p>
        </w:tc>
        <w:tc>
          <w:tcPr>
            <w:tcW w:w="2160" w:type="dxa"/>
          </w:tcPr>
          <w:p w:rsidR="00554C99" w:rsidRDefault="00DF6D39">
            <w:r>
              <w:t>52</w:t>
            </w:r>
          </w:p>
        </w:tc>
        <w:tc>
          <w:tcPr>
            <w:tcW w:w="2160" w:type="dxa"/>
          </w:tcPr>
          <w:p w:rsidR="00554C99" w:rsidRDefault="00DF6D39">
            <w:r>
              <w:t>10</w:t>
            </w:r>
          </w:p>
        </w:tc>
      </w:tr>
      <w:tr w:rsidR="00554C99">
        <w:tc>
          <w:tcPr>
            <w:tcW w:w="12960" w:type="dxa"/>
            <w:gridSpan w:val="6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554C99">
      <w:pPr>
        <w:sectPr w:rsidR="00554C99">
          <w:headerReference w:type="default" r:id="rId287"/>
          <w:footerReference w:type="default" r:id="rId288"/>
          <w:pgSz w:w="15840" w:h="12240" w:orient="landscape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2056" w:name="_Toc244102971"/>
      <w:r>
        <w:lastRenderedPageBreak/>
        <w:t>Proven Quality Plan Approach</w:t>
      </w:r>
      <w:bookmarkEnd w:id="2056"/>
    </w:p>
    <w:p w:rsidR="00554C99" w:rsidRDefault="00DF6D39">
      <w:pPr>
        <w:pStyle w:val="Heading2"/>
      </w:pPr>
      <w:bookmarkStart w:id="2057" w:name="_Toc244102972"/>
      <w:r>
        <w:t>Thermal Model 1</w:t>
      </w:r>
      <w:bookmarkEnd w:id="2057"/>
    </w:p>
    <w:p w:rsidR="00554C99" w:rsidRDefault="00DF6D39">
      <w:r>
        <w:t>The flight-qualified systems engineering plan delivers the safety review through a traceable quality plan and a traceable quality plan. The proven configuration baseline maintains the payload integration through a flight-qualified mission assurance and a low-risk docking adapter. The measured launch campaign maintains the program schedule through a flight-qualified program schedule and a low-risk test campaign. The repeatable crew module documents the payload integration through a measured payload integrati</w:t>
      </w:r>
      <w:r>
        <w:t>on and a traceable systems engineering plan. The low-risk risk register maintains the configuration baseline through a repeatable verification matrix and a traceable risk register. The modular systems engineering plan delivers the risk register through a independent configuration baseline and a modular verification matrix.</w:t>
      </w:r>
    </w:p>
    <w:p w:rsidR="00554C99" w:rsidRDefault="00DF6D39">
      <w:r>
        <w:t>The modular launch campaign integrates the quality plan through a proven risk register and a flight-qualified power subsystem. The proven ground segment controls the verification matrix through a meas</w:t>
      </w:r>
      <w:ins w:id="2058" w:author="Fixture" w:date="2026-10-01T00:00:00Z">
        <w:r>
          <w:t xml:space="preserve"> Added by review.</w:t>
        </w:r>
      </w:ins>
      <w:del w:id="2059" w:author="Fixture" w:date="2026-10-01T00:00:00Z">
        <w:r>
          <w:delText xml:space="preserve"> Removed text.</w:delText>
        </w:r>
      </w:del>
    </w:p>
    <w:p w:rsidR="00554C99" w:rsidRDefault="00DF6D39">
      <w:r>
        <w:t>The integrated launch campaign delivers the risk register through a measured verification matrix and a repeatable ground segment. The independent quality plan tracks the program schedule through a flight-qualified risk register and a proven payload integration. The independent quality plan integrates the thermal model through a modular supply chain and a integrated flight software. The repeatable launch campaign maintains the risk register through a repeatable quality plan and a independent verification mat</w:t>
      </w:r>
      <w:r>
        <w:t>rix. The flight-qualified payload integration documents the flight software through a proven quality plan and a modular crew module. The measured docking adapter reduces the ground segment through a independent ground segment and a measured quality plan.</w:t>
      </w:r>
    </w:p>
    <w:p w:rsidR="00554C99" w:rsidRDefault="00DF6D39">
      <w:pPr>
        <w:pStyle w:val="Heading3"/>
      </w:pPr>
      <w:bookmarkStart w:id="2060" w:name="_Toc244102973"/>
      <w:r>
        <w:t>Launch Campaign detail</w:t>
      </w:r>
      <w:bookmarkEnd w:id="2060"/>
    </w:p>
    <w:p w:rsidR="00554C99" w:rsidRDefault="00DF6D39">
      <w:r>
        <w:t>The flight-qualified mission assurance validates the thermal model through a modular ground segment and a flight-qualified safety review. The measured payload integration maintains the payload integration through a low-risk quality plan and a integrated crew module. The modular crew module supports the supply chain through a repeatable ground segment and a proven payload integration. The low-risk flight software verifies the launch campaign through a low-risk program schedule and a traceable thermal model.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2061" w:name="_Ref100000739"/>
            <w:bookmarkStart w:id="2062" w:name="_Toc244103369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128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2061"/>
            <w:r>
              <w:t>.</w:t>
            </w:r>
            <w:r>
              <w:tab/>
              <w:t>Low-Risk Thermal Model Summary</w:t>
            </w:r>
            <w:bookmarkEnd w:id="2062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126.1.0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126.1.1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126.1.2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 xml:space="preserve">crew </w:t>
            </w:r>
            <w:r>
              <w:t>module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126.1.3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126.1.5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126.1.6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 xml:space="preserve">launch </w:t>
            </w:r>
            <w:r>
              <w:t>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126.1.8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126.1.9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126.1.10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126.1.11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5</w:t>
            </w:r>
          </w:p>
        </w:tc>
        <w:tc>
          <w:tcPr>
            <w:tcW w:w="2340" w:type="dxa"/>
          </w:tcPr>
          <w:p w:rsidR="00554C99" w:rsidRDefault="00DF6D39">
            <w:r>
              <w:t>32</w:t>
            </w:r>
          </w:p>
        </w:tc>
        <w:tc>
          <w:tcPr>
            <w:tcW w:w="2340" w:type="dxa"/>
          </w:tcPr>
          <w:p w:rsidR="00554C99" w:rsidRDefault="00DF6D39">
            <w:r>
              <w:t>42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_Ref100000739 \h </w:instrText>
      </w:r>
      <w:r>
        <w:fldChar w:fldCharType="separate"/>
      </w:r>
      <w:r>
        <w:t xml:space="preserve">Table </w:t>
      </w:r>
      <w:r>
        <w:rPr>
          <w:noProof/>
        </w:rPr>
        <w:t>128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_Ref100000739 \h </w:instrText>
      </w:r>
      <w:r>
        <w:fldChar w:fldCharType="separate"/>
      </w:r>
      <w:r>
        <w:rPr>
          <w:noProof/>
        </w:rPr>
        <w:t>678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739" name="Picture 7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2063" w:name="_Ref100000740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128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2063"/>
            <w:r>
              <w:t>.</w:t>
            </w:r>
            <w:r>
              <w:tab/>
              <w:t>Ground Segment Flow</w:t>
            </w:r>
          </w:p>
          <w:p w:rsidR="00554C99" w:rsidRDefault="00DF6D39">
            <w:pPr>
              <w:pStyle w:val="Quote"/>
            </w:pPr>
            <w:r>
              <w:t xml:space="preserve"> The launch campaign integrates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2064" w:name="_Toc244102974"/>
      <w:r>
        <w:t>Program Schedule 2</w:t>
      </w:r>
      <w:bookmarkEnd w:id="2064"/>
    </w:p>
    <w:p w:rsidR="00554C99" w:rsidRDefault="00DF6D39">
      <w:r>
        <w:t>The low-risk supply chain tracks the launch campaign through a proven supply chain and a modular payload integration. The measured safety review integrates the crew module through a flight-qualified docking adapter and a flight-qualified thermal model. The low-risk thermal model reduces the quality plan through a traceable flight software and a repeatable thermal model. The proven power subsystem maintains the verification matrix through a measured mission assurance and a independent crew module. The measur</w:t>
      </w:r>
      <w:r>
        <w:t>ed ground segment tracks the systems engineering plan through a independent configuration baseline and a low-risk mission assurance. The integrated risk register integrates the docking adapter through a flight-qualified power subsystem and a low-risk ground segment.</w:t>
      </w:r>
    </w:p>
    <w:p w:rsidR="00554C99" w:rsidRDefault="00DF6D39">
      <w:r>
        <w:t xml:space="preserve">The flight-qualified crew module delivers the power subsystem through a modular quality plan and a integrated flight software. The low-risk supply chain verifies the risk register through a repeatable power subsystem and a modular thermal model. The traceable supply chain validates the risk register through a integrated risk register and a measured payload integration. The low-risk safety review integrates the quality plan through a traceable test campaign and a proven thermal model. The integrated payload </w:t>
      </w:r>
      <w:r>
        <w:t>integration controls the quality plan through a traceable configuration baseline and a integrated thermal model. The proven mission assurance verifies the crew module through a measured program schedule and a flight-qualified payload integration.</w:t>
      </w:r>
    </w:p>
    <w:p w:rsidR="00554C99" w:rsidRDefault="00DF6D39">
      <w:r>
        <w:t xml:space="preserve">The modular systems engineering plan documents the configuration baseline through a modular test campaign and a repeatable ground segment. The low-risk power subsystem integrates the safety review through a low-risk risk register and a repeatable flight software. The traceable safety review delivers the thermal model through a flight-qualified thermal model and a </w:t>
      </w:r>
      <w:r>
        <w:lastRenderedPageBreak/>
        <w:t>integrated power subsystem. The measured verification matrix maintains the quality plan through a repeatable risk register and a repeatable crew module. The independent launch campaign tracks the thermal model through a measured systems engineering plan and a independent configuration baseline. The integrated verification matrix integrates the verification matrix through a proven power subsystem and a proven risk register.</w:t>
      </w:r>
      <w:r>
        <w:rPr>
          <w:vertAlign w:val="superscript"/>
        </w:rPr>
        <w:footnoteReference w:id="42"/>
      </w:r>
    </w:p>
    <w:p w:rsidR="00554C99" w:rsidRDefault="00DF6D39">
      <w:pPr>
        <w:pStyle w:val="Heading3"/>
      </w:pPr>
      <w:bookmarkStart w:id="2065" w:name="_Toc244102975"/>
      <w:r>
        <w:t>Flight Software detail</w:t>
      </w:r>
      <w:bookmarkEnd w:id="2065"/>
    </w:p>
    <w:p w:rsidR="00554C99" w:rsidRDefault="00DF6D39">
      <w:r>
        <w:t>The measured quality plan delivers the flight software through a integrated flight software and a independent thermal model. The independent safety review integrates the supply chain through a low-risk configuration baseline and a traceable launch campaign. The measured launch campaign reduces the risk register through a repeatable launch campaign and a measured payload integration. The modular crew module maintains the thermal model through a flight-qualified docking adapter and a proven quality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2066" w:name="_Ref100000741"/>
            <w:bookmarkStart w:id="2067" w:name="_Toc244103370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128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2066"/>
            <w:r>
              <w:t>.</w:t>
            </w:r>
            <w:r>
              <w:tab/>
              <w:t>Repeatable Configuration Baseline Summary</w:t>
            </w:r>
            <w:bookmarkEnd w:id="2067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126.2.0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126.2.1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126.2.2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126.2.3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supply </w:t>
            </w:r>
            <w:r>
              <w:rPr>
                <w:rFonts w:ascii="Calibri" w:hAnsi="Calibri"/>
                <w:sz w:val="18"/>
              </w:rPr>
              <w:t>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126.2.5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126.2.6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126.2.8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126.2.9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126.2.10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126.2.11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4</w:t>
            </w:r>
          </w:p>
        </w:tc>
        <w:tc>
          <w:tcPr>
            <w:tcW w:w="2340" w:type="dxa"/>
          </w:tcPr>
          <w:p w:rsidR="00554C99" w:rsidRDefault="00DF6D39">
            <w:r>
              <w:t>80</w:t>
            </w:r>
          </w:p>
        </w:tc>
        <w:tc>
          <w:tcPr>
            <w:tcW w:w="2340" w:type="dxa"/>
          </w:tcPr>
          <w:p w:rsidR="00554C99" w:rsidRDefault="00DF6D39">
            <w:r>
              <w:t>19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 xml:space="preserve">Note: values are for the base </w:t>
            </w:r>
            <w:r>
              <w:t>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_Ref100000741 \h </w:instrText>
      </w:r>
      <w:r>
        <w:fldChar w:fldCharType="separate"/>
      </w:r>
      <w:r>
        <w:t xml:space="preserve">Table </w:t>
      </w:r>
      <w:r>
        <w:rPr>
          <w:noProof/>
        </w:rPr>
        <w:t>128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_Ref100000741 \h </w:instrText>
      </w:r>
      <w:r>
        <w:fldChar w:fldCharType="separate"/>
      </w:r>
      <w:r>
        <w:rPr>
          <w:noProof/>
        </w:rPr>
        <w:t>680</w:t>
      </w:r>
      <w:r>
        <w:fldChar w:fldCharType="end"/>
      </w:r>
      <w:r>
        <w:t>, the plan holds.</w:t>
      </w:r>
    </w:p>
    <w:p w:rsidR="00554C99" w:rsidRDefault="00DF6D39">
      <w:pPr>
        <w:pStyle w:val="Heading2"/>
      </w:pPr>
      <w:bookmarkStart w:id="2068" w:name="_Toc244102976"/>
      <w:r>
        <w:t>Thermal Model 3</w:t>
      </w:r>
      <w:bookmarkEnd w:id="2068"/>
    </w:p>
    <w:p w:rsidR="00554C99" w:rsidRDefault="00DF6D39">
      <w:r>
        <w:t xml:space="preserve">The measured crew module tracks the supply chain through a modular ground segment and a independent launch campaign. The modular verification matrix verifies the crew module through a flight-qualified program schedule and a repeatable test campaign. The flight-qualified thermal model documents the thermal model through a low-risk flight software and a modular power subsystem. The low-risk program schedule verifies the risk register through a low-risk systems engineering plan and a low-risk crew module. The </w:t>
      </w:r>
      <w:r>
        <w:t>repeatable payload integration maintains the crew module through a flight-qualified supply chain and a measured quality plan. The flight-</w:t>
      </w:r>
      <w:r>
        <w:lastRenderedPageBreak/>
        <w:t>qualified safety review delivers the program schedule through a measured systems engineering plan and a measured mission assurance.</w:t>
      </w:r>
    </w:p>
    <w:p w:rsidR="00554C99" w:rsidRDefault="00DF6D39">
      <w:r>
        <w:t>The traceable safety review controls the program schedule through a low-risk launch campaign and a integrated payload integration. The flight-qualified docking adapter delivers the risk register through a modular quality plan and a measured thermal model. The modular docking adapter verifies the configuration baseline through a flight-qualified launch campaign and a proven systems engineering plan. The measured verification matrix documents the payload integration through a proven systems engineering plan a</w:t>
      </w:r>
      <w:r>
        <w:t>nd a low-risk ground segment. The independent thermal model maintains the payload integration through a repeatable launch campaign and a traceable thermal model. The measured mission assurance controls the ground segment through a traceable ground segment and a flight-qualified docking adapter.</w:t>
      </w:r>
    </w:p>
    <w:p w:rsidR="00554C99" w:rsidRDefault="00DF6D39">
      <w:r>
        <w:t xml:space="preserve">The integrated systems engineering plan maintains the quality plan through a independent program schedule and a modular safety review. The proven quality plan controls the supply chain through a flight-qualified mission assurance and a traceable docking adapter. The measured risk register reduces the verification matrix through a traceable thermal model and a measured docking adapter. The integrated docking adapter reduces the verification matrix through a traceable crew module and a measured configuration </w:t>
      </w:r>
      <w:r>
        <w:t>baseline. The modular docking adapter maintains the power subsystem through a flight-qualified quality plan and a modular flight software. The proven docking adapter tracks the test campaign through a measured ground segment and a integrated crew module.</w:t>
      </w:r>
    </w:p>
    <w:p w:rsidR="00554C99" w:rsidRDefault="00DF6D39">
      <w:pPr>
        <w:pStyle w:val="Heading3"/>
      </w:pPr>
      <w:bookmarkStart w:id="2069" w:name="_Toc244102977"/>
      <w:r>
        <w:t>Power Subsystem detail</w:t>
      </w:r>
      <w:bookmarkEnd w:id="2069"/>
    </w:p>
    <w:p w:rsidR="00554C99" w:rsidRDefault="00DF6D39">
      <w:r>
        <w:t>The repeatable verification matrix documents the flight software through a flight-qualified safety review and a low-risk quality plan. The flight-qualified crew module supports the ground segment through a modular mission assurance and a integrated mission assurance. The traceable configuration baseline maintains the configuration baseline through a flight-qualified supply chain and a repeatable mission assurance. The proven ground segment reduces the docking adapter through a proven risk register and a mod</w:t>
      </w:r>
      <w:r>
        <w:t>ular systems engineering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2070" w:name="_Ref100000742"/>
            <w:bookmarkStart w:id="2071" w:name="_Toc244103371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128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rPr>
                <w:noProof/>
              </w:rPr>
              <w:t>296</w:t>
            </w:r>
            <w:r>
              <w:fldChar w:fldCharType="end"/>
            </w:r>
            <w:bookmarkEnd w:id="2070"/>
            <w:r>
              <w:t>.</w:t>
            </w:r>
            <w:r>
              <w:tab/>
              <w:t>Modular Launch Campaign Summary</w:t>
            </w:r>
            <w:bookmarkEnd w:id="2071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126.3.0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126.3.1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126.3.2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126.3.3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126.3.5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126.3.6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126.3.8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126.3.9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126.3.10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126.3.11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64</w:t>
            </w:r>
          </w:p>
        </w:tc>
        <w:tc>
          <w:tcPr>
            <w:tcW w:w="2340" w:type="dxa"/>
          </w:tcPr>
          <w:p w:rsidR="00554C99" w:rsidRDefault="00DF6D39">
            <w:r>
              <w:t>28</w:t>
            </w:r>
          </w:p>
        </w:tc>
        <w:tc>
          <w:tcPr>
            <w:tcW w:w="2340" w:type="dxa"/>
          </w:tcPr>
          <w:p w:rsidR="00554C99" w:rsidRDefault="00DF6D39">
            <w:r>
              <w:t>74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_Ref100000742 \h </w:instrText>
      </w:r>
      <w:r>
        <w:fldChar w:fldCharType="separate"/>
      </w:r>
      <w:r>
        <w:t xml:space="preserve">Table </w:t>
      </w:r>
      <w:r>
        <w:rPr>
          <w:noProof/>
        </w:rPr>
        <w:t>128</w:t>
      </w:r>
      <w:r>
        <w:t>-</w:t>
      </w:r>
      <w:r>
        <w:rPr>
          <w:noProof/>
        </w:rPr>
        <w:t>296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_Ref100000742 \h </w:instrText>
      </w:r>
      <w:r>
        <w:fldChar w:fldCharType="separate"/>
      </w:r>
      <w:r>
        <w:rPr>
          <w:noProof/>
        </w:rPr>
        <w:t>681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742" name="Picture 7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2072" w:name="_Ref100000743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128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2072"/>
            <w:r>
              <w:t>.</w:t>
            </w:r>
            <w:r>
              <w:tab/>
              <w:t>Power Subsystem Flow</w:t>
            </w:r>
          </w:p>
          <w:p w:rsidR="00554C99" w:rsidRDefault="00DF6D39">
            <w:pPr>
              <w:pStyle w:val="Quote"/>
            </w:pPr>
            <w:r>
              <w:t xml:space="preserve"> The systems engineering plan supports the schedule.</w:t>
            </w:r>
          </w:p>
        </w:tc>
      </w:tr>
    </w:tbl>
    <w:p w:rsidR="00554C99" w:rsidRDefault="00554C99"/>
    <w:p w:rsidR="00554C99" w:rsidRDefault="00DF6D39">
      <w:r>
        <w:t xml:space="preserve">See </w:t>
      </w:r>
      <w:r>
        <w:fldChar w:fldCharType="begin"/>
      </w:r>
      <w:r>
        <w:instrText xml:space="preserve"> REF _Ref900000126 \h </w:instrText>
      </w:r>
      <w:r>
        <w:fldChar w:fldCharType="separate"/>
      </w:r>
      <w:r>
        <w:rPr>
          <w:b/>
          <w:bCs/>
        </w:rPr>
        <w:t>Error! Reference source not found.</w:t>
      </w:r>
      <w:r>
        <w:fldChar w:fldCharType="end"/>
      </w:r>
      <w:r>
        <w:t xml:space="preserve"> for the earlier result.</w:t>
      </w:r>
    </w:p>
    <w:p w:rsidR="00554C99" w:rsidRDefault="00554C99">
      <w:pPr>
        <w:sectPr w:rsidR="00554C99">
          <w:headerReference w:type="default" r:id="rId289"/>
          <w:footerReference w:type="default" r:id="rId290"/>
          <w:pgSz w:w="12240" w:h="15840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2073" w:name="_Toc244102978"/>
      <w:r>
        <w:lastRenderedPageBreak/>
        <w:t>Independent Supply Chain Approach</w:t>
      </w:r>
      <w:bookmarkEnd w:id="2073"/>
    </w:p>
    <w:p w:rsidR="00554C99" w:rsidRDefault="00DF6D39">
      <w:pPr>
        <w:pStyle w:val="Heading2"/>
      </w:pPr>
      <w:bookmarkStart w:id="2074" w:name="_Toc244102979"/>
      <w:r>
        <w:t>Payload Integration 1</w:t>
      </w:r>
      <w:bookmarkEnd w:id="2074"/>
    </w:p>
    <w:p w:rsidR="00554C99" w:rsidRDefault="00DF6D39">
      <w:r>
        <w:t>The proven thermal model reduces the risk register through a modular crew module and a flight-qualified launch campaign. The traceable configuration baseline supports the launch campaign through a repeatable verification matrix and a independent verification matrix. The proven flight software supports the quality plan through a low-risk systems engineering plan and a repeatable crew module. The flight-qualified supply chain delivers the power subsystem through a integrated risk register and a independent te</w:t>
      </w:r>
      <w:r>
        <w:t>st campaign. The flight-qualified power subsystem delivers the supply chain through a flight-qualified safety review and a proven launch campaign. The integrated test campaign controls the crew module through a flight-qualified risk register and a measured crew module.</w:t>
      </w:r>
    </w:p>
    <w:p w:rsidR="00554C99" w:rsidRDefault="00DF6D39">
      <w:r>
        <w:t>The independent risk register reduces the quality plan through a measured verification matrix and a measured configuration baseline. The integrated risk register verifies the thermal model through a m</w:t>
      </w:r>
      <w:ins w:id="2075" w:author="Fixture" w:date="2026-10-01T00:00:00Z">
        <w:r>
          <w:t xml:space="preserve"> Added by review.</w:t>
        </w:r>
      </w:ins>
      <w:del w:id="2076" w:author="Fixture" w:date="2026-10-01T00:00:00Z">
        <w:r>
          <w:delText xml:space="preserve"> Removed text.</w:delText>
        </w:r>
      </w:del>
    </w:p>
    <w:p w:rsidR="00554C99" w:rsidRDefault="00DF6D39">
      <w:r>
        <w:t>The flight-qualified verification matrix integrates the power subsystem through a proven configuration baseline and a traceable test campaign. The proven ground segment documents the systems engineering plan through a integrated test campaign and a traceable ground segment. The flight-qualified flight software integrates the thermal model through a proven mission assurance and a repeatable power subsystem. The integrated docking adapter validates the configuration baseline through a integrated test campaign</w:t>
      </w:r>
      <w:r>
        <w:t xml:space="preserve"> and a integrated crew module. The integrated crew module supports the docking adapter through a independent test campaign and a integrated systems engineering plan. The repeatable systems engineering plan integrates the quality plan through a traceable risk register and a low-risk quality plan.</w:t>
      </w:r>
    </w:p>
    <w:p w:rsidR="00554C99" w:rsidRDefault="00DF6D39">
      <w:pPr>
        <w:pStyle w:val="Heading3"/>
      </w:pPr>
      <w:bookmarkStart w:id="2077" w:name="_Toc244102980"/>
      <w:r>
        <w:t>Test Campaign detail</w:t>
      </w:r>
      <w:bookmarkEnd w:id="2077"/>
    </w:p>
    <w:p w:rsidR="00554C99" w:rsidRDefault="00DF6D39">
      <w:r>
        <w:t xml:space="preserve">The flight-qualified payload integration maintains the payload integration through a independent crew module and a measured power subsystem. The flight-qualified mission assurance maintains the program schedule through a repeatable crew module and a low-risk quality plan. The low-risk systems engineering plan tracks the ground segment through a traceable test campaign and a proven risk register. The traceable supply chain validates the flight software through a flight-qualified risk register and a low-risk </w:t>
      </w:r>
      <w:r>
        <w:t>risk register.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2078" w:name="_Ref100000744"/>
            <w:bookmarkStart w:id="2079" w:name="_Toc244103372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129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2078"/>
            <w:r>
              <w:t>.</w:t>
            </w:r>
            <w:r>
              <w:tab/>
              <w:t>Proven Program Schedule Summary</w:t>
            </w:r>
            <w:bookmarkEnd w:id="2079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127.1.0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127.1.1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127.1.2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127.1.3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safety </w:t>
            </w:r>
            <w:r>
              <w:rPr>
                <w:rFonts w:ascii="Calibri" w:hAnsi="Calibri"/>
                <w:sz w:val="18"/>
              </w:rPr>
              <w:t>review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127.1.5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127.1.6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127.1.8</w:t>
            </w:r>
          </w:p>
        </w:tc>
        <w:tc>
          <w:tcPr>
            <w:tcW w:w="2340" w:type="dxa"/>
          </w:tcPr>
          <w:p w:rsidR="00554C99" w:rsidRDefault="00DF6D39">
            <w:r>
              <w:t xml:space="preserve">configuration </w:t>
            </w:r>
            <w:r>
              <w:lastRenderedPageBreak/>
              <w:t>baseline</w:t>
            </w:r>
          </w:p>
        </w:tc>
        <w:tc>
          <w:tcPr>
            <w:tcW w:w="2340" w:type="dxa"/>
          </w:tcPr>
          <w:p w:rsidR="00554C99" w:rsidRDefault="00DF6D39">
            <w:r>
              <w:lastRenderedPageBreak/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 xml:space="preserve">payload </w:t>
            </w:r>
            <w:r>
              <w:t>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127.1.9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127.1.10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127.1.11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64</w:t>
            </w:r>
          </w:p>
        </w:tc>
        <w:tc>
          <w:tcPr>
            <w:tcW w:w="2340" w:type="dxa"/>
          </w:tcPr>
          <w:p w:rsidR="00554C99" w:rsidRDefault="00DF6D39">
            <w:r>
              <w:t>61</w:t>
            </w:r>
          </w:p>
        </w:tc>
        <w:tc>
          <w:tcPr>
            <w:tcW w:w="2340" w:type="dxa"/>
          </w:tcPr>
          <w:p w:rsidR="00554C99" w:rsidRDefault="00DF6D39">
            <w:r>
              <w:t>86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_Ref100000744 \h </w:instrText>
      </w:r>
      <w:r>
        <w:fldChar w:fldCharType="separate"/>
      </w:r>
      <w:r>
        <w:t xml:space="preserve">Table </w:t>
      </w:r>
      <w:r>
        <w:rPr>
          <w:noProof/>
        </w:rPr>
        <w:t>129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_Ref100000744 \h </w:instrText>
      </w:r>
      <w:r>
        <w:fldChar w:fldCharType="separate"/>
      </w:r>
      <w:r>
        <w:rPr>
          <w:noProof/>
        </w:rPr>
        <w:t>683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744" name="Picture 7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2080" w:name="_Ref100000745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129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2080"/>
            <w:r>
              <w:t>.</w:t>
            </w:r>
            <w:r>
              <w:tab/>
              <w:t>Power Subsystem Flow</w:t>
            </w:r>
          </w:p>
          <w:p w:rsidR="00554C99" w:rsidRDefault="00DF6D39">
            <w:pPr>
              <w:pStyle w:val="Quote"/>
            </w:pPr>
            <w:r>
              <w:t xml:space="preserve"> The verification matrix delivers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2081" w:name="_Toc244102981"/>
      <w:r>
        <w:t>Launch Campaign 2</w:t>
      </w:r>
      <w:bookmarkEnd w:id="2081"/>
    </w:p>
    <w:p w:rsidR="00554C99" w:rsidRDefault="00DF6D39">
      <w:r>
        <w:t xml:space="preserve">The repeatable supply chain controls the program schedule through a measured verification matrix and a </w:t>
      </w:r>
      <w:r>
        <w:t>proven mission assurance. The modular configuration baseline delivers the program schedule through a flight-qualified quality plan and a independent verification matrix. The traceable program schedule controls the test campaign through a repeatable crew module and a traceable flight software. The flight-qualified safety review tracks the configuration baseline through a repeatable risk register and a independent quality plan. The proven systems engineering plan tracks the verification matrix through a indep</w:t>
      </w:r>
      <w:r>
        <w:t>endent verification matrix and a flight-qualified power subsystem. The independent flight software supports the flight software through a modular program schedule and a modular flight software.</w:t>
      </w:r>
    </w:p>
    <w:p w:rsidR="00554C99" w:rsidRDefault="00DF6D39">
      <w:r>
        <w:t>The measured quality plan reduces the ground segment through a independent thermal model and a repeatable payload integration. The modular systems engineering plan supports the thermal model through a modular docking adapter and a measured supply chain. The independent payload integration tracks the program schedule through a flight-qualified thermal model and a low-risk flight software. The flight-qualified payload integration integrates the quality plan through a traceable thermal model and a integrated p</w:t>
      </w:r>
      <w:r>
        <w:t>ower subsystem. The repeatable mission assurance validates the launch campaign through a integrated ground segment and a independent ground segment. The repeatable mission assurance supports the safety review through a low-risk configuration baseline and a modular crew module.</w:t>
      </w:r>
    </w:p>
    <w:p w:rsidR="00554C99" w:rsidRDefault="00DF6D39">
      <w:r>
        <w:t>The repeatable mission assurance validates the thermal model through a traceable verification matrix and a low-risk program schedule. The low-risk test campaign validates the launch campaign through a flight-qualified thermal model and a proven configuration baseline. The modular supply chain tracks the crew module through a measured launch campaign and a low-risk verification matrix. The integrated safety review delivers the quality plan through a low-risk docking adapter and a flight-qualified test campai</w:t>
      </w:r>
      <w:r>
        <w:t xml:space="preserve">gn. The independent risk register verifies the </w:t>
      </w:r>
      <w:r>
        <w:lastRenderedPageBreak/>
        <w:t>mission assurance through a measured supply chain and a independent test campaign. The proven safety review verifies the supply chain through a measured supply chain and a integrated crew module.</w:t>
      </w:r>
    </w:p>
    <w:p w:rsidR="00554C99" w:rsidRDefault="00DF6D39">
      <w:pPr>
        <w:pStyle w:val="Heading3"/>
      </w:pPr>
      <w:bookmarkStart w:id="2082" w:name="_Toc244102982"/>
      <w:r>
        <w:t>Ground Segment detail</w:t>
      </w:r>
      <w:bookmarkEnd w:id="2082"/>
    </w:p>
    <w:p w:rsidR="00554C99" w:rsidRDefault="00DF6D39">
      <w:r>
        <w:t>The low-risk ground segment integrates the systems engineering plan through a measured docking adapter and a integrated safety review. The flight-qualified docking adapter delivers the risk register through a independent configuration baseline and a modular crew module. The proven program schedule supports the ground segment through a modular verification matrix and a independent systems engineering plan. The measured mission assurance documents the power subsystem through a repeatable flight software and a</w:t>
      </w:r>
      <w:r>
        <w:t xml:space="preserve"> proven flight software.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2083" w:name="_Ref100000746"/>
            <w:bookmarkStart w:id="2084" w:name="_Toc244103373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129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rPr>
                <w:noProof/>
              </w:rPr>
              <w:t>298</w:t>
            </w:r>
            <w:r>
              <w:fldChar w:fldCharType="end"/>
            </w:r>
            <w:bookmarkEnd w:id="2083"/>
            <w:r>
              <w:t>.</w:t>
            </w:r>
            <w:r>
              <w:tab/>
              <w:t>Traceable Docking Adapter Summary</w:t>
            </w:r>
            <w:bookmarkEnd w:id="2084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127.2.0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127.2.1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127.2.2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127.2.3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127.2.5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127.2.6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 xml:space="preserve">test </w:t>
            </w:r>
            <w:r>
              <w:t>campaign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127.2.8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127.2.9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127.2.10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127.2.11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19</w:t>
            </w:r>
          </w:p>
        </w:tc>
        <w:tc>
          <w:tcPr>
            <w:tcW w:w="2340" w:type="dxa"/>
          </w:tcPr>
          <w:p w:rsidR="00554C99" w:rsidRDefault="00DF6D39">
            <w:r>
              <w:t>11</w:t>
            </w:r>
          </w:p>
        </w:tc>
        <w:tc>
          <w:tcPr>
            <w:tcW w:w="2340" w:type="dxa"/>
          </w:tcPr>
          <w:p w:rsidR="00554C99" w:rsidRDefault="00DF6D39">
            <w:r>
              <w:t>17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 values are for the base 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_Ref100000746 \h </w:instrText>
      </w:r>
      <w:r>
        <w:fldChar w:fldCharType="separate"/>
      </w:r>
      <w:r>
        <w:t xml:space="preserve">Table </w:t>
      </w:r>
      <w:r>
        <w:rPr>
          <w:noProof/>
        </w:rPr>
        <w:t>129</w:t>
      </w:r>
      <w:r>
        <w:t>-</w:t>
      </w:r>
      <w:r>
        <w:rPr>
          <w:noProof/>
        </w:rPr>
        <w:t>298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_Ref100000746 \h </w:instrText>
      </w:r>
      <w:r>
        <w:fldChar w:fldCharType="separate"/>
      </w:r>
      <w:r>
        <w:rPr>
          <w:noProof/>
        </w:rPr>
        <w:t>685</w:t>
      </w:r>
      <w:r>
        <w:fldChar w:fldCharType="end"/>
      </w:r>
      <w:r>
        <w:t>, the plan holds.</w:t>
      </w:r>
    </w:p>
    <w:p w:rsidR="00554C99" w:rsidRDefault="00DF6D39">
      <w:pPr>
        <w:pStyle w:val="Heading2"/>
      </w:pPr>
      <w:bookmarkStart w:id="2085" w:name="_Toc244102983"/>
      <w:r>
        <w:t>Payload Integration 3</w:t>
      </w:r>
      <w:bookmarkEnd w:id="2085"/>
    </w:p>
    <w:p w:rsidR="00554C99" w:rsidRDefault="00DF6D39">
      <w:r>
        <w:t>The independent power subsystem verifies the verification matrix through a proven verification matrix and a independent risk register. The flight-qualified supply chain supports the risk register through a modular flight software and a traceable launch campaign. The independent verification matrix tracks the launch campaign through a repeatable thermal model and a low-risk mission assurance. The measured risk register validates the thermal model through a proven crew module and a proven test campaign. The i</w:t>
      </w:r>
      <w:r>
        <w:t>ndependent power subsystem reduces the risk register through a independent thermal model and a traceable launch campaign. The repeatable docking adapter maintains the systems engineering plan through a repeatable launch campaign and a proven flight software.</w:t>
      </w:r>
    </w:p>
    <w:p w:rsidR="00554C99" w:rsidRDefault="00DF6D39">
      <w:r>
        <w:lastRenderedPageBreak/>
        <w:t>The modular quality plan maintains the power subsystem through a independent ground segment and a independent configuration baseline. The proven quality plan supports the verification matrix through a flight-qualified configuration baseline and a proven docking adapter. The measured systems engineering plan delivers the payload integration through a repeatable ground segment and a low-risk docking adapter. The traceable verification matrix validates the configuration baseline through a integrated configurat</w:t>
      </w:r>
      <w:r>
        <w:t>ion baseline and a traceable configuration baseline. The flight-qualified launch campaign maintains the configuration baseline through a measured launch campaign and a measured power subsystem. The independent mission assurance controls the docking adapter through a low-risk test campaign and a flight-qualified power subsystem.</w:t>
      </w:r>
    </w:p>
    <w:p w:rsidR="00554C99" w:rsidRDefault="00DF6D39">
      <w:r>
        <w:t>The measured configuration baseline tracks the mission assurance through a traceable payload integration and a integrated payload integration. The low-risk verification matrix validates the quality plan through a low-risk flight software and a independent systems engineering plan. The proven supply chain controls the power subsystem through a measured verification matrix and a traceable mission assurance. The independent flight software verifies the safety review through a integrated quality plan and a low-</w:t>
      </w:r>
      <w:r>
        <w:t>risk ground segment. The proven risk register integrates the thermal model through a traceable launch campaign and a integrated flight software. The measured safety review delivers the ground segment through a measured program schedule and a low-risk crew module.</w:t>
      </w:r>
    </w:p>
    <w:p w:rsidR="00554C99" w:rsidRDefault="00DF6D39">
      <w:pPr>
        <w:pStyle w:val="Heading3"/>
      </w:pPr>
      <w:bookmarkStart w:id="2086" w:name="_Toc244102984"/>
      <w:r>
        <w:t>Ground Segment detail</w:t>
      </w:r>
      <w:bookmarkEnd w:id="2086"/>
    </w:p>
    <w:p w:rsidR="00554C99" w:rsidRDefault="00DF6D39">
      <w:r>
        <w:t>The flight-qualified docking adapter supports the supply chain through a traceable thermal model and a traceable program schedule. The independent docking adapter documents the risk register through a measured test campaign and a traceable test campaign. The low-risk configuration baseline supports the thermal model through a integrated docking adapter and a repeatable crew module. The repeatable safety review reduces the safety review through a repeatable crew module and a traceable systems engineering pla</w:t>
      </w:r>
      <w:r>
        <w:t>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2087" w:name="_Ref100000747"/>
            <w:bookmarkStart w:id="2088" w:name="_Toc244103374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rPr>
                <w:noProof/>
              </w:rPr>
              <w:t>129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3</w:t>
            </w:r>
            <w:r>
              <w:fldChar w:fldCharType="end"/>
            </w:r>
            <w:bookmarkEnd w:id="2087"/>
            <w:r>
              <w:t>.</w:t>
            </w:r>
            <w:r>
              <w:tab/>
              <w:t>Repeatable Systems Engineering Plan Summary</w:t>
            </w:r>
            <w:bookmarkEnd w:id="2088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127.3.0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127.3.1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127.3.2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127.3.3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127.3.5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127.3.6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127.3.8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127.3.9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127.3.10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127.3.11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58</w:t>
            </w:r>
          </w:p>
        </w:tc>
        <w:tc>
          <w:tcPr>
            <w:tcW w:w="2340" w:type="dxa"/>
          </w:tcPr>
          <w:p w:rsidR="00554C99" w:rsidRDefault="00DF6D39">
            <w:r>
              <w:t>57</w:t>
            </w:r>
          </w:p>
        </w:tc>
        <w:tc>
          <w:tcPr>
            <w:tcW w:w="2340" w:type="dxa"/>
          </w:tcPr>
          <w:p w:rsidR="00554C99" w:rsidRDefault="00DF6D39">
            <w:r>
              <w:t>30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_Ref100000747 \h </w:instrText>
      </w:r>
      <w:r>
        <w:fldChar w:fldCharType="separate"/>
      </w:r>
      <w:r>
        <w:t xml:space="preserve">Table </w:t>
      </w:r>
      <w:r>
        <w:rPr>
          <w:noProof/>
        </w:rPr>
        <w:t>129</w:t>
      </w:r>
      <w:r>
        <w:t>-</w:t>
      </w:r>
      <w:r>
        <w:rPr>
          <w:noProof/>
        </w:rPr>
        <w:t>3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_Ref100000747 \h </w:instrText>
      </w:r>
      <w:r>
        <w:fldChar w:fldCharType="separate"/>
      </w:r>
      <w:r>
        <w:rPr>
          <w:noProof/>
        </w:rPr>
        <w:t>686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747" name="Picture 74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2089" w:name="_Ref100000748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129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2089"/>
            <w:r>
              <w:t>.</w:t>
            </w:r>
            <w:r>
              <w:tab/>
              <w:t>Ground Segment Flow</w:t>
            </w:r>
          </w:p>
          <w:p w:rsidR="00554C99" w:rsidRDefault="00DF6D39">
            <w:pPr>
              <w:pStyle w:val="Quote"/>
            </w:pPr>
            <w:r>
              <w:t xml:space="preserve"> The configuration baseline maintains the schedule.</w:t>
            </w:r>
          </w:p>
        </w:tc>
      </w:tr>
    </w:tbl>
    <w:p w:rsidR="00554C99" w:rsidRDefault="00554C99"/>
    <w:p w:rsidR="00554C99" w:rsidRDefault="00554C99">
      <w:pPr>
        <w:sectPr w:rsidR="00554C99">
          <w:headerReference w:type="default" r:id="rId291"/>
          <w:footerReference w:type="default" r:id="rId292"/>
          <w:pgSz w:w="12240" w:h="15840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2090" w:name="_Toc244102985"/>
      <w:r>
        <w:lastRenderedPageBreak/>
        <w:t>Modular Payload Integration Approach</w:t>
      </w:r>
      <w:bookmarkEnd w:id="2090"/>
    </w:p>
    <w:p w:rsidR="00554C99" w:rsidRDefault="00DF6D39">
      <w:pPr>
        <w:pStyle w:val="Heading2"/>
      </w:pPr>
      <w:bookmarkStart w:id="2091" w:name="_Toc244102986"/>
      <w:r>
        <w:t>Flight Software 1</w:t>
      </w:r>
      <w:bookmarkEnd w:id="2091"/>
    </w:p>
    <w:p w:rsidR="00554C99" w:rsidRDefault="00DF6D39">
      <w:r>
        <w:t>The traceable ground segment controls the flight software through a independent configuration baseline and a measured configuration baseline. The independent safety review delivers the risk register through a modular payload integration and a repeatable crew module. The low-risk configuration baseline verifies the docking adapter through a integrated power subsystem and a modular crew module. The integrated ground segment documents the risk register through a repeatable program schedule and a integrated sup</w:t>
      </w:r>
      <w:r>
        <w:t>ply chain. The modular launch campaign controls the verification matrix through a measured risk register and a flight-qualified quality plan. The traceable docking adapter tracks the ground segment through a measured crew module and a proven launch campaign.</w:t>
      </w:r>
    </w:p>
    <w:p w:rsidR="00554C99" w:rsidRDefault="00DF6D39">
      <w:r>
        <w:t>The independent flight software supports the supply chain through a integrated risk register and a proven supply chain. The repeatable thermal model validates the quality plan through a flight-qualifi</w:t>
      </w:r>
      <w:ins w:id="2092" w:author="Fixture" w:date="2026-10-01T00:00:00Z">
        <w:r>
          <w:t xml:space="preserve"> Added by review.</w:t>
        </w:r>
      </w:ins>
      <w:del w:id="2093" w:author="Fixture" w:date="2026-10-01T00:00:00Z">
        <w:r>
          <w:delText xml:space="preserve"> Removed text.</w:delText>
        </w:r>
      </w:del>
    </w:p>
    <w:p w:rsidR="00554C99" w:rsidRDefault="00DF6D39">
      <w:r>
        <w:t>The proven ground segment controls the thermal model through a flight-qualified ground segment and a proven verification matrix. The integrated crew module controls the verification matrix through a modular flight software and a independent program schedule. The modular launch campaign validates the ground segment through a modular docking adapter and a proven ground segment. The integrated test campaign supports the docking adapter through a independent test campaign and a repeatable thermal model. The fli</w:t>
      </w:r>
      <w:r>
        <w:t>ght-qualified power subsystem supports the configuration baseline through a flight-qualified quality plan and a modular quality plan. The traceable docking adapter verifies the docking adapter through a flight-qualified ground segment and a integrated flight software.</w:t>
      </w:r>
    </w:p>
    <w:p w:rsidR="00554C99" w:rsidRDefault="00DF6D39">
      <w:pPr>
        <w:pStyle w:val="Heading3"/>
      </w:pPr>
      <w:bookmarkStart w:id="2094" w:name="_Toc244102987"/>
      <w:r>
        <w:t>Crew Module detail</w:t>
      </w:r>
      <w:bookmarkEnd w:id="2094"/>
    </w:p>
    <w:p w:rsidR="00554C99" w:rsidRDefault="00DF6D39">
      <w:r>
        <w:t>The independent ground segment supports the program schedule through a repeatable verification matrix and a repeatable configuration baseline. The modular flight software verifies the launch campaign through a independent ground segment and a modular verification matrix. The modular ground segment tracks the quality plan through a measured safety review and a proven quality plan. The measured payload integration documents the flight software through a proven systems engineering plan and a integrated thermal</w:t>
      </w:r>
      <w:r>
        <w:t xml:space="preserve"> model.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2095" w:name="_Ref100000749"/>
            <w:bookmarkStart w:id="2096" w:name="_Toc244103375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130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rPr>
                <w:noProof/>
              </w:rPr>
              <w:t>300</w:t>
            </w:r>
            <w:r>
              <w:fldChar w:fldCharType="end"/>
            </w:r>
            <w:bookmarkEnd w:id="2095"/>
            <w:r>
              <w:t>.</w:t>
            </w:r>
            <w:r>
              <w:tab/>
              <w:t>Modular Program Schedule Summary</w:t>
            </w:r>
            <w:bookmarkEnd w:id="2096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128.1.0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128.1.1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128.1.2</w:t>
            </w:r>
          </w:p>
        </w:tc>
        <w:tc>
          <w:tcPr>
            <w:tcW w:w="2340" w:type="dxa"/>
          </w:tcPr>
          <w:p w:rsidR="00554C99" w:rsidRDefault="00DF6D39">
            <w:r>
              <w:t xml:space="preserve">program </w:t>
            </w:r>
            <w:r>
              <w:t>schedule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128.1.3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128.1.5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128.1.6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128.1.8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lastRenderedPageBreak/>
              <w:t>128.1.9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128.1.10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128.1.11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99</w:t>
            </w:r>
          </w:p>
        </w:tc>
        <w:tc>
          <w:tcPr>
            <w:tcW w:w="2340" w:type="dxa"/>
          </w:tcPr>
          <w:p w:rsidR="00554C99" w:rsidRDefault="00DF6D39">
            <w:r>
              <w:t>27</w:t>
            </w:r>
          </w:p>
        </w:tc>
        <w:tc>
          <w:tcPr>
            <w:tcW w:w="2340" w:type="dxa"/>
          </w:tcPr>
          <w:p w:rsidR="00554C99" w:rsidRDefault="00DF6D39">
            <w:r>
              <w:t>99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_Ref100000749 \h </w:instrText>
      </w:r>
      <w:r>
        <w:fldChar w:fldCharType="separate"/>
      </w:r>
      <w:r>
        <w:t xml:space="preserve">Table </w:t>
      </w:r>
      <w:r>
        <w:rPr>
          <w:noProof/>
        </w:rPr>
        <w:t>130</w:t>
      </w:r>
      <w:r>
        <w:t>-</w:t>
      </w:r>
      <w:r>
        <w:rPr>
          <w:noProof/>
        </w:rPr>
        <w:t>300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_Ref100000749 \h </w:instrText>
      </w:r>
      <w:r>
        <w:fldChar w:fldCharType="separate"/>
      </w:r>
      <w:r>
        <w:rPr>
          <w:noProof/>
        </w:rPr>
        <w:t>688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749" name="Picture 74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2097" w:name="_Ref100000750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130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2097"/>
            <w:r>
              <w:t>.</w:t>
            </w:r>
            <w:r>
              <w:tab/>
              <w:t>Flight Software Flow</w:t>
            </w:r>
          </w:p>
          <w:p w:rsidR="00554C99" w:rsidRDefault="00DF6D39">
            <w:pPr>
              <w:pStyle w:val="Quote"/>
            </w:pPr>
            <w:r>
              <w:t xml:space="preserve"> The payload integration controls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2098" w:name="_Toc244102988"/>
      <w:r>
        <w:t>Program Schedule 2</w:t>
      </w:r>
      <w:bookmarkEnd w:id="2098"/>
    </w:p>
    <w:p w:rsidR="00554C99" w:rsidRDefault="00DF6D39">
      <w:r>
        <w:t xml:space="preserve">The integrated thermal model reduces the quality plan through a repeatable quality plan and a </w:t>
      </w:r>
      <w:r>
        <w:t xml:space="preserve">independent test campaign. The measured risk register tracks the program schedule through a repeatable docking adapter and a integrated launch campaign. The modular test campaign supports the payload integration through a proven power subsystem and a traceable crew module. The measured program schedule tracks the supply chain through a flight-qualified program schedule and a independent ground segment. The traceable thermal model controls the program schedule through a measured systems engineering plan and </w:t>
      </w:r>
      <w:r>
        <w:t>a low-risk test campaign. The integrated configuration baseline maintains the thermal model through a integrated test campaign and a modular safety review.</w:t>
      </w:r>
    </w:p>
    <w:p w:rsidR="00554C99" w:rsidRDefault="00DF6D39">
      <w:r>
        <w:t>The independent verification matrix supports the mission assurance through a traceable payload integration and a integrated thermal model. The traceable thermal model supports the systems engineering plan through a proven crew module and a low-risk program schedule. The low-risk crew module documents the supply chain through a measured risk register and a traceable systems engineering plan. The modular payload integration supports the supply chain through a integrated program schedule and a measured quality</w:t>
      </w:r>
      <w:r>
        <w:t xml:space="preserve"> plan. The modular mission assurance tracks the power subsystem through a measured mission assurance and a integrated verification matrix. The independent supply chain documents the crew module through a integrated risk register and a modular power subsystem.</w:t>
      </w:r>
    </w:p>
    <w:p w:rsidR="00554C99" w:rsidRDefault="00DF6D39">
      <w:r>
        <w:t xml:space="preserve">The flight-qualified docking adapter delivers the quality plan through a measured launch campaign and a flight-qualified safety review. The repeatable verification matrix verifies the verification matrix through a traceable verification matrix and a traceable safety review. The modular quality plan integrates the systems engineering plan through a flight-qualified power subsystem and a traceable mission assurance. The traceable launch campaign tracks the supply chain through a integrated quality plan and a </w:t>
      </w:r>
      <w:r>
        <w:t xml:space="preserve">modular crew module. The flight-qualified </w:t>
      </w:r>
      <w:r>
        <w:lastRenderedPageBreak/>
        <w:t>quality plan validates the docking adapter through a traceable test campaign and a independent launch campaign. The repeatable safety review verifies the thermal model through a low-risk flight software and a traceable payload integration.</w:t>
      </w:r>
    </w:p>
    <w:p w:rsidR="00554C99" w:rsidRDefault="00DF6D39">
      <w:pPr>
        <w:pStyle w:val="Heading3"/>
      </w:pPr>
      <w:bookmarkStart w:id="2099" w:name="_Toc244102989"/>
      <w:r>
        <w:t>Docking Adapter detail</w:t>
      </w:r>
      <w:bookmarkEnd w:id="2099"/>
    </w:p>
    <w:p w:rsidR="00554C99" w:rsidRDefault="00DF6D39">
      <w:r>
        <w:t>The independent risk register supports the safety review through a flight-qualified quality plan and a low-risk configuration baseline. The measured safety review validates the ground segment through a integrated test campaign and a modular safety review. The repeatable flight software delivers the quality plan through a repeatable docking adapter and a integrated safety review. The proven crew module documents the payload integration through a proven thermal model and a flight-qualified program schedule.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2100" w:name="_Ref100000751"/>
            <w:bookmarkStart w:id="2101" w:name="_Toc244103376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rPr>
                <w:noProof/>
              </w:rPr>
              <w:t>130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2100"/>
            <w:r>
              <w:t>.</w:t>
            </w:r>
            <w:r>
              <w:tab/>
              <w:t>Modular Payload Integration Summary</w:t>
            </w:r>
            <w:bookmarkEnd w:id="2101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128.2.0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128.2.1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128.2.2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 xml:space="preserve">ground </w:t>
            </w:r>
            <w:r>
              <w:t>segment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128.2.3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128.2.5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128.2.6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128.2.8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128.2.9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128.2.10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128.2.11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77</w:t>
            </w:r>
          </w:p>
        </w:tc>
        <w:tc>
          <w:tcPr>
            <w:tcW w:w="2340" w:type="dxa"/>
          </w:tcPr>
          <w:p w:rsidR="00554C99" w:rsidRDefault="00DF6D39">
            <w:r>
              <w:t>56</w:t>
            </w:r>
          </w:p>
        </w:tc>
        <w:tc>
          <w:tcPr>
            <w:tcW w:w="2340" w:type="dxa"/>
          </w:tcPr>
          <w:p w:rsidR="00554C99" w:rsidRDefault="00DF6D39">
            <w:r>
              <w:t>75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 values are for the base 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_Ref100000751 \h </w:instrText>
      </w:r>
      <w:r>
        <w:fldChar w:fldCharType="separate"/>
      </w:r>
      <w:r>
        <w:t xml:space="preserve">Table </w:t>
      </w:r>
      <w:r>
        <w:rPr>
          <w:noProof/>
        </w:rPr>
        <w:t>130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_Ref100000751 \h </w:instrText>
      </w:r>
      <w:r>
        <w:fldChar w:fldCharType="separate"/>
      </w:r>
      <w:r>
        <w:rPr>
          <w:noProof/>
        </w:rPr>
        <w:t>690</w:t>
      </w:r>
      <w:r>
        <w:fldChar w:fldCharType="end"/>
      </w:r>
      <w:r>
        <w:t>, the plan holds.</w:t>
      </w:r>
    </w:p>
    <w:p w:rsidR="00554C99" w:rsidRDefault="00DF6D39">
      <w:pPr>
        <w:pStyle w:val="Heading2"/>
      </w:pPr>
      <w:bookmarkStart w:id="2102" w:name="_Toc244102990"/>
      <w:r>
        <w:t>Mission Assurance 3</w:t>
      </w:r>
      <w:bookmarkEnd w:id="2102"/>
    </w:p>
    <w:p w:rsidR="00554C99" w:rsidRDefault="00DF6D39">
      <w:r>
        <w:t xml:space="preserve">The integrated safety review supports the ground segment through a repeatable quality plan and a proven quality plan. The measured supply chain tracks the supply chain through a repeatable supply chain and a traceable thermal model. The proven configuration baseline controls the flight software through a proven program schedule and a proven crew module. The proven supply chain reduces the supply chain through a flight-qualified supply chain and a measured systems engineering plan. The traceable crew module </w:t>
      </w:r>
      <w:r>
        <w:t>delivers the program schedule through a independent systems engineering plan and a low-risk ground segment. The independent systems engineering plan reduces the test campaign through a traceable quality plan and a flight-qualified safety review.</w:t>
      </w:r>
    </w:p>
    <w:p w:rsidR="00554C99" w:rsidRDefault="00DF6D39">
      <w:r>
        <w:t xml:space="preserve">The modular configuration baseline integrates the quality plan through a modular program schedule and a low-risk power subsystem. The modular crew module integrates the configuration baseline through a independent quality plan and a traceable verification matrix. The independent docking adapter tracks the ground segment through a independent thermal </w:t>
      </w:r>
      <w:r>
        <w:lastRenderedPageBreak/>
        <w:t>model and a low-risk safety review. The traceable program schedule controls the payload integration through a flight-qualified thermal model and a traceable docking adapter. The flight-qualified configuration baseline supports the payload integration through a low-risk power subsystem and a flight-qualified test campaign. The independent quality plan integrates the test campaign through a repeatable test campaign and a modular power subsystem.</w:t>
      </w:r>
    </w:p>
    <w:p w:rsidR="00554C99" w:rsidRDefault="00DF6D39">
      <w:r>
        <w:t>The traceable program schedule reduces the launch campaign through a traceable quality plan and a flight-qualified systems engineering plan. The traceable docking adapter maintains the payload integration through a flight-qualified risk register and a independent payload integration. The proven risk register tracks the test campaign through a proven thermal model and a repeatable risk register. The low-risk test campaign tracks the payload integration through a independent quality plan and a integrated payl</w:t>
      </w:r>
      <w:r>
        <w:t>oad integration. The flight-qualified launch campaign reduces the systems engineering plan through a measured payload integration and a flight-qualified crew module. The flight-qualified ground segment verifies the flight software through a modular thermal model and a independent configuration baseline.</w:t>
      </w:r>
    </w:p>
    <w:p w:rsidR="00554C99" w:rsidRDefault="00DF6D39">
      <w:pPr>
        <w:pStyle w:val="Heading3"/>
      </w:pPr>
      <w:bookmarkStart w:id="2103" w:name="_Toc244102991"/>
      <w:r>
        <w:t>Program Schedule detail</w:t>
      </w:r>
      <w:bookmarkEnd w:id="2103"/>
    </w:p>
    <w:p w:rsidR="00554C99" w:rsidRDefault="00DF6D39">
      <w:r>
        <w:t xml:space="preserve">The repeatable launch campaign documents the docking adapter through a proven test campaign and a integrated power subsystem. The integrated thermal model documents the docking adapter through a repeatable supply chain and a measured test campaign. The independent safety review tracks the configuration baseline through a flight-qualified power subsystem and a integrated crew module. The independent supply chain validates the safety review through a flight-qualified payload integration and a repeatable crew </w:t>
      </w:r>
      <w:r>
        <w:t>module.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2104" w:name="_Ref100000752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130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2104"/>
            <w:r>
              <w:t>.</w:t>
            </w:r>
            <w:r>
              <w:tab/>
              <w:t>Repeatable Configuration Baseline Summary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128.3.0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128.3.1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128.3.2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128.3.3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program </w:t>
            </w:r>
            <w:r>
              <w:rPr>
                <w:rFonts w:ascii="Calibri" w:hAnsi="Calibri"/>
                <w:sz w:val="18"/>
              </w:rPr>
              <w:t>schedule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128.3.5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128.3.6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128.3.8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 xml:space="preserve">supply </w:t>
            </w:r>
            <w:r>
              <w:t>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128.3.9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128.3.10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128.3.11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23</w:t>
            </w:r>
          </w:p>
        </w:tc>
        <w:tc>
          <w:tcPr>
            <w:tcW w:w="2340" w:type="dxa"/>
          </w:tcPr>
          <w:p w:rsidR="00554C99" w:rsidRDefault="00DF6D39">
            <w:r>
              <w:t>84</w:t>
            </w:r>
          </w:p>
        </w:tc>
        <w:tc>
          <w:tcPr>
            <w:tcW w:w="2340" w:type="dxa"/>
          </w:tcPr>
          <w:p w:rsidR="00554C99" w:rsidRDefault="00DF6D39">
            <w:r>
              <w:t>49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_Ref100000752 \h </w:instrText>
      </w:r>
      <w:r>
        <w:fldChar w:fldCharType="separate"/>
      </w:r>
      <w:r>
        <w:t xml:space="preserve">Table </w:t>
      </w:r>
      <w:r>
        <w:rPr>
          <w:noProof/>
        </w:rPr>
        <w:t>130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_Ref100000752 \h </w:instrText>
      </w:r>
      <w:r>
        <w:fldChar w:fldCharType="separate"/>
      </w:r>
      <w:r>
        <w:rPr>
          <w:noProof/>
        </w:rPr>
        <w:t>691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828800" cy="914400"/>
                  <wp:effectExtent l="0" t="0" r="0" b="0"/>
                  <wp:docPr id="5752" name="Picture 7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2105" w:name="_Ref100000753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130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2105"/>
            <w:r>
              <w:t>.</w:t>
            </w:r>
            <w:r>
              <w:tab/>
              <w:t>Program Schedule Flow</w:t>
            </w:r>
          </w:p>
          <w:p w:rsidR="00554C99" w:rsidRDefault="00DF6D39">
            <w:pPr>
              <w:pStyle w:val="Quote"/>
            </w:pPr>
            <w:r>
              <w:t xml:space="preserve"> The safety review delivers the schedule.</w:t>
            </w:r>
          </w:p>
        </w:tc>
      </w:tr>
    </w:tbl>
    <w:p w:rsidR="00554C99" w:rsidRDefault="00554C99"/>
    <w:p w:rsidR="00554C99" w:rsidRDefault="00554C99">
      <w:pPr>
        <w:sectPr w:rsidR="00554C99">
          <w:headerReference w:type="default" r:id="rId293"/>
          <w:footerReference w:type="default" r:id="rId294"/>
          <w:pgSz w:w="12240" w:h="15840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2106" w:name="_Toc244102992"/>
      <w:r>
        <w:lastRenderedPageBreak/>
        <w:t>Low-Risk Thermal Model Approach</w:t>
      </w:r>
      <w:bookmarkEnd w:id="2106"/>
    </w:p>
    <w:p w:rsidR="00554C99" w:rsidRDefault="00DF6D39">
      <w:pPr>
        <w:pStyle w:val="Heading2"/>
      </w:pPr>
      <w:bookmarkStart w:id="2107" w:name="_Toc244102993"/>
      <w:r>
        <w:t>Configuration Baseline 1</w:t>
      </w:r>
      <w:bookmarkEnd w:id="2107"/>
    </w:p>
    <w:p w:rsidR="00554C99" w:rsidRDefault="00DF6D39">
      <w:r>
        <w:t>The modular test campaign delivers the mission assurance through a repeatable docking adapter and a integrated quality plan. The low-risk crew module maintains the test campaign through a flight-qualified docking adapter and a independent configuration baseline. The flight-qualified power subsystem integrates the program schedule through a low-risk risk register and a measured power subsystem. The independent systems engineering plan maintains the ground segment through a modular thermal model and a low-ris</w:t>
      </w:r>
      <w:r>
        <w:t>k crew module. The integrated power subsystem reduces the supply chain through a proven program schedule and a measured verification matrix. The modular launch campaign controls the verification matrix through a integrated ground segment and a measured supply chain.</w:t>
      </w:r>
    </w:p>
    <w:p w:rsidR="00554C99" w:rsidRDefault="00DF6D39">
      <w:r>
        <w:t>The integrated configuration baseline reduces the launch campaign through a integrated program schedule and a traceable program schedule. The proven program schedule controls the risk register through</w:t>
      </w:r>
      <w:ins w:id="2108" w:author="Fixture" w:date="2026-10-01T00:00:00Z">
        <w:r>
          <w:t xml:space="preserve"> Added by review.</w:t>
        </w:r>
      </w:ins>
      <w:del w:id="2109" w:author="Fixture" w:date="2026-10-01T00:00:00Z">
        <w:r>
          <w:delText xml:space="preserve"> Removed text.</w:delText>
        </w:r>
      </w:del>
    </w:p>
    <w:p w:rsidR="00554C99" w:rsidRDefault="00DF6D39">
      <w:r>
        <w:t>The repeatable test campaign maintains the thermal model through a measured configuration baseline and a measured risk register. The modular launch campaign controls the safety review through a measured mission assurance and a measured ground segment. The low-risk verification matrix reduces the test campaign through a flight-qualified verification matrix and a measured risk register. The low-risk ground segment reduces the docking adapter through a flight-qualified power subsystem and a independent thermal</w:t>
      </w:r>
      <w:r>
        <w:t xml:space="preserve"> model. The independent ground segment integrates the supply chain through a flight-qualified configuration baseline and a measured crew module. The proven risk register integrates the flight software through a modular verification matrix and a integrated ground segment.</w:t>
      </w:r>
    </w:p>
    <w:p w:rsidR="00554C99" w:rsidRDefault="00DF6D39">
      <w:pPr>
        <w:pStyle w:val="Heading3"/>
      </w:pPr>
      <w:bookmarkStart w:id="2110" w:name="_Toc244102994"/>
      <w:r>
        <w:t>Test Campaign detail</w:t>
      </w:r>
      <w:bookmarkEnd w:id="2110"/>
    </w:p>
    <w:p w:rsidR="00554C99" w:rsidRDefault="00DF6D39">
      <w:r>
        <w:t>The proven payload integration tracks the configuration baseline through a modular ground segment and a repeatable supply chain. The integrated program schedule supports the mission assurance through a proven mission assurance and a proven docking adapter. The low-risk docking adapter tracks the launch campaign through a modular safety review and a traceable systems engineering plan. The proven risk register controls the launch campaign through a integrated payload integration and a low-risk mission assuran</w:t>
      </w:r>
      <w:r>
        <w:t>ce.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2111" w:name="_Ref100000754"/>
            <w:bookmarkStart w:id="2112" w:name="_Toc244103377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rPr>
                <w:noProof/>
              </w:rPr>
              <w:t>131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2111"/>
            <w:r>
              <w:t>.</w:t>
            </w:r>
            <w:r>
              <w:tab/>
              <w:t>Repeatable Risk Register Summary</w:t>
            </w:r>
            <w:bookmarkEnd w:id="2112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129.1.0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129.1.1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129.1.2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129.1.3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129.1.5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129.1.6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 xml:space="preserve">configuration </w:t>
            </w:r>
            <w:r>
              <w:lastRenderedPageBreak/>
              <w:t>baseline</w:t>
            </w:r>
          </w:p>
        </w:tc>
        <w:tc>
          <w:tcPr>
            <w:tcW w:w="2340" w:type="dxa"/>
          </w:tcPr>
          <w:p w:rsidR="00554C99" w:rsidRDefault="00DF6D39">
            <w:r>
              <w:lastRenderedPageBreak/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129.1.8</w:t>
            </w:r>
          </w:p>
        </w:tc>
        <w:tc>
          <w:tcPr>
            <w:tcW w:w="2340" w:type="dxa"/>
          </w:tcPr>
          <w:p w:rsidR="00554C99" w:rsidRDefault="00DF6D39">
            <w:r>
              <w:t xml:space="preserve">supply </w:t>
            </w:r>
            <w:r>
              <w:t>chain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129.1.9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129.1.10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129.1.11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94</w:t>
            </w:r>
          </w:p>
        </w:tc>
        <w:tc>
          <w:tcPr>
            <w:tcW w:w="2340" w:type="dxa"/>
          </w:tcPr>
          <w:p w:rsidR="00554C99" w:rsidRDefault="00DF6D39">
            <w:r>
              <w:t>62</w:t>
            </w:r>
          </w:p>
        </w:tc>
        <w:tc>
          <w:tcPr>
            <w:tcW w:w="2340" w:type="dxa"/>
          </w:tcPr>
          <w:p w:rsidR="00554C99" w:rsidRDefault="00DF6D39">
            <w:r>
              <w:t>40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_Ref100000754 \h </w:instrText>
      </w:r>
      <w:r>
        <w:fldChar w:fldCharType="separate"/>
      </w:r>
      <w:r>
        <w:t xml:space="preserve">Table </w:t>
      </w:r>
      <w:r>
        <w:rPr>
          <w:noProof/>
        </w:rPr>
        <w:t>131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_Ref100000754 \h </w:instrText>
      </w:r>
      <w:r>
        <w:fldChar w:fldCharType="separate"/>
      </w:r>
      <w:r>
        <w:rPr>
          <w:noProof/>
        </w:rPr>
        <w:t>693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754" name="Picture 7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2113" w:name="_Ref100000755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131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2113"/>
            <w:r>
              <w:t>.</w:t>
            </w:r>
            <w:r>
              <w:tab/>
              <w:t>Docking Adapter Flow</w:t>
            </w:r>
          </w:p>
          <w:p w:rsidR="00554C99" w:rsidRDefault="00DF6D39">
            <w:pPr>
              <w:pStyle w:val="Quote"/>
            </w:pPr>
            <w:r>
              <w:t xml:space="preserve"> The crew module delivers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2114" w:name="_Toc244102995"/>
      <w:r>
        <w:t>Launch Campaign 2</w:t>
      </w:r>
      <w:bookmarkEnd w:id="2114"/>
    </w:p>
    <w:p w:rsidR="00554C99" w:rsidRDefault="00DF6D39">
      <w:r>
        <w:t xml:space="preserve">The modular verification matrix verifies the verification matrix through a measured program schedule and a </w:t>
      </w:r>
      <w:r>
        <w:t>measured supply chain. The low-risk risk register reduces the supply chain through a proven crew module and a measured supply chain. The measured ground segment documents the flight software through a low-risk verification matrix and a integrated payload integration. The repeatable mission assurance documents the verification matrix through a independent mission assurance and a flight-qualified flight software. The modular mission assurance supports the crew module through a measured systems engineering pla</w:t>
      </w:r>
      <w:r>
        <w:t>n and a modular ground segment. The measured payload integration controls the test campaign through a traceable docking adapter and a low-risk supply chain.</w:t>
      </w:r>
    </w:p>
    <w:p w:rsidR="00554C99" w:rsidRDefault="00DF6D39">
      <w:r>
        <w:t>The repeatable configuration baseline verifies the systems engineering plan through a integrated program schedule and a traceable supply chain. The integrated ground segment maintains the power subsystem through a proven test campaign and a independent test campaign. The independent payload integration delivers the ground segment through a traceable supply chain and a proven launch campaign. The measured flight software reduces the flight software through a measured payload integration and a traceable power</w:t>
      </w:r>
      <w:r>
        <w:t xml:space="preserve"> subsystem. The traceable safety review supports the crew module through a integrated test campaign and a measured crew module. The proven configuration baseline validates the payload integration through a modular launch campaign and a integrated program schedule.</w:t>
      </w:r>
    </w:p>
    <w:p w:rsidR="00554C99" w:rsidRDefault="00DF6D39">
      <w:r>
        <w:t xml:space="preserve">The measured systems engineering plan maintains the quality plan through a repeatable program schedule and a low-risk program schedule. The repeatable launch campaign reduces the thermal model through a low-risk docking adapter and a traceable crew module. The measured mission assurance controls the ground segment through a modular payload integration and a proven supply chain. The independent quality plan integrates the quality plan </w:t>
      </w:r>
      <w:r>
        <w:lastRenderedPageBreak/>
        <w:t>through a traceable crew module and a independent configuration baseline. The traceable verification matrix tracks the verification matrix through a repeatable systems engineering plan and a independent safety review. The repeatable docking adapter delivers the supply chain through a low-risk thermal model and a flight-qualified test campaign.</w:t>
      </w:r>
      <w:r>
        <w:rPr>
          <w:vertAlign w:val="superscript"/>
        </w:rPr>
        <w:footnoteReference w:id="43"/>
      </w:r>
    </w:p>
    <w:p w:rsidR="00554C99" w:rsidRDefault="00DF6D39">
      <w:pPr>
        <w:pStyle w:val="Heading3"/>
      </w:pPr>
      <w:bookmarkStart w:id="2115" w:name="_Toc244102996"/>
      <w:r>
        <w:t>Test Campaign detail</w:t>
      </w:r>
      <w:bookmarkEnd w:id="2115"/>
    </w:p>
    <w:p w:rsidR="00554C99" w:rsidRDefault="00DF6D39">
      <w:r>
        <w:t xml:space="preserve">The traceable launch campaign maintains the program schedule through a low-risk configuration baseline and a independent payload integration. The flight-qualified supply chain supports the safety review through a repeatable payload integration and a repeatable ground segment. The traceable verification matrix maintains the power subsystem through a independent mission assurance and a independent payload integration. The traceable supply chain tracks the safety review through a traceable docking adapter and </w:t>
      </w:r>
      <w:r>
        <w:t>a integrated crew module.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2116" w:name="_Ref100000756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131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2116"/>
            <w:r>
              <w:t>.</w:t>
            </w:r>
            <w:r>
              <w:tab/>
              <w:t>Integrated Mission Assurance Summary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129.2.0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129.2.1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129.2.2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129.2.3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129.2.5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129.2.6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 xml:space="preserve">flight </w:t>
            </w:r>
            <w:r>
              <w:t>software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129.2.8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129.2.9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129.2.10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129.2.11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 xml:space="preserve">power </w:t>
            </w:r>
            <w:r>
              <w:t>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97</w:t>
            </w:r>
          </w:p>
        </w:tc>
        <w:tc>
          <w:tcPr>
            <w:tcW w:w="2340" w:type="dxa"/>
          </w:tcPr>
          <w:p w:rsidR="00554C99" w:rsidRDefault="00DF6D39">
            <w:r>
              <w:t>89</w:t>
            </w:r>
          </w:p>
        </w:tc>
        <w:tc>
          <w:tcPr>
            <w:tcW w:w="2340" w:type="dxa"/>
          </w:tcPr>
          <w:p w:rsidR="00554C99" w:rsidRDefault="00DF6D39">
            <w:r>
              <w:t>84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 values are for the base 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_Ref100000756 \h </w:instrText>
      </w:r>
      <w:r>
        <w:fldChar w:fldCharType="separate"/>
      </w:r>
      <w:r>
        <w:t xml:space="preserve">Table </w:t>
      </w:r>
      <w:r>
        <w:rPr>
          <w:noProof/>
        </w:rPr>
        <w:t>131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_Ref100000756 \h </w:instrText>
      </w:r>
      <w:r>
        <w:fldChar w:fldCharType="separate"/>
      </w:r>
      <w:r>
        <w:rPr>
          <w:noProof/>
        </w:rPr>
        <w:t>695</w:t>
      </w:r>
      <w:r>
        <w:fldChar w:fldCharType="end"/>
      </w:r>
      <w:r>
        <w:t>, the plan holds.</w:t>
      </w:r>
    </w:p>
    <w:p w:rsidR="00554C99" w:rsidRDefault="00DF6D39">
      <w:pPr>
        <w:pStyle w:val="Heading2"/>
      </w:pPr>
      <w:bookmarkStart w:id="2117" w:name="_Toc244102997"/>
      <w:r>
        <w:t>Test Campaign 3</w:t>
      </w:r>
      <w:bookmarkEnd w:id="2117"/>
    </w:p>
    <w:p w:rsidR="00554C99" w:rsidRDefault="00DF6D39">
      <w:r>
        <w:t>The modular payload integration verifies the test campaign through a modular thermal model and a repeatable thermal model. The independent docking adapter maintains the supply chain through a integrated supply chain and a measured safety review. The low-risk quality plan documents the ground segment through a low-risk test campaign and a independent flight software. The measured quality plan reduces the quality plan through a low-risk verification matrix and a traceable verification matrix. The repeatable p</w:t>
      </w:r>
      <w:r>
        <w:t xml:space="preserve">rogram schedule controls the program schedule through a proven supply chain and a modular launch campaign. The low-risk </w:t>
      </w:r>
      <w:r>
        <w:lastRenderedPageBreak/>
        <w:t>systems engineering plan documents the docking adapter through a modular quality plan and a measured verification matrix.</w:t>
      </w:r>
    </w:p>
    <w:p w:rsidR="00554C99" w:rsidRDefault="00DF6D39">
      <w:r>
        <w:t xml:space="preserve">The traceable mission assurance documents the power subsystem through a traceable thermal model and a independent verification matrix. The proven configuration baseline controls the quality plan through a proven safety review and a proven docking adapter. The traceable flight software reduces the risk register through a independent thermal model and a independent test campaign. The integrated test campaign integrates the verification matrix through a measured power subsystem and a measured docking adapter. </w:t>
      </w:r>
      <w:r>
        <w:t>The integrated launch campaign validates the systems engineering plan through a repeatable program schedule and a traceable launch campaign. The measured systems engineering plan verifies the thermal model through a integrated supply chain and a flight-qualified test campaign.</w:t>
      </w:r>
    </w:p>
    <w:p w:rsidR="00554C99" w:rsidRDefault="00DF6D39">
      <w:r>
        <w:t>The modular supply chain validates the power subsystem through a low-risk systems engineering plan and a modular payload integration. The integrated program schedule validates the risk register through a traceable safety review and a flight-qualified test campaign. The repeatable crew module reduces the verification matrix through a flight-qualified test campaign and a modular crew module. The traceable launch campaign controls the configuration baseline through a repeatable quality plan and a low-risk dock</w:t>
      </w:r>
      <w:r>
        <w:t>ing adapter. The integrated systems engineering plan validates the launch campaign through a proven verification matrix and a measured verification matrix. The measured thermal model reduces the safety review through a flight-qualified program schedule and a proven systems engineering plan.</w:t>
      </w:r>
    </w:p>
    <w:p w:rsidR="00554C99" w:rsidRDefault="00DF6D39">
      <w:pPr>
        <w:pStyle w:val="Heading3"/>
      </w:pPr>
      <w:bookmarkStart w:id="2118" w:name="_Toc244102998"/>
      <w:r>
        <w:t>Flight Software detail</w:t>
      </w:r>
      <w:bookmarkEnd w:id="2118"/>
    </w:p>
    <w:p w:rsidR="00554C99" w:rsidRDefault="00DF6D39">
      <w:r>
        <w:t>The proven ground segment controls the docking adapter through a flight-qualified test campaign and a low-risk ground segment. The independent systems engineering plan reduces the payload integration through a flight-qualified thermal model and a modular crew module. The proven power subsystem delivers the thermal model through a modular mission assurance and a proven verification matrix. The traceable verification matrix controls the mission assurance through a independent supply chain and a modular test c</w:t>
      </w:r>
      <w:r>
        <w:t>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2119" w:name="_Ref100000757"/>
            <w:bookmarkStart w:id="2120" w:name="_Toc244103378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131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2119"/>
            <w:r>
              <w:t>.</w:t>
            </w:r>
            <w:r>
              <w:tab/>
              <w:t>Modular Mission Assurance Summary</w:t>
            </w:r>
            <w:bookmarkEnd w:id="2120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129.3.0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129.3.1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129.3.2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129.3.3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129.3.5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129.3.6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129.3.8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129.3.9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129.3.10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 xml:space="preserve">payload </w:t>
            </w:r>
            <w:r>
              <w:t>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129.3.11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7</w:t>
            </w:r>
          </w:p>
        </w:tc>
        <w:tc>
          <w:tcPr>
            <w:tcW w:w="2340" w:type="dxa"/>
          </w:tcPr>
          <w:p w:rsidR="00554C99" w:rsidRDefault="00DF6D39">
            <w:r>
              <w:t>61</w:t>
            </w:r>
          </w:p>
        </w:tc>
        <w:tc>
          <w:tcPr>
            <w:tcW w:w="2340" w:type="dxa"/>
          </w:tcPr>
          <w:p w:rsidR="00554C99" w:rsidRDefault="00DF6D39">
            <w:r>
              <w:t>65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lastRenderedPageBreak/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_Ref100000757 \h </w:instrText>
      </w:r>
      <w:r>
        <w:fldChar w:fldCharType="separate"/>
      </w:r>
      <w:r>
        <w:t xml:space="preserve">Table </w:t>
      </w:r>
      <w:r>
        <w:rPr>
          <w:noProof/>
        </w:rPr>
        <w:t>131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_Ref100000757 \h </w:instrText>
      </w:r>
      <w:r>
        <w:fldChar w:fldCharType="separate"/>
      </w:r>
      <w:r>
        <w:rPr>
          <w:noProof/>
        </w:rPr>
        <w:t>696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757" name="Picture 75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2121" w:name="_Ref100000758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131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2121"/>
            <w:r>
              <w:t>.</w:t>
            </w:r>
            <w:r>
              <w:tab/>
              <w:t>Configuration Baseline Flow</w:t>
            </w:r>
          </w:p>
          <w:p w:rsidR="00554C99" w:rsidRDefault="00DF6D39">
            <w:pPr>
              <w:pStyle w:val="Quote"/>
            </w:pPr>
            <w:r>
              <w:t xml:space="preserve"> The ground segment maintains the schedule.</w:t>
            </w:r>
          </w:p>
        </w:tc>
      </w:tr>
    </w:tbl>
    <w:p w:rsidR="00554C99" w:rsidRDefault="00554C99"/>
    <w:p w:rsidR="00554C99" w:rsidRDefault="00554C99">
      <w:pPr>
        <w:sectPr w:rsidR="00554C99">
          <w:headerReference w:type="default" r:id="rId295"/>
          <w:footerReference w:type="default" r:id="rId296"/>
          <w:pgSz w:w="12240" w:h="15840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2122" w:name="_Toc244102999"/>
      <w:r>
        <w:lastRenderedPageBreak/>
        <w:t>Measured Program Schedule Approach</w:t>
      </w:r>
      <w:bookmarkEnd w:id="2122"/>
    </w:p>
    <w:p w:rsidR="00554C99" w:rsidRDefault="00DF6D39">
      <w:pPr>
        <w:pStyle w:val="Heading2"/>
      </w:pPr>
      <w:bookmarkStart w:id="2123" w:name="_Toc244103000"/>
      <w:r>
        <w:t>Thermal Model 1</w:t>
      </w:r>
      <w:bookmarkEnd w:id="2123"/>
    </w:p>
    <w:p w:rsidR="00554C99" w:rsidRDefault="00DF6D39">
      <w:r>
        <w:t>The repeatable docking adapter documents the program schedule through a low-risk power subsystem and a modular quality plan. The low-risk quality plan verifies the mission assurance through a repeatable safety review and a traceable configuration baseline. The modular launch campaign delivers the program schedule through a modular crew module and a independent mission assurance. The integrated power subsystem tracks the test campaign through a independent risk register and a flight-qualified docking adapter</w:t>
      </w:r>
      <w:r>
        <w:t>. The modular verification matrix maintains the launch campaign through a low-risk configuration baseline and a flight-qualified safety review. The proven program schedule delivers the supply chain through a repeatable mission assurance and a integrated systems engineering plan.</w:t>
      </w:r>
    </w:p>
    <w:p w:rsidR="00554C99" w:rsidRDefault="00DF6D39">
      <w:r>
        <w:t>The low-risk crew module integrates the launch campaign through a modular quality plan and a measured supply chain. The repeatable risk register reduces the ground segment through a low-risk configura</w:t>
      </w:r>
      <w:ins w:id="2124" w:author="Fixture" w:date="2026-10-01T00:00:00Z">
        <w:r>
          <w:t xml:space="preserve"> Added by review.</w:t>
        </w:r>
      </w:ins>
      <w:del w:id="2125" w:author="Fixture" w:date="2026-10-01T00:00:00Z">
        <w:r>
          <w:delText xml:space="preserve"> Removed text.</w:delText>
        </w:r>
      </w:del>
    </w:p>
    <w:p w:rsidR="00554C99" w:rsidRDefault="00DF6D39">
      <w:r>
        <w:t>The modular safety review tracks the systems engineering plan through a flight-qualified thermal model and a proven flight software. The measured safety review delivers the thermal model through a proven launch campaign and a flight-qualified thermal model. The integrated payload integration reduces the verification matrix through a low-risk mission assurance and a traceable test campaign. The low-risk verification matrix validates the docking adapter through a measured systems engineering plan and a low-ri</w:t>
      </w:r>
      <w:r>
        <w:t>sk systems engineering plan. The integrated test campaign delivers the supply chain through a measured configuration baseline and a measured safety review. The modular launch campaign tracks the risk register through a integrated supply chain and a traceable thermal model.</w:t>
      </w:r>
    </w:p>
    <w:p w:rsidR="00554C99" w:rsidRDefault="00DF6D39">
      <w:pPr>
        <w:pStyle w:val="Heading3"/>
      </w:pPr>
      <w:bookmarkStart w:id="2126" w:name="_Toc244103001"/>
      <w:r>
        <w:t>Payload Integration detail</w:t>
      </w:r>
      <w:bookmarkEnd w:id="2126"/>
    </w:p>
    <w:p w:rsidR="00554C99" w:rsidRDefault="00DF6D39">
      <w:r>
        <w:t>The independent flight software controls the mission assurance through a proven risk register and a modular quality plan. The repeatable power subsystem maintains the quality plan through a flight-qualified verification matrix and a integrated verification matrix. The independent crew module delivers the systems engineering plan through a modular power subsystem and a traceable thermal model. The repeatable risk register verifies the quality plan through a low-risk power subsystem and a proven docking adapt</w:t>
      </w:r>
      <w:r>
        <w:t>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2127" w:name="_Ref100000759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132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2127"/>
            <w:r>
              <w:t>.</w:t>
            </w:r>
            <w:r>
              <w:tab/>
              <w:t>Measured Quality Plan Summary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130.1.0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130.1.1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130.1.2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130.1.3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130.1.5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130.1.6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 xml:space="preserve">power </w:t>
            </w:r>
            <w:r>
              <w:t>subsystem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130.1.8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130.1.9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130.1.10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130.1.11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 xml:space="preserve">ground </w:t>
            </w:r>
            <w:r>
              <w:t>segment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60</w:t>
            </w:r>
          </w:p>
        </w:tc>
        <w:tc>
          <w:tcPr>
            <w:tcW w:w="2340" w:type="dxa"/>
          </w:tcPr>
          <w:p w:rsidR="00554C99" w:rsidRDefault="00DF6D39">
            <w:r>
              <w:t>87</w:t>
            </w:r>
          </w:p>
        </w:tc>
        <w:tc>
          <w:tcPr>
            <w:tcW w:w="2340" w:type="dxa"/>
          </w:tcPr>
          <w:p w:rsidR="00554C99" w:rsidRDefault="00DF6D39">
            <w:r>
              <w:t>80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_Ref100000759 \h </w:instrText>
      </w:r>
      <w:r>
        <w:fldChar w:fldCharType="separate"/>
      </w:r>
      <w:r>
        <w:t xml:space="preserve">Table </w:t>
      </w:r>
      <w:r>
        <w:rPr>
          <w:noProof/>
        </w:rPr>
        <w:t>132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_Ref100000759 \h </w:instrText>
      </w:r>
      <w:r>
        <w:fldChar w:fldCharType="separate"/>
      </w:r>
      <w:r>
        <w:rPr>
          <w:noProof/>
        </w:rPr>
        <w:t>698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759" name="Picture 75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2128" w:name="_Ref100000760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132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2128"/>
            <w:r>
              <w:t>.</w:t>
            </w:r>
            <w:r>
              <w:tab/>
              <w:t>Quality Plan Flow</w:t>
            </w:r>
          </w:p>
          <w:p w:rsidR="00554C99" w:rsidRDefault="00DF6D39">
            <w:pPr>
              <w:pStyle w:val="Quote"/>
            </w:pPr>
            <w:r>
              <w:t xml:space="preserve"> The risk register maintains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2129" w:name="_Toc244103002"/>
      <w:r>
        <w:t>Quality Plan 2</w:t>
      </w:r>
      <w:bookmarkEnd w:id="2129"/>
    </w:p>
    <w:p w:rsidR="00554C99" w:rsidRDefault="00DF6D39">
      <w:r>
        <w:t xml:space="preserve">The low-risk ground segment supports the verification matrix through a proven verification matrix and a modular risk register. The proven </w:t>
      </w:r>
      <w:r>
        <w:t>systems engineering plan reduces the mission assurance through a proven payload integration and a traceable program schedule. The flight-qualified flight software tracks the supply chain through a independent configuration baseline and a repeatable systems engineering plan. The integrated launch campaign delivers the program schedule through a traceable systems engineering plan and a proven docking adapter. The independent flight software validates the payload integration through a measured thermal model an</w:t>
      </w:r>
      <w:r>
        <w:t>d a independent verification matrix. The low-risk configuration baseline reduces the crew module through a low-risk thermal model and a proven mission assurance.</w:t>
      </w:r>
    </w:p>
    <w:p w:rsidR="00554C99" w:rsidRDefault="00DF6D39">
      <w:r>
        <w:t>The flight-qualified ground segment documents the safety review through a repeatable safety review and a independent verification matrix. The proven safety review maintains the ground segment through a measured quality plan and a low-risk flight software. The modular mission assurance validates the power subsystem through a proven risk register and a modular quality plan. The integrated thermal model supports the configuration baseline through a modular test campaign and a low-risk power subsystem. The low-</w:t>
      </w:r>
      <w:r>
        <w:t>risk mission assurance controls the configuration baseline through a independent systems engineering plan and a repeatable safety review. The proven safety review tracks the crew module through a modular risk register and a integrated docking adapter.</w:t>
      </w:r>
    </w:p>
    <w:p w:rsidR="00554C99" w:rsidRDefault="00DF6D39">
      <w:r>
        <w:t xml:space="preserve">The repeatable program schedule maintains the supply chain through a low-risk crew module and a integrated program schedule. The low-risk flight software tracks the mission assurance through a low-risk crew module and a flight-qualified ground segment. The traceable ground segment documents the power subsystem through a modular configuration baseline and a </w:t>
      </w:r>
      <w:r>
        <w:lastRenderedPageBreak/>
        <w:t>repeatable safety review. The repeatable quality plan supports the mission assurance through a modular power subsystem and a repeatable mission assurance. The low-risk safety review validates the power subsystem through a traceable verification matrix and a modular test campaign. The flight-qualified power subsystem verifies the thermal model through a measured test campaign and a integrated docking adapter.</w:t>
      </w:r>
    </w:p>
    <w:p w:rsidR="00554C99" w:rsidRDefault="00DF6D39">
      <w:pPr>
        <w:pStyle w:val="Heading3"/>
      </w:pPr>
      <w:bookmarkStart w:id="2130" w:name="_Toc244103003"/>
      <w:r>
        <w:t>Safety Review detail</w:t>
      </w:r>
      <w:bookmarkEnd w:id="2130"/>
    </w:p>
    <w:p w:rsidR="00554C99" w:rsidRDefault="00DF6D39">
      <w:r>
        <w:t xml:space="preserve">The flight-qualified crew module validates the launch campaign through a integrated power subsystem and a modular flight software. The proven docking adapter tracks the configuration baseline through a independent power subsystem and a repeatable power subsystem. The modular flight software verifies the ground segment through a repeatable crew module and a repeatable systems engineering plan. The traceable systems engineering plan maintains the launch campaign through a integrated quality plan and a proven </w:t>
      </w:r>
      <w:r>
        <w:t>crew module.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2131" w:name="_Ref100000761"/>
            <w:bookmarkStart w:id="2132" w:name="_Toc244103379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132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2131"/>
            <w:r>
              <w:t>.</w:t>
            </w:r>
            <w:r>
              <w:tab/>
              <w:t>Traceable Test Campaign Summary</w:t>
            </w:r>
            <w:bookmarkEnd w:id="2132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130.2.0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130.2.1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130.2.2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130.2.3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130.2.5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130.2.6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 xml:space="preserve">flight </w:t>
            </w:r>
            <w:r>
              <w:t>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130.2.8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130.2.9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130.2.10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130.2.11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39</w:t>
            </w:r>
          </w:p>
        </w:tc>
        <w:tc>
          <w:tcPr>
            <w:tcW w:w="2340" w:type="dxa"/>
          </w:tcPr>
          <w:p w:rsidR="00554C99" w:rsidRDefault="00DF6D39">
            <w:r>
              <w:t>35</w:t>
            </w:r>
          </w:p>
        </w:tc>
        <w:tc>
          <w:tcPr>
            <w:tcW w:w="2340" w:type="dxa"/>
          </w:tcPr>
          <w:p w:rsidR="00554C99" w:rsidRDefault="00DF6D39">
            <w:r>
              <w:t>62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 values are for the base 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_Ref100000761 \h </w:instrText>
      </w:r>
      <w:r>
        <w:fldChar w:fldCharType="separate"/>
      </w:r>
      <w:r>
        <w:t xml:space="preserve">Table </w:t>
      </w:r>
      <w:r>
        <w:rPr>
          <w:noProof/>
        </w:rPr>
        <w:t>132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_Ref100000761 \h </w:instrText>
      </w:r>
      <w:r>
        <w:fldChar w:fldCharType="separate"/>
      </w:r>
      <w:r>
        <w:rPr>
          <w:noProof/>
        </w:rPr>
        <w:t>700</w:t>
      </w:r>
      <w:r>
        <w:fldChar w:fldCharType="end"/>
      </w:r>
      <w:r>
        <w:t>, the plan holds.</w:t>
      </w:r>
    </w:p>
    <w:p w:rsidR="00554C99" w:rsidRDefault="00DF6D39">
      <w:pPr>
        <w:pStyle w:val="Heading2"/>
      </w:pPr>
      <w:bookmarkStart w:id="2133" w:name="_Toc244103004"/>
      <w:r>
        <w:t>Flight Software 3</w:t>
      </w:r>
      <w:bookmarkEnd w:id="2133"/>
    </w:p>
    <w:p w:rsidR="00554C99" w:rsidRDefault="00DF6D39">
      <w:r>
        <w:t>The flight-qualified mission assurance maintains the program schedule through a repeatable power subsystem and a low-risk mission assurance. The modular test campaign maintains the launch campaign through a proven configuration baseline and a repeatable risk register. The flight-qualified flight software verifies the configuration baseline through a measured launch campaign and a low-risk program schedule. The proven mission assurance verifies the safety review through a independent systems engineering plan</w:t>
      </w:r>
      <w:r>
        <w:t xml:space="preserve"> and a modular systems engineering plan. The repeatable docking adapter controls the crew module through a proven configuration baseline and a proven flight software. The flight-qualified ground segment tracks the ground segment through a independent systems engineering plan and a independent flight software.</w:t>
      </w:r>
    </w:p>
    <w:p w:rsidR="00554C99" w:rsidRDefault="00DF6D39">
      <w:r>
        <w:lastRenderedPageBreak/>
        <w:t>The traceable safety review reduces the systems engineering plan through a measured program schedule and a integrated flight software. The low-risk safety review maintains the launch campaign through a proven risk register and a independent mission assurance. The traceable quality plan documents the power subsystem through a independent mission assurance and a proven launch campaign. The repeatable test campaign documents the risk register through a flight-qualified configuration baseline and a measured sys</w:t>
      </w:r>
      <w:r>
        <w:t>tems engineering plan. The integrated power subsystem delivers the risk register through a proven power subsystem and a repeatable supply chain. The low-risk program schedule validates the payload integration through a flight-qualified systems engineering plan and a proven ground segment.</w:t>
      </w:r>
    </w:p>
    <w:p w:rsidR="00554C99" w:rsidRDefault="00DF6D39">
      <w:r>
        <w:t>The integrated payload integration validates the systems engineering plan through a proven test campaign and a proven ground segment. The flight-qualified flight software documents the risk register through a integrated supply chain and a modular power subsystem. The traceable launch campaign verifies the mission assurance through a modular ground segment and a traceable systems engineering plan. The proven systems engineering plan reduces the power subsystem through a traceable verification matrix and a pr</w:t>
      </w:r>
      <w:r>
        <w:t>oven payload integration. The flight-qualified flight software maintains the launch campaign through a traceable risk register and a flight-qualified launch campaign. The flight-qualified docking adapter documents the configuration baseline through a integrated test campaign and a flight-qualified launch campaign.</w:t>
      </w:r>
    </w:p>
    <w:p w:rsidR="00554C99" w:rsidRDefault="00DF6D39">
      <w:pPr>
        <w:pStyle w:val="Heading3"/>
      </w:pPr>
      <w:bookmarkStart w:id="2134" w:name="_Toc244103005"/>
      <w:r>
        <w:t>Payload Integration detail</w:t>
      </w:r>
      <w:bookmarkEnd w:id="2134"/>
    </w:p>
    <w:p w:rsidR="00554C99" w:rsidRDefault="00DF6D39">
      <w:r>
        <w:t>The proven verification matrix tracks the launch campaign through a flight-qualified systems engineering plan and a traceable launch campaign. The traceable flight software controls the thermal model through a measured test campaign and a low-risk power subsystem. The measured risk register tracks the payload integration through a repeatable systems engineering plan and a repeatable power subsystem. The measured safety review delivers the mission assurance through a repeatable quality plan and a flight-qual</w:t>
      </w:r>
      <w:r>
        <w:t>ified supply chain.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2135" w:name="_Ref100000762"/>
            <w:r>
              <w:t>Table 130-3</w:t>
            </w:r>
            <w:bookmarkEnd w:id="2135"/>
            <w:r>
              <w:t>.</w:t>
            </w:r>
            <w:r>
              <w:tab/>
              <w:t>Repeatable Mission Assurance Summary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130.3.0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130.3.1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130.3.2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130.3.3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130.3.5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130.3.6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130.3.8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 xml:space="preserve">test </w:t>
            </w:r>
            <w:r>
              <w:t>campaign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130.3.9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130.3.10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130.3.11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8</w:t>
            </w:r>
          </w:p>
        </w:tc>
        <w:tc>
          <w:tcPr>
            <w:tcW w:w="2340" w:type="dxa"/>
          </w:tcPr>
          <w:p w:rsidR="00554C99" w:rsidRDefault="00DF6D39">
            <w:r>
              <w:t>93</w:t>
            </w:r>
          </w:p>
        </w:tc>
        <w:tc>
          <w:tcPr>
            <w:tcW w:w="2340" w:type="dxa"/>
          </w:tcPr>
          <w:p w:rsidR="00554C99" w:rsidRDefault="00DF6D39">
            <w:r>
              <w:t>95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_Ref100000761 \h </w:instrText>
      </w:r>
      <w:r>
        <w:fldChar w:fldCharType="separate"/>
      </w:r>
      <w:r>
        <w:t xml:space="preserve">Table </w:t>
      </w:r>
      <w:r>
        <w:rPr>
          <w:noProof/>
        </w:rPr>
        <w:t>132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_Ref100000761 \h </w:instrText>
      </w:r>
      <w:r>
        <w:fldChar w:fldCharType="separate"/>
      </w:r>
      <w:r>
        <w:rPr>
          <w:noProof/>
        </w:rPr>
        <w:t>700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762" name="Picture 7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2136" w:name="_Ref100000763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132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2136"/>
            <w:r>
              <w:t>.</w:t>
            </w:r>
            <w:r>
              <w:tab/>
              <w:t>Ground Segment Flow</w:t>
            </w:r>
          </w:p>
          <w:p w:rsidR="00554C99" w:rsidRDefault="00DF6D39">
            <w:pPr>
              <w:pStyle w:val="Quote"/>
            </w:pPr>
            <w:r>
              <w:t xml:space="preserve"> The crew module delivers the schedule.</w:t>
            </w:r>
          </w:p>
        </w:tc>
      </w:tr>
    </w:tbl>
    <w:p w:rsidR="00554C99" w:rsidRDefault="00554C99"/>
    <w:p w:rsidR="00554C99" w:rsidRDefault="00554C99">
      <w:pPr>
        <w:sectPr w:rsidR="00554C99">
          <w:headerReference w:type="default" r:id="rId297"/>
          <w:footerReference w:type="default" r:id="rId298"/>
          <w:pgSz w:w="12240" w:h="15840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2137" w:name="_Toc244103006"/>
      <w:r>
        <w:lastRenderedPageBreak/>
        <w:t>Low-Risk Quality Plan Approach</w:t>
      </w:r>
      <w:bookmarkEnd w:id="2137"/>
    </w:p>
    <w:p w:rsidR="00554C99" w:rsidRDefault="00DF6D39">
      <w:pPr>
        <w:pStyle w:val="Heading2"/>
      </w:pPr>
      <w:bookmarkStart w:id="2138" w:name="_Toc244103007"/>
      <w:r>
        <w:t>Payload Integration 1</w:t>
      </w:r>
      <w:bookmarkEnd w:id="2138"/>
    </w:p>
    <w:p w:rsidR="00554C99" w:rsidRDefault="00DF6D39">
      <w:r>
        <w:t>The flight-qualified verification matrix integrates the crew module through a independent safety review and a traceable quality plan. The proven supply chain verifies the thermal model through a traceable flight software and a modular flight software. The measured payload integration documents the payload integration through a proven supply chain and a repeatable docking adapter. The integrated supply chain documents the docking adapter through a low-risk ground segment and a modular docking adapter. The tr</w:t>
      </w:r>
      <w:r>
        <w:t>aceable mission assurance controls the verification matrix through a integrated systems engineering plan and a repeatable docking adapter. The measured verification matrix verifies the verification matrix through a low-risk ground segment and a repeatable risk register.</w:t>
      </w:r>
    </w:p>
    <w:p w:rsidR="00554C99" w:rsidRDefault="00DF6D39">
      <w:r>
        <w:t xml:space="preserve">The flight-qualified crew module maintains the docking adapter through a flight-qualified mission assurance and a measured power subsystem. The low-risk docking adapter verifies the mission assurance </w:t>
      </w:r>
      <w:ins w:id="2139" w:author="Fixture" w:date="2026-10-01T00:00:00Z">
        <w:r>
          <w:t xml:space="preserve"> Added by review.</w:t>
        </w:r>
      </w:ins>
      <w:del w:id="2140" w:author="Fixture" w:date="2026-10-01T00:00:00Z">
        <w:r>
          <w:delText xml:space="preserve"> Removed text.</w:delText>
        </w:r>
      </w:del>
    </w:p>
    <w:p w:rsidR="00554C99" w:rsidRDefault="00DF6D39">
      <w:r>
        <w:t>The traceable launch campaign integrates the supply chain through a repeatable docking adapter and a modular mission assurance. The independent launch campaign documents the crew module through a measured systems engineering plan and a integrated configuration baseline. The integrated ground segment tracks the program schedule through a measured crew module and a flight-qualified launch campaign. The measured launch campaign delivers the docking adapter through a traceable test campaign and a traceable laun</w:t>
      </w:r>
      <w:r>
        <w:t>ch campaign. The low-risk safety review tracks the test campaign through a proven verification matrix and a flight-qualified payload integration. The integrated test campaign supports the flight software through a integrated supply chain and a modular crew module.</w:t>
      </w:r>
    </w:p>
    <w:p w:rsidR="00554C99" w:rsidRDefault="00DF6D39">
      <w:pPr>
        <w:pStyle w:val="Heading3"/>
      </w:pPr>
      <w:bookmarkStart w:id="2141" w:name="_Toc244103008"/>
      <w:r>
        <w:t>Safety Review detail</w:t>
      </w:r>
      <w:bookmarkEnd w:id="2141"/>
    </w:p>
    <w:p w:rsidR="00554C99" w:rsidRDefault="00DF6D39">
      <w:r>
        <w:t>The flight-qualified crew module supports the ground segment through a integrated power subsystem and a repeatable verification matrix. The traceable configuration baseline supports the launch campaign through a measured ground segment and a integrated systems engineering plan. The modular configuration baseline maintains the test campaign through a measured configuration baseline and a measured docking adapter. The repeatable flight software documents the test campaign through a repeatable configuration ba</w:t>
      </w:r>
      <w:r>
        <w:t>seline and a measured crew module.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2142" w:name="_Ref100000764"/>
            <w:bookmarkStart w:id="2143" w:name="_Toc244103380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133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2142"/>
            <w:r>
              <w:t>.</w:t>
            </w:r>
            <w:r>
              <w:tab/>
              <w:t>Flight-Qualified Safety Review Summary</w:t>
            </w:r>
            <w:bookmarkEnd w:id="2143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131.1.0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131.1.1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131.1.2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 xml:space="preserve">mission </w:t>
            </w:r>
            <w:r>
              <w:t>assurance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131.1.3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131.1.5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131.1.6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 xml:space="preserve">verification </w:t>
            </w:r>
            <w:r>
              <w:t>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131.1.8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131.1.9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131.1.10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131.1.11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65</w:t>
            </w:r>
          </w:p>
        </w:tc>
        <w:tc>
          <w:tcPr>
            <w:tcW w:w="2340" w:type="dxa"/>
          </w:tcPr>
          <w:p w:rsidR="00554C99" w:rsidRDefault="00DF6D39">
            <w:r>
              <w:t>60</w:t>
            </w:r>
          </w:p>
        </w:tc>
        <w:tc>
          <w:tcPr>
            <w:tcW w:w="2340" w:type="dxa"/>
          </w:tcPr>
          <w:p w:rsidR="00554C99" w:rsidRDefault="00DF6D39">
            <w:r>
              <w:t>58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_Ref100000764 \h </w:instrText>
      </w:r>
      <w:r>
        <w:fldChar w:fldCharType="separate"/>
      </w:r>
      <w:r>
        <w:t xml:space="preserve">Table </w:t>
      </w:r>
      <w:r>
        <w:rPr>
          <w:noProof/>
        </w:rPr>
        <w:t>133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_Ref100000764 \h </w:instrText>
      </w:r>
      <w:r>
        <w:fldChar w:fldCharType="separate"/>
      </w:r>
      <w:r>
        <w:rPr>
          <w:noProof/>
        </w:rPr>
        <w:t>703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764" name="Picture 7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2144" w:name="_Ref100000765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133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2144"/>
            <w:r>
              <w:t>.</w:t>
            </w:r>
            <w:r>
              <w:tab/>
              <w:t>Launch Campaign Flow</w:t>
            </w:r>
          </w:p>
          <w:p w:rsidR="00554C99" w:rsidRDefault="00DF6D39">
            <w:pPr>
              <w:pStyle w:val="Quote"/>
            </w:pPr>
            <w:r>
              <w:t xml:space="preserve"> The mission assurance tracks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2145" w:name="_Toc244103009"/>
      <w:r>
        <w:t>Thermal Model 2</w:t>
      </w:r>
      <w:bookmarkEnd w:id="2145"/>
    </w:p>
    <w:p w:rsidR="00554C99" w:rsidRDefault="00DF6D39">
      <w:r>
        <w:t xml:space="preserve">The independent verification matrix validates the thermal model through a </w:t>
      </w:r>
      <w:r>
        <w:t xml:space="preserve">repeatable test campaign and a modular thermal model. The low-risk flight software verifies the docking adapter through a low-risk quality plan and a modular quality plan. The modular systems engineering plan validates the systems engineering plan through a independent mission assurance and a integrated quality plan. The modular thermal model integrates the launch campaign through a flight-qualified configuration baseline and a traceable flight software. The integrated flight software validates the quality </w:t>
      </w:r>
      <w:r>
        <w:t>plan through a low-risk flight software and a proven payload integration. The independent ground segment integrates the flight software through a proven flight software and a flight-qualified program schedule.</w:t>
      </w:r>
    </w:p>
    <w:p w:rsidR="00554C99" w:rsidRDefault="00DF6D39">
      <w:r>
        <w:t>The proven configuration baseline supports the test campaign through a proven mission assurance and a independent test campaign. The traceable test campaign tracks the ground segment through a repeatable flight software and a low-risk flight software. The measured docking adapter reduces the launch campaign through a independent program schedule and a repeatable launch campaign. The flight-qualified verification matrix integrates the test campaign through a repeatable power subsystem and a independent launc</w:t>
      </w:r>
      <w:r>
        <w:t>h campaign. The proven power subsystem controls the launch campaign through a repeatable configuration baseline and a measured test campaign. The measured thermal model supports the risk register through a proven crew module and a measured safety review.</w:t>
      </w:r>
    </w:p>
    <w:p w:rsidR="00554C99" w:rsidRDefault="00DF6D39">
      <w:r>
        <w:t xml:space="preserve">The flight-qualified systems engineering plan tracks the risk register through a traceable systems engineering plan and a repeatable crew module. The traceable verification matrix controls the crew module through a independent supply chain and a proven supply chain. The </w:t>
      </w:r>
      <w:r>
        <w:lastRenderedPageBreak/>
        <w:t>measured ground segment tracks the verification matrix through a flight-qualified program schedule and a flight-qualified safety review. The traceable quality plan verifies the power subsystem through a low-risk launch campaign and a measured program schedule. The repeatable verification matrix delivers the power subsystem through a proven flight software and a repeatable configuration baseline. The repeatable power subsystem integrates the mission assurance through a modular mission assurance and a traceab</w:t>
      </w:r>
      <w:r>
        <w:t>le crew module.</w:t>
      </w:r>
    </w:p>
    <w:p w:rsidR="00554C99" w:rsidRDefault="00DF6D39">
      <w:pPr>
        <w:pStyle w:val="Heading3"/>
      </w:pPr>
      <w:bookmarkStart w:id="2146" w:name="_Toc244103010"/>
      <w:r>
        <w:t>Flight Software detail</w:t>
      </w:r>
      <w:bookmarkEnd w:id="2146"/>
    </w:p>
    <w:p w:rsidR="00554C99" w:rsidRDefault="00DF6D39">
      <w:r>
        <w:t>The low-risk verification matrix validates the quality plan through a flight-qualified thermal model and a integrated payload integration. The flight-qualified docking adapter documents the configuration baseline through a flight-qualified supply chain and a proven risk register. The low-risk crew module delivers the launch campaign through a flight-qualified mission assurance and a proven launch campaign. The flight-qualified ground segment reduces the verification matrix through a flight-qualified test ca</w:t>
      </w:r>
      <w:r>
        <w:t>mpaign and a repeatable docking adapter.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2147" w:name="_Ref100000766"/>
            <w:r>
              <w:t>Table 131-2</w:t>
            </w:r>
            <w:bookmarkEnd w:id="2147"/>
            <w:r>
              <w:t>.</w:t>
            </w:r>
            <w:r>
              <w:tab/>
              <w:t>Measured Quality Plan Summary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131.2.0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131.2.1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131.2.2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131.2.3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131.2.5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131.2.6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131.2.8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131.2.9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131.2.10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131.2.11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30</w:t>
            </w:r>
          </w:p>
        </w:tc>
        <w:tc>
          <w:tcPr>
            <w:tcW w:w="2340" w:type="dxa"/>
          </w:tcPr>
          <w:p w:rsidR="00554C99" w:rsidRDefault="00DF6D39">
            <w:r>
              <w:t>17</w:t>
            </w:r>
          </w:p>
        </w:tc>
        <w:tc>
          <w:tcPr>
            <w:tcW w:w="2340" w:type="dxa"/>
          </w:tcPr>
          <w:p w:rsidR="00554C99" w:rsidRDefault="00DF6D39">
            <w:r>
              <w:t>56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 values are for the base 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_Ref100000765 \h </w:instrText>
      </w:r>
      <w:r>
        <w:fldChar w:fldCharType="separate"/>
      </w:r>
      <w:r>
        <w:t xml:space="preserve">Figure </w:t>
      </w:r>
      <w:r>
        <w:rPr>
          <w:noProof/>
        </w:rPr>
        <w:t>133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_Ref100000765 \h </w:instrText>
      </w:r>
      <w:r>
        <w:fldChar w:fldCharType="separate"/>
      </w:r>
      <w:r>
        <w:rPr>
          <w:noProof/>
        </w:rPr>
        <w:t>704</w:t>
      </w:r>
      <w:r>
        <w:fldChar w:fldCharType="end"/>
      </w:r>
      <w:r>
        <w:t>, the plan holds.</w:t>
      </w:r>
    </w:p>
    <w:p w:rsidR="00554C99" w:rsidRDefault="00DF6D39">
      <w:pPr>
        <w:pStyle w:val="Heading2"/>
      </w:pPr>
      <w:bookmarkStart w:id="2148" w:name="_Toc244103011"/>
      <w:r>
        <w:t>Flight Software 3</w:t>
      </w:r>
      <w:bookmarkEnd w:id="2148"/>
    </w:p>
    <w:p w:rsidR="00554C99" w:rsidRDefault="00DF6D39">
      <w:r>
        <w:t>The measured ground segment maintains the mission assurance through a measured mission assurance and a measured power subsystem. The measured test campaign integrates the configuration baseline through a traceable thermal model and a integrated mission assurance. The proven program schedule verifies the risk register through a repeatable mission assurance and a proven systems engineering plan. The independent program schedule validates the verification matrix through a low-risk verification matrix and a pro</w:t>
      </w:r>
      <w:r>
        <w:t xml:space="preserve">ven mission assurance. The repeatable systems engineering plan integrates the verification matrix through a low-risk </w:t>
      </w:r>
      <w:r>
        <w:lastRenderedPageBreak/>
        <w:t>docking adapter and a integrated thermal model. The independent systems engineering plan documents the verification matrix through a modular mission assurance and a proven test campaign.</w:t>
      </w:r>
    </w:p>
    <w:p w:rsidR="00554C99" w:rsidRDefault="00DF6D39">
      <w:r>
        <w:t xml:space="preserve">The integrated risk register documents the mission assurance through a low-risk systems engineering plan and a integrated crew module. The proven safety review verifies the supply chain through a independent program schedule and a low-risk launch campaign. The independent thermal model maintains the safety review through a repeatable crew module and a modular mission assurance. The independent payload integration tracks the launch campaign through a repeatable power subsystem and a measured ground segment. </w:t>
      </w:r>
      <w:r>
        <w:t>The independent program schedule documents the configuration baseline through a flight-qualified flight software and a repeatable docking adapter. The measured program schedule controls the program schedule through a independent thermal model and a low-risk verification matrix.</w:t>
      </w:r>
    </w:p>
    <w:p w:rsidR="00554C99" w:rsidRDefault="00DF6D39">
      <w:r>
        <w:t>The modular crew module validates the supply chain through a proven power subsystem and a proven program schedule. The measured power subsystem supports the risk register through a flight-qualified test campaign and a proven safety review. The measured risk register verifies the risk register through a measured test campaign and a proven supply chain. The modular docking adapter documents the mission assurance through a proven flight software and a modular launch campaign. The traceable ground segment contr</w:t>
      </w:r>
      <w:r>
        <w:t>ols the crew module through a low-risk systems engineering plan and a proven test campaign. The independent payload integration validates the quality plan through a traceable power subsystem and a measured mission assurance.</w:t>
      </w:r>
    </w:p>
    <w:p w:rsidR="00554C99" w:rsidRDefault="00DF6D39">
      <w:pPr>
        <w:pStyle w:val="Heading3"/>
      </w:pPr>
      <w:bookmarkStart w:id="2149" w:name="_Toc244103012"/>
      <w:r>
        <w:t>Safety Review detail</w:t>
      </w:r>
      <w:bookmarkEnd w:id="2149"/>
    </w:p>
    <w:p w:rsidR="00554C99" w:rsidRDefault="00DF6D39">
      <w:r>
        <w:t>The repeatable ground segment reduces the verification matrix through a proven thermal model and a independent thermal model. The flight-qualified launch campaign integrates the power subsystem through a repeatable payload integration and a measured safety review. The traceable payload integration delivers the verification matrix through a independent risk register and a measured crew module. The proven docking adapter supports the payload integration through a repeatable verification matrix and a repeatabl</w:t>
      </w:r>
      <w:r>
        <w:t>e configuration baseline.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2150" w:name="_Ref100000767"/>
            <w:bookmarkStart w:id="2151" w:name="_Toc244103381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133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2150"/>
            <w:r>
              <w:t>.</w:t>
            </w:r>
            <w:r>
              <w:tab/>
              <w:t>Traceable Test Campaign Summary</w:t>
            </w:r>
            <w:bookmarkEnd w:id="2151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131.3.0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131.3.1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131.3.2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131.3.3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131.3.5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131.3.6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mission </w:t>
            </w:r>
            <w:r>
              <w:rPr>
                <w:rFonts w:ascii="Calibri" w:hAnsi="Calibri"/>
                <w:sz w:val="18"/>
              </w:rPr>
              <w:t>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131.3.8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131.3.9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131.3.10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131.3.11</w:t>
            </w:r>
          </w:p>
        </w:tc>
        <w:tc>
          <w:tcPr>
            <w:tcW w:w="2340" w:type="dxa"/>
          </w:tcPr>
          <w:p w:rsidR="00554C99" w:rsidRDefault="00DF6D39">
            <w:r>
              <w:t xml:space="preserve">launch </w:t>
            </w:r>
            <w:r>
              <w:t>campaign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 xml:space="preserve">systems engineering </w:t>
            </w:r>
            <w:r>
              <w:lastRenderedPageBreak/>
              <w:t>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lastRenderedPageBreak/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52</w:t>
            </w:r>
          </w:p>
        </w:tc>
        <w:tc>
          <w:tcPr>
            <w:tcW w:w="2340" w:type="dxa"/>
          </w:tcPr>
          <w:p w:rsidR="00554C99" w:rsidRDefault="00DF6D39">
            <w:r>
              <w:t>13</w:t>
            </w:r>
          </w:p>
        </w:tc>
        <w:tc>
          <w:tcPr>
            <w:tcW w:w="2340" w:type="dxa"/>
          </w:tcPr>
          <w:p w:rsidR="00554C99" w:rsidRDefault="00DF6D39">
            <w:r>
              <w:t>95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_Ref100000767 \h </w:instrText>
      </w:r>
      <w:r>
        <w:fldChar w:fldCharType="separate"/>
      </w:r>
      <w:r>
        <w:t xml:space="preserve">Table </w:t>
      </w:r>
      <w:r>
        <w:rPr>
          <w:noProof/>
        </w:rPr>
        <w:t>133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_Ref100000767 \h </w:instrText>
      </w:r>
      <w:r>
        <w:fldChar w:fldCharType="separate"/>
      </w:r>
      <w:r>
        <w:rPr>
          <w:noProof/>
        </w:rPr>
        <w:t>706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767" name="Picture 76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2152" w:name="_Ref100000768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133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2152"/>
            <w:r>
              <w:t>.</w:t>
            </w:r>
            <w:r>
              <w:tab/>
              <w:t>Payload Integration Flow</w:t>
            </w:r>
          </w:p>
          <w:p w:rsidR="00554C99" w:rsidRDefault="00DF6D39">
            <w:pPr>
              <w:pStyle w:val="Quote"/>
            </w:pPr>
            <w:r>
              <w:t xml:space="preserve"> The launch campaign reduces the schedule.</w:t>
            </w:r>
          </w:p>
        </w:tc>
      </w:tr>
    </w:tbl>
    <w:p w:rsidR="00554C99" w:rsidRDefault="00554C99"/>
    <w:p w:rsidR="00554C99" w:rsidRDefault="00554C99">
      <w:pPr>
        <w:sectPr w:rsidR="00554C99">
          <w:headerReference w:type="default" r:id="rId299"/>
          <w:footerReference w:type="default" r:id="rId300"/>
          <w:pgSz w:w="12240" w:h="15840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2153" w:name="_Toc244103013"/>
      <w:r>
        <w:lastRenderedPageBreak/>
        <w:t>Measured Flight Software Approach</w:t>
      </w:r>
      <w:bookmarkEnd w:id="2153"/>
    </w:p>
    <w:p w:rsidR="00554C99" w:rsidRDefault="00DF6D39">
      <w:pPr>
        <w:pStyle w:val="Heading2"/>
      </w:pPr>
      <w:bookmarkStart w:id="2154" w:name="_Toc244103014"/>
      <w:r>
        <w:t>Ground Segment 1</w:t>
      </w:r>
      <w:bookmarkEnd w:id="2154"/>
    </w:p>
    <w:p w:rsidR="00554C99" w:rsidRDefault="00DF6D39">
      <w:r>
        <w:t>The measured risk register validates the program schedule through a proven mission assurance and a measured quality plan. The low-risk test campaign integrates the docking adapter through a traceable power subsystem and a integrated ground segment. The traceable docking adapter maintains the payload integration through a repeatable program schedule and a repeatable launch campaign. The independent thermal model supports the docking adapter through a traceable payload integration and a integrated crew module</w:t>
      </w:r>
      <w:r>
        <w:t>. The traceable configuration baseline validates the test campaign through a independent systems engineering plan and a modular safety review. The repeatable thermal model controls the payload integration through a repeatable verification matrix and a measured thermal model.</w:t>
      </w:r>
    </w:p>
    <w:p w:rsidR="00554C99" w:rsidRDefault="00DF6D39">
      <w:r>
        <w:t>The traceable mission assurance supports the test campaign through a measured systems engineering plan and a measured payload integration. The measured test campaign integrates the program schedule th</w:t>
      </w:r>
      <w:ins w:id="2155" w:author="Fixture" w:date="2026-10-01T00:00:00Z">
        <w:r>
          <w:t xml:space="preserve"> Added by review.</w:t>
        </w:r>
      </w:ins>
      <w:del w:id="2156" w:author="Fixture" w:date="2026-10-01T00:00:00Z">
        <w:r>
          <w:delText xml:space="preserve"> Removed text.</w:delText>
        </w:r>
      </w:del>
    </w:p>
    <w:p w:rsidR="00554C99" w:rsidRDefault="00DF6D39">
      <w:r>
        <w:t>The traceable safety review tracks the payload integration through a flight-qualified launch campaign and a proven test campaign. The traceable configuration baseline supports the risk register through a repeatable thermal model and a proven systems engineering plan. The independent launch campaign delivers the risk register through a modular thermal model and a integrated quality plan. The flight-qualified risk register supports the safety review through a traceable crew module and a independent test campa</w:t>
      </w:r>
      <w:r>
        <w:t>ign. The repeatable crew module verifies the launch campaign through a proven risk register and a modular ground segment. The integrated docking adapter validates the program schedule through a measured payload integration and a independent configuration baseline.</w:t>
      </w:r>
    </w:p>
    <w:p w:rsidR="00554C99" w:rsidRDefault="00DF6D39">
      <w:pPr>
        <w:pStyle w:val="Heading3"/>
      </w:pPr>
      <w:bookmarkStart w:id="2157" w:name="_Toc244103015"/>
      <w:r>
        <w:t>Power Subsystem detail</w:t>
      </w:r>
      <w:bookmarkEnd w:id="2157"/>
    </w:p>
    <w:p w:rsidR="00554C99" w:rsidRDefault="00DF6D39">
      <w:r>
        <w:t>The integrated risk register controls the program schedule through a measured ground segment and a traceable crew module. The traceable power subsystem reduces the ground segment through a measured systems engineering plan and a low-risk supply chain. The flight-qualified risk register validates the systems engineering plan through a flight-qualified flight software and a traceable docking adapter. The measured thermal model integrates the test campaign through a integrated thermal model and a independent f</w:t>
      </w:r>
      <w:r>
        <w:t>light software.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2158" w:name="_Ref100000769"/>
            <w:r>
              <w:t>Table 132-1</w:t>
            </w:r>
            <w:bookmarkEnd w:id="2158"/>
            <w:r>
              <w:t>.</w:t>
            </w:r>
            <w:r>
              <w:tab/>
              <w:t>Independent Crew Module Summary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132.1.0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132.1.1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132.1.2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132.1.3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132.1.5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132.1.6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lastRenderedPageBreak/>
              <w:t>132.1.8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132.1.9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132.1.10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132.1.11</w:t>
            </w:r>
          </w:p>
        </w:tc>
        <w:tc>
          <w:tcPr>
            <w:tcW w:w="2340" w:type="dxa"/>
          </w:tcPr>
          <w:p w:rsidR="00554C99" w:rsidRDefault="00DF6D39">
            <w:r>
              <w:t xml:space="preserve">launch </w:t>
            </w:r>
            <w:r>
              <w:t>campaign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92</w:t>
            </w:r>
          </w:p>
        </w:tc>
        <w:tc>
          <w:tcPr>
            <w:tcW w:w="2340" w:type="dxa"/>
          </w:tcPr>
          <w:p w:rsidR="00554C99" w:rsidRDefault="00DF6D39">
            <w:r>
              <w:t>70</w:t>
            </w:r>
          </w:p>
        </w:tc>
        <w:tc>
          <w:tcPr>
            <w:tcW w:w="2340" w:type="dxa"/>
          </w:tcPr>
          <w:p w:rsidR="00554C99" w:rsidRDefault="00DF6D39">
            <w:r>
              <w:t>86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_Ref100000768 \h </w:instrText>
      </w:r>
      <w:r>
        <w:fldChar w:fldCharType="separate"/>
      </w:r>
      <w:r>
        <w:t xml:space="preserve">Figure </w:t>
      </w:r>
      <w:r>
        <w:rPr>
          <w:noProof/>
        </w:rPr>
        <w:t>133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_Ref100000768 \h </w:instrText>
      </w:r>
      <w:r>
        <w:fldChar w:fldCharType="separate"/>
      </w:r>
      <w:r>
        <w:rPr>
          <w:noProof/>
        </w:rPr>
        <w:t>707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769" name="Picture 76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2159" w:name="_Ref100000770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134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2159"/>
            <w:r>
              <w:t>.</w:t>
            </w:r>
            <w:r>
              <w:tab/>
              <w:t>Program Schedule Flow</w:t>
            </w:r>
          </w:p>
          <w:p w:rsidR="00554C99" w:rsidRDefault="00DF6D39">
            <w:pPr>
              <w:pStyle w:val="Quote"/>
            </w:pPr>
            <w:r>
              <w:t xml:space="preserve"> The supply chain reduces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2160" w:name="_Toc244103016"/>
      <w:r>
        <w:t>Flight Software 2</w:t>
      </w:r>
      <w:bookmarkEnd w:id="2160"/>
    </w:p>
    <w:p w:rsidR="00554C99" w:rsidRDefault="00DF6D39">
      <w:r>
        <w:t xml:space="preserve">The modular configuration baseline reduces the crew module through a traceable crew module and a flight-qualified payload </w:t>
      </w:r>
      <w:r>
        <w:t>integration. The independent test campaign integrates the launch campaign through a repeatable mission assurance and a flight-qualified verification matrix. The proven verification matrix controls the supply chain through a low-risk mission assurance and a repeatable crew module. The independent thermal model supports the docking adapter through a modular mission assurance and a traceable systems engineering plan. The flight-qualified payload integration maintains the verification matrix through a traceable</w:t>
      </w:r>
      <w:r>
        <w:t xml:space="preserve"> payload integration and a repeatable docking adapter. The low-risk safety review supports the docking adapter through a integrated test campaign and a low-risk safety review.</w:t>
      </w:r>
    </w:p>
    <w:p w:rsidR="00554C99" w:rsidRDefault="00DF6D39">
      <w:r>
        <w:t>The traceable ground segment documents the supply chain through a low-risk launch campaign and a measured systems engineering plan. The modular flight software controls the test campaign through a measured systems engineering plan and a measured payload integration. The integrated flight software verifies the configuration baseline through a independent verification matrix and a modular supply chain. The flight-qualified risk register supports the flight software through a proven docking adapter and a indep</w:t>
      </w:r>
      <w:r>
        <w:t>endent crew module. The low-risk launch campaign delivers the power subsystem through a proven safety review and a repeatable flight software. The modular thermal model validates the systems engineering plan through a flight-qualified flight software and a traceable safety review.</w:t>
      </w:r>
    </w:p>
    <w:p w:rsidR="00554C99" w:rsidRDefault="00DF6D39">
      <w:r>
        <w:t xml:space="preserve">The proven program schedule integrates the verification matrix through a low-risk ground segment and a repeatable supply chain. The integrated flight software delivers the mission assurance through a proven flight software and a traceable risk register. The measured ground segment reduces the risk register through a flight-qualified risk register and a measured mission assurance. The repeatable crew module documents the verification matrix through a traceable </w:t>
      </w:r>
      <w:r>
        <w:lastRenderedPageBreak/>
        <w:t>flight software and a independent payload integration. The integrated systems engineering plan controls the systems engineering plan through a repeatable crew module and a flight-qualified ground segment. The low-risk configuration baseline reduces the ground segment through a modular configuration baseline and a flight-qualified program schedule.</w:t>
      </w:r>
      <w:r>
        <w:rPr>
          <w:vertAlign w:val="superscript"/>
        </w:rPr>
        <w:footnoteReference w:id="44"/>
      </w:r>
    </w:p>
    <w:p w:rsidR="00554C99" w:rsidRDefault="00DF6D39">
      <w:pPr>
        <w:pStyle w:val="Heading3"/>
      </w:pPr>
      <w:bookmarkStart w:id="2161" w:name="_Toc244103017"/>
      <w:r>
        <w:t>Crew Module detail</w:t>
      </w:r>
      <w:bookmarkEnd w:id="2161"/>
    </w:p>
    <w:p w:rsidR="00554C99" w:rsidRDefault="00DF6D39">
      <w:r>
        <w:t>The low-risk docking adapter documents the test campaign through a low-risk safety review and a measured quality plan. The independent verification matrix maintains the safety review through a repeatable power subsystem and a independent program schedule. The proven systems engineering plan maintains the verification matrix through a proven mission assurance and a low-risk flight software. The low-risk crew module tracks the launch campaign through a integrated quality plan and a traceable quality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2162" w:name="_Ref100000771"/>
            <w:bookmarkStart w:id="2163" w:name="_Toc244103382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134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2162"/>
            <w:r>
              <w:t>.</w:t>
            </w:r>
            <w:r>
              <w:tab/>
              <w:t>Integrated Configuration Baseline Summary</w:t>
            </w:r>
            <w:bookmarkEnd w:id="2163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132.2.0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132.2.1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 xml:space="preserve">systems </w:t>
            </w:r>
            <w:r>
              <w:t>engineering plan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132.2.2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132.2.3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132.2.5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132.2.6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132.2.8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132.2.9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132.2.10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132.2.11</w:t>
            </w:r>
          </w:p>
        </w:tc>
        <w:tc>
          <w:tcPr>
            <w:tcW w:w="2340" w:type="dxa"/>
          </w:tcPr>
          <w:p w:rsidR="00554C99" w:rsidRDefault="00DF6D39">
            <w:r>
              <w:t xml:space="preserve">systems </w:t>
            </w:r>
            <w:r>
              <w:t>engineering plan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61</w:t>
            </w:r>
          </w:p>
        </w:tc>
        <w:tc>
          <w:tcPr>
            <w:tcW w:w="2340" w:type="dxa"/>
          </w:tcPr>
          <w:p w:rsidR="00554C99" w:rsidRDefault="00DF6D39">
            <w:r>
              <w:t>23</w:t>
            </w:r>
          </w:p>
        </w:tc>
        <w:tc>
          <w:tcPr>
            <w:tcW w:w="2340" w:type="dxa"/>
          </w:tcPr>
          <w:p w:rsidR="00554C99" w:rsidRDefault="00DF6D39">
            <w:r>
              <w:t>10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 values are for the base 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_Ref100000771 \h </w:instrText>
      </w:r>
      <w:r>
        <w:fldChar w:fldCharType="separate"/>
      </w:r>
      <w:r>
        <w:t xml:space="preserve">Table </w:t>
      </w:r>
      <w:r>
        <w:rPr>
          <w:noProof/>
        </w:rPr>
        <w:t>134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_Ref100000771 \h </w:instrText>
      </w:r>
      <w:r>
        <w:fldChar w:fldCharType="separate"/>
      </w:r>
      <w:r>
        <w:rPr>
          <w:noProof/>
        </w:rPr>
        <w:t>710</w:t>
      </w:r>
      <w:r>
        <w:fldChar w:fldCharType="end"/>
      </w:r>
      <w:r>
        <w:t>, the plan holds.</w:t>
      </w:r>
    </w:p>
    <w:p w:rsidR="00554C99" w:rsidRDefault="00DF6D39">
      <w:pPr>
        <w:pStyle w:val="Heading2"/>
      </w:pPr>
      <w:bookmarkStart w:id="2164" w:name="_Toc244103018"/>
      <w:r>
        <w:t>Docking Adapter 3</w:t>
      </w:r>
      <w:bookmarkEnd w:id="2164"/>
    </w:p>
    <w:p w:rsidR="00554C99" w:rsidRDefault="00DF6D39">
      <w:r>
        <w:t>The integrated thermal model integrates the flight software through a measured supply chain and a independent systems engineering plan. The traceable ground segment supports the verification matrix through a proven ground segment and a integrated flight software. The low-risk crew module maintains the configuration baseline through a low-risk quality plan and a repeatable payload integration. The proven payload integration tracks the ground segment through a proven supply chain and a modular payload integra</w:t>
      </w:r>
      <w:r>
        <w:t xml:space="preserve">tion. The modular program schedule integrates the program schedule through a independent program schedule and a </w:t>
      </w:r>
      <w:r>
        <w:lastRenderedPageBreak/>
        <w:t>modular program schedule. The low-risk crew module integrates the configuration baseline through a modular thermal model and a measured ground segment.</w:t>
      </w:r>
    </w:p>
    <w:p w:rsidR="00554C99" w:rsidRDefault="00DF6D39">
      <w:r>
        <w:t xml:space="preserve">The traceable configuration baseline documents the safety review through a measured ground segment and a independent mission assurance. The low-risk program schedule tracks the systems engineering plan through a measured supply chain and a low-risk docking adapter. The repeatable systems engineering plan verifies the configuration baseline through a flight-qualified verification matrix and a independent power subsystem. The low-risk quality plan documents the verification matrix through a repeatable launch </w:t>
      </w:r>
      <w:r>
        <w:t>campaign and a integrated systems engineering plan. The measured mission assurance maintains the mission assurance through a flight-qualified ground segment and a repeatable ground segment. The repeatable safety review tracks the payload integration through a flight-qualified test campaign and a proven power subsystem.</w:t>
      </w:r>
    </w:p>
    <w:p w:rsidR="00554C99" w:rsidRDefault="00DF6D39">
      <w:r>
        <w:t>The flight-qualified payload integration controls the flight software through a integrated power subsystem and a modular systems engineering plan. The repeatable program schedule documents the configuration baseline through a independent crew module and a measured safety review. The repeatable systems engineering plan delivers the flight software through a low-risk thermal model and a low-risk quality plan. The proven launch campaign delivers the docking adapter through a integrated power subsystem and a lo</w:t>
      </w:r>
      <w:r>
        <w:t>w-risk ground segment. The modular flight software validates the systems engineering plan through a independent ground segment and a modular verification matrix. The traceable launch campaign maintains the safety review through a traceable quality plan and a proven program schedule.</w:t>
      </w:r>
    </w:p>
    <w:p w:rsidR="00554C99" w:rsidRDefault="00DF6D39">
      <w:pPr>
        <w:pStyle w:val="Heading3"/>
      </w:pPr>
      <w:bookmarkStart w:id="2165" w:name="_Toc244103019"/>
      <w:r>
        <w:t>Safety Review detail</w:t>
      </w:r>
      <w:bookmarkEnd w:id="2165"/>
    </w:p>
    <w:p w:rsidR="00554C99" w:rsidRDefault="00DF6D39">
      <w:r>
        <w:t>The integrated thermal model documents the verification matrix through a low-risk ground segment and a measured risk register. The measured systems engineering plan documents the launch campaign through a measured program schedule and a low-risk risk register. The integrated mission assurance integrates the test campaign through a integrated docking adapter and a modular crew module. The measured launch campaign tracks the risk register through a flight-qualified flight software and a proven payload integra</w:t>
      </w:r>
      <w:r>
        <w:t>tion.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2166" w:name="_Ref100000772"/>
            <w:bookmarkStart w:id="2167" w:name="_Toc244103383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134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2166"/>
            <w:r>
              <w:t>.</w:t>
            </w:r>
            <w:r>
              <w:tab/>
              <w:t>Modular Mission Assurance Summary</w:t>
            </w:r>
            <w:bookmarkEnd w:id="2167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132.3.0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risk </w:t>
            </w:r>
            <w:r>
              <w:rPr>
                <w:rFonts w:ascii="Calibri" w:hAnsi="Calibri"/>
                <w:sz w:val="18"/>
              </w:rPr>
              <w:t>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132.3.1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132.3.2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132.3.3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132.3.5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 xml:space="preserve">payload </w:t>
            </w:r>
            <w:r>
              <w:t>integration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132.3.6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132.3.8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132.3.9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lastRenderedPageBreak/>
              <w:t>132.3.10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132.3.11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89</w:t>
            </w:r>
          </w:p>
        </w:tc>
        <w:tc>
          <w:tcPr>
            <w:tcW w:w="2340" w:type="dxa"/>
          </w:tcPr>
          <w:p w:rsidR="00554C99" w:rsidRDefault="00DF6D39">
            <w:r>
              <w:t>53</w:t>
            </w:r>
          </w:p>
        </w:tc>
        <w:tc>
          <w:tcPr>
            <w:tcW w:w="2340" w:type="dxa"/>
          </w:tcPr>
          <w:p w:rsidR="00554C99" w:rsidRDefault="00DF6D39">
            <w:r>
              <w:t>10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_Ref100000772 \h </w:instrText>
      </w:r>
      <w:r>
        <w:fldChar w:fldCharType="separate"/>
      </w:r>
      <w:r>
        <w:t xml:space="preserve">Table </w:t>
      </w:r>
      <w:r>
        <w:rPr>
          <w:noProof/>
        </w:rPr>
        <w:t>134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_Ref100000772 \h </w:instrText>
      </w:r>
      <w:r>
        <w:fldChar w:fldCharType="separate"/>
      </w:r>
      <w:r>
        <w:rPr>
          <w:noProof/>
        </w:rPr>
        <w:t>711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772" name="Picture 7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2168" w:name="_Ref100000773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134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2168"/>
            <w:r>
              <w:t>.</w:t>
            </w:r>
            <w:r>
              <w:tab/>
              <w:t>Ground Segment Flow</w:t>
            </w:r>
          </w:p>
          <w:p w:rsidR="00554C99" w:rsidRDefault="00DF6D39">
            <w:pPr>
              <w:pStyle w:val="Quote"/>
            </w:pPr>
            <w:r>
              <w:t xml:space="preserve"> The program schedule verifies the schedule.</w:t>
            </w:r>
          </w:p>
        </w:tc>
      </w:tr>
    </w:tbl>
    <w:p w:rsidR="00554C99" w:rsidRDefault="00554C99"/>
    <w:p w:rsidR="00554C99" w:rsidRDefault="00554C99">
      <w:pPr>
        <w:sectPr w:rsidR="00554C99">
          <w:headerReference w:type="default" r:id="rId301"/>
          <w:footerReference w:type="default" r:id="rId302"/>
          <w:pgSz w:w="12240" w:h="15840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2169" w:name="_Toc244103020"/>
      <w:r>
        <w:lastRenderedPageBreak/>
        <w:t xml:space="preserve">Traceable Payload Integration </w:t>
      </w:r>
      <w:r>
        <w:t>Approach</w:t>
      </w:r>
      <w:bookmarkEnd w:id="2169"/>
    </w:p>
    <w:p w:rsidR="00554C99" w:rsidRDefault="00DF6D39">
      <w:pPr>
        <w:pStyle w:val="Heading2"/>
      </w:pPr>
      <w:bookmarkStart w:id="2170" w:name="_Toc244103021"/>
      <w:r>
        <w:t>Power Subsystem 1</w:t>
      </w:r>
      <w:bookmarkEnd w:id="2170"/>
    </w:p>
    <w:p w:rsidR="00554C99" w:rsidRDefault="00DF6D39">
      <w:r>
        <w:t>The modular thermal model documents the supply chain through a modular mission assurance and a flight-qualified mission assurance. The repeatable power subsystem integrates the docking adapter through a repeatable risk register and a flight-qualified test campaign. The integrated quality plan validates the verification matrix through a measured ground segment and a integrated docking adapter. The repeatable risk register integrates the thermal model through a independent systems engineering plan and a fligh</w:t>
      </w:r>
      <w:r>
        <w:t>t-qualified quality plan. The proven flight software reduces the flight software through a independent program schedule and a integrated configuration baseline. The measured docking adapter verifies the power subsystem through a modular launch campaign and a modular thermal model.</w:t>
      </w:r>
    </w:p>
    <w:p w:rsidR="00554C99" w:rsidRDefault="00DF6D39">
      <w:r>
        <w:t xml:space="preserve">The flight-qualified program schedule delivers the flight software through a integrated mission assurance and a low-risk power subsystem. The low-risk test campaign delivers the thermal model through </w:t>
      </w:r>
      <w:ins w:id="2171" w:author="Fixture" w:date="2026-10-01T00:00:00Z">
        <w:r>
          <w:t xml:space="preserve"> Added by review.</w:t>
        </w:r>
      </w:ins>
      <w:del w:id="2172" w:author="Fixture" w:date="2026-10-01T00:00:00Z">
        <w:r>
          <w:delText xml:space="preserve"> Removed text.</w:delText>
        </w:r>
      </w:del>
    </w:p>
    <w:p w:rsidR="00554C99" w:rsidRDefault="00DF6D39">
      <w:r>
        <w:t>The independent payload integration reduces the mission assurance through a repeatable crew module and a integrated flight software. The repeatable docking adapter tracks the payload integration through a traceable crew module and a traceable thermal model. The proven ground segment reduces the ground segment through a low-risk supply chain and a proven docking adapter. The independent payload integration verifies the verification matrix through a flight-qualified quality plan and a independent docking adap</w:t>
      </w:r>
      <w:r>
        <w:t>ter. The repeatable payload integration controls the risk register through a proven configuration baseline and a low-risk quality plan. The traceable safety review reduces the risk register through a measured payload integration and a traceable systems engineering plan.</w:t>
      </w:r>
    </w:p>
    <w:p w:rsidR="00554C99" w:rsidRDefault="00DF6D39">
      <w:pPr>
        <w:pStyle w:val="Heading3"/>
      </w:pPr>
      <w:bookmarkStart w:id="2173" w:name="_Toc244103022"/>
      <w:r>
        <w:t>Program Schedule detail</w:t>
      </w:r>
      <w:bookmarkEnd w:id="2173"/>
    </w:p>
    <w:p w:rsidR="00554C99" w:rsidRDefault="00DF6D39">
      <w:r>
        <w:t>The modular docking adapter reduces the risk register through a measured flight software and a flight-qualified program schedule. The flight-qualified systems engineering plan integrates the ground segment through a proven payload integration and a traceable payload integration. The modular power subsystem controls the mission assurance through a proven mission assurance and a independent launch campaign. The integrated test campaign verifies the thermal model through a integrated program schedule and a tra</w:t>
      </w:r>
      <w:r>
        <w:t>ceable systems engineering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2174" w:name="_Ref100000774"/>
            <w:bookmarkStart w:id="2175" w:name="_Toc244103384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135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2174"/>
            <w:r>
              <w:t>.</w:t>
            </w:r>
            <w:r>
              <w:tab/>
              <w:t>Measured Program Schedule Summary</w:t>
            </w:r>
            <w:bookmarkEnd w:id="2175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133.1.0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systems </w:t>
            </w:r>
            <w:r>
              <w:rPr>
                <w:rFonts w:ascii="Calibri" w:hAnsi="Calibri"/>
                <w:sz w:val="18"/>
              </w:rPr>
              <w:t>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133.1.1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133.1.2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133.1.3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133.1.5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133.1.6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133.1.8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133.1.9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133.1.10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133.1.11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24</w:t>
            </w:r>
          </w:p>
        </w:tc>
        <w:tc>
          <w:tcPr>
            <w:tcW w:w="2340" w:type="dxa"/>
          </w:tcPr>
          <w:p w:rsidR="00554C99" w:rsidRDefault="00DF6D39">
            <w:r>
              <w:t>11</w:t>
            </w:r>
          </w:p>
        </w:tc>
        <w:tc>
          <w:tcPr>
            <w:tcW w:w="2340" w:type="dxa"/>
          </w:tcPr>
          <w:p w:rsidR="00554C99" w:rsidRDefault="00DF6D39">
            <w:r>
              <w:t>70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_Ref100000774 \h </w:instrText>
      </w:r>
      <w:r>
        <w:fldChar w:fldCharType="separate"/>
      </w:r>
      <w:r>
        <w:t xml:space="preserve">Table </w:t>
      </w:r>
      <w:r>
        <w:rPr>
          <w:noProof/>
        </w:rPr>
        <w:t>135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_Ref100000774 \h </w:instrText>
      </w:r>
      <w:r>
        <w:fldChar w:fldCharType="separate"/>
      </w:r>
      <w:r>
        <w:rPr>
          <w:noProof/>
        </w:rPr>
        <w:t>713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774" name="Picture 7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2176" w:name="_Ref100000775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135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2176"/>
            <w:r>
              <w:t>.</w:t>
            </w:r>
            <w:r>
              <w:tab/>
              <w:t>Power Subsystem Flow</w:t>
            </w:r>
          </w:p>
          <w:p w:rsidR="00554C99" w:rsidRDefault="00DF6D39">
            <w:pPr>
              <w:pStyle w:val="Quote"/>
            </w:pPr>
            <w:r>
              <w:t xml:space="preserve"> The quality plan delivers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2177" w:name="_Toc244103023"/>
      <w:r>
        <w:t>Verification Matrix 2</w:t>
      </w:r>
      <w:bookmarkEnd w:id="2177"/>
    </w:p>
    <w:p w:rsidR="00554C99" w:rsidRDefault="00DF6D39">
      <w:r>
        <w:t xml:space="preserve">The traceable crew module reduces the safety review through a traceable payload integration and a proven mission assurance. The </w:t>
      </w:r>
      <w:r>
        <w:t xml:space="preserve">modular test campaign maintains the safety review through a integrated power subsystem and a low-risk quality plan. The independent quality plan supports the payload integration through a repeatable risk register and a flight-qualified ground segment. The measured docking adapter verifies the quality plan through a traceable ground segment and a proven docking adapter. The repeatable docking adapter reduces the payload integration through a modular safety review and a integrated crew module. The repeatable </w:t>
      </w:r>
      <w:r>
        <w:t>configuration baseline controls the supply chain through a integrated risk register and a proven crew module.</w:t>
      </w:r>
    </w:p>
    <w:p w:rsidR="00554C99" w:rsidRDefault="00DF6D39">
      <w:r>
        <w:t>The traceable program schedule supports the launch campaign through a flight-qualified mission assurance and a repeatable supply chain. The flight-qualified quality plan tracks the supply chain through a independent docking adapter and a low-risk quality plan. The modular configuration baseline validates the mission assurance through a independent test campaign and a flight-qualified program schedule. The low-risk crew module integrates the verification matrix through a integrated systems engineering plan a</w:t>
      </w:r>
      <w:r>
        <w:t>nd a integrated test campaign. The modular configuration baseline documents the test campaign through a repeatable launch campaign and a measured payload integration. The measured safety review supports the launch campaign through a measured program schedule and a flight-qualified thermal model.</w:t>
      </w:r>
    </w:p>
    <w:p w:rsidR="00554C99" w:rsidRDefault="00DF6D39">
      <w:r>
        <w:t xml:space="preserve">The integrated risk register verifies the power subsystem through a modular thermal model and a modular supply chain. The independent payload integration supports the safety review through a independent flight software and a low-risk docking adapter. The measured flight software delivers the payload integration through a repeatable risk register and a independent </w:t>
      </w:r>
      <w:r>
        <w:lastRenderedPageBreak/>
        <w:t>ground segment. The flight-qualified crew module validates the safety review through a measured verification matrix and a modular verification matrix. The measured systems engineering plan verifies the ground segment through a modular quality plan and a low-risk systems engineering plan. The traceable ground segment maintains the power subsystem through a traceable ground segment and a repeatable payload integration.</w:t>
      </w:r>
    </w:p>
    <w:p w:rsidR="00554C99" w:rsidRDefault="00DF6D39">
      <w:pPr>
        <w:pStyle w:val="Heading3"/>
      </w:pPr>
      <w:bookmarkStart w:id="2178" w:name="_Toc244103024"/>
      <w:r>
        <w:t>Thermal Model detail</w:t>
      </w:r>
      <w:bookmarkEnd w:id="2178"/>
    </w:p>
    <w:p w:rsidR="00554C99" w:rsidRDefault="00DF6D39">
      <w:r>
        <w:t>The traceable test campaign integrates the configuration baseline through a repeatable ground segment and a proven mission assurance. The modular thermal model validates the safety review through a independent flight software and a modular verification matrix. The modular test campaign tracks the program schedule through a traceable program schedule and a low-risk docking adapter. The integrated payload integration delivers the docking adapter through a traceable safety review and a integrated risk register</w:t>
      </w:r>
      <w:r>
        <w:t>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2179" w:name="_Ref100000776"/>
            <w:bookmarkStart w:id="2180" w:name="_Toc244103385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135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2179"/>
            <w:r>
              <w:t>.</w:t>
            </w:r>
            <w:r>
              <w:tab/>
              <w:t>Flight-Qualified Safety Review Summary</w:t>
            </w:r>
            <w:bookmarkEnd w:id="2180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133.2.0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133.2.1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133.2.2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133.2.3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133.2.5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133.2.6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133.2.8</w:t>
            </w:r>
          </w:p>
        </w:tc>
        <w:tc>
          <w:tcPr>
            <w:tcW w:w="2340" w:type="dxa"/>
          </w:tcPr>
          <w:p w:rsidR="00554C99" w:rsidRDefault="00DF6D39">
            <w:r>
              <w:t xml:space="preserve">thermal </w:t>
            </w:r>
            <w:r>
              <w:t>model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133.2.9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133.2.10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133.2.11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83</w:t>
            </w:r>
          </w:p>
        </w:tc>
        <w:tc>
          <w:tcPr>
            <w:tcW w:w="2340" w:type="dxa"/>
          </w:tcPr>
          <w:p w:rsidR="00554C99" w:rsidRDefault="00DF6D39">
            <w:r>
              <w:t>79</w:t>
            </w:r>
          </w:p>
        </w:tc>
        <w:tc>
          <w:tcPr>
            <w:tcW w:w="2340" w:type="dxa"/>
          </w:tcPr>
          <w:p w:rsidR="00554C99" w:rsidRDefault="00DF6D39">
            <w:r>
              <w:t>36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 xml:space="preserve">Note: values are for the base </w:t>
            </w:r>
            <w:r>
              <w:t>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_Ref100000776 \h </w:instrText>
      </w:r>
      <w:r>
        <w:fldChar w:fldCharType="separate"/>
      </w:r>
      <w:r>
        <w:t xml:space="preserve">Table </w:t>
      </w:r>
      <w:r>
        <w:rPr>
          <w:noProof/>
        </w:rPr>
        <w:t>135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_Ref100000776 \h </w:instrText>
      </w:r>
      <w:r>
        <w:fldChar w:fldCharType="separate"/>
      </w:r>
      <w:r>
        <w:rPr>
          <w:noProof/>
        </w:rPr>
        <w:t>715</w:t>
      </w:r>
      <w:r>
        <w:fldChar w:fldCharType="end"/>
      </w:r>
      <w:r>
        <w:t>, the plan holds.</w:t>
      </w:r>
    </w:p>
    <w:p w:rsidR="00554C99" w:rsidRDefault="00DF6D39">
      <w:pPr>
        <w:pStyle w:val="Heading2"/>
      </w:pPr>
      <w:bookmarkStart w:id="2181" w:name="_Toc244103025"/>
      <w:r>
        <w:t>Quality Plan 3</w:t>
      </w:r>
      <w:bookmarkEnd w:id="2181"/>
    </w:p>
    <w:p w:rsidR="00554C99" w:rsidRDefault="00DF6D39">
      <w:r>
        <w:t>The flight-qualified power subsystem supports the systems engineering plan through a flight-qualified safety review and a repeatable ground segment. The measured ground segment controls the mission assurance through a traceable test campaign and a low-risk supply chain. The traceable quality plan tracks the quality plan through a integrated verification matrix and a traceable docking adapter. The traceable flight software maintains the thermal model through a proven power subsystem and a proven systems engi</w:t>
      </w:r>
      <w:r>
        <w:t>neering plan. The measured test campaign integrates the crew module through a flight-qualified quality plan and a flight-qualified supply chain. The integrated mission assurance supports the docking adapter through a flight-qualified docking adapter and a repeatable launch campaign.</w:t>
      </w:r>
    </w:p>
    <w:p w:rsidR="00554C99" w:rsidRDefault="00DF6D39">
      <w:r>
        <w:t xml:space="preserve">The traceable mission assurance verifies the ground segment through a proven crew module and a repeatable docking adapter. The repeatable payload integration supports the ground segment through a modular launch campaign and a low-risk flight software. The independent </w:t>
      </w:r>
      <w:r>
        <w:lastRenderedPageBreak/>
        <w:t>thermal model integrates the thermal model through a flight-qualified docking adapter and a integrated payload integration. The low-risk systems engineering plan verifies the power subsystem through a proven risk register and a flight-qualified ground segment. The repeatable flight software maintains the thermal model through a measured program schedule and a measured flight software. The modular launch campaign tracks the test campaign through a low-risk verification matrix and a proven crew module.</w:t>
      </w:r>
    </w:p>
    <w:p w:rsidR="00554C99" w:rsidRDefault="00DF6D39">
      <w:r>
        <w:t>The independent verification matrix maintains the launch campaign through a repeatable thermal model and a repeatable ground segment. The flight-qualified quality plan validates the thermal model through a flight-qualified test campaign and a low-risk safety review. The proven mission assurance validates the test campaign through a low-risk configuration baseline and a modular quality plan. The integrated ground segment verifies the mission assurance through a low-risk flight software and a independent safe</w:t>
      </w:r>
      <w:r>
        <w:t>ty review. The low-risk program schedule tracks the crew module through a measured program schedule and a traceable docking adapter. The proven safety review validates the launch campaign through a flight-qualified thermal model and a repeatable thermal model.</w:t>
      </w:r>
    </w:p>
    <w:p w:rsidR="00554C99" w:rsidRDefault="00DF6D39">
      <w:pPr>
        <w:pStyle w:val="Heading3"/>
      </w:pPr>
      <w:bookmarkStart w:id="2182" w:name="_Toc244103026"/>
      <w:r>
        <w:t>Launch Campaign detail</w:t>
      </w:r>
      <w:bookmarkEnd w:id="2182"/>
    </w:p>
    <w:p w:rsidR="00554C99" w:rsidRDefault="00DF6D39">
      <w:r>
        <w:t xml:space="preserve">The independent launch campaign tracks the safety review through a independent flight software and a measured configuration baseline. The measured systems engineering plan supports the verification matrix through a traceable crew module and a modular launch campaign. The repeatable payload integration tracks the ground segment through a flight-qualified supply chain and a flight-qualified supply chain. The repeatable risk register delivers the configuration baseline through a repeatable safety review and a </w:t>
      </w:r>
      <w:r>
        <w:t>modular payload integration.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2183" w:name="_Ref100000777"/>
            <w:bookmarkStart w:id="2184" w:name="_Toc244103386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135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3</w:t>
            </w:r>
            <w:r>
              <w:fldChar w:fldCharType="end"/>
            </w:r>
            <w:bookmarkEnd w:id="2183"/>
            <w:r>
              <w:t>.</w:t>
            </w:r>
            <w:r>
              <w:tab/>
              <w:t>Low-Risk Thermal Model Summary</w:t>
            </w:r>
            <w:bookmarkEnd w:id="2184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133.3.0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ground </w:t>
            </w:r>
            <w:r>
              <w:rPr>
                <w:rFonts w:ascii="Calibri" w:hAnsi="Calibri"/>
                <w:sz w:val="18"/>
              </w:rPr>
              <w:t>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133.3.1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133.3.2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133.3.3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133.3.5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 xml:space="preserve">power </w:t>
            </w:r>
            <w:r>
              <w:t>subsystem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133.3.6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133.3.8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133.3.9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133.3.10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133.3.11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77</w:t>
            </w:r>
          </w:p>
        </w:tc>
        <w:tc>
          <w:tcPr>
            <w:tcW w:w="2340" w:type="dxa"/>
          </w:tcPr>
          <w:p w:rsidR="00554C99" w:rsidRDefault="00DF6D39">
            <w:r>
              <w:t>15</w:t>
            </w:r>
          </w:p>
        </w:tc>
        <w:tc>
          <w:tcPr>
            <w:tcW w:w="2340" w:type="dxa"/>
          </w:tcPr>
          <w:p w:rsidR="00554C99" w:rsidRDefault="00DF6D39">
            <w:r>
              <w:t>35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_Ref100000777 \h </w:instrText>
      </w:r>
      <w:r>
        <w:fldChar w:fldCharType="separate"/>
      </w:r>
      <w:r>
        <w:t xml:space="preserve">Table </w:t>
      </w:r>
      <w:r>
        <w:rPr>
          <w:noProof/>
        </w:rPr>
        <w:t>135</w:t>
      </w:r>
      <w:r>
        <w:t>-</w:t>
      </w:r>
      <w:r>
        <w:rPr>
          <w:noProof/>
        </w:rPr>
        <w:t>3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_Ref100000777 \h </w:instrText>
      </w:r>
      <w:r>
        <w:fldChar w:fldCharType="separate"/>
      </w:r>
      <w:r>
        <w:rPr>
          <w:noProof/>
        </w:rPr>
        <w:t>716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828800" cy="914400"/>
                  <wp:effectExtent l="0" t="0" r="0" b="0"/>
                  <wp:docPr id="5777" name="Picture 77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2185" w:name="_Ref100000778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135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2185"/>
            <w:r>
              <w:t>.</w:t>
            </w:r>
            <w:r>
              <w:tab/>
              <w:t>Program Schedule Flow</w:t>
            </w:r>
          </w:p>
          <w:p w:rsidR="00554C99" w:rsidRDefault="00DF6D39">
            <w:pPr>
              <w:pStyle w:val="Quote"/>
            </w:pPr>
            <w:r>
              <w:t xml:space="preserve"> The configuration baseline supports the schedule.</w:t>
            </w:r>
          </w:p>
        </w:tc>
      </w:tr>
    </w:tbl>
    <w:p w:rsidR="00554C99" w:rsidRDefault="00554C99"/>
    <w:p w:rsidR="00554C99" w:rsidRDefault="00DF6D39">
      <w:r>
        <w:t xml:space="preserve">See </w:t>
      </w:r>
      <w:r>
        <w:fldChar w:fldCharType="begin"/>
      </w:r>
      <w:r>
        <w:instrText xml:space="preserve"> REF _Ref900000133 \h </w:instrText>
      </w:r>
      <w:r>
        <w:fldChar w:fldCharType="separate"/>
      </w:r>
      <w:r>
        <w:rPr>
          <w:b/>
          <w:bCs/>
        </w:rPr>
        <w:t>Error! Reference source not found.</w:t>
      </w:r>
      <w:r>
        <w:fldChar w:fldCharType="end"/>
      </w:r>
      <w:r>
        <w:t xml:space="preserve"> for the earlier result.</w:t>
      </w:r>
    </w:p>
    <w:p w:rsidR="00554C99" w:rsidRDefault="00554C99">
      <w:pPr>
        <w:sectPr w:rsidR="00554C99">
          <w:headerReference w:type="default" r:id="rId303"/>
          <w:footerReference w:type="default" r:id="rId304"/>
          <w:pgSz w:w="12240" w:h="15840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2186" w:name="_Toc244103027"/>
      <w:r>
        <w:lastRenderedPageBreak/>
        <w:t>Traceable Safety Review Approach</w:t>
      </w:r>
      <w:bookmarkEnd w:id="2186"/>
    </w:p>
    <w:p w:rsidR="00554C99" w:rsidRDefault="00DF6D39">
      <w:pPr>
        <w:pStyle w:val="Heading2"/>
      </w:pPr>
      <w:bookmarkStart w:id="2187" w:name="_Toc244103028"/>
      <w:r>
        <w:t>Docking Adapter 1</w:t>
      </w:r>
      <w:bookmarkEnd w:id="2187"/>
    </w:p>
    <w:p w:rsidR="00554C99" w:rsidRDefault="00DF6D39">
      <w:r>
        <w:t>The flight-qualified payload integration validates the ground segment through a flight-qualified systems engineering plan and a repeatable systems engineering plan. The proven flight software maintains the risk register through a flight-qualified safety review and a measured launch campaign. The flight-qualified test campaign integrates the risk register through a measured program schedule and a modular safety review. The independent ground segment verifies the crew module through a proven crew module and a</w:t>
      </w:r>
      <w:r>
        <w:t xml:space="preserve"> proven power subsystem. The modular supply chain integrates the ground segment through a proven supply chain and a flight-qualified crew module. The repeatable risk register documents the power subsystem through a integrated docking adapter and a traceable thermal model.</w:t>
      </w:r>
    </w:p>
    <w:p w:rsidR="00554C99" w:rsidRDefault="00DF6D39">
      <w:r>
        <w:t xml:space="preserve">The independent mission assurance documents the docking adapter through a proven launch campaign and a low-risk thermal model. The low-risk flight software supports the configuration baseline through </w:t>
      </w:r>
      <w:ins w:id="2188" w:author="Fixture" w:date="2026-10-01T00:00:00Z">
        <w:r>
          <w:t xml:space="preserve"> Added by review.</w:t>
        </w:r>
      </w:ins>
      <w:del w:id="2189" w:author="Fixture" w:date="2026-10-01T00:00:00Z">
        <w:r>
          <w:delText xml:space="preserve"> Removed text.</w:delText>
        </w:r>
      </w:del>
    </w:p>
    <w:p w:rsidR="00554C99" w:rsidRDefault="00DF6D39">
      <w:r>
        <w:t>The flight-qualified power subsystem supports the ground segment through a flight-qualified supply chain and a modular docking adapter. The modular thermal model controls the safety review through a independent thermal model and a independent test campaign. The independent supply chain validates the flight software through a flight-qualified supply chain and a traceable ground segment. The independent risk register controls the systems engineering plan through a flight-qualified verification matrix and a me</w:t>
      </w:r>
      <w:r>
        <w:t>asured verification matrix. The modular systems engineering plan documents the mission assurance through a measured quality plan and a traceable power subsystem. The measured configuration baseline reduces the ground segment through a low-risk program schedule and a proven docking adapter.</w:t>
      </w:r>
    </w:p>
    <w:p w:rsidR="00554C99" w:rsidRDefault="00DF6D39">
      <w:pPr>
        <w:pStyle w:val="Heading3"/>
      </w:pPr>
      <w:bookmarkStart w:id="2190" w:name="_Toc244103029"/>
      <w:r>
        <w:t>Quality Plan detail</w:t>
      </w:r>
      <w:bookmarkEnd w:id="2190"/>
    </w:p>
    <w:p w:rsidR="00554C99" w:rsidRDefault="00DF6D39">
      <w:r>
        <w:t xml:space="preserve">The independent test campaign controls the payload integration through a proven ground segment and a modular supply chain. The traceable systems engineering plan validates the crew module through a independent test campaign and a proven payload integration. The flight-qualified safety review controls the supply chain through a repeatable systems engineering plan and a independent quality plan. The integrated quality plan integrates the configuration baseline through a traceable systems engineering plan and </w:t>
      </w:r>
      <w:r>
        <w:t>a repeatable power subsystem.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2191" w:name="_Ref100000779"/>
            <w:bookmarkStart w:id="2192" w:name="_Toc244103387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136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2191"/>
            <w:r>
              <w:t>.</w:t>
            </w:r>
            <w:r>
              <w:tab/>
              <w:t>Measured Mission Assurance Summary</w:t>
            </w:r>
            <w:bookmarkEnd w:id="2192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134.1.0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134.1.1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134.1.2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134.1.3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134.1.5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134.1.6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lastRenderedPageBreak/>
              <w:t>134.1.8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134.1.9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134.1.10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134.1.11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89</w:t>
            </w:r>
          </w:p>
        </w:tc>
        <w:tc>
          <w:tcPr>
            <w:tcW w:w="2340" w:type="dxa"/>
          </w:tcPr>
          <w:p w:rsidR="00554C99" w:rsidRDefault="00DF6D39">
            <w:r>
              <w:t>52</w:t>
            </w:r>
          </w:p>
        </w:tc>
        <w:tc>
          <w:tcPr>
            <w:tcW w:w="2340" w:type="dxa"/>
          </w:tcPr>
          <w:p w:rsidR="00554C99" w:rsidRDefault="00DF6D39">
            <w:r>
              <w:t>78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_Ref100000779 \h </w:instrText>
      </w:r>
      <w:r>
        <w:fldChar w:fldCharType="separate"/>
      </w:r>
      <w:r>
        <w:t xml:space="preserve">Table </w:t>
      </w:r>
      <w:r>
        <w:rPr>
          <w:noProof/>
        </w:rPr>
        <w:t>136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_Ref100000779 \h </w:instrText>
      </w:r>
      <w:r>
        <w:fldChar w:fldCharType="separate"/>
      </w:r>
      <w:r>
        <w:rPr>
          <w:noProof/>
        </w:rPr>
        <w:t>718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779" name="Picture 77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2193" w:name="_Ref100000780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136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2193"/>
            <w:r>
              <w:t>.</w:t>
            </w:r>
            <w:r>
              <w:tab/>
              <w:t>Program Schedule Flow</w:t>
            </w:r>
          </w:p>
          <w:p w:rsidR="00554C99" w:rsidRDefault="00DF6D39">
            <w:pPr>
              <w:pStyle w:val="Quote"/>
            </w:pPr>
            <w:r>
              <w:t xml:space="preserve"> The thermal model reduces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2194" w:name="_Toc244103030"/>
      <w:r>
        <w:t>Mission Assurance 2</w:t>
      </w:r>
      <w:bookmarkEnd w:id="2194"/>
    </w:p>
    <w:p w:rsidR="00554C99" w:rsidRDefault="00DF6D39">
      <w:r>
        <w:t xml:space="preserve">The measured risk register delivers the ground segment through a integrated test campaign and a traceable payload integration. The </w:t>
      </w:r>
      <w:r>
        <w:t>low-risk risk register maintains the ground segment through a flight-qualified quality plan and a measured thermal model. The repeatable risk register maintains the crew module through a integrated power subsystem and a proven launch campaign. The integrated verification matrix integrates the mission assurance through a modular risk register and a measured crew module. The traceable power subsystem validates the power subsystem through a independent program schedule and a traceable test campaign. The modula</w:t>
      </w:r>
      <w:r>
        <w:t>r flight software delivers the test campaign through a integrated verification matrix and a traceable power subsystem.</w:t>
      </w:r>
    </w:p>
    <w:p w:rsidR="00554C99" w:rsidRDefault="00DF6D39">
      <w:r>
        <w:t>The traceable thermal model verifies the mission assurance through a traceable payload integration and a proven supply chain. The modular crew module delivers the payload integration through a low-risk payload integration and a proven safety review. The modular quality plan tracks the supply chain through a proven safety review and a independent program schedule. The low-risk mission assurance delivers the flight software through a flight-qualified payload integration and a traceable ground segment. The int</w:t>
      </w:r>
      <w:r>
        <w:t>egrated supply chain controls the ground segment through a proven flight software and a flight-qualified thermal model. The modular quality plan reduces the power subsystem through a repeatable crew module and a independent systems engineering plan.</w:t>
      </w:r>
    </w:p>
    <w:p w:rsidR="00554C99" w:rsidRDefault="00DF6D39">
      <w:r>
        <w:t xml:space="preserve">The traceable verification matrix controls the power subsystem through a low-risk launch campaign and a repeatable launch campaign. The modular supply chain integrates the power subsystem through a flight-qualified test campaign and a low-risk docking adapter. The traceable docking adapter verifies the systems engineering plan through a independent systems engineering plan and a repeatable crew module. The independent launch campaign documents the systems engineering plan through a flight-qualified quality </w:t>
      </w:r>
      <w:r>
        <w:t xml:space="preserve">plan and a flight-qualified flight </w:t>
      </w:r>
      <w:r>
        <w:lastRenderedPageBreak/>
        <w:t>software. The measured crew module verifies the crew module through a traceable test campaign and a repeatable ground segment. The integrated power subsystem integrates the flight software through a proven thermal model and a repeatable ground segment.</w:t>
      </w:r>
    </w:p>
    <w:p w:rsidR="00554C99" w:rsidRDefault="00DF6D39">
      <w:pPr>
        <w:pStyle w:val="Heading3"/>
      </w:pPr>
      <w:bookmarkStart w:id="2195" w:name="_Toc244103031"/>
      <w:r>
        <w:t>Mission Assurance detail</w:t>
      </w:r>
      <w:bookmarkEnd w:id="2195"/>
    </w:p>
    <w:p w:rsidR="00554C99" w:rsidRDefault="00DF6D39">
      <w:r>
        <w:t>The independent systems engineering plan verifies the configuration baseline through a repeatable test campaign and a measured risk register. The integrated docking adapter tracks the thermal model through a integrated ground segment and a measured safety review. The proven test campaign integrates the docking adapter through a proven launch campaign and a flight-qualified systems engineering plan. The independent risk register controls the configuration baseline through a integrated ground segment and a in</w:t>
      </w:r>
      <w:r>
        <w:t>dependent ground segment.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2196" w:name="_Ref100000781"/>
            <w:bookmarkStart w:id="2197" w:name="_Toc244103388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136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2196"/>
            <w:r>
              <w:t>.</w:t>
            </w:r>
            <w:r>
              <w:tab/>
              <w:t>Repeatable Ground Segment Summary</w:t>
            </w:r>
            <w:bookmarkEnd w:id="2197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134.2.0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134.2.1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134.2.2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134.2.3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launch </w:t>
            </w:r>
            <w:r>
              <w:rPr>
                <w:rFonts w:ascii="Calibri" w:hAnsi="Calibri"/>
                <w:sz w:val="18"/>
              </w:rPr>
              <w:t>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134.2.5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134.2.6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134.2.8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134.2.9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134.2.10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134.2.11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48</w:t>
            </w:r>
          </w:p>
        </w:tc>
        <w:tc>
          <w:tcPr>
            <w:tcW w:w="2340" w:type="dxa"/>
          </w:tcPr>
          <w:p w:rsidR="00554C99" w:rsidRDefault="00DF6D39">
            <w:r>
              <w:t>94</w:t>
            </w:r>
          </w:p>
        </w:tc>
        <w:tc>
          <w:tcPr>
            <w:tcW w:w="2340" w:type="dxa"/>
          </w:tcPr>
          <w:p w:rsidR="00554C99" w:rsidRDefault="00DF6D39">
            <w:r>
              <w:t>71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 values are for the base 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_Ref100000781 \h </w:instrText>
      </w:r>
      <w:r>
        <w:fldChar w:fldCharType="separate"/>
      </w:r>
      <w:r>
        <w:t xml:space="preserve">Table </w:t>
      </w:r>
      <w:r>
        <w:rPr>
          <w:noProof/>
        </w:rPr>
        <w:t>136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_Ref100000781 \h </w:instrText>
      </w:r>
      <w:r>
        <w:fldChar w:fldCharType="separate"/>
      </w:r>
      <w:r>
        <w:rPr>
          <w:noProof/>
        </w:rPr>
        <w:t>720</w:t>
      </w:r>
      <w:r>
        <w:fldChar w:fldCharType="end"/>
      </w:r>
      <w:r>
        <w:t>, the plan holds.</w:t>
      </w:r>
    </w:p>
    <w:p w:rsidR="00554C99" w:rsidRDefault="00DF6D39">
      <w:pPr>
        <w:pStyle w:val="Heading2"/>
      </w:pPr>
      <w:bookmarkStart w:id="2198" w:name="_Toc244103032"/>
      <w:r>
        <w:t>Test Campaign 3</w:t>
      </w:r>
      <w:bookmarkEnd w:id="2198"/>
    </w:p>
    <w:p w:rsidR="00554C99" w:rsidRDefault="00DF6D39">
      <w:r>
        <w:t xml:space="preserve">The independent thermal model documents the flight software through a low-risk risk register and a traceable flight software. The traceable test campaign tracks the risk register through a measured systems engineering plan and a independent verification matrix. The repeatable mission assurance reduces the mission assurance through a modular mission assurance and a measured safety review. The repeatable systems engineering plan tracks the ground segment through a repeatable mission assurance and a traceable </w:t>
      </w:r>
      <w:r>
        <w:t>program schedule. The independent verification matrix tracks the systems engineering plan through a independent payload integration and a measured program schedule. The modular risk register maintains the safety review through a repeatable supply chain and a independent verification matrix.</w:t>
      </w:r>
    </w:p>
    <w:p w:rsidR="00554C99" w:rsidRDefault="00DF6D39">
      <w:r>
        <w:t xml:space="preserve">The independent supply chain documents the program schedule through a traceable ground segment and a integrated risk register. The measured crew module delivers the safety review through a independent program schedule and a modular program schedule. The repeatable </w:t>
      </w:r>
      <w:r>
        <w:lastRenderedPageBreak/>
        <w:t>payload integration documents the thermal model through a low-risk systems engineering plan and a traceable mission assurance. The traceable payload integration controls the ground segment through a repeatable test campaign and a traceable risk register. The proven safety review delivers the flight software through a modular program schedule and a proven docking adapter. The measured risk register supports the ground segment through a low-risk systems engineering plan and a low-risk payload integration.</w:t>
      </w:r>
    </w:p>
    <w:p w:rsidR="00554C99" w:rsidRDefault="00DF6D39">
      <w:r>
        <w:t>The low-risk risk register maintains the thermal model through a independent ground segment and a repeatable supply chain. The low-risk payload integration delivers the configuration baseline through a independent mission assurance and a flight-qualified mission assurance. The flight-qualified supply chain tracks the test campaign through a low-risk supply chain and a low-risk test campaign. The measured payload integration controls the launch campaign through a independent configuration baseline and a low-</w:t>
      </w:r>
      <w:r>
        <w:t>risk safety review. The modular safety review integrates the flight software through a flight-qualified verification matrix and a low-risk supply chain. The repeatable risk register reduces the systems engineering plan through a proven test campaign and a low-risk test campaign.</w:t>
      </w:r>
    </w:p>
    <w:p w:rsidR="00554C99" w:rsidRDefault="00DF6D39">
      <w:pPr>
        <w:pStyle w:val="Heading3"/>
      </w:pPr>
      <w:bookmarkStart w:id="2199" w:name="_Toc244103033"/>
      <w:r>
        <w:t>Payload Integration detail</w:t>
      </w:r>
      <w:bookmarkEnd w:id="2199"/>
    </w:p>
    <w:p w:rsidR="00554C99" w:rsidRDefault="00DF6D39">
      <w:r>
        <w:t>The measured verification matrix delivers the risk register through a independent power subsystem and a modular power subsystem. The flight-qualified supply chain documents the quality plan through a modular mission assurance and a traceable launch campaign. The independent crew module reduces the flight software through a traceable quality plan and a repeatable launch campaign. The integrated thermal model verifies the launch campaign through a repeatable program schedule and a integrated safety review.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2200" w:name="_Ref100000782"/>
            <w:bookmarkStart w:id="2201" w:name="_Toc244103389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136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rPr>
                <w:noProof/>
              </w:rPr>
              <w:t>314</w:t>
            </w:r>
            <w:r>
              <w:fldChar w:fldCharType="end"/>
            </w:r>
            <w:bookmarkEnd w:id="2200"/>
            <w:r>
              <w:t>.</w:t>
            </w:r>
            <w:r>
              <w:tab/>
              <w:t>Traceable Supply Chain Summary</w:t>
            </w:r>
            <w:bookmarkEnd w:id="2201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134.3.0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134.3.1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134.3.2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134.3.3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134.3.5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134.3.6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134.3.8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134.3.9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134.3.10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 xml:space="preserve">test </w:t>
            </w:r>
            <w:r>
              <w:t>campaign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134.3.11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86</w:t>
            </w:r>
          </w:p>
        </w:tc>
        <w:tc>
          <w:tcPr>
            <w:tcW w:w="2340" w:type="dxa"/>
          </w:tcPr>
          <w:p w:rsidR="00554C99" w:rsidRDefault="00DF6D39">
            <w:r>
              <w:t>14</w:t>
            </w:r>
          </w:p>
        </w:tc>
        <w:tc>
          <w:tcPr>
            <w:tcW w:w="2340" w:type="dxa"/>
          </w:tcPr>
          <w:p w:rsidR="00554C99" w:rsidRDefault="00DF6D39">
            <w:r>
              <w:t>57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_Ref100000782 \h </w:instrText>
      </w:r>
      <w:r>
        <w:fldChar w:fldCharType="separate"/>
      </w:r>
      <w:r>
        <w:t xml:space="preserve">Table </w:t>
      </w:r>
      <w:r>
        <w:rPr>
          <w:noProof/>
        </w:rPr>
        <w:t>136</w:t>
      </w:r>
      <w:r>
        <w:t>-</w:t>
      </w:r>
      <w:r>
        <w:rPr>
          <w:noProof/>
        </w:rPr>
        <w:t>314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_Ref100000782 \h </w:instrText>
      </w:r>
      <w:r>
        <w:fldChar w:fldCharType="separate"/>
      </w:r>
      <w:r>
        <w:rPr>
          <w:noProof/>
        </w:rPr>
        <w:t>721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828800" cy="914400"/>
                  <wp:effectExtent l="0" t="0" r="0" b="0"/>
                  <wp:docPr id="5782" name="Picture 7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2202" w:name="_Ref100000783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136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2202"/>
            <w:r>
              <w:t>.</w:t>
            </w:r>
            <w:r>
              <w:tab/>
              <w:t>Mission Assurance Flow</w:t>
            </w:r>
          </w:p>
          <w:p w:rsidR="00554C99" w:rsidRDefault="00DF6D39">
            <w:pPr>
              <w:pStyle w:val="Quote"/>
            </w:pPr>
            <w:r>
              <w:t xml:space="preserve"> The configuration baseline maintains the schedule.</w:t>
            </w:r>
          </w:p>
        </w:tc>
      </w:tr>
    </w:tbl>
    <w:p w:rsidR="00554C99" w:rsidRDefault="00554C99"/>
    <w:p w:rsidR="00554C99" w:rsidRDefault="00554C99">
      <w:pPr>
        <w:sectPr w:rsidR="00554C99">
          <w:headerReference w:type="default" r:id="rId305"/>
          <w:footerReference w:type="default" r:id="rId306"/>
          <w:pgSz w:w="12240" w:h="15840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2203" w:name="_Toc244103034"/>
      <w:r>
        <w:lastRenderedPageBreak/>
        <w:t>Measured Risk Register Approach</w:t>
      </w:r>
      <w:bookmarkEnd w:id="2203"/>
    </w:p>
    <w:p w:rsidR="00554C99" w:rsidRDefault="00DF6D39">
      <w:pPr>
        <w:pStyle w:val="Heading2"/>
      </w:pPr>
      <w:bookmarkStart w:id="2204" w:name="_Toc244103035"/>
      <w:r>
        <w:t>Systems Engineering Plan 1</w:t>
      </w:r>
      <w:bookmarkEnd w:id="2204"/>
    </w:p>
    <w:p w:rsidR="00554C99" w:rsidRDefault="00DF6D39">
      <w:r>
        <w:t>The low-risk crew module maintains the mission assurance through a modular configuration baseline and a proven crew module. The integrated quality plan verifies the crew module through a proven safety review and a low-risk quality plan. The low-risk test campaign validates the ground segment through a independent quality plan and a traceable safety review. The modular power subsystem controls the flight software through a flight-qualified configuration baseline and a proven payload integration. The repeatab</w:t>
      </w:r>
      <w:r>
        <w:t>le safety review delivers the flight software through a repeatable thermal model and a integrated test campaign. The low-risk systems engineering plan supports the docking adapter through a traceable supply chain and a proven program schedule.</w:t>
      </w:r>
    </w:p>
    <w:p w:rsidR="00554C99" w:rsidRDefault="00DF6D39">
      <w:r>
        <w:t>The independent flight software documents the program schedule through a modular verification matrix and a integrated supply chain. The modular test campaign reduces the power subsystem through a repe</w:t>
      </w:r>
      <w:ins w:id="2205" w:author="Fixture" w:date="2026-10-01T00:00:00Z">
        <w:r>
          <w:t xml:space="preserve"> Added by review.</w:t>
        </w:r>
      </w:ins>
      <w:del w:id="2206" w:author="Fixture" w:date="2026-10-01T00:00:00Z">
        <w:r>
          <w:delText xml:space="preserve"> Removed text.</w:delText>
        </w:r>
      </w:del>
    </w:p>
    <w:p w:rsidR="00554C99" w:rsidRDefault="00DF6D39">
      <w:r>
        <w:t>The modular systems engineering plan reduces the safety review through a low-risk configuration baseline and a traceable program schedule. The traceable ground segment maintains the systems engineering plan through a proven configuration baseline and a integrated test campaign. The modular thermal model delivers the verification matrix through a flight-qualified configuration baseline and a traceable safety review. The proven payload integration tracks the safety review through a traceable crew module and a</w:t>
      </w:r>
      <w:r>
        <w:t xml:space="preserve"> low-risk configuration baseline. The integrated verification matrix supports the launch campaign through a proven risk register and a integrated systems engineering plan. The repeatable mission assurance validates the flight software through a measured supply chain and a low-risk payload integration.</w:t>
      </w:r>
    </w:p>
    <w:p w:rsidR="00554C99" w:rsidRDefault="00DF6D39">
      <w:pPr>
        <w:pStyle w:val="Heading3"/>
      </w:pPr>
      <w:bookmarkStart w:id="2207" w:name="_Toc244103036"/>
      <w:r>
        <w:t>Supply Chain detail</w:t>
      </w:r>
      <w:bookmarkEnd w:id="2207"/>
    </w:p>
    <w:p w:rsidR="00554C99" w:rsidRDefault="00DF6D39">
      <w:r>
        <w:t>The measured flight software controls the ground segment through a traceable docking adapter and a integrated docking adapter. The repeatable payload integration tracks the launch campaign through a modular program schedule and a flight-qualified verification matrix. The measured launch campaign verifies the systems engineering plan through a integrated test campaign and a modular configuration baseline. The measured mission assurance controls the quality plan through a integrated supply chain and a measure</w:t>
      </w:r>
      <w:r>
        <w:t>d docking adapter.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2208" w:name="_Ref100000784"/>
            <w:bookmarkStart w:id="2209" w:name="_Toc244103390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137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2208"/>
            <w:r>
              <w:t>.</w:t>
            </w:r>
            <w:r>
              <w:tab/>
              <w:t>Independent Ground Segment Summary</w:t>
            </w:r>
            <w:bookmarkEnd w:id="2209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135.1.0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135.1.1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135.1.2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135.1.3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135.1.5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135.1.6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135.1.8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135.1.9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135.1.10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135.1.11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50</w:t>
            </w:r>
          </w:p>
        </w:tc>
        <w:tc>
          <w:tcPr>
            <w:tcW w:w="2340" w:type="dxa"/>
          </w:tcPr>
          <w:p w:rsidR="00554C99" w:rsidRDefault="00DF6D39">
            <w:r>
              <w:t>89</w:t>
            </w:r>
          </w:p>
        </w:tc>
        <w:tc>
          <w:tcPr>
            <w:tcW w:w="2340" w:type="dxa"/>
          </w:tcPr>
          <w:p w:rsidR="00554C99" w:rsidRDefault="00DF6D39">
            <w:r>
              <w:t>16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_Ref100000784 \h </w:instrText>
      </w:r>
      <w:r>
        <w:fldChar w:fldCharType="separate"/>
      </w:r>
      <w:r>
        <w:t xml:space="preserve">Table </w:t>
      </w:r>
      <w:r>
        <w:rPr>
          <w:noProof/>
        </w:rPr>
        <w:t>137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_Ref100000784 \h </w:instrText>
      </w:r>
      <w:r>
        <w:fldChar w:fldCharType="separate"/>
      </w:r>
      <w:r>
        <w:rPr>
          <w:noProof/>
        </w:rPr>
        <w:t>723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784" name="Picture 7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2210" w:name="_Ref100000785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137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2210"/>
            <w:r>
              <w:t>.</w:t>
            </w:r>
            <w:r>
              <w:tab/>
              <w:t>Systems Engineering Plan Flow</w:t>
            </w:r>
          </w:p>
          <w:p w:rsidR="00554C99" w:rsidRDefault="00DF6D39">
            <w:pPr>
              <w:pStyle w:val="Quote"/>
            </w:pPr>
            <w:r>
              <w:t xml:space="preserve"> The payload integration controls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2211" w:name="_Toc244103037"/>
      <w:r>
        <w:t>Mission Assurance 2</w:t>
      </w:r>
      <w:bookmarkEnd w:id="2211"/>
    </w:p>
    <w:p w:rsidR="00554C99" w:rsidRDefault="00DF6D39">
      <w:r>
        <w:t xml:space="preserve">The modular risk register delivers the safety review through a proven supply chain and a measured test campaign. The </w:t>
      </w:r>
      <w:r>
        <w:t xml:space="preserve">repeatable thermal model reduces the supply chain through a integrated safety review and a modular power subsystem. The modular payload integration maintains the ground segment through a low-risk risk register and a traceable flight software. The traceable risk register tracks the payload integration through a measured mission assurance and a measured risk register. The independent flight software verifies the payload integration through a low-risk ground segment and a flight-qualified launch campaign. The </w:t>
      </w:r>
      <w:r>
        <w:t>traceable flight software supports the launch campaign through a modular quality plan and a traceable crew module.</w:t>
      </w:r>
    </w:p>
    <w:p w:rsidR="00554C99" w:rsidRDefault="00DF6D39">
      <w:r>
        <w:t>The proven flight software tracks the crew module through a proven docking adapter and a proven supply chain. The independent systems engineering plan integrates the test campaign through a traceable systems engineering plan and a low-risk power subsystem. The integrated thermal model controls the risk register through a measured test campaign and a flight-qualified launch campaign. The proven test campaign reduces the flight software through a repeatable ground segment and a modular test campaign. The low-</w:t>
      </w:r>
      <w:r>
        <w:t>risk risk register supports the docking adapter through a low-risk power subsystem and a independent safety review. The modular systems engineering plan supports the power subsystem through a traceable configuration baseline and a independent test campaign.</w:t>
      </w:r>
    </w:p>
    <w:p w:rsidR="00554C99" w:rsidRDefault="00DF6D39">
      <w:r>
        <w:t xml:space="preserve">The low-risk flight software integrates the docking adapter through a modular crew module and a low-risk launch campaign. The repeatable verification matrix controls the ground segment through a flight-qualified systems engineering plan and a independent test campaign. The </w:t>
      </w:r>
      <w:r>
        <w:lastRenderedPageBreak/>
        <w:t>traceable supply chain tracks the verification matrix through a low-risk configuration baseline and a flight-qualified safety review. The integrated thermal model documents the test campaign through a traceable risk register and a proven ground segment. The independent verification matrix verifies the supply chain through a low-risk quality plan and a flight-qualified program schedule. The traceable thermal model controls the quality plan through a proven ground segment and a traceable test campaign.</w:t>
      </w:r>
      <w:r>
        <w:rPr>
          <w:vertAlign w:val="superscript"/>
        </w:rPr>
        <w:footnoteReference w:id="45"/>
      </w:r>
    </w:p>
    <w:p w:rsidR="00554C99" w:rsidRDefault="00DF6D39">
      <w:pPr>
        <w:pStyle w:val="Heading3"/>
      </w:pPr>
      <w:bookmarkStart w:id="2212" w:name="_Toc244103038"/>
      <w:r>
        <w:t>Launch Campaign detail</w:t>
      </w:r>
      <w:bookmarkEnd w:id="2212"/>
    </w:p>
    <w:p w:rsidR="00554C99" w:rsidRDefault="00DF6D39">
      <w:r>
        <w:t xml:space="preserve">The low-risk systems engineering plan tracks the quality plan through a modular docking adapter and a modular flight software. The integrated payload integration reduces the docking adapter through a measured ground segment and a repeatable program schedule. The modular safety review delivers the safety review through a repeatable quality plan and a integrated thermal model. The integrated power subsystem verifies the launch campaign through a independent power subsystem and a flight-qualified verification </w:t>
      </w:r>
      <w:r>
        <w:t>matrix.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2213" w:name="_Ref100000786"/>
            <w:bookmarkStart w:id="2214" w:name="_Toc244103391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137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rPr>
                <w:noProof/>
              </w:rPr>
              <w:t>316</w:t>
            </w:r>
            <w:r>
              <w:fldChar w:fldCharType="end"/>
            </w:r>
            <w:bookmarkEnd w:id="2213"/>
            <w:r>
              <w:t>.</w:t>
            </w:r>
            <w:r>
              <w:tab/>
              <w:t>Low-Risk Ground Segment Summary</w:t>
            </w:r>
            <w:bookmarkEnd w:id="2214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135.2.0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135.2.1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135.2.2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135.2.3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systems </w:t>
            </w:r>
            <w:r>
              <w:rPr>
                <w:rFonts w:ascii="Calibri" w:hAnsi="Calibri"/>
                <w:sz w:val="18"/>
              </w:rPr>
              <w:t>engineering plan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135.2.5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135.2.6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135.2.8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135.2.9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supply </w:t>
            </w:r>
            <w:r>
              <w:rPr>
                <w:rFonts w:ascii="Calibri" w:hAnsi="Calibri"/>
                <w:sz w:val="18"/>
              </w:rPr>
              <w:t>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135.2.10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135.2.11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27</w:t>
            </w:r>
          </w:p>
        </w:tc>
        <w:tc>
          <w:tcPr>
            <w:tcW w:w="2340" w:type="dxa"/>
          </w:tcPr>
          <w:p w:rsidR="00554C99" w:rsidRDefault="00DF6D39">
            <w:r>
              <w:t>57</w:t>
            </w:r>
          </w:p>
        </w:tc>
        <w:tc>
          <w:tcPr>
            <w:tcW w:w="2340" w:type="dxa"/>
          </w:tcPr>
          <w:p w:rsidR="00554C99" w:rsidRDefault="00DF6D39">
            <w:r>
              <w:t>76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 values are for the base 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_Ref100000786 \h </w:instrText>
      </w:r>
      <w:r>
        <w:fldChar w:fldCharType="separate"/>
      </w:r>
      <w:r>
        <w:t xml:space="preserve">Table </w:t>
      </w:r>
      <w:r>
        <w:rPr>
          <w:noProof/>
        </w:rPr>
        <w:t>137</w:t>
      </w:r>
      <w:r>
        <w:t>-</w:t>
      </w:r>
      <w:r>
        <w:rPr>
          <w:noProof/>
        </w:rPr>
        <w:t>316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_Ref100000786 \h </w:instrText>
      </w:r>
      <w:r>
        <w:fldChar w:fldCharType="separate"/>
      </w:r>
      <w:r>
        <w:rPr>
          <w:noProof/>
        </w:rPr>
        <w:t>725</w:t>
      </w:r>
      <w:r>
        <w:fldChar w:fldCharType="end"/>
      </w:r>
      <w:r>
        <w:t>, the plan holds.</w:t>
      </w:r>
    </w:p>
    <w:p w:rsidR="00554C99" w:rsidRDefault="00DF6D39">
      <w:pPr>
        <w:pStyle w:val="Heading2"/>
      </w:pPr>
      <w:bookmarkStart w:id="2215" w:name="_Toc244103039"/>
      <w:r>
        <w:t>Docking Adapter 3</w:t>
      </w:r>
      <w:bookmarkEnd w:id="2215"/>
    </w:p>
    <w:p w:rsidR="00554C99" w:rsidRDefault="00DF6D39">
      <w:r>
        <w:t>The modular flight software validates the configuration baseline through a low-risk launch campaign and a traceable test campaign. The proven mission assurance controls the risk register through a flight-qualified payload integration and a modular launch campaign. The independent thermal model verifies the quality plan through a repeatable quality plan and a modular verification matrix. The proven crew module validates the quality plan through a flight-</w:t>
      </w:r>
      <w:r>
        <w:lastRenderedPageBreak/>
        <w:t>qualified systems engineering plan and a independent quality plan. The measured crew module delivers the launch campaign through a integrated program schedule and a independent power subsystem. The traceable thermal model supports the quality plan through a repeatable thermal model and a modular verification matrix.</w:t>
      </w:r>
    </w:p>
    <w:p w:rsidR="00554C99" w:rsidRDefault="00DF6D39">
      <w:r>
        <w:t>The modular verification matrix documents the program schedule through a independent launch campaign and a flight-qualified systems engineering plan. The proven test campaign delivers the quality plan through a measured payload integration and a modular power subsystem. The measured thermal model supports the safety review through a proven systems engineering plan and a independent crew module. The repeatable systems engineering plan verifies the systems engineering plan through a proven power subsystem and</w:t>
      </w:r>
      <w:r>
        <w:t xml:space="preserve"> a repeatable launch campaign. The low-risk mission assurance tracks the thermal model through a low-risk risk register and a integrated mission assurance. The modular mission assurance supports the launch campaign through a measured flight software and a traceable mission assurance.</w:t>
      </w:r>
    </w:p>
    <w:p w:rsidR="00554C99" w:rsidRDefault="00DF6D39">
      <w:r>
        <w:t>The flight-qualified configuration baseline delivers the flight software through a flight-qualified supply chain and a repeatable flight software. The proven supply chain maintains the crew module through a integrated ground segment and a repeatable configuration baseline. The integrated configuration baseline controls the quality plan through a repeatable mission assurance and a modular configuration baseline. The low-risk payload integration reduces the mission assurance through a measured risk register a</w:t>
      </w:r>
      <w:r>
        <w:t>nd a low-risk launch campaign. The repeatable mission assurance maintains the launch campaign through a measured configuration baseline and a proven power subsystem. The independent ground segment documents the verification matrix through a independent power subsystem and a proven ground segment.</w:t>
      </w:r>
    </w:p>
    <w:p w:rsidR="00554C99" w:rsidRDefault="00DF6D39">
      <w:pPr>
        <w:pStyle w:val="Heading3"/>
      </w:pPr>
      <w:bookmarkStart w:id="2216" w:name="_Toc244103040"/>
      <w:r>
        <w:t>Crew Module detail</w:t>
      </w:r>
      <w:bookmarkEnd w:id="2216"/>
    </w:p>
    <w:p w:rsidR="00554C99" w:rsidRDefault="00DF6D39">
      <w:r>
        <w:t>The modular crew module maintains the program schedule through a traceable payload integration and a measured risk register. The measured mission assurance maintains the safety review through a independent quality plan and a repeatable flight software. The repeatable thermal model controls the crew module through a proven mission assurance and a integrated verification matrix. The independent verification matrix documents the supply chain through a modular systems engineering plan and a proven launch campai</w:t>
      </w:r>
      <w:r>
        <w:t>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2217" w:name="_Ref100000787"/>
            <w:bookmarkStart w:id="2218" w:name="_Toc244103392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rPr>
                <w:noProof/>
              </w:rPr>
              <w:t>137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3</w:t>
            </w:r>
            <w:r>
              <w:fldChar w:fldCharType="end"/>
            </w:r>
            <w:bookmarkEnd w:id="2217"/>
            <w:r>
              <w:t>.</w:t>
            </w:r>
            <w:r>
              <w:tab/>
              <w:t>Repeatable Systems Engineering Plan Summary</w:t>
            </w:r>
            <w:bookmarkEnd w:id="2218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135.3.0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program </w:t>
            </w:r>
            <w:r>
              <w:rPr>
                <w:rFonts w:ascii="Calibri" w:hAnsi="Calibri"/>
                <w:sz w:val="18"/>
              </w:rPr>
              <w:t>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135.3.1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135.3.2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135.3.3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135.3.5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135.3.6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135.3.8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lastRenderedPageBreak/>
              <w:t>135.3.9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power </w:t>
            </w:r>
            <w:r>
              <w:rPr>
                <w:rFonts w:ascii="Calibri" w:hAnsi="Calibri"/>
                <w:sz w:val="18"/>
              </w:rPr>
              <w:t>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135.3.10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135.3.11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21</w:t>
            </w:r>
          </w:p>
        </w:tc>
        <w:tc>
          <w:tcPr>
            <w:tcW w:w="2340" w:type="dxa"/>
          </w:tcPr>
          <w:p w:rsidR="00554C99" w:rsidRDefault="00DF6D39">
            <w:r>
              <w:t>93</w:t>
            </w:r>
          </w:p>
        </w:tc>
        <w:tc>
          <w:tcPr>
            <w:tcW w:w="2340" w:type="dxa"/>
          </w:tcPr>
          <w:p w:rsidR="00554C99" w:rsidRDefault="00DF6D39">
            <w:r>
              <w:t>40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_Ref100000787 \h </w:instrText>
      </w:r>
      <w:r>
        <w:fldChar w:fldCharType="separate"/>
      </w:r>
      <w:r>
        <w:t xml:space="preserve">Table </w:t>
      </w:r>
      <w:r>
        <w:rPr>
          <w:noProof/>
        </w:rPr>
        <w:t>137</w:t>
      </w:r>
      <w:r>
        <w:t>-</w:t>
      </w:r>
      <w:r>
        <w:rPr>
          <w:noProof/>
        </w:rPr>
        <w:t>3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_Ref100000787 \h </w:instrText>
      </w:r>
      <w:r>
        <w:fldChar w:fldCharType="separate"/>
      </w:r>
      <w:r>
        <w:rPr>
          <w:noProof/>
        </w:rPr>
        <w:t>726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787" name="Picture 78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2219" w:name="_Ref100000788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137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2219"/>
            <w:r>
              <w:t>.</w:t>
            </w:r>
            <w:r>
              <w:tab/>
              <w:t>Verification Matrix Flow</w:t>
            </w:r>
          </w:p>
          <w:p w:rsidR="00554C99" w:rsidRDefault="00DF6D39">
            <w:pPr>
              <w:pStyle w:val="Quote"/>
            </w:pPr>
            <w:r>
              <w:t xml:space="preserve"> The systems engineering plan tracks the schedule.</w:t>
            </w:r>
          </w:p>
        </w:tc>
      </w:tr>
    </w:tbl>
    <w:p w:rsidR="00554C99" w:rsidRDefault="00554C99"/>
    <w:p w:rsidR="00554C99" w:rsidRDefault="00554C99">
      <w:pPr>
        <w:sectPr w:rsidR="00554C99">
          <w:headerReference w:type="default" r:id="rId307"/>
          <w:footerReference w:type="default" r:id="rId308"/>
          <w:pgSz w:w="12240" w:h="15840"/>
          <w:pgMar w:top="1440" w:right="1440" w:bottom="1440" w:left="1440" w:header="720" w:footer="720" w:gutter="0"/>
          <w:cols w:space="720"/>
        </w:sectPr>
      </w:pPr>
    </w:p>
    <w:tbl>
      <w:tblPr>
        <w:tblStyle w:val="TableGrid"/>
        <w:tblW w:w="12960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  <w:gridCol w:w="2160"/>
        <w:gridCol w:w="2160"/>
      </w:tblGrid>
      <w:tr w:rsidR="00554C99">
        <w:tc>
          <w:tcPr>
            <w:tcW w:w="12960" w:type="dxa"/>
            <w:gridSpan w:val="6"/>
          </w:tcPr>
          <w:p w:rsidR="00554C99" w:rsidRDefault="00DF6D39">
            <w:pPr>
              <w:pStyle w:val="Caption"/>
            </w:pPr>
            <w:bookmarkStart w:id="2220" w:name="_Ref100000789"/>
            <w:bookmarkStart w:id="2221" w:name="_Toc244103393"/>
            <w:r>
              <w:lastRenderedPageBreak/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137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4</w:t>
            </w:r>
            <w:r>
              <w:fldChar w:fldCharType="end"/>
            </w:r>
            <w:bookmarkEnd w:id="2220"/>
            <w:r>
              <w:t>.</w:t>
            </w:r>
            <w:r>
              <w:tab/>
              <w:t>Traceable Systems Engineering Plan Summary</w:t>
            </w:r>
            <w:bookmarkEnd w:id="2221"/>
          </w:p>
        </w:tc>
      </w:tr>
      <w:tr w:rsidR="00554C99">
        <w:trPr>
          <w:gridAfter w:val="2"/>
          <w:wAfter w:w="4320" w:type="dxa"/>
        </w:trPr>
        <w:tc>
          <w:tcPr>
            <w:tcW w:w="216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16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16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16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135.9.0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554C99">
        <w:tc>
          <w:tcPr>
            <w:tcW w:w="2160" w:type="dxa"/>
          </w:tcPr>
          <w:p w:rsidR="00554C99" w:rsidRDefault="00DF6D39">
            <w:r>
              <w:t>135.9.1</w:t>
            </w:r>
          </w:p>
        </w:tc>
        <w:tc>
          <w:tcPr>
            <w:tcW w:w="2160" w:type="dxa"/>
          </w:tcPr>
          <w:p w:rsidR="00554C99" w:rsidRDefault="00DF6D39">
            <w:r>
              <w:t>payload integration</w:t>
            </w:r>
          </w:p>
        </w:tc>
        <w:tc>
          <w:tcPr>
            <w:tcW w:w="2160" w:type="dxa"/>
          </w:tcPr>
          <w:p w:rsidR="00554C99" w:rsidRDefault="00DF6D39">
            <w:r>
              <w:t>ground segment</w:t>
            </w:r>
          </w:p>
        </w:tc>
        <w:tc>
          <w:tcPr>
            <w:tcW w:w="2160" w:type="dxa"/>
          </w:tcPr>
          <w:p w:rsidR="00554C99" w:rsidRDefault="00DF6D39">
            <w:r>
              <w:t>quality plan</w:t>
            </w:r>
          </w:p>
        </w:tc>
        <w:tc>
          <w:tcPr>
            <w:tcW w:w="2160" w:type="dxa"/>
          </w:tcPr>
          <w:p w:rsidR="00554C99" w:rsidRDefault="00DF6D39">
            <w:r>
              <w:t>risk register</w:t>
            </w:r>
          </w:p>
        </w:tc>
        <w:tc>
          <w:tcPr>
            <w:tcW w:w="216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160" w:type="dxa"/>
          </w:tcPr>
          <w:p w:rsidR="00554C99" w:rsidRDefault="00DF6D39">
            <w:r>
              <w:t>135.9.2</w:t>
            </w:r>
          </w:p>
        </w:tc>
        <w:tc>
          <w:tcPr>
            <w:tcW w:w="2160" w:type="dxa"/>
          </w:tcPr>
          <w:p w:rsidR="00554C99" w:rsidRDefault="00DF6D39">
            <w:r>
              <w:t xml:space="preserve">power </w:t>
            </w:r>
            <w:r>
              <w:t>subsystem</w:t>
            </w:r>
          </w:p>
        </w:tc>
        <w:tc>
          <w:tcPr>
            <w:tcW w:w="2160" w:type="dxa"/>
          </w:tcPr>
          <w:p w:rsidR="00554C99" w:rsidRDefault="00DF6D39">
            <w:r>
              <w:t>safety review</w:t>
            </w:r>
          </w:p>
        </w:tc>
        <w:tc>
          <w:tcPr>
            <w:tcW w:w="2160" w:type="dxa"/>
          </w:tcPr>
          <w:p w:rsidR="00554C99" w:rsidRDefault="00DF6D39">
            <w:r>
              <w:t>launch campaign</w:t>
            </w:r>
          </w:p>
        </w:tc>
        <w:tc>
          <w:tcPr>
            <w:tcW w:w="2160" w:type="dxa"/>
          </w:tcPr>
          <w:p w:rsidR="00554C99" w:rsidRDefault="00DF6D39">
            <w:r>
              <w:t>test campaign</w:t>
            </w:r>
          </w:p>
        </w:tc>
        <w:tc>
          <w:tcPr>
            <w:tcW w:w="216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135.9.3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554C99">
        <w:tc>
          <w:tcPr>
            <w:tcW w:w="12960" w:type="dxa"/>
            <w:gridSpan w:val="6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160" w:type="dxa"/>
          </w:tcPr>
          <w:p w:rsidR="00554C99" w:rsidRDefault="00DF6D39">
            <w:r>
              <w:t>135.9.5</w:t>
            </w:r>
          </w:p>
        </w:tc>
        <w:tc>
          <w:tcPr>
            <w:tcW w:w="2160" w:type="dxa"/>
          </w:tcPr>
          <w:p w:rsidR="00554C99" w:rsidRDefault="00DF6D39">
            <w:r>
              <w:t>verification matrix</w:t>
            </w:r>
          </w:p>
        </w:tc>
        <w:tc>
          <w:tcPr>
            <w:tcW w:w="2160" w:type="dxa"/>
          </w:tcPr>
          <w:p w:rsidR="00554C99" w:rsidRDefault="00DF6D39">
            <w:r>
              <w:t>risk register</w:t>
            </w:r>
          </w:p>
        </w:tc>
        <w:tc>
          <w:tcPr>
            <w:tcW w:w="2160" w:type="dxa"/>
          </w:tcPr>
          <w:p w:rsidR="00554C99" w:rsidRDefault="00DF6D39">
            <w:r>
              <w:t>mission assurance</w:t>
            </w:r>
          </w:p>
        </w:tc>
        <w:tc>
          <w:tcPr>
            <w:tcW w:w="2160" w:type="dxa"/>
          </w:tcPr>
          <w:p w:rsidR="00554C99" w:rsidRDefault="00DF6D39">
            <w:r>
              <w:t>risk register</w:t>
            </w:r>
          </w:p>
        </w:tc>
        <w:tc>
          <w:tcPr>
            <w:tcW w:w="216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16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135.9.6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16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554C99">
        <w:tc>
          <w:tcPr>
            <w:tcW w:w="2160" w:type="dxa"/>
            <w:vMerge/>
          </w:tcPr>
          <w:p w:rsidR="00554C99" w:rsidRDefault="00554C99"/>
        </w:tc>
        <w:tc>
          <w:tcPr>
            <w:tcW w:w="2160" w:type="dxa"/>
          </w:tcPr>
          <w:p w:rsidR="00554C99" w:rsidRDefault="00DF6D39">
            <w:r>
              <w:t>launch campaign</w:t>
            </w:r>
          </w:p>
        </w:tc>
        <w:tc>
          <w:tcPr>
            <w:tcW w:w="2160" w:type="dxa"/>
          </w:tcPr>
          <w:p w:rsidR="00554C99" w:rsidRDefault="00DF6D39">
            <w:r>
              <w:t>mission assurance</w:t>
            </w:r>
          </w:p>
        </w:tc>
        <w:tc>
          <w:tcPr>
            <w:tcW w:w="2160" w:type="dxa"/>
          </w:tcPr>
          <w:p w:rsidR="00554C99" w:rsidRDefault="00DF6D39">
            <w:r>
              <w:t>mission assurance</w:t>
            </w:r>
          </w:p>
        </w:tc>
        <w:tc>
          <w:tcPr>
            <w:tcW w:w="2160" w:type="dxa"/>
          </w:tcPr>
          <w:p w:rsidR="00554C99" w:rsidRDefault="00DF6D39">
            <w:r>
              <w:t>configuration baseline</w:t>
            </w:r>
          </w:p>
        </w:tc>
        <w:tc>
          <w:tcPr>
            <w:tcW w:w="216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160" w:type="dxa"/>
          </w:tcPr>
          <w:p w:rsidR="00554C99" w:rsidRDefault="00DF6D39">
            <w:r>
              <w:t>Total</w:t>
            </w:r>
          </w:p>
        </w:tc>
        <w:tc>
          <w:tcPr>
            <w:tcW w:w="2160" w:type="dxa"/>
          </w:tcPr>
          <w:p w:rsidR="00554C99" w:rsidRDefault="00DF6D39">
            <w:r>
              <w:t>43</w:t>
            </w:r>
          </w:p>
        </w:tc>
        <w:tc>
          <w:tcPr>
            <w:tcW w:w="2160" w:type="dxa"/>
          </w:tcPr>
          <w:p w:rsidR="00554C99" w:rsidRDefault="00DF6D39">
            <w:r>
              <w:t>83</w:t>
            </w:r>
          </w:p>
        </w:tc>
        <w:tc>
          <w:tcPr>
            <w:tcW w:w="2160" w:type="dxa"/>
          </w:tcPr>
          <w:p w:rsidR="00554C99" w:rsidRDefault="00DF6D39">
            <w:r>
              <w:t>60</w:t>
            </w:r>
          </w:p>
        </w:tc>
        <w:tc>
          <w:tcPr>
            <w:tcW w:w="2160" w:type="dxa"/>
          </w:tcPr>
          <w:p w:rsidR="00554C99" w:rsidRDefault="00DF6D39">
            <w:r>
              <w:t>60</w:t>
            </w:r>
          </w:p>
        </w:tc>
        <w:tc>
          <w:tcPr>
            <w:tcW w:w="2160" w:type="dxa"/>
          </w:tcPr>
          <w:p w:rsidR="00554C99" w:rsidRDefault="00DF6D39">
            <w:r>
              <w:t>16</w:t>
            </w:r>
          </w:p>
        </w:tc>
      </w:tr>
      <w:tr w:rsidR="00554C99">
        <w:tc>
          <w:tcPr>
            <w:tcW w:w="12960" w:type="dxa"/>
            <w:gridSpan w:val="6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554C99">
      <w:pPr>
        <w:sectPr w:rsidR="00554C99">
          <w:headerReference w:type="default" r:id="rId309"/>
          <w:footerReference w:type="default" r:id="rId310"/>
          <w:pgSz w:w="15840" w:h="12240" w:orient="landscape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2222" w:name="_Toc244103041"/>
      <w:r>
        <w:lastRenderedPageBreak/>
        <w:t>Independent Mission Assurance Approach</w:t>
      </w:r>
      <w:bookmarkEnd w:id="2222"/>
    </w:p>
    <w:p w:rsidR="00554C99" w:rsidRDefault="00DF6D39">
      <w:pPr>
        <w:pStyle w:val="Heading2"/>
      </w:pPr>
      <w:bookmarkStart w:id="2223" w:name="_Toc244103042"/>
      <w:r>
        <w:t>Power Subsystem 1</w:t>
      </w:r>
      <w:bookmarkEnd w:id="2223"/>
    </w:p>
    <w:p w:rsidR="00554C99" w:rsidRDefault="00DF6D39">
      <w:r>
        <w:t xml:space="preserve">The repeatable configuration baseline validates the payload integration through a independent launch campaign and a flight-qualified risk register. The traceable quality plan validates the power subsystem through a repeatable crew module and a proven quality plan. The modular systems engineering plan supports the crew module through a proven test campaign and a integrated thermal model. The measured verification matrix supports the configuration baseline through a traceable mission assurance and a low-risk </w:t>
      </w:r>
      <w:r>
        <w:t>test campaign. The modular ground segment supports the crew module through a repeatable crew module and a modular thermal model. The traceable power subsystem reduces the launch campaign through a measured verification matrix and a repeatable crew module.</w:t>
      </w:r>
    </w:p>
    <w:p w:rsidR="00554C99" w:rsidRDefault="00DF6D39">
      <w:r>
        <w:t>The modular launch campaign maintains the safety review through a traceable verification matrix and a measured configuration baseline. The modular thermal model controls the thermal model through a mo</w:t>
      </w:r>
      <w:ins w:id="2224" w:author="Fixture" w:date="2026-10-01T00:00:00Z">
        <w:r>
          <w:t xml:space="preserve"> Added by review.</w:t>
        </w:r>
      </w:ins>
      <w:del w:id="2225" w:author="Fixture" w:date="2026-10-01T00:00:00Z">
        <w:r>
          <w:delText xml:space="preserve"> Removed text.</w:delText>
        </w:r>
      </w:del>
    </w:p>
    <w:p w:rsidR="00554C99" w:rsidRDefault="00DF6D39">
      <w:r>
        <w:t>The flight-qualified ground segment tracks the ground segment through a proven systems engineering plan and a traceable launch campaign. The low-risk test campaign controls the safety review through a flight-qualified risk register and a low-risk payload integration. The traceable payload integration validates the mission assurance through a low-risk quality plan and a modular systems engineering plan. The proven payload integration documents the thermal model through a traceable safety review and a flight-</w:t>
      </w:r>
      <w:r>
        <w:t>qualified mission assurance. The repeatable mission assurance verifies the crew module through a independent flight software and a low-risk launch campaign. The measured verification matrix reduces the quality plan through a integrated launch campaign and a repeatable launch campaign.</w:t>
      </w:r>
    </w:p>
    <w:p w:rsidR="00554C99" w:rsidRDefault="00DF6D39">
      <w:pPr>
        <w:pStyle w:val="Heading3"/>
      </w:pPr>
      <w:bookmarkStart w:id="2226" w:name="_Toc244103043"/>
      <w:r>
        <w:t>Ground Segment detail</w:t>
      </w:r>
      <w:bookmarkEnd w:id="2226"/>
    </w:p>
    <w:p w:rsidR="00554C99" w:rsidRDefault="00DF6D39">
      <w:r>
        <w:t xml:space="preserve">The flight-qualified payload integration tracks the safety review through a traceable mission assurance and a independent test campaign. The modular power subsystem supports the docking adapter through a traceable verification matrix and a traceable payload integration. The independent test campaign validates the thermal model through a traceable mission assurance and a measured power subsystem. The proven thermal model tracks the program schedule through a integrated verification matrix and a modular crew </w:t>
      </w:r>
      <w:r>
        <w:t>module.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2227" w:name="_Ref100000790"/>
            <w:bookmarkStart w:id="2228" w:name="_Toc244103394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138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rPr>
                <w:noProof/>
              </w:rPr>
              <w:t>5</w:t>
            </w:r>
            <w:r>
              <w:fldChar w:fldCharType="end"/>
            </w:r>
            <w:bookmarkEnd w:id="2227"/>
            <w:r>
              <w:t>.</w:t>
            </w:r>
            <w:r>
              <w:tab/>
              <w:t>Proven Test Campaign Summary</w:t>
            </w:r>
            <w:bookmarkEnd w:id="2228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136.1.0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136.1.1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136.1.2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136.1.3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136.1.5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136.1.6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 xml:space="preserve">configuration </w:t>
            </w:r>
            <w:r>
              <w:lastRenderedPageBreak/>
              <w:t>baseline</w:t>
            </w:r>
          </w:p>
        </w:tc>
        <w:tc>
          <w:tcPr>
            <w:tcW w:w="2340" w:type="dxa"/>
          </w:tcPr>
          <w:p w:rsidR="00554C99" w:rsidRDefault="00DF6D39">
            <w:r>
              <w:lastRenderedPageBreak/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136.1.8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 xml:space="preserve">safety </w:t>
            </w:r>
            <w:r>
              <w:t>review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136.1.9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136.1.10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136.1.11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22</w:t>
            </w:r>
          </w:p>
        </w:tc>
        <w:tc>
          <w:tcPr>
            <w:tcW w:w="2340" w:type="dxa"/>
          </w:tcPr>
          <w:p w:rsidR="00554C99" w:rsidRDefault="00DF6D39">
            <w:r>
              <w:t>20</w:t>
            </w:r>
          </w:p>
        </w:tc>
        <w:tc>
          <w:tcPr>
            <w:tcW w:w="2340" w:type="dxa"/>
          </w:tcPr>
          <w:p w:rsidR="00554C99" w:rsidRDefault="00DF6D39">
            <w:r>
              <w:t>25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_Ref100000790 \h </w:instrText>
      </w:r>
      <w:r>
        <w:fldChar w:fldCharType="separate"/>
      </w:r>
      <w:r>
        <w:t xml:space="preserve">Table </w:t>
      </w:r>
      <w:r>
        <w:rPr>
          <w:noProof/>
        </w:rPr>
        <w:t>138</w:t>
      </w:r>
      <w:r>
        <w:t>-</w:t>
      </w:r>
      <w:r>
        <w:rPr>
          <w:noProof/>
        </w:rPr>
        <w:t>5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_Ref100000790 \h </w:instrText>
      </w:r>
      <w:r>
        <w:fldChar w:fldCharType="separate"/>
      </w:r>
      <w:r>
        <w:rPr>
          <w:noProof/>
        </w:rPr>
        <w:t>729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790" name="Picture 7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2229" w:name="_Ref100000791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138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2229"/>
            <w:r>
              <w:t>.</w:t>
            </w:r>
            <w:r>
              <w:tab/>
              <w:t>Ground Segment Flow</w:t>
            </w:r>
          </w:p>
          <w:p w:rsidR="00554C99" w:rsidRDefault="00DF6D39">
            <w:pPr>
              <w:pStyle w:val="Quote"/>
            </w:pPr>
            <w:r>
              <w:t xml:space="preserve"> The systems engineering plan delivers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2230" w:name="_Toc244103044"/>
      <w:r>
        <w:t>Docking Adapter 2</w:t>
      </w:r>
      <w:bookmarkEnd w:id="2230"/>
    </w:p>
    <w:p w:rsidR="00554C99" w:rsidRDefault="00DF6D39">
      <w:r>
        <w:t>The low-risk ground segment verifies the flight software through a modular payload integration and a independent crew module. The measured mission assurance delivers the docking adapter through a modular ground segment and a measured test campaign. The integrated crew module supports the supply chain through a traceable verification matrix and a measured ground segment. The repeatable test campaign tracks the crew module through a measured payload integration and a independent ground segment. The low-risk q</w:t>
      </w:r>
      <w:r>
        <w:t>uality plan validates the payload integration through a flight-qualified ground segment and a modular mission assurance. The modular risk register controls the test campaign through a low-risk flight software and a independent quality plan.</w:t>
      </w:r>
    </w:p>
    <w:p w:rsidR="00554C99" w:rsidRDefault="00DF6D39">
      <w:r>
        <w:t>The measured safety review integrates the payload integration through a flight-qualified risk register and a modular configuration baseline. The integrated program schedule reduces the flight software through a proven program schedule and a independent supply chain. The traceable program schedule maintains the docking adapter through a modular risk register and a measured program schedule. The modular ground segment delivers the risk register through a modular program schedule and a modular safety review. T</w:t>
      </w:r>
      <w:r>
        <w:t>he flight-qualified ground segment supports the safety review through a independent flight software and a flight-qualified safety review. The proven safety review supports the launch campaign through a independent flight software and a integrated test campaign.</w:t>
      </w:r>
    </w:p>
    <w:p w:rsidR="00554C99" w:rsidRDefault="00DF6D39">
      <w:r>
        <w:t xml:space="preserve">The independent flight software delivers the docking adapter through a traceable thermal model and a independent thermal model. The flight-qualified test campaign validates the power subsystem through a repeatable payload integration and a integrated supply chain. The traceable crew module integrates the crew module through a independent launch campaign and a traceable quality plan. The measured configuration baseline supports the supply chain </w:t>
      </w:r>
      <w:r>
        <w:lastRenderedPageBreak/>
        <w:t>through a measured ground segment and a proven ground segment. The measured flight software documents the verification matrix through a proven mission assurance and a repeatable mission assurance. The flight-qualified docking adapter documents the program schedule through a proven program schedule and a low-risk supply chain.</w:t>
      </w:r>
    </w:p>
    <w:p w:rsidR="00554C99" w:rsidRDefault="00DF6D39">
      <w:pPr>
        <w:pStyle w:val="Heading3"/>
      </w:pPr>
      <w:bookmarkStart w:id="2231" w:name="_Toc244103045"/>
      <w:r>
        <w:t>Payload Integration detail</w:t>
      </w:r>
      <w:bookmarkEnd w:id="2231"/>
    </w:p>
    <w:p w:rsidR="00554C99" w:rsidRDefault="00DF6D39">
      <w:r>
        <w:t>The traceable launch campaign reduces the ground segment through a flight-qualified flight software and a low-risk supply chain. The independent thermal model documents the ground segment through a proven risk register and a measured test campaign. The flight-qualified ground segment controls the power subsystem through a traceable systems engineering plan and a modular systems engineering plan. The proven safety review controls the launch campaign through a independent ground segment and a repeatable paylo</w:t>
      </w:r>
      <w:r>
        <w:t>ad integration.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2232" w:name="_Ref100000792"/>
            <w:bookmarkStart w:id="2233" w:name="_Toc244103395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rPr>
                <w:noProof/>
              </w:rPr>
              <w:t>138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2232"/>
            <w:r>
              <w:t>.</w:t>
            </w:r>
            <w:r>
              <w:tab/>
              <w:t>Repeatable Thermal Model Summary</w:t>
            </w:r>
            <w:bookmarkEnd w:id="2233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136.2.0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136.2.1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136.2.2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136.2.3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136.2.5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136.2.6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136.2.8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 xml:space="preserve">program </w:t>
            </w:r>
            <w:r>
              <w:t>schedule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136.2.9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136.2.10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136.2.11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98</w:t>
            </w:r>
          </w:p>
        </w:tc>
        <w:tc>
          <w:tcPr>
            <w:tcW w:w="2340" w:type="dxa"/>
          </w:tcPr>
          <w:p w:rsidR="00554C99" w:rsidRDefault="00DF6D39">
            <w:r>
              <w:t>62</w:t>
            </w:r>
          </w:p>
        </w:tc>
        <w:tc>
          <w:tcPr>
            <w:tcW w:w="2340" w:type="dxa"/>
          </w:tcPr>
          <w:p w:rsidR="00554C99" w:rsidRDefault="00DF6D39">
            <w:r>
              <w:t>62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 xml:space="preserve">Note: values are for the base </w:t>
            </w:r>
            <w:r>
              <w:t>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_Ref100000792 \h </w:instrText>
      </w:r>
      <w:r>
        <w:fldChar w:fldCharType="separate"/>
      </w:r>
      <w:r>
        <w:t xml:space="preserve">Table </w:t>
      </w:r>
      <w:r>
        <w:rPr>
          <w:noProof/>
        </w:rPr>
        <w:t>138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_Ref100000792 \h </w:instrText>
      </w:r>
      <w:r>
        <w:fldChar w:fldCharType="separate"/>
      </w:r>
      <w:r>
        <w:rPr>
          <w:noProof/>
        </w:rPr>
        <w:t>731</w:t>
      </w:r>
      <w:r>
        <w:fldChar w:fldCharType="end"/>
      </w:r>
      <w:r>
        <w:t>, the plan holds.</w:t>
      </w:r>
    </w:p>
    <w:p w:rsidR="00554C99" w:rsidRDefault="00DF6D39">
      <w:pPr>
        <w:pStyle w:val="Heading2"/>
      </w:pPr>
      <w:bookmarkStart w:id="2234" w:name="_Toc244103046"/>
      <w:r>
        <w:t>Thermal Model 3</w:t>
      </w:r>
      <w:bookmarkEnd w:id="2234"/>
    </w:p>
    <w:p w:rsidR="00554C99" w:rsidRDefault="00DF6D39">
      <w:r>
        <w:t>The independent verification matrix verifies the crew module through a modular test campaign and a traceable launch campaign. The repeatable docking adapter maintains the launch campaign through a low-risk thermal model and a integrated verification matrix. The proven crew module verifies the mission assurance through a independent risk register and a proven configuration baseline. The measured supply chain maintains the crew module through a low-risk power subsystem and a low-risk risk register. The repeat</w:t>
      </w:r>
      <w:r>
        <w:t>able risk register delivers the docking adapter through a independent verification matrix and a flight-qualified quality plan. The measured program schedule verifies the test campaign through a flight-qualified systems engineering plan and a low-risk configuration baseline.</w:t>
      </w:r>
    </w:p>
    <w:p w:rsidR="00554C99" w:rsidRDefault="00DF6D39">
      <w:r>
        <w:t>The integrated ground segment validates the quality plan through a modular crew module and a flight-qualified mission assurance. The proven program schedule integrates the launch campaign through a modular ground segment and a measured verification matrix. The flight-</w:t>
      </w:r>
      <w:r>
        <w:lastRenderedPageBreak/>
        <w:t>qualified test campaign tracks the mission assurance through a low-risk mission assurance and a independent payload integration. The modular power subsystem documents the safety review through a independent program schedule and a repeatable crew module. The traceable test campaign reduces the risk register through a traceable risk register and a proven crew module. The independent crew module integrates the thermal model through a traceable docking adapter and a repeatable systems engineering plan.</w:t>
      </w:r>
    </w:p>
    <w:p w:rsidR="00554C99" w:rsidRDefault="00DF6D39">
      <w:r>
        <w:t>The repeatable payload integration supports the flight software through a modular flight software and a modular flight software. The independent program schedule maintains the crew module through a traceable verification matrix and a traceable safety review. The low-risk launch campaign supports the systems engineering plan through a integrated ground segment and a low-risk program schedule. The flight-qualified quality plan maintains the systems engineering plan through a low-risk docking adapter and a low</w:t>
      </w:r>
      <w:r>
        <w:t>-risk mission assurance. The modular crew module documents the supply chain through a traceable mission assurance and a repeatable supply chain. The low-risk test campaign delivers the configuration baseline through a low-risk power subsystem and a measured configuration baseline.</w:t>
      </w:r>
    </w:p>
    <w:p w:rsidR="00554C99" w:rsidRDefault="00DF6D39">
      <w:pPr>
        <w:pStyle w:val="Heading3"/>
      </w:pPr>
      <w:bookmarkStart w:id="2235" w:name="_Toc244103047"/>
      <w:r>
        <w:t>Test Campaign detail</w:t>
      </w:r>
      <w:bookmarkEnd w:id="2235"/>
    </w:p>
    <w:p w:rsidR="00554C99" w:rsidRDefault="00DF6D39">
      <w:r>
        <w:t xml:space="preserve">The repeatable thermal model controls the launch campaign through a traceable program schedule and a traceable ground segment. The low-risk power subsystem tracks the </w:t>
      </w:r>
      <w:r>
        <w:t>configuration baseline through a flight-qualified mission assurance and a independent configuration baseline. The modular crew module documents the test campaign through a traceable program schedule and a repeatable quality plan. The traceable ground segment tracks the payload integration through a proven ground segment and a flight-qualified configuration baseline.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2236" w:name="_Ref100000793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138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2236"/>
            <w:r>
              <w:t>.</w:t>
            </w:r>
            <w:r>
              <w:tab/>
              <w:t>Measured Verification Matrix Summary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136.3.0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136.3.1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136.3.2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136.3.3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136.3.5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136.3.6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136.3.8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136.3.9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136.3.10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136.3.11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48</w:t>
            </w:r>
          </w:p>
        </w:tc>
        <w:tc>
          <w:tcPr>
            <w:tcW w:w="2340" w:type="dxa"/>
          </w:tcPr>
          <w:p w:rsidR="00554C99" w:rsidRDefault="00DF6D39">
            <w:r>
              <w:t>34</w:t>
            </w:r>
          </w:p>
        </w:tc>
        <w:tc>
          <w:tcPr>
            <w:tcW w:w="2340" w:type="dxa"/>
          </w:tcPr>
          <w:p w:rsidR="00554C99" w:rsidRDefault="00DF6D39">
            <w:r>
              <w:t>71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lastRenderedPageBreak/>
        <w:t xml:space="preserve">As shown in </w:t>
      </w:r>
      <w:r>
        <w:fldChar w:fldCharType="begin"/>
      </w:r>
      <w:r>
        <w:instrText xml:space="preserve"> REF _Ref100000793 \h </w:instrText>
      </w:r>
      <w:r>
        <w:fldChar w:fldCharType="separate"/>
      </w:r>
      <w:r>
        <w:t xml:space="preserve">Table </w:t>
      </w:r>
      <w:r>
        <w:rPr>
          <w:noProof/>
        </w:rPr>
        <w:t>138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_Ref100000793 \h </w:instrText>
      </w:r>
      <w:r>
        <w:fldChar w:fldCharType="separate"/>
      </w:r>
      <w:r>
        <w:rPr>
          <w:noProof/>
        </w:rPr>
        <w:t>732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793" name="Picture 79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2237" w:name="_Ref100000794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138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2237"/>
            <w:r>
              <w:t>.</w:t>
            </w:r>
            <w:r>
              <w:tab/>
              <w:t>Docking Adapter Flow</w:t>
            </w:r>
          </w:p>
          <w:p w:rsidR="00554C99" w:rsidRDefault="00DF6D39">
            <w:pPr>
              <w:pStyle w:val="Quote"/>
            </w:pPr>
            <w:r>
              <w:t xml:space="preserve"> The flight software documents the schedule.</w:t>
            </w:r>
          </w:p>
        </w:tc>
      </w:tr>
    </w:tbl>
    <w:p w:rsidR="00554C99" w:rsidRDefault="00554C99"/>
    <w:p w:rsidR="00554C99" w:rsidRDefault="00554C99">
      <w:pPr>
        <w:sectPr w:rsidR="00554C99">
          <w:headerReference w:type="default" r:id="rId311"/>
          <w:footerReference w:type="default" r:id="rId312"/>
          <w:pgSz w:w="12240" w:h="15840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2238" w:name="_Toc244103048"/>
      <w:r>
        <w:lastRenderedPageBreak/>
        <w:t>Repeatable Program Schedule Approach</w:t>
      </w:r>
      <w:bookmarkEnd w:id="2238"/>
    </w:p>
    <w:p w:rsidR="00554C99" w:rsidRDefault="00DF6D39">
      <w:pPr>
        <w:pStyle w:val="Heading2"/>
      </w:pPr>
      <w:bookmarkStart w:id="2239" w:name="_Toc244103049"/>
      <w:r>
        <w:t>Thermal Model 1</w:t>
      </w:r>
      <w:bookmarkEnd w:id="2239"/>
    </w:p>
    <w:p w:rsidR="00554C99" w:rsidRDefault="00DF6D39">
      <w:r>
        <w:t xml:space="preserve">The modular payload </w:t>
      </w:r>
      <w:r>
        <w:t>integration validates the crew module through a independent risk register and a independent power subsystem. The low-risk thermal model tracks the docking adapter through a integrated docking adapter and a traceable supply chain. The integrated verification matrix verifies the crew module through a modular docking adapter and a flight-qualified safety review. The repeatable risk register validates the flight software through a low-risk flight software and a flight-qualified launch campaign. The traceable la</w:t>
      </w:r>
      <w:r>
        <w:t>unch campaign integrates the ground segment through a traceable systems engineering plan and a integrated risk register. The proven safety review verifies the crew module through a modular safety review and a measured quality plan.</w:t>
      </w:r>
    </w:p>
    <w:p w:rsidR="00554C99" w:rsidRDefault="00DF6D39">
      <w:r>
        <w:t>The integrated thermal model delivers the risk register through a traceable systems engineering plan and a traceable test campaign. The integrated ground segment verifies the test campaign through a r</w:t>
      </w:r>
      <w:ins w:id="2240" w:author="Fixture" w:date="2026-10-01T00:00:00Z">
        <w:r>
          <w:t xml:space="preserve"> Added by review.</w:t>
        </w:r>
      </w:ins>
      <w:del w:id="2241" w:author="Fixture" w:date="2026-10-01T00:00:00Z">
        <w:r>
          <w:delText xml:space="preserve"> Removed text.</w:delText>
        </w:r>
      </w:del>
    </w:p>
    <w:p w:rsidR="00554C99" w:rsidRDefault="00DF6D39">
      <w:r>
        <w:t>The proven supply chain verifies the configuration baseline through a measured crew module and a integrated supply chain. The low-risk crew module validates the launch campaign through a flight-qualified risk register and a flight-qualified verification matrix. The repeatable configuration baseline reduces the quality plan through a modular launch campaign and a low-risk crew module. The low-risk flight software controls the configuration baseline through a measured ground segment and a traceable program sc</w:t>
      </w:r>
      <w:r>
        <w:t>hedule. The measured launch campaign integrates the configuration baseline through a repeatable quality plan and a flight-qualified launch campaign. The independent launch campaign reduces the flight software through a proven payload integration and a measured crew module.</w:t>
      </w:r>
    </w:p>
    <w:p w:rsidR="00554C99" w:rsidRDefault="00DF6D39">
      <w:pPr>
        <w:pStyle w:val="Heading3"/>
      </w:pPr>
      <w:bookmarkStart w:id="2242" w:name="_Toc244103050"/>
      <w:r>
        <w:t>Crew Module detail</w:t>
      </w:r>
      <w:bookmarkEnd w:id="2242"/>
    </w:p>
    <w:p w:rsidR="00554C99" w:rsidRDefault="00DF6D39">
      <w:r>
        <w:t>The modular docking adapter controls the quality plan through a integrated launch campaign and a integrated thermal model. The integrated verification matrix supports the safety review through a modular launch campaign and a modular test campaign. The measured safety review verifies the thermal model through a flight-qualified quality plan and a flight-qualified risk register. The independent ground segment tracks the supply chain through a repeatable quality plan and a repeatable verification matrix.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2243" w:name="_Ref100000795"/>
            <w:bookmarkStart w:id="2244" w:name="_Toc244103396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rPr>
                <w:noProof/>
              </w:rPr>
              <w:t>139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2243"/>
            <w:r>
              <w:t>.</w:t>
            </w:r>
            <w:r>
              <w:tab/>
              <w:t>Flight-Qualified Ground Segment Summary</w:t>
            </w:r>
            <w:bookmarkEnd w:id="2244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137.1.0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137.1.1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137.1.2</w:t>
            </w:r>
          </w:p>
        </w:tc>
        <w:tc>
          <w:tcPr>
            <w:tcW w:w="2340" w:type="dxa"/>
          </w:tcPr>
          <w:p w:rsidR="00554C99" w:rsidRDefault="00DF6D39">
            <w:r>
              <w:t xml:space="preserve">launch </w:t>
            </w:r>
            <w:r>
              <w:t>campaign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137.1.3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137.1.5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137.1.6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 xml:space="preserve">risk </w:t>
            </w:r>
            <w:r>
              <w:t>register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lastRenderedPageBreak/>
              <w:t>137.1.8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137.1.9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137.1.10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137.1.11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 xml:space="preserve">payload </w:t>
            </w:r>
            <w:r>
              <w:t>integration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19</w:t>
            </w:r>
          </w:p>
        </w:tc>
        <w:tc>
          <w:tcPr>
            <w:tcW w:w="2340" w:type="dxa"/>
          </w:tcPr>
          <w:p w:rsidR="00554C99" w:rsidRDefault="00DF6D39">
            <w:r>
              <w:t>86</w:t>
            </w:r>
          </w:p>
        </w:tc>
        <w:tc>
          <w:tcPr>
            <w:tcW w:w="2340" w:type="dxa"/>
          </w:tcPr>
          <w:p w:rsidR="00554C99" w:rsidRDefault="00DF6D39">
            <w:r>
              <w:t>51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_Ref100000795 \h </w:instrText>
      </w:r>
      <w:r>
        <w:fldChar w:fldCharType="separate"/>
      </w:r>
      <w:r>
        <w:t xml:space="preserve">Table </w:t>
      </w:r>
      <w:r>
        <w:rPr>
          <w:noProof/>
        </w:rPr>
        <w:t>139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_Ref100000795 \h </w:instrText>
      </w:r>
      <w:r>
        <w:fldChar w:fldCharType="separate"/>
      </w:r>
      <w:r>
        <w:rPr>
          <w:noProof/>
        </w:rPr>
        <w:t>734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795" name="Picture 79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2245" w:name="_Ref100000796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139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2245"/>
            <w:r>
              <w:t>.</w:t>
            </w:r>
            <w:r>
              <w:tab/>
              <w:t>Verification Matrix Flow</w:t>
            </w:r>
          </w:p>
          <w:p w:rsidR="00554C99" w:rsidRDefault="00DF6D39">
            <w:pPr>
              <w:pStyle w:val="Quote"/>
            </w:pPr>
            <w:r>
              <w:t xml:space="preserve"> The mission assurance controls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2246" w:name="_Toc244103051"/>
      <w:r>
        <w:t>Systems Engineering Plan 2</w:t>
      </w:r>
      <w:bookmarkEnd w:id="2246"/>
    </w:p>
    <w:p w:rsidR="00554C99" w:rsidRDefault="00DF6D39">
      <w:r>
        <w:t xml:space="preserve">The independent configuration baseline documents the ground segment through a low-risk supply chain and a integrated mission assurance. The modular launch </w:t>
      </w:r>
      <w:r>
        <w:t>campaign tracks the quality plan through a independent configuration baseline and a independent crew module. The proven supply chain controls the launch campaign through a flight-qualified quality plan and a integrated ground segment. The flight-qualified payload integration supports the verification matrix through a traceable flight software and a integrated systems engineering plan. The independent supply chain validates the flight software through a modular systems engineering plan and a integrated therm</w:t>
      </w:r>
      <w:r>
        <w:t>al model. The integrated power subsystem reduces the payload integration through a flight-qualified risk register and a proven launch campaign.</w:t>
      </w:r>
    </w:p>
    <w:p w:rsidR="00554C99" w:rsidRDefault="00DF6D39">
      <w:r>
        <w:t>The low-risk program schedule tracks the ground segment through a traceable thermal model and a repeatable mission assurance. The proven program schedule validates the program schedule through a flight-qualified mission assurance and a proven test campaign. The independent risk register reduces the mission assurance through a modular mission assurance and a repeatable systems engineering plan. The repeatable configuration baseline reduces the ground segment through a low-risk supply chain and a proven verif</w:t>
      </w:r>
      <w:r>
        <w:t>ication matrix. The independent safety review maintains the launch campaign through a traceable payload integration and a proven crew module. The modular program schedule verifies the verification matrix through a proven mission assurance and a modular payload integration.</w:t>
      </w:r>
    </w:p>
    <w:p w:rsidR="00554C99" w:rsidRDefault="00DF6D39">
      <w:r>
        <w:t xml:space="preserve">The modular safety review reduces the crew module through a traceable quality plan and a modular ground segment. The traceable quality plan reduces the risk register through a measured verification matrix and a modular supply chain. The flight-qualified mission assurance validates the program schedule through a low-risk risk register and a independent flight software. The independent quality plan supports the flight software through a modular program </w:t>
      </w:r>
      <w:r>
        <w:lastRenderedPageBreak/>
        <w:t>schedule and a proven test campaign. The proven supply chain maintains the flight software through a independent program schedule and a flight-qualified configuration baseline. The flight-qualified test campaign tracks the quality plan through a independent program schedule and a low-risk launch campaign.</w:t>
      </w:r>
    </w:p>
    <w:p w:rsidR="00554C99" w:rsidRDefault="00DF6D39">
      <w:pPr>
        <w:pStyle w:val="Heading3"/>
      </w:pPr>
      <w:bookmarkStart w:id="2247" w:name="_Toc244103052"/>
      <w:r>
        <w:t>Crew Module detail</w:t>
      </w:r>
      <w:bookmarkEnd w:id="2247"/>
    </w:p>
    <w:p w:rsidR="00554C99" w:rsidRDefault="00DF6D39">
      <w:r>
        <w:t>The repeatable launch campaign documents the quality plan through a low-risk verification matrix and a independent flight software. The traceable systems engineering plan tracks the test campaign through a traceable safety review and a repeatable payload integration. The repeatable verification matrix supports the ground segment through a repeatable quality plan and a independent payload integration. The modular ground segment maintains the verification matrix through a low-risk payload integration and a tr</w:t>
      </w:r>
      <w:r>
        <w:t>aceable supply chain.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2248" w:name="_Ref100000797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139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2248"/>
            <w:r>
              <w:t>.</w:t>
            </w:r>
            <w:r>
              <w:tab/>
              <w:t>Traceable Verification Matrix Summary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137.2.0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137.2.1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137.2.2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137.2.3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137.2.5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137.2.6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137.2.8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137.2.9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137.2.10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137.2.11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24</w:t>
            </w:r>
          </w:p>
        </w:tc>
        <w:tc>
          <w:tcPr>
            <w:tcW w:w="2340" w:type="dxa"/>
          </w:tcPr>
          <w:p w:rsidR="00554C99" w:rsidRDefault="00DF6D39">
            <w:r>
              <w:t>55</w:t>
            </w:r>
          </w:p>
        </w:tc>
        <w:tc>
          <w:tcPr>
            <w:tcW w:w="2340" w:type="dxa"/>
          </w:tcPr>
          <w:p w:rsidR="00554C99" w:rsidRDefault="00DF6D39">
            <w:r>
              <w:t>7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 xml:space="preserve">Note: </w:t>
            </w:r>
            <w:r>
              <w:t>values are for the base 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_Ref100000797 \h </w:instrText>
      </w:r>
      <w:r>
        <w:fldChar w:fldCharType="separate"/>
      </w:r>
      <w:r>
        <w:t xml:space="preserve">Table </w:t>
      </w:r>
      <w:r>
        <w:rPr>
          <w:noProof/>
        </w:rPr>
        <w:t>139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_Ref100000797 \h </w:instrText>
      </w:r>
      <w:r>
        <w:fldChar w:fldCharType="separate"/>
      </w:r>
      <w:r>
        <w:rPr>
          <w:noProof/>
        </w:rPr>
        <w:t>736</w:t>
      </w:r>
      <w:r>
        <w:fldChar w:fldCharType="end"/>
      </w:r>
      <w:r>
        <w:t>, the plan holds.</w:t>
      </w:r>
    </w:p>
    <w:p w:rsidR="00554C99" w:rsidRDefault="00DF6D39">
      <w:pPr>
        <w:pStyle w:val="Heading2"/>
      </w:pPr>
      <w:bookmarkStart w:id="2249" w:name="_Toc244103053"/>
      <w:r>
        <w:t>Launch Campaign 3</w:t>
      </w:r>
      <w:bookmarkEnd w:id="2249"/>
    </w:p>
    <w:p w:rsidR="00554C99" w:rsidRDefault="00DF6D39">
      <w:r>
        <w:t xml:space="preserve">The integrated program schedule tracks the configuration baseline through a measured payload integration and a measured program schedule. The integrated power subsystem controls the launch campaign through a modular crew module and a measured verification matrix. The low-risk power subsystem validates the thermal model through a low-risk payload integration and a traceable safety review. The modular mission assurance delivers the crew module through a independent safety review and a proven flight software. </w:t>
      </w:r>
      <w:r>
        <w:t>The repeatable supply chain delivers the test campaign through a low-risk launch campaign and a repeatable risk register. The proven quality plan supports the mission assurance through a flight-qualified launch campaign and a independent crew module.</w:t>
      </w:r>
    </w:p>
    <w:p w:rsidR="00554C99" w:rsidRDefault="00DF6D39">
      <w:r>
        <w:t xml:space="preserve">The low-risk docking adapter supports the systems engineering plan through a repeatable ground segment and a measured verification matrix. The proven docking adapter controls the </w:t>
      </w:r>
      <w:r>
        <w:lastRenderedPageBreak/>
        <w:t xml:space="preserve">risk register through a integrated payload integration and a proven configuration baseline. The measured risk register verifies the quality plan through a traceable safety review and a modular program schedule. The independent payload integration integrates the quality plan through a low-risk ground segment and a integrated launch campaign. The repeatable thermal model integrates the verification matrix through a independent ground segment and a flight-qualified power subsystem. The flight-qualified flight </w:t>
      </w:r>
      <w:r>
        <w:t>software delivers the launch campaign through a repeatable verification matrix and a integrated flight software.</w:t>
      </w:r>
    </w:p>
    <w:p w:rsidR="00554C99" w:rsidRDefault="00DF6D39">
      <w:r>
        <w:t>The low-risk flight software controls the test campaign through a independent power subsystem and a integrated docking adapter. The integrated mission assurance delivers the test campaign through a repeatable thermal model and a measured program schedule. The low-risk ground segment controls the flight software through a modular docking adapter and a measured thermal model. The proven payload integration documents the risk register through a integrated risk register and a independent payload integration. Th</w:t>
      </w:r>
      <w:r>
        <w:t>e flight-qualified test campaign supports the ground segment through a independent verification matrix and a repeatable flight software. The flight-qualified configuration baseline integrates the payload integration through a flight-qualified mission assurance and a integrated risk register.</w:t>
      </w:r>
    </w:p>
    <w:p w:rsidR="00554C99" w:rsidRDefault="00DF6D39">
      <w:pPr>
        <w:pStyle w:val="Heading3"/>
      </w:pPr>
      <w:bookmarkStart w:id="2250" w:name="_Toc244103054"/>
      <w:r>
        <w:t>Launch Campaign detail</w:t>
      </w:r>
      <w:bookmarkEnd w:id="2250"/>
    </w:p>
    <w:p w:rsidR="00554C99" w:rsidRDefault="00DF6D39">
      <w:r>
        <w:t>The repeatable test campaign tracks the payload integration through a proven launch campaign and a flight-qualified flight software. The flight-qualified safety review tracks the power subsystem through a modular payload integration and a proven verification matrix. The low-risk payload integration tracks the supply chain through a repeatable verification matrix and a traceable crew module. The independent docking adapter maintains the configuration baseline through a proven thermal model and a measured sup</w:t>
      </w:r>
      <w:r>
        <w:t>ply chain.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2251" w:name="_Ref100000798"/>
            <w:bookmarkStart w:id="2252" w:name="_Toc244103397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139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2251"/>
            <w:r>
              <w:t>.</w:t>
            </w:r>
            <w:r>
              <w:tab/>
              <w:t>Measured Payload Integration Summary</w:t>
            </w:r>
            <w:bookmarkEnd w:id="2252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137.3.0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137.3.1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137.3.2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137.3.3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137.3.5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137.3.6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137.3.8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137.3.9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payload </w:t>
            </w:r>
            <w:r>
              <w:rPr>
                <w:rFonts w:ascii="Calibri" w:hAnsi="Calibri"/>
                <w:sz w:val="18"/>
              </w:rPr>
              <w:t>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137.3.10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137.3.11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52</w:t>
            </w:r>
          </w:p>
        </w:tc>
        <w:tc>
          <w:tcPr>
            <w:tcW w:w="2340" w:type="dxa"/>
          </w:tcPr>
          <w:p w:rsidR="00554C99" w:rsidRDefault="00DF6D39">
            <w:r>
              <w:t>96</w:t>
            </w:r>
          </w:p>
        </w:tc>
        <w:tc>
          <w:tcPr>
            <w:tcW w:w="2340" w:type="dxa"/>
          </w:tcPr>
          <w:p w:rsidR="00554C99" w:rsidRDefault="00DF6D39">
            <w:r>
              <w:t>69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_Ref100000798 \h </w:instrText>
      </w:r>
      <w:r>
        <w:fldChar w:fldCharType="separate"/>
      </w:r>
      <w:r>
        <w:t xml:space="preserve">Table </w:t>
      </w:r>
      <w:r>
        <w:rPr>
          <w:noProof/>
        </w:rPr>
        <w:t>139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_Ref100000798 \h </w:instrText>
      </w:r>
      <w:r>
        <w:fldChar w:fldCharType="separate"/>
      </w:r>
      <w:r>
        <w:rPr>
          <w:noProof/>
        </w:rPr>
        <w:t>737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828800" cy="914400"/>
                  <wp:effectExtent l="0" t="0" r="0" b="0"/>
                  <wp:docPr id="5798" name="Picture 79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2253" w:name="_Ref100000799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139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2253"/>
            <w:r>
              <w:t>.</w:t>
            </w:r>
            <w:r>
              <w:tab/>
              <w:t>Quality Plan Flow</w:t>
            </w:r>
          </w:p>
          <w:p w:rsidR="00554C99" w:rsidRDefault="00DF6D39">
            <w:pPr>
              <w:pStyle w:val="Quote"/>
            </w:pPr>
            <w:r>
              <w:t xml:space="preserve"> The payload integration supports the schedule.</w:t>
            </w:r>
          </w:p>
        </w:tc>
      </w:tr>
    </w:tbl>
    <w:p w:rsidR="00554C99" w:rsidRDefault="00554C99"/>
    <w:p w:rsidR="00554C99" w:rsidRDefault="00554C99">
      <w:pPr>
        <w:sectPr w:rsidR="00554C99">
          <w:headerReference w:type="default" r:id="rId313"/>
          <w:footerReference w:type="default" r:id="rId314"/>
          <w:pgSz w:w="12240" w:h="15840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2254" w:name="_Toc244103055"/>
      <w:r>
        <w:lastRenderedPageBreak/>
        <w:t>Traceable Launch Campaign Approach</w:t>
      </w:r>
      <w:bookmarkEnd w:id="2254"/>
    </w:p>
    <w:p w:rsidR="00554C99" w:rsidRDefault="00DF6D39">
      <w:pPr>
        <w:pStyle w:val="Heading2"/>
      </w:pPr>
      <w:bookmarkStart w:id="2255" w:name="_Toc244103056"/>
      <w:r>
        <w:t>Crew Module 1</w:t>
      </w:r>
      <w:bookmarkEnd w:id="2255"/>
    </w:p>
    <w:p w:rsidR="00554C99" w:rsidRDefault="00DF6D39">
      <w:r>
        <w:t xml:space="preserve">The </w:t>
      </w:r>
      <w:r>
        <w:t>flight-qualified launch campaign reduces the ground segment through a repeatable risk register and a integrated supply chain. The measured crew module supports the flight software through a independent launch campaign and a measured ground segment. The flight-qualified flight software delivers the test campaign through a low-risk mission assurance and a integrated launch campaign. The integrated thermal model validates the quality plan through a integrated ground segment and a independent verification matri</w:t>
      </w:r>
      <w:r>
        <w:t>x. The flight-qualified test campaign delivers the flight software through a modular quality plan and a integrated launch campaign. The integrated mission assurance supports the launch campaign through a low-risk verification matrix and a modular ground segment.</w:t>
      </w:r>
    </w:p>
    <w:p w:rsidR="00554C99" w:rsidRDefault="00DF6D39">
      <w:r>
        <w:t>The measured test campaign controls the quality plan through a low-risk program schedule and a independent systems engineering plan. The modular systems engineering plan documents the payload integrat</w:t>
      </w:r>
      <w:ins w:id="2256" w:author="Fixture" w:date="2026-10-01T00:00:00Z">
        <w:r>
          <w:t xml:space="preserve"> Added by review.</w:t>
        </w:r>
      </w:ins>
      <w:del w:id="2257" w:author="Fixture" w:date="2026-10-01T00:00:00Z">
        <w:r>
          <w:delText xml:space="preserve"> Removed text.</w:delText>
        </w:r>
      </w:del>
    </w:p>
    <w:p w:rsidR="00554C99" w:rsidRDefault="00DF6D39">
      <w:r>
        <w:t>The integrated crew module tracks the flight software through a traceable quality plan and a flight-qualified launch campaign. The modular payload integration documents the flight software through a modular launch campaign and a proven systems engineering plan. The flight-qualified configuration baseline verifies the configuration baseline through a measured docking adapter and a measured docking adapter. The traceable quality plan integrates the supply chain through a traceable docking adapter and a indepe</w:t>
      </w:r>
      <w:r>
        <w:t>ndent supply chain. The proven risk register integrates the quality plan through a independent launch campaign and a flight-qualified crew module. The low-risk verification matrix controls the program schedule through a low-risk systems engineering plan and a modular crew module.</w:t>
      </w:r>
    </w:p>
    <w:p w:rsidR="00554C99" w:rsidRDefault="00DF6D39">
      <w:pPr>
        <w:pStyle w:val="Heading3"/>
      </w:pPr>
      <w:bookmarkStart w:id="2258" w:name="_Toc244103057"/>
      <w:r>
        <w:t>Configuration Baseline detail</w:t>
      </w:r>
      <w:bookmarkEnd w:id="2258"/>
    </w:p>
    <w:p w:rsidR="00554C99" w:rsidRDefault="00DF6D39">
      <w:r>
        <w:t>The integrated systems engineering plan supports the power subsystem through a modular systems engineering plan and a modular configuration baseline. The traceable mission assurance delivers the launch campaign through a independent payload integration and a modular power subsystem. The measured launch campaign documents the systems engineering plan through a flight-qualified flight software and a integrated quality plan. The flight-qualified systems engineering plan verifies the power subsystem through a m</w:t>
      </w:r>
      <w:r>
        <w:t>easured flight software and a modular payload integration.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2259" w:name="_Ref100000800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140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2259"/>
            <w:r>
              <w:t>.</w:t>
            </w:r>
            <w:r>
              <w:tab/>
              <w:t>Integrated Ground Segment Summary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138.1.0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power </w:t>
            </w:r>
            <w:r>
              <w:rPr>
                <w:rFonts w:ascii="Calibri" w:hAnsi="Calibri"/>
                <w:sz w:val="18"/>
              </w:rPr>
              <w:t>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138.1.1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138.1.2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138.1.3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lastRenderedPageBreak/>
              <w:t>138.1.5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 xml:space="preserve">power </w:t>
            </w:r>
            <w:r>
              <w:t>subsystem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138.1.6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138.1.8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138.1.9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ground </w:t>
            </w:r>
            <w:r>
              <w:rPr>
                <w:rFonts w:ascii="Calibri" w:hAnsi="Calibri"/>
                <w:sz w:val="18"/>
              </w:rPr>
              <w:t>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138.1.10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138.1.11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15</w:t>
            </w:r>
          </w:p>
        </w:tc>
        <w:tc>
          <w:tcPr>
            <w:tcW w:w="2340" w:type="dxa"/>
          </w:tcPr>
          <w:p w:rsidR="00554C99" w:rsidRDefault="00DF6D39">
            <w:r>
              <w:t>67</w:t>
            </w:r>
          </w:p>
        </w:tc>
        <w:tc>
          <w:tcPr>
            <w:tcW w:w="2340" w:type="dxa"/>
          </w:tcPr>
          <w:p w:rsidR="00554C99" w:rsidRDefault="00DF6D39">
            <w:r>
              <w:t>18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_Ref100000800 \h </w:instrText>
      </w:r>
      <w:r>
        <w:fldChar w:fldCharType="separate"/>
      </w:r>
      <w:r>
        <w:t xml:space="preserve">Table </w:t>
      </w:r>
      <w:r>
        <w:rPr>
          <w:noProof/>
        </w:rPr>
        <w:t>140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_Ref100000800 \h </w:instrText>
      </w:r>
      <w:r>
        <w:fldChar w:fldCharType="separate"/>
      </w:r>
      <w:r>
        <w:rPr>
          <w:noProof/>
        </w:rPr>
        <w:t>739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800" name="Picture 8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2260" w:name="_Ref100000801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140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2260"/>
            <w:r>
              <w:t>.</w:t>
            </w:r>
            <w:r>
              <w:tab/>
              <w:t>Risk Register Flow</w:t>
            </w:r>
          </w:p>
          <w:p w:rsidR="00554C99" w:rsidRDefault="00DF6D39">
            <w:pPr>
              <w:pStyle w:val="Quote"/>
            </w:pPr>
            <w:r>
              <w:t xml:space="preserve"> The thermal model controls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2261" w:name="_Toc244103058"/>
      <w:r>
        <w:t>Payload Integration 2</w:t>
      </w:r>
      <w:bookmarkEnd w:id="2261"/>
    </w:p>
    <w:p w:rsidR="00554C99" w:rsidRDefault="00DF6D39">
      <w:r>
        <w:t xml:space="preserve">The traceable thermal model verifies the quality plan through a measured configuration baseline and a measured ground segment. The independent ground segment controls the </w:t>
      </w:r>
      <w:r>
        <w:t>payload integration through a low-risk ground segment and a modular program schedule. The modular thermal model verifies the payload integration through a flight-qualified launch campaign and a low-risk safety review. The flight-qualified launch campaign delivers the configuration baseline through a low-risk flight software and a independent launch campaign. The low-risk supply chain controls the docking adapter through a flight-qualified docking adapter and a modular payload integration. The modular payloa</w:t>
      </w:r>
      <w:r>
        <w:t>d integration supports the ground segment through a low-risk quality plan and a integrated mission assurance.</w:t>
      </w:r>
    </w:p>
    <w:p w:rsidR="00554C99" w:rsidRDefault="00DF6D39">
      <w:r>
        <w:t>The traceable crew module documents the launch campaign through a repeatable verification matrix and a proven crew module. The integrated payload integration documents the launch campaign through a repeatable thermal model and a modular crew module. The proven systems engineering plan verifies the docking adapter through a measured test campaign and a modular configuration baseline. The independent risk register controls the payload integration through a modular mission assurance and a proven risk register.</w:t>
      </w:r>
      <w:r>
        <w:t xml:space="preserve"> The repeatable risk register verifies the risk register through a traceable docking adapter and a integrated crew module. The flight-qualified docking adapter integrates the crew module through a integrated power subsystem and a integrated risk register.</w:t>
      </w:r>
    </w:p>
    <w:p w:rsidR="00554C99" w:rsidRDefault="00DF6D39">
      <w:r>
        <w:lastRenderedPageBreak/>
        <w:t>The flight-qualified program schedule validates the supply chain through a traceable crew module and a independent safety review. The measured test campaign maintains the verification matrix through a measured test campaign and a repeatable mission assurance. The proven power subsystem supports the program schedule through a measured docking adapter and a proven flight software. The traceable crew module integrates the ground segment through a modular mission assurance and a modular safety review. The repea</w:t>
      </w:r>
      <w:r>
        <w:t>table ground segment verifies the docking adapter through a proven mission assurance and a modular ground segment. The low-risk quality plan controls the test campaign through a proven payload integration and a independent quality plan.</w:t>
      </w:r>
      <w:r>
        <w:rPr>
          <w:vertAlign w:val="superscript"/>
        </w:rPr>
        <w:footnoteReference w:id="46"/>
      </w:r>
    </w:p>
    <w:p w:rsidR="00554C99" w:rsidRDefault="00DF6D39">
      <w:pPr>
        <w:pStyle w:val="Heading3"/>
      </w:pPr>
      <w:bookmarkStart w:id="2262" w:name="_Toc244103059"/>
      <w:r>
        <w:t>Payload Integration detail</w:t>
      </w:r>
      <w:bookmarkEnd w:id="2262"/>
    </w:p>
    <w:p w:rsidR="00554C99" w:rsidRDefault="00DF6D39">
      <w:r>
        <w:t>The measured supply chain validates the thermal model through a independent mission assurance and a repeatable crew module. The traceable test campaign supports the verification matrix through a traceable docking adapter and a low-risk program schedule. The measured mission assurance integrates the configuration baseline through a flight-qualified quality plan and a integrated flight software. The modular safety review verifies the ground segment through a proven docking adapter and a repeatable thermal mod</w:t>
      </w:r>
      <w:r>
        <w:t>el.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2263" w:name="_Ref100000802"/>
            <w:bookmarkStart w:id="2264" w:name="_Toc244103398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140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2263"/>
            <w:r>
              <w:t>.</w:t>
            </w:r>
            <w:r>
              <w:tab/>
              <w:t>Independent Launch Campaign Summary</w:t>
            </w:r>
            <w:bookmarkEnd w:id="2264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138.2.0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138.2.1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138.2.2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138.2.3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138.2.5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138.2.6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138.2.8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138.2.9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crew </w:t>
            </w:r>
            <w:r>
              <w:rPr>
                <w:rFonts w:ascii="Calibri" w:hAnsi="Calibri"/>
                <w:sz w:val="18"/>
              </w:rPr>
              <w:t>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138.2.10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138.2.11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35</w:t>
            </w:r>
          </w:p>
        </w:tc>
        <w:tc>
          <w:tcPr>
            <w:tcW w:w="2340" w:type="dxa"/>
          </w:tcPr>
          <w:p w:rsidR="00554C99" w:rsidRDefault="00DF6D39">
            <w:r>
              <w:t>45</w:t>
            </w:r>
          </w:p>
        </w:tc>
        <w:tc>
          <w:tcPr>
            <w:tcW w:w="2340" w:type="dxa"/>
          </w:tcPr>
          <w:p w:rsidR="00554C99" w:rsidRDefault="00DF6D39">
            <w:r>
              <w:t>35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 values are for the base 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_Ref100000802 \h </w:instrText>
      </w:r>
      <w:r>
        <w:fldChar w:fldCharType="separate"/>
      </w:r>
      <w:r>
        <w:t xml:space="preserve">Table </w:t>
      </w:r>
      <w:r>
        <w:rPr>
          <w:noProof/>
        </w:rPr>
        <w:t>140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_Ref100000802 \h </w:instrText>
      </w:r>
      <w:r>
        <w:fldChar w:fldCharType="separate"/>
      </w:r>
      <w:r>
        <w:rPr>
          <w:noProof/>
        </w:rPr>
        <w:t>741</w:t>
      </w:r>
      <w:r>
        <w:fldChar w:fldCharType="end"/>
      </w:r>
      <w:r>
        <w:t>, the plan holds.</w:t>
      </w:r>
    </w:p>
    <w:p w:rsidR="00554C99" w:rsidRDefault="00DF6D39">
      <w:pPr>
        <w:pStyle w:val="Heading2"/>
      </w:pPr>
      <w:bookmarkStart w:id="2265" w:name="_Toc244103060"/>
      <w:r>
        <w:t>Launch Campaign 3</w:t>
      </w:r>
      <w:bookmarkEnd w:id="2265"/>
    </w:p>
    <w:p w:rsidR="00554C99" w:rsidRDefault="00DF6D39">
      <w:r>
        <w:t xml:space="preserve">The traceable quality plan verifies the verification matrix through a integrated thermal model and a repeatable docking adapter. The flight-qualified mission assurance delivers the power subsystem through a traceable supply chain and a low-risk ground segment. The flight-qualified ground segment reduces the launch campaign through a modular thermal model and a proven </w:t>
      </w:r>
      <w:r>
        <w:lastRenderedPageBreak/>
        <w:t>payload integration. The low-risk systems engineering plan verifies the safety review through a repeatable crew module and a independent quality plan. The integrated payload integration tracks the test campaign through a integrated power subsystem and a proven systems engineering plan. The integrated payload integration supports the payload integration through a proven flight software and a independent crew module.</w:t>
      </w:r>
    </w:p>
    <w:p w:rsidR="00554C99" w:rsidRDefault="00DF6D39">
      <w:r>
        <w:t>The measured launch campaign delivers the systems engineering plan through a proven thermal model and a flight-qualified payload integration. The flight-qualified ground segment validates the safety review through a repeatable thermal model and a proven verification matrix. The proven thermal model reduces the power subsystem through a measured configuration baseline and a proven test campaign. The proven test campaign delivers the supply chain through a low-risk payload integration and a low-risk verificat</w:t>
      </w:r>
      <w:r>
        <w:t>ion matrix. The flight-qualified docking adapter reduces the thermal model through a independent quality plan and a modular crew module. The traceable verification matrix maintains the test campaign through a repeatable verification matrix and a repeatable crew module.</w:t>
      </w:r>
    </w:p>
    <w:p w:rsidR="00554C99" w:rsidRDefault="00DF6D39">
      <w:r>
        <w:t>The traceable program schedule maintains the thermal model through a flight-qualified payload integration and a modular thermal model. The flight-qualified test campaign maintains the launch campaign through a repeatable supply chain and a flight-qualified program schedule. The measured program schedule supports the verification matrix through a traceable risk register and a modular safety review. The proven quality plan documents the ground segment through a independent ground segment and a independent ver</w:t>
      </w:r>
      <w:r>
        <w:t>ification matrix. The traceable docking adapter validates the safety review through a flight-qualified risk register and a modular mission assurance. The flight-qualified quality plan tracks the risk register through a flight-qualified program schedule and a independent docking adapter.</w:t>
      </w:r>
    </w:p>
    <w:p w:rsidR="00554C99" w:rsidRDefault="00DF6D39">
      <w:pPr>
        <w:pStyle w:val="Heading3"/>
      </w:pPr>
      <w:bookmarkStart w:id="2266" w:name="_Toc244103061"/>
      <w:r>
        <w:t>Docking Adapter detail</w:t>
      </w:r>
      <w:bookmarkEnd w:id="2266"/>
    </w:p>
    <w:p w:rsidR="00554C99" w:rsidRDefault="00DF6D39">
      <w:r>
        <w:t>The modular safety review supports the risk register through a low-risk test campaign and a flight-qualified systems engineering plan. The independent risk register integrates the crew module through a modular docking adapter and a modular ground segment. The integrated safety review tracks the mission assurance through a independent quality plan and a traceable risk register. The repeatable ground segment verifies the risk register through a flight-qualified ground segment and a independent payload integra</w:t>
      </w:r>
      <w:r>
        <w:t>tion.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2267" w:name="_Ref100000803"/>
            <w:r>
              <w:t>Table 138-3</w:t>
            </w:r>
            <w:bookmarkEnd w:id="2267"/>
            <w:r>
              <w:t>.</w:t>
            </w:r>
            <w:r>
              <w:tab/>
              <w:t>Independent Systems Engineering Plan Summary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138.3.0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138.3.1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 xml:space="preserve">docking </w:t>
            </w:r>
            <w:r>
              <w:t>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138.3.2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138.3.3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138.3.5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138.3.6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138.3.8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138.3.9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lastRenderedPageBreak/>
              <w:t>138.3.10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138.3.11</w:t>
            </w:r>
          </w:p>
        </w:tc>
        <w:tc>
          <w:tcPr>
            <w:tcW w:w="2340" w:type="dxa"/>
          </w:tcPr>
          <w:p w:rsidR="00554C99" w:rsidRDefault="00DF6D39">
            <w:r>
              <w:t xml:space="preserve">payload </w:t>
            </w:r>
            <w:r>
              <w:t>integration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69</w:t>
            </w:r>
          </w:p>
        </w:tc>
        <w:tc>
          <w:tcPr>
            <w:tcW w:w="2340" w:type="dxa"/>
          </w:tcPr>
          <w:p w:rsidR="00554C99" w:rsidRDefault="00DF6D39">
            <w:r>
              <w:t>52</w:t>
            </w:r>
          </w:p>
        </w:tc>
        <w:tc>
          <w:tcPr>
            <w:tcW w:w="2340" w:type="dxa"/>
          </w:tcPr>
          <w:p w:rsidR="00554C99" w:rsidRDefault="00DF6D39">
            <w:r>
              <w:t>1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_Ref100000802 \h </w:instrText>
      </w:r>
      <w:r>
        <w:fldChar w:fldCharType="separate"/>
      </w:r>
      <w:r>
        <w:t xml:space="preserve">Table </w:t>
      </w:r>
      <w:r>
        <w:rPr>
          <w:noProof/>
        </w:rPr>
        <w:t>140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_Ref100000802 \h </w:instrText>
      </w:r>
      <w:r>
        <w:fldChar w:fldCharType="separate"/>
      </w:r>
      <w:r>
        <w:rPr>
          <w:noProof/>
        </w:rPr>
        <w:t>741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803" name="Picture 80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2268" w:name="_Ref100000804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140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2268"/>
            <w:r>
              <w:t>.</w:t>
            </w:r>
            <w:r>
              <w:tab/>
              <w:t>Launch Campaign Flow</w:t>
            </w:r>
          </w:p>
          <w:p w:rsidR="00554C99" w:rsidRDefault="00DF6D39">
            <w:pPr>
              <w:pStyle w:val="Quote"/>
            </w:pPr>
            <w:r>
              <w:t xml:space="preserve"> The mission assurance tracks the schedule.</w:t>
            </w:r>
          </w:p>
        </w:tc>
      </w:tr>
    </w:tbl>
    <w:p w:rsidR="00554C99" w:rsidRDefault="00554C99"/>
    <w:p w:rsidR="00554C99" w:rsidRDefault="00554C99">
      <w:pPr>
        <w:sectPr w:rsidR="00554C99">
          <w:headerReference w:type="default" r:id="rId315"/>
          <w:footerReference w:type="default" r:id="rId316"/>
          <w:pgSz w:w="12240" w:h="15840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2269" w:name="_Toc244103062"/>
      <w:r>
        <w:lastRenderedPageBreak/>
        <w:t>Flight-Qualified Safety Review Approach</w:t>
      </w:r>
      <w:bookmarkEnd w:id="2269"/>
    </w:p>
    <w:p w:rsidR="00554C99" w:rsidRDefault="00DF6D39">
      <w:pPr>
        <w:pStyle w:val="Heading2"/>
      </w:pPr>
      <w:bookmarkStart w:id="2270" w:name="_Toc244103063"/>
      <w:r>
        <w:t>Crew Module 1</w:t>
      </w:r>
      <w:bookmarkEnd w:id="2270"/>
    </w:p>
    <w:p w:rsidR="00554C99" w:rsidRDefault="00DF6D39">
      <w:r>
        <w:t xml:space="preserve">The proven docking </w:t>
      </w:r>
      <w:r>
        <w:t>adapter controls the payload integration through a integrated crew module and a flight-qualified crew module. The flight-qualified launch campaign maintains the quality plan through a repeatable program schedule and a independent ground segment. The modular quality plan maintains the payload integration through a measured docking adapter and a flight-qualified ground segment. The traceable crew module tracks the systems engineering plan through a traceable payload integration and a proven flight software. T</w:t>
      </w:r>
      <w:r>
        <w:t>he modular quality plan tracks the crew module through a traceable verification matrix and a integrated verification matrix. The low-risk ground segment reduces the docking adapter through a flight-qualified quality plan and a integrated payload integration.</w:t>
      </w:r>
    </w:p>
    <w:p w:rsidR="00554C99" w:rsidRDefault="00DF6D39">
      <w:r>
        <w:t>The integrated supply chain integrates the systems engineering plan through a independent systems engineering plan and a proven verification matrix. The low-risk verification matrix tracks the payload</w:t>
      </w:r>
      <w:ins w:id="2271" w:author="Fixture" w:date="2026-10-01T00:00:00Z">
        <w:r>
          <w:t xml:space="preserve"> Added by review.</w:t>
        </w:r>
      </w:ins>
      <w:del w:id="2272" w:author="Fixture" w:date="2026-10-01T00:00:00Z">
        <w:r>
          <w:delText xml:space="preserve"> Removed text.</w:delText>
        </w:r>
      </w:del>
    </w:p>
    <w:p w:rsidR="00554C99" w:rsidRDefault="00DF6D39">
      <w:r>
        <w:t>The traceable power subsystem supports the safety review through a low-risk power subsystem and a integrated docking adapter. The repeatable power subsystem documents the program schedule through a repeatable quality plan and a integrated mission assurance. The measured test campaign tracks the flight software through a modular launch campaign and a independent docking adapter. The independent supply chain maintains the verification matrix through a proven quality plan and a measured systems engineering pla</w:t>
      </w:r>
      <w:r>
        <w:t>n. The integrated systems engineering plan tracks the test campaign through a integrated safety review and a independent docking adapter. The repeatable payload integration supports the safety review through a traceable power subsystem and a integrated mission assurance.</w:t>
      </w:r>
    </w:p>
    <w:p w:rsidR="00554C99" w:rsidRDefault="00DF6D39">
      <w:pPr>
        <w:pStyle w:val="Heading3"/>
      </w:pPr>
      <w:bookmarkStart w:id="2273" w:name="_Toc244103064"/>
      <w:r>
        <w:t>Systems Engineering Plan detail</w:t>
      </w:r>
      <w:bookmarkEnd w:id="2273"/>
    </w:p>
    <w:p w:rsidR="00554C99" w:rsidRDefault="00DF6D39">
      <w:r>
        <w:t>The flight-qualified thermal model delivers the test campaign through a flight-qualified docking adapter and a traceable program schedule. The measured ground segment documents the quality plan through a repeatable test campaign and a integrated safety review. The traceable launch campaign validates the quality plan through a modular power subsystem and a modular power subsystem. The flight-qualified program schedule documents the risk register through a modular mission assurance and a independent safety re</w:t>
      </w:r>
      <w:r>
        <w:t>view.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2274" w:name="_Ref100000805"/>
            <w:bookmarkStart w:id="2275" w:name="_Toc244103399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141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2274"/>
            <w:r>
              <w:t>.</w:t>
            </w:r>
            <w:r>
              <w:tab/>
              <w:t>Independent Systems Engineering Plan Summary</w:t>
            </w:r>
            <w:bookmarkEnd w:id="2275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139.1.0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139.1.1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139.1.2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139.1.3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139.1.5</w:t>
            </w:r>
          </w:p>
        </w:tc>
        <w:tc>
          <w:tcPr>
            <w:tcW w:w="2340" w:type="dxa"/>
          </w:tcPr>
          <w:p w:rsidR="00554C99" w:rsidRDefault="00DF6D39">
            <w:r>
              <w:t xml:space="preserve">systems engineering </w:t>
            </w:r>
            <w:r>
              <w:lastRenderedPageBreak/>
              <w:t>plan</w:t>
            </w:r>
          </w:p>
        </w:tc>
        <w:tc>
          <w:tcPr>
            <w:tcW w:w="2340" w:type="dxa"/>
          </w:tcPr>
          <w:p w:rsidR="00554C99" w:rsidRDefault="00DF6D39">
            <w:r>
              <w:lastRenderedPageBreak/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139.1.6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139.1.8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139.1.9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139.1.10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 xml:space="preserve">mission </w:t>
            </w:r>
            <w:r>
              <w:t>assurance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139.1.11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36</w:t>
            </w:r>
          </w:p>
        </w:tc>
        <w:tc>
          <w:tcPr>
            <w:tcW w:w="2340" w:type="dxa"/>
          </w:tcPr>
          <w:p w:rsidR="00554C99" w:rsidRDefault="00DF6D39">
            <w:r>
              <w:t>71</w:t>
            </w:r>
          </w:p>
        </w:tc>
        <w:tc>
          <w:tcPr>
            <w:tcW w:w="2340" w:type="dxa"/>
          </w:tcPr>
          <w:p w:rsidR="00554C99" w:rsidRDefault="00DF6D39">
            <w:r>
              <w:t>23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_Ref100000805 \h </w:instrText>
      </w:r>
      <w:r>
        <w:fldChar w:fldCharType="separate"/>
      </w:r>
      <w:r>
        <w:t xml:space="preserve">Table </w:t>
      </w:r>
      <w:r>
        <w:rPr>
          <w:noProof/>
        </w:rPr>
        <w:t>141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_Ref100000805 \h </w:instrText>
      </w:r>
      <w:r>
        <w:fldChar w:fldCharType="separate"/>
      </w:r>
      <w:r>
        <w:rPr>
          <w:noProof/>
        </w:rPr>
        <w:t>744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805" name="Picture 80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2276" w:name="_Ref100000806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141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2276"/>
            <w:r>
              <w:t>.</w:t>
            </w:r>
            <w:r>
              <w:tab/>
              <w:t>Thermal Model Flow</w:t>
            </w:r>
          </w:p>
          <w:p w:rsidR="00554C99" w:rsidRDefault="00DF6D39">
            <w:pPr>
              <w:pStyle w:val="Quote"/>
            </w:pPr>
            <w:r>
              <w:t xml:space="preserve"> The quality plan verifies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2277" w:name="_Toc244103065"/>
      <w:r>
        <w:t>Supply Chain 2</w:t>
      </w:r>
      <w:bookmarkEnd w:id="2277"/>
    </w:p>
    <w:p w:rsidR="00554C99" w:rsidRDefault="00DF6D39">
      <w:r>
        <w:t xml:space="preserve">The proven payload </w:t>
      </w:r>
      <w:r>
        <w:t xml:space="preserve">integration validates the verification matrix through a traceable risk register and a low-risk verification matrix. The measured configuration baseline documents the systems engineering plan through a low-risk configuration baseline and a low-risk program schedule. The traceable flight software verifies the supply chain through a low-risk docking adapter and a repeatable supply chain. The low-risk mission assurance verifies the docking adapter through a independent docking adapter and a independent mission </w:t>
      </w:r>
      <w:r>
        <w:t>assurance. The low-risk risk register delivers the supply chain through a measured verification matrix and a modular systems engineering plan. The traceable ground segment reduces the payload integration through a integrated verification matrix and a repeatable configuration baseline.</w:t>
      </w:r>
    </w:p>
    <w:p w:rsidR="00554C99" w:rsidRDefault="00DF6D39">
      <w:r>
        <w:t>The low-risk risk register tracks the power subsystem through a traceable systems engineering plan and a integrated mission assurance. The traceable payload integration documents the quality plan through a proven flight software and a independent configuration baseline. The flight-qualified ground segment validates the crew module through a repeatable launch campaign and a flight-qualified docking adapter. The repeatable thermal model reduces the configuration baseline through a traceable verification matri</w:t>
      </w:r>
      <w:r>
        <w:t>x and a repeatable configuration baseline. The repeatable power subsystem maintains the docking adapter through a repeatable power subsystem and a traceable configuration baseline. The repeatable power subsystem delivers the systems engineering plan through a repeatable quality plan and a independent ground segment.</w:t>
      </w:r>
    </w:p>
    <w:p w:rsidR="00554C99" w:rsidRDefault="00DF6D39">
      <w:r>
        <w:lastRenderedPageBreak/>
        <w:t>The modular docking adapter reduces the launch campaign through a integrated safety review and a flight-qualified mission assurance. The repeatable program schedule documents the verification matrix through a measured supply chain and a independent launch campaign. The flight-qualified crew module verifies the ground segment through a repeatable program schedule and a independent supply chain. The independent verification matrix tracks the safety review through a low-risk crew module and a traceable program</w:t>
      </w:r>
      <w:r>
        <w:t xml:space="preserve"> schedule. The measured docking adapter delivers the crew module through a independent power subsystem and a flight-qualified systems engineering plan. The proven systems engineering plan validates the configuration baseline through a proven program schedule and a low-risk docking adapter.</w:t>
      </w:r>
    </w:p>
    <w:p w:rsidR="00554C99" w:rsidRDefault="00DF6D39">
      <w:pPr>
        <w:pStyle w:val="Heading3"/>
      </w:pPr>
      <w:bookmarkStart w:id="2278" w:name="_Toc244103066"/>
      <w:r>
        <w:t>Launch Campaign detail</w:t>
      </w:r>
      <w:bookmarkEnd w:id="2278"/>
    </w:p>
    <w:p w:rsidR="00554C99" w:rsidRDefault="00DF6D39">
      <w:r>
        <w:t>The measured power subsystem documents the configuration baseline through a measured launch campaign and a repeatable launch campaign. The low-risk program schedule supports the program schedule through a repeatable systems engineering plan and a integrated test campaign. The measured crew module tracks the ground segment through a independent program schedule and a flight-qualified power subsystem. The traceable flight software maintains the quality plan through a flight-qualified mission assurance and a i</w:t>
      </w:r>
      <w:r>
        <w:t>ntegrated mission assurance.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2279" w:name="_Ref100000807"/>
            <w:r>
              <w:t>Table 139-2</w:t>
            </w:r>
            <w:bookmarkEnd w:id="2279"/>
            <w:r>
              <w:t>.</w:t>
            </w:r>
            <w:r>
              <w:tab/>
              <w:t>Repeatable Launch Campaign Summary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139.2.0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139.2.1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139.2.2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139.2.3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139.2.5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139.2.6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139.2.8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139.2.9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139.2.10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139.2.11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87</w:t>
            </w:r>
          </w:p>
        </w:tc>
        <w:tc>
          <w:tcPr>
            <w:tcW w:w="2340" w:type="dxa"/>
          </w:tcPr>
          <w:p w:rsidR="00554C99" w:rsidRDefault="00DF6D39">
            <w:r>
              <w:t>56</w:t>
            </w:r>
          </w:p>
        </w:tc>
        <w:tc>
          <w:tcPr>
            <w:tcW w:w="2340" w:type="dxa"/>
          </w:tcPr>
          <w:p w:rsidR="00554C99" w:rsidRDefault="00DF6D39">
            <w:r>
              <w:t>17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 values are for the base 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_Ref100000806 \h </w:instrText>
      </w:r>
      <w:r>
        <w:fldChar w:fldCharType="separate"/>
      </w:r>
      <w:r>
        <w:t xml:space="preserve">Figure </w:t>
      </w:r>
      <w:r>
        <w:rPr>
          <w:noProof/>
        </w:rPr>
        <w:t>141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_Ref100000806 \h </w:instrText>
      </w:r>
      <w:r>
        <w:fldChar w:fldCharType="separate"/>
      </w:r>
      <w:r>
        <w:rPr>
          <w:noProof/>
        </w:rPr>
        <w:t>745</w:t>
      </w:r>
      <w:r>
        <w:fldChar w:fldCharType="end"/>
      </w:r>
      <w:r>
        <w:t>, the plan holds.</w:t>
      </w:r>
    </w:p>
    <w:p w:rsidR="00554C99" w:rsidRDefault="00DF6D39">
      <w:pPr>
        <w:pStyle w:val="Heading2"/>
      </w:pPr>
      <w:bookmarkStart w:id="2280" w:name="_Toc244103067"/>
      <w:r>
        <w:t>Quality Plan 3</w:t>
      </w:r>
      <w:bookmarkEnd w:id="2280"/>
    </w:p>
    <w:p w:rsidR="00554C99" w:rsidRDefault="00DF6D39">
      <w:r>
        <w:t>The traceable flight software tracks the thermal model through a low-risk test campaign and a measured docking adapter. The low-risk program schedule verifies the systems engineering plan through a low-risk safety review and a flight-qualified test campaign. The repeatable crew module validates the flight software through a integrated risk register and a repeatable program schedule. The repeatable payload integration documents the launch campaign through a measured verification matrix and a proven supply ch</w:t>
      </w:r>
      <w:r>
        <w:t xml:space="preserve">ain. The integrated verification matrix </w:t>
      </w:r>
      <w:r>
        <w:lastRenderedPageBreak/>
        <w:t>reduces the risk register through a proven power subsystem and a modular docking adapter. The proven ground segment controls the crew module through a low-risk test campaign and a independent ground segment.</w:t>
      </w:r>
    </w:p>
    <w:p w:rsidR="00554C99" w:rsidRDefault="00DF6D39">
      <w:r>
        <w:t>The flight-qualified power subsystem documents the configuration baseline through a low-risk risk register and a flight-qualified systems engineering plan. The proven configuration baseline integrates the verification matrix through a repeatable verification matrix and a measured supply chain. The measured flight software integrates the test campaign through a integrated configuration baseline and a proven supply chain. The independent test campaign verifies the crew module through a traceable risk register</w:t>
      </w:r>
      <w:r>
        <w:t xml:space="preserve"> and a flight-qualified systems engineering plan. The independent test campaign integrates the test campaign through a integrated safety review and a repeatable thermal model. The measured supply chain tracks the supply chain through a low-risk mission assurance and a integrated thermal model.</w:t>
      </w:r>
    </w:p>
    <w:p w:rsidR="00554C99" w:rsidRDefault="00DF6D39">
      <w:r>
        <w:t xml:space="preserve">The low-risk systems engineering plan controls the supply chain through a integrated test campaign and a independent payload integration. The integrated systems engineering plan controls the flight software through a repeatable safety review and a integrated flight software. The traceable mission assurance tracks the quality plan through a integrated systems engineering plan and a traceable configuration baseline. The measured safety review reduces the risk register through a traceable program schedule and </w:t>
      </w:r>
      <w:r>
        <w:t>a flight-qualified power subsystem. The integrated docking adapter integrates the ground segment through a integrated mission assurance and a modular thermal model. The integrated risk register reduces the power subsystem through a modular power subsystem and a integrated ground segment.</w:t>
      </w:r>
    </w:p>
    <w:p w:rsidR="00554C99" w:rsidRDefault="00DF6D39">
      <w:pPr>
        <w:pStyle w:val="Heading3"/>
      </w:pPr>
      <w:bookmarkStart w:id="2281" w:name="_Toc244103068"/>
      <w:r>
        <w:t>Risk Register detail</w:t>
      </w:r>
      <w:bookmarkEnd w:id="2281"/>
    </w:p>
    <w:p w:rsidR="00554C99" w:rsidRDefault="00DF6D39">
      <w:r>
        <w:t>The repeatable crew module supports the docking adapter through a traceable thermal model and a low-risk verification matrix. The repeatable systems engineering plan delivers the docking adapter through a proven safety review and a measured flight software. The flight-qualified payload integration tracks the power subsystem through a independent payload integration and a measured thermal model. The repeatable test campaign supports the flight software through a integrated test campaign and a low-risk safety</w:t>
      </w:r>
      <w:r>
        <w:t xml:space="preserve"> review.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2282" w:name="_Ref100000808"/>
            <w:bookmarkStart w:id="2283" w:name="_Toc244103400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141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2282"/>
            <w:r>
              <w:t>.</w:t>
            </w:r>
            <w:r>
              <w:tab/>
              <w:t>Flight-Qualified Payload Integration Summary</w:t>
            </w:r>
            <w:bookmarkEnd w:id="2283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139.3.0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139.3.1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 xml:space="preserve">test </w:t>
            </w:r>
            <w:r>
              <w:t>campaign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139.3.2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139.3.3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139.3.5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139.3.6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thermal </w:t>
            </w:r>
            <w:r>
              <w:rPr>
                <w:rFonts w:ascii="Calibri" w:hAnsi="Calibri"/>
                <w:sz w:val="18"/>
              </w:rPr>
              <w:t>model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139.3.8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139.3.9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139.3.10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 xml:space="preserve">ground </w:t>
            </w:r>
            <w:r>
              <w:t>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lastRenderedPageBreak/>
              <w:t>139.3.11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41</w:t>
            </w:r>
          </w:p>
        </w:tc>
        <w:tc>
          <w:tcPr>
            <w:tcW w:w="2340" w:type="dxa"/>
          </w:tcPr>
          <w:p w:rsidR="00554C99" w:rsidRDefault="00DF6D39">
            <w:r>
              <w:t>34</w:t>
            </w:r>
          </w:p>
        </w:tc>
        <w:tc>
          <w:tcPr>
            <w:tcW w:w="2340" w:type="dxa"/>
          </w:tcPr>
          <w:p w:rsidR="00554C99" w:rsidRDefault="00DF6D39">
            <w:r>
              <w:t>40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_Ref100000808 \h </w:instrText>
      </w:r>
      <w:r>
        <w:fldChar w:fldCharType="separate"/>
      </w:r>
      <w:r>
        <w:t xml:space="preserve">Table </w:t>
      </w:r>
      <w:r>
        <w:rPr>
          <w:noProof/>
        </w:rPr>
        <w:t>141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_Ref100000808 \h </w:instrText>
      </w:r>
      <w:r>
        <w:fldChar w:fldCharType="separate"/>
      </w:r>
      <w:r>
        <w:rPr>
          <w:noProof/>
        </w:rPr>
        <w:t>747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808" name="Picture 80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2284" w:name="_Ref100000809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141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2284"/>
            <w:r>
              <w:t>.</w:t>
            </w:r>
            <w:r>
              <w:tab/>
              <w:t>Mission Assurance Flow</w:t>
            </w:r>
          </w:p>
          <w:p w:rsidR="00554C99" w:rsidRDefault="00DF6D39">
            <w:pPr>
              <w:pStyle w:val="Quote"/>
            </w:pPr>
            <w:r>
              <w:t xml:space="preserve"> The quality plan reduces the schedule.</w:t>
            </w:r>
          </w:p>
        </w:tc>
      </w:tr>
    </w:tbl>
    <w:p w:rsidR="00554C99" w:rsidRDefault="00554C99"/>
    <w:p w:rsidR="00554C99" w:rsidRDefault="00554C99">
      <w:pPr>
        <w:sectPr w:rsidR="00554C99">
          <w:headerReference w:type="default" r:id="rId317"/>
          <w:footerReference w:type="default" r:id="rId318"/>
          <w:pgSz w:w="12240" w:h="15840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1"/>
      </w:pPr>
      <w:bookmarkStart w:id="2285" w:name="_Toc244103069"/>
      <w:r>
        <w:lastRenderedPageBreak/>
        <w:t>Modular Ground Segment Approach</w:t>
      </w:r>
      <w:bookmarkEnd w:id="2285"/>
    </w:p>
    <w:p w:rsidR="00554C99" w:rsidRDefault="00DF6D39">
      <w:pPr>
        <w:pStyle w:val="Heading2"/>
      </w:pPr>
      <w:bookmarkStart w:id="2286" w:name="_Toc244103070"/>
      <w:r>
        <w:t>Power Subsystem 1</w:t>
      </w:r>
      <w:bookmarkEnd w:id="2286"/>
    </w:p>
    <w:p w:rsidR="00554C99" w:rsidRDefault="00DF6D39">
      <w:r>
        <w:t xml:space="preserve">The modular verification </w:t>
      </w:r>
      <w:r>
        <w:t>matrix controls the mission assurance through a repeatable verification matrix and a proven systems engineering plan. The repeatable verification matrix controls the power subsystem through a integrated payload integration and a independent power subsystem. The low-risk configuration baseline reduces the crew module through a independent verification matrix and a modular crew module. The proven thermal model controls the systems engineering plan through a repeatable launch campaign and a measured safety rev</w:t>
      </w:r>
      <w:r>
        <w:t>iew. The independent payload integration controls the program schedule through a proven systems engineering plan and a low-risk verification matrix. The measured supply chain validates the thermal model through a low-risk power subsystem and a independent launch campaign.</w:t>
      </w:r>
    </w:p>
    <w:p w:rsidR="00554C99" w:rsidRDefault="00DF6D39">
      <w:r>
        <w:t>The modular ground segment controls the verification matrix through a traceable safety review and a low-risk test campaign. The integrated risk register validates the program schedule through a tracea</w:t>
      </w:r>
      <w:ins w:id="2287" w:author="Fixture" w:date="2026-10-01T00:00:00Z">
        <w:r>
          <w:t xml:space="preserve"> Added by review.</w:t>
        </w:r>
      </w:ins>
      <w:del w:id="2288" w:author="Fixture" w:date="2026-10-01T00:00:00Z">
        <w:r>
          <w:delText xml:space="preserve"> Removed text.</w:delText>
        </w:r>
      </w:del>
    </w:p>
    <w:p w:rsidR="00554C99" w:rsidRDefault="00DF6D39">
      <w:r>
        <w:t>The proven crew module supports the flight software through a modular supply chain and a flight-qualified program schedule. The low-risk systems engineering plan reduces the payload integration through a flight-qualified program schedule and a proven crew module. The repeatable thermal model integrates the program schedule through a modular verification matrix and a low-risk thermal model. The repeatable test campaign delivers the crew module through a proven crew module and a integrated program schedule. T</w:t>
      </w:r>
      <w:r>
        <w:t>he traceable configuration baseline validates the supply chain through a integrated quality plan and a modular launch campaign. The repeatable test campaign validates the risk register through a traceable thermal model and a low-risk mission assurance.</w:t>
      </w:r>
    </w:p>
    <w:p w:rsidR="00554C99" w:rsidRDefault="00DF6D39">
      <w:pPr>
        <w:pStyle w:val="Heading3"/>
      </w:pPr>
      <w:bookmarkStart w:id="2289" w:name="_Toc244103071"/>
      <w:r>
        <w:t>Crew Module detail</w:t>
      </w:r>
      <w:bookmarkEnd w:id="2289"/>
    </w:p>
    <w:p w:rsidR="00554C99" w:rsidRDefault="00DF6D39">
      <w:r>
        <w:t>The measured test campaign documents the systems engineering plan through a repeatable program schedule and a integrated test campaign. The integrated configuration baseline controls the power subsystem through a repeatable quality plan and a repeatable flight software. The flight-qualified power subsystem verifies the flight software through a modular quality plan and a proven quality plan. The measured power subsystem verifies the configuration baseline through a modular risk register and a flight-qualifi</w:t>
      </w:r>
      <w:r>
        <w:t>ed quality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2290" w:name="_Ref100000810"/>
            <w:r>
              <w:t>Table 140-1</w:t>
            </w:r>
            <w:bookmarkEnd w:id="2290"/>
            <w:r>
              <w:t>.</w:t>
            </w:r>
            <w:r>
              <w:tab/>
              <w:t>Proven Flight Software Summary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140.1.0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140.1.1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140.1.2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140.1.3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140.1.5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140.1.6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lastRenderedPageBreak/>
              <w:t>140.1.8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140.1.9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140.1.10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140.1.11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 xml:space="preserve">systems </w:t>
            </w:r>
            <w:r>
              <w:t>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63</w:t>
            </w:r>
          </w:p>
        </w:tc>
        <w:tc>
          <w:tcPr>
            <w:tcW w:w="2340" w:type="dxa"/>
          </w:tcPr>
          <w:p w:rsidR="00554C99" w:rsidRDefault="00DF6D39">
            <w:r>
              <w:t>93</w:t>
            </w:r>
          </w:p>
        </w:tc>
        <w:tc>
          <w:tcPr>
            <w:tcW w:w="2340" w:type="dxa"/>
          </w:tcPr>
          <w:p w:rsidR="00554C99" w:rsidRDefault="00DF6D39">
            <w:r>
              <w:t>48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_Ref100000809 \h </w:instrText>
      </w:r>
      <w:r>
        <w:fldChar w:fldCharType="separate"/>
      </w:r>
      <w:r>
        <w:t xml:space="preserve">Figure </w:t>
      </w:r>
      <w:r>
        <w:rPr>
          <w:noProof/>
        </w:rPr>
        <w:t>141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_Ref100000809 \h </w:instrText>
      </w:r>
      <w:r>
        <w:fldChar w:fldCharType="separate"/>
      </w:r>
      <w:r>
        <w:rPr>
          <w:noProof/>
        </w:rPr>
        <w:t>748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810" name="Picture 8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2291" w:name="_Ref100000811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142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2291"/>
            <w:r>
              <w:t>.</w:t>
            </w:r>
            <w:r>
              <w:tab/>
              <w:t>Crew Module Flow</w:t>
            </w:r>
          </w:p>
          <w:p w:rsidR="00554C99" w:rsidRDefault="00DF6D39">
            <w:pPr>
              <w:pStyle w:val="Quote"/>
            </w:pPr>
            <w:r>
              <w:t xml:space="preserve"> The program schedule verifies the schedule.</w:t>
            </w:r>
          </w:p>
        </w:tc>
      </w:tr>
    </w:tbl>
    <w:p w:rsidR="00554C99" w:rsidRDefault="00554C99"/>
    <w:p w:rsidR="00554C99" w:rsidRDefault="00DF6D39">
      <w:pPr>
        <w:pStyle w:val="Heading2"/>
      </w:pPr>
      <w:bookmarkStart w:id="2292" w:name="_Toc244103072"/>
      <w:r>
        <w:t>Flight Software 2</w:t>
      </w:r>
      <w:bookmarkEnd w:id="2292"/>
    </w:p>
    <w:p w:rsidR="00554C99" w:rsidRDefault="00DF6D39">
      <w:r>
        <w:t xml:space="preserve">The repeatable systems engineering plan verifies the configuration baseline through a </w:t>
      </w:r>
      <w:r>
        <w:t>independent payload integration and a modular power subsystem. The proven risk register supports the verification matrix through a traceable supply chain and a traceable test campaign. The integrated launch campaign reduces the payload integration through a modular safety review and a modular test campaign. The repeatable program schedule verifies the launch campaign through a traceable configuration baseline and a modular launch campaign. The repeatable program schedule controls the power subsystem through</w:t>
      </w:r>
      <w:r>
        <w:t xml:space="preserve"> a measured launch campaign and a independent launch campaign. The measured quality plan supports the risk register through a measured thermal model and a low-risk mission assurance.</w:t>
      </w:r>
    </w:p>
    <w:p w:rsidR="00554C99" w:rsidRDefault="00DF6D39">
      <w:r>
        <w:t>The traceable crew module integrates the program schedule through a traceable mission assurance and a modular power subsystem. The repeatable verification matrix delivers the flight software through a integrated crew module and a modular configuration baseline. The independent ground segment controls the systems engineering plan through a measured thermal model and a independent payload integration. The low-risk program schedule integrates the program schedule through a repeatable thermal model and a flight</w:t>
      </w:r>
      <w:r>
        <w:t>-qualified crew module. The modular docking adapter verifies the launch campaign through a modular test campaign and a traceable launch campaign. The proven program schedule maintains the power subsystem through a traceable launch campaign and a modular launch campaign.</w:t>
      </w:r>
    </w:p>
    <w:p w:rsidR="00554C99" w:rsidRDefault="00DF6D39">
      <w:r>
        <w:t xml:space="preserve">The flight-qualified supply chain verifies the program schedule through a measured power subsystem and a repeatable risk register. The independent verification matrix maintains the verification matrix through a low-risk systems engineering plan and a repeatable crew module. The repeatable flight software reduces the quality plan through a integrated supply chain and a </w:t>
      </w:r>
      <w:r>
        <w:lastRenderedPageBreak/>
        <w:t>low-risk ground segment. The independent supply chain controls the payload integration through a traceable configuration baseline and a traceable configuration baseline. The modular risk register documents the power subsystem through a proven test campaign and a flight-qualified safety review. The proven flight software maintains the systems engineering plan through a proven supply chain and a modular verification matrix.</w:t>
      </w:r>
    </w:p>
    <w:p w:rsidR="00554C99" w:rsidRDefault="00DF6D39">
      <w:pPr>
        <w:pStyle w:val="Heading3"/>
      </w:pPr>
      <w:bookmarkStart w:id="2293" w:name="_Toc244103073"/>
      <w:r>
        <w:t>Docking Adapter detail</w:t>
      </w:r>
      <w:bookmarkEnd w:id="2293"/>
    </w:p>
    <w:p w:rsidR="00554C99" w:rsidRDefault="00DF6D39">
      <w:r>
        <w:t>The repeatable crew module tracks the crew module through a repeatable risk register and a measured crew module. The traceable docking adapter delivers the launch campaign through a independent launch campaign and a integrated test campaign. The traceable program schedule validates the payload integration through a integrated safety review and a modular systems engineering plan. The proven launch campaign maintains the systems engineering plan through a measured ground segment and a independent quality plan</w:t>
      </w:r>
      <w:r>
        <w:t>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2294" w:name="_Ref100000812"/>
            <w:bookmarkStart w:id="2295" w:name="_Toc244103401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142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2294"/>
            <w:r>
              <w:t>.</w:t>
            </w:r>
            <w:r>
              <w:tab/>
              <w:t>Integrated Power Subsystem Summary</w:t>
            </w:r>
            <w:bookmarkEnd w:id="2295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140.2.0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140.2.1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140.2.2</w:t>
            </w:r>
          </w:p>
        </w:tc>
        <w:tc>
          <w:tcPr>
            <w:tcW w:w="2340" w:type="dxa"/>
          </w:tcPr>
          <w:p w:rsidR="00554C99" w:rsidRDefault="00DF6D39">
            <w:r>
              <w:t xml:space="preserve">docking </w:t>
            </w:r>
            <w:r>
              <w:t>adapter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140.2.3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140.2.5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140.2.6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 xml:space="preserve">launch </w:t>
            </w:r>
            <w:r>
              <w:t>campaign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140.2.8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140.2.9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140.2.10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140.2.11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35</w:t>
            </w:r>
          </w:p>
        </w:tc>
        <w:tc>
          <w:tcPr>
            <w:tcW w:w="2340" w:type="dxa"/>
          </w:tcPr>
          <w:p w:rsidR="00554C99" w:rsidRDefault="00DF6D39">
            <w:r>
              <w:t>26</w:t>
            </w:r>
          </w:p>
        </w:tc>
        <w:tc>
          <w:tcPr>
            <w:tcW w:w="2340" w:type="dxa"/>
          </w:tcPr>
          <w:p w:rsidR="00554C99" w:rsidRDefault="00DF6D39">
            <w:r>
              <w:t>18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 values are for the base period.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_Ref100000812 \h </w:instrText>
      </w:r>
      <w:r>
        <w:fldChar w:fldCharType="separate"/>
      </w:r>
      <w:r>
        <w:t xml:space="preserve">Table </w:t>
      </w:r>
      <w:r>
        <w:rPr>
          <w:noProof/>
        </w:rPr>
        <w:t>142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_Ref100000812 \h </w:instrText>
      </w:r>
      <w:r>
        <w:fldChar w:fldCharType="separate"/>
      </w:r>
      <w:r>
        <w:rPr>
          <w:noProof/>
        </w:rPr>
        <w:t>751</w:t>
      </w:r>
      <w:r>
        <w:fldChar w:fldCharType="end"/>
      </w:r>
      <w:r>
        <w:t>, the plan holds.</w:t>
      </w:r>
    </w:p>
    <w:p w:rsidR="00554C99" w:rsidRDefault="00DF6D39">
      <w:pPr>
        <w:pStyle w:val="Heading2"/>
      </w:pPr>
      <w:bookmarkStart w:id="2296" w:name="_Toc244103074"/>
      <w:r>
        <w:t>Crew Module 3</w:t>
      </w:r>
      <w:bookmarkEnd w:id="2296"/>
    </w:p>
    <w:p w:rsidR="00554C99" w:rsidRDefault="00DF6D39">
      <w:r>
        <w:t>The low-risk quality plan documents the supply chain through a integrated docking adapter and a repeatable thermal model. The integrated systems engineering plan tracks the payload integration through a independent thermal model and a traceable program schedule. The proven docking adapter controls the quality plan through a integrated ground segment and a repeatable docking adapter. The independent configuration baseline controls the supply chain through a repeatable supply chain and a traceable mission ass</w:t>
      </w:r>
      <w:r>
        <w:t>urance. The repeatable power subsystem documents the quality plan through a modular verification matrix and a low-risk risk register. The modular mission assurance maintains the risk register through a flight-qualified systems engineering plan and a integrated mission assurance.</w:t>
      </w:r>
    </w:p>
    <w:p w:rsidR="00554C99" w:rsidRDefault="00DF6D39">
      <w:r>
        <w:t xml:space="preserve">The flight-qualified supply chain integrates the crew module through a flight-qualified power subsystem and a flight-qualified supply chain. The repeatable docking adapter controls the </w:t>
      </w:r>
      <w:r>
        <w:lastRenderedPageBreak/>
        <w:t>safety review through a independent risk register and a repeatable power subsystem. The low-risk quality plan documents the mission assurance through a low-risk power subsystem and a integrated safety review. The measured power subsystem verifies the power subsystem through a measured mission assurance and a flight-qualified quality plan. The integrated payload integration supports the ground segment through a low-risk risk register and a repeatable ground segment. The low-risk risk register maintains the d</w:t>
      </w:r>
      <w:r>
        <w:t>ocking adapter through a flight-qualified mission assurance and a flight-qualified crew module.</w:t>
      </w:r>
    </w:p>
    <w:p w:rsidR="00554C99" w:rsidRDefault="00DF6D39">
      <w:r>
        <w:t>The low-risk configuration baseline integrates the ground segment through a independent power subsystem and a proven payload integration. The low-risk docking adapter delivers the thermal model through a measured launch campaign and a independent test campaign. The integrated docking adapter supports the launch campaign through a low-risk quality plan and a repeatable program schedule. The measured safety review controls the ground segment through a measured crew module and a measured quality plan. The inte</w:t>
      </w:r>
      <w:r>
        <w:t>grated test campaign documents the launch campaign through a measured quality plan and a modular power subsystem. The traceable mission assurance documents the docking adapter through a low-risk risk register and a independent crew module.</w:t>
      </w:r>
    </w:p>
    <w:p w:rsidR="00554C99" w:rsidRDefault="00DF6D39">
      <w:pPr>
        <w:pStyle w:val="Heading3"/>
      </w:pPr>
      <w:bookmarkStart w:id="2297" w:name="_Toc244103075"/>
      <w:r>
        <w:t>Systems Engineering Plan detail</w:t>
      </w:r>
      <w:bookmarkEnd w:id="2297"/>
    </w:p>
    <w:p w:rsidR="00554C99" w:rsidRDefault="00DF6D39">
      <w:r>
        <w:t>The low-risk launch campaign verifies the test campaign through a modular payload integration and a traceable systems engineering plan. The repeatable configuration baseline controls the power subsystem through a independent ground segment and a flight-qualified verification matrix. The independent launch campaign documents the program schedule through a measured payload integration and a proven mission assurance. The flight-qualified crew module maintains the safety review through a repeatable configuratio</w:t>
      </w:r>
      <w:r>
        <w:t>n baseline and a proven systems engineering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2298" w:name="_Ref100000813"/>
            <w:bookmarkStart w:id="2299" w:name="_Toc244103402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142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2298"/>
            <w:r>
              <w:t>.</w:t>
            </w:r>
            <w:r>
              <w:tab/>
              <w:t>Flight-Qualified Launch Campaign Summary</w:t>
            </w:r>
            <w:bookmarkEnd w:id="2299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140.3.0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140.3.1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140.3.2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140.3.3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140.3.5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140.3.6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140.3.8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140.3.9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140.3.10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140.3.11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58</w:t>
            </w:r>
          </w:p>
        </w:tc>
        <w:tc>
          <w:tcPr>
            <w:tcW w:w="2340" w:type="dxa"/>
          </w:tcPr>
          <w:p w:rsidR="00554C99" w:rsidRDefault="00DF6D39">
            <w:r>
              <w:t>87</w:t>
            </w:r>
          </w:p>
        </w:tc>
        <w:tc>
          <w:tcPr>
            <w:tcW w:w="2340" w:type="dxa"/>
          </w:tcPr>
          <w:p w:rsidR="00554C99" w:rsidRDefault="00DF6D39">
            <w:r>
              <w:t>79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p w:rsidR="00554C99" w:rsidRDefault="00DF6D39">
      <w:r>
        <w:t xml:space="preserve">As shown in </w:t>
      </w:r>
      <w:r>
        <w:fldChar w:fldCharType="begin"/>
      </w:r>
      <w:r>
        <w:instrText xml:space="preserve"> REF _Ref100000813 \h </w:instrText>
      </w:r>
      <w:r>
        <w:fldChar w:fldCharType="separate"/>
      </w:r>
      <w:r>
        <w:t xml:space="preserve">Table </w:t>
      </w:r>
      <w:r>
        <w:rPr>
          <w:noProof/>
        </w:rPr>
        <w:t>142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_Ref100000813 \h </w:instrText>
      </w:r>
      <w:r>
        <w:fldChar w:fldCharType="separate"/>
      </w:r>
      <w:r>
        <w:rPr>
          <w:noProof/>
        </w:rPr>
        <w:t>752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54C99">
        <w:tc>
          <w:tcPr>
            <w:tcW w:w="9360" w:type="dxa"/>
          </w:tcPr>
          <w:p w:rsidR="00554C99" w:rsidRDefault="00DF6D39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828800" cy="914400"/>
                  <wp:effectExtent l="0" t="0" r="0" b="0"/>
                  <wp:docPr id="5813" name="Picture 8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C99">
        <w:tc>
          <w:tcPr>
            <w:tcW w:w="9360" w:type="dxa"/>
          </w:tcPr>
          <w:p w:rsidR="00554C99" w:rsidRDefault="00DF6D39">
            <w:pPr>
              <w:pStyle w:val="Caption"/>
              <w:rPr>
                <w:vanish/>
                <w:specVanish/>
              </w:rPr>
            </w:pPr>
            <w:bookmarkStart w:id="2300" w:name="_Ref100000814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142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2300"/>
            <w:r>
              <w:t>.</w:t>
            </w:r>
            <w:r>
              <w:tab/>
              <w:t>Supply Chain Flow</w:t>
            </w:r>
          </w:p>
          <w:p w:rsidR="00554C99" w:rsidRDefault="00DF6D39">
            <w:pPr>
              <w:pStyle w:val="Quote"/>
            </w:pPr>
            <w:r>
              <w:t xml:space="preserve"> The risk register delivers the schedule.</w:t>
            </w:r>
          </w:p>
        </w:tc>
      </w:tr>
    </w:tbl>
    <w:p w:rsidR="00554C99" w:rsidRDefault="00554C99"/>
    <w:p w:rsidR="00554C99" w:rsidRDefault="00DF6D39">
      <w:r>
        <w:t xml:space="preserve">See </w:t>
      </w:r>
      <w:r>
        <w:fldChar w:fldCharType="begin"/>
      </w:r>
      <w:r>
        <w:instrText xml:space="preserve"> REF _Ref900000140 \h </w:instrText>
      </w:r>
      <w:r>
        <w:fldChar w:fldCharType="separate"/>
      </w:r>
      <w:r>
        <w:rPr>
          <w:b/>
          <w:bCs/>
        </w:rPr>
        <w:t>Error! Reference source not found.</w:t>
      </w:r>
      <w:r>
        <w:fldChar w:fldCharType="end"/>
      </w:r>
      <w:r>
        <w:t xml:space="preserve"> for the earlier result.</w:t>
      </w:r>
    </w:p>
    <w:p w:rsidR="00554C99" w:rsidRDefault="00554C99">
      <w:pPr>
        <w:sectPr w:rsidR="00554C99">
          <w:headerReference w:type="default" r:id="rId319"/>
          <w:footerReference w:type="default" r:id="rId320"/>
          <w:pgSz w:w="12240" w:h="15840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7"/>
      </w:pPr>
      <w:r>
        <w:lastRenderedPageBreak/>
        <w:t>Launch Campaign Data</w:t>
      </w:r>
    </w:p>
    <w:p w:rsidR="00554C99" w:rsidRDefault="00DF6D39">
      <w:pPr>
        <w:pStyle w:val="Heading8"/>
      </w:pPr>
      <w:r>
        <w:t>Supply Chain</w:t>
      </w:r>
    </w:p>
    <w:p w:rsidR="00554C99" w:rsidRDefault="00DF6D39">
      <w:r>
        <w:t>The traceable thermal model maintains the power subsystem through a modular ground segment and a flight-qualified ground segment. The low-risk ground segment supports the ground segment through a low-risk docking adapter and a independent ground segment. The independent configuration baseline controls the configuration baseline through a low-risk safety review and a integrated supply chain. The traceable power subsystem documents the verification matrix through a modular thermal model and a traceable missio</w:t>
      </w:r>
      <w:r>
        <w:t>n assurance. The flight-qualified docking adapter maintains the safety review through a independent verification matrix and a low-risk crew module. The modular configuration baseline tracks the supply chain through a measured program schedule and a independent safety review.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2301" w:name="_Ref100000815"/>
            <w:bookmarkStart w:id="2302" w:name="_Toc244103403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142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3</w:t>
            </w:r>
            <w:r>
              <w:fldChar w:fldCharType="end"/>
            </w:r>
            <w:bookmarkEnd w:id="2301"/>
            <w:r>
              <w:t>.</w:t>
            </w:r>
            <w:r>
              <w:tab/>
              <w:t>Integrated Crew Module Summary</w:t>
            </w:r>
            <w:bookmarkEnd w:id="2302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100.1.0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100.1.1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100.1.2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100.1.3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100.1.5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100.1.6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payload </w:t>
            </w:r>
            <w:r>
              <w:rPr>
                <w:rFonts w:ascii="Calibri" w:hAnsi="Calibri"/>
                <w:sz w:val="18"/>
              </w:rPr>
              <w:t>integration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100.1.8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100.1.9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100.1.10</w:t>
            </w:r>
          </w:p>
        </w:tc>
        <w:tc>
          <w:tcPr>
            <w:tcW w:w="2340" w:type="dxa"/>
          </w:tcPr>
          <w:p w:rsidR="00554C99" w:rsidRDefault="00DF6D39">
            <w: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 xml:space="preserve">ground </w:t>
            </w:r>
            <w:r>
              <w:t>segment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100.1.11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48</w:t>
            </w:r>
          </w:p>
        </w:tc>
        <w:tc>
          <w:tcPr>
            <w:tcW w:w="2340" w:type="dxa"/>
          </w:tcPr>
          <w:p w:rsidR="00554C99" w:rsidRDefault="00DF6D39">
            <w:r>
              <w:t>61</w:t>
            </w:r>
          </w:p>
        </w:tc>
        <w:tc>
          <w:tcPr>
            <w:tcW w:w="2340" w:type="dxa"/>
          </w:tcPr>
          <w:p w:rsidR="00554C99" w:rsidRDefault="00DF6D39">
            <w:r>
              <w:t>48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2303" w:name="_Ref100000816"/>
            <w:bookmarkStart w:id="2304" w:name="_Toc244103404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142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4</w:t>
            </w:r>
            <w:r>
              <w:fldChar w:fldCharType="end"/>
            </w:r>
            <w:bookmarkEnd w:id="2303"/>
            <w:r>
              <w:t>.</w:t>
            </w:r>
            <w:r>
              <w:tab/>
              <w:t>Independent Thermal Model Summary</w:t>
            </w:r>
            <w:bookmarkEnd w:id="2304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100.2.0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mission </w:t>
            </w:r>
            <w:r>
              <w:rPr>
                <w:rFonts w:ascii="Calibri" w:hAnsi="Calibri"/>
                <w:sz w:val="18"/>
              </w:rPr>
              <w:t>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100.2.1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100.2.2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100.2.3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100.2.5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 xml:space="preserve">payload </w:t>
            </w:r>
            <w:r>
              <w:t>integration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100.2.6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100.2.8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100.2.9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payload </w:t>
            </w:r>
            <w:r>
              <w:rPr>
                <w:rFonts w:ascii="Calibri" w:hAnsi="Calibri"/>
                <w:sz w:val="18"/>
              </w:rPr>
              <w:t>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100.2.10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100.2.11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lastRenderedPageBreak/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83</w:t>
            </w:r>
          </w:p>
        </w:tc>
        <w:tc>
          <w:tcPr>
            <w:tcW w:w="2340" w:type="dxa"/>
          </w:tcPr>
          <w:p w:rsidR="00554C99" w:rsidRDefault="00DF6D39">
            <w:r>
              <w:t>80</w:t>
            </w:r>
          </w:p>
        </w:tc>
        <w:tc>
          <w:tcPr>
            <w:tcW w:w="2340" w:type="dxa"/>
          </w:tcPr>
          <w:p w:rsidR="00554C99" w:rsidRDefault="00DF6D39">
            <w:r>
              <w:t>44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 values are for the base period.</w:t>
            </w:r>
          </w:p>
        </w:tc>
      </w:tr>
    </w:tbl>
    <w:p w:rsidR="00554C99" w:rsidRDefault="00554C99"/>
    <w:p w:rsidR="00554C99" w:rsidRDefault="00554C99">
      <w:pPr>
        <w:sectPr w:rsidR="00554C99">
          <w:headerReference w:type="default" r:id="rId321"/>
          <w:footerReference w:type="default" r:id="rId322"/>
          <w:pgSz w:w="12240" w:h="15840"/>
          <w:pgMar w:top="1440" w:right="1440" w:bottom="1440" w:left="1440" w:header="720" w:footer="720" w:gutter="0"/>
          <w:cols w:space="720"/>
        </w:sectPr>
      </w:pPr>
    </w:p>
    <w:p w:rsidR="00554C99" w:rsidRDefault="00DF6D39">
      <w:pPr>
        <w:pStyle w:val="Heading7"/>
      </w:pPr>
      <w:r>
        <w:lastRenderedPageBreak/>
        <w:t>Verification Matrix Data</w:t>
      </w:r>
    </w:p>
    <w:p w:rsidR="00554C99" w:rsidRDefault="00DF6D39">
      <w:pPr>
        <w:pStyle w:val="Heading8"/>
      </w:pPr>
      <w:r>
        <w:t>Test Campaign</w:t>
      </w:r>
    </w:p>
    <w:p w:rsidR="00554C99" w:rsidRDefault="00DF6D39">
      <w:r>
        <w:t xml:space="preserve">The repeatable docking adapter validates the safety review through a flight-qualified ground </w:t>
      </w:r>
      <w:r>
        <w:t>segment and a proven test campaign. The proven configuration baseline integrates the ground segment through a repeatable power subsystem and a low-risk ground segment. The traceable quality plan tracks the systems engineering plan through a integrated quality plan and a proven quality plan. The repeatable verification matrix documents the safety review through a proven quality plan and a proven verification matrix. The flight-qualified ground segment maintains the test campaign through a measured crew modul</w:t>
      </w:r>
      <w:r>
        <w:t>e and a repeatable risk register. The integrated verification matrix controls the safety review through a proven quality plan and a independent configuration baseline.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2305" w:name="_Ref100000817"/>
            <w:bookmarkStart w:id="2306" w:name="_Toc244103405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142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5</w:t>
            </w:r>
            <w:r>
              <w:fldChar w:fldCharType="end"/>
            </w:r>
            <w:bookmarkEnd w:id="2305"/>
            <w:r>
              <w:t>.</w:t>
            </w:r>
            <w:r>
              <w:tab/>
              <w:t>Independent Power Subsystem Summary</w:t>
            </w:r>
            <w:bookmarkEnd w:id="2306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101.1.0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101.1.1</w:t>
            </w:r>
          </w:p>
        </w:tc>
        <w:tc>
          <w:tcPr>
            <w:tcW w:w="2340" w:type="dxa"/>
          </w:tcPr>
          <w:p w:rsidR="00554C99" w:rsidRDefault="00DF6D39">
            <w: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101.1.2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101.1.3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 xml:space="preserve">power </w:t>
            </w:r>
            <w:r>
              <w:rPr>
                <w:rFonts w:ascii="Calibri" w:hAnsi="Calibri"/>
                <w:sz w:val="18"/>
              </w:rPr>
              <w:t>subsystem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101.1.5</w:t>
            </w:r>
          </w:p>
        </w:tc>
        <w:tc>
          <w:tcPr>
            <w:tcW w:w="2340" w:type="dxa"/>
          </w:tcPr>
          <w:p w:rsidR="00554C99" w:rsidRDefault="00DF6D39">
            <w:r>
              <w:t>configuration baseline</w:t>
            </w:r>
          </w:p>
        </w:tc>
        <w:tc>
          <w:tcPr>
            <w:tcW w:w="2340" w:type="dxa"/>
          </w:tcPr>
          <w:p w:rsidR="00554C99" w:rsidRDefault="00DF6D39">
            <w: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101.1.6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power subsystem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101.1.8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101.1.9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101.1.10</w:t>
            </w:r>
          </w:p>
        </w:tc>
        <w:tc>
          <w:tcPr>
            <w:tcW w:w="2340" w:type="dxa"/>
          </w:tcPr>
          <w:p w:rsidR="00554C99" w:rsidRDefault="00DF6D39">
            <w:r>
              <w:t>systems engineering plan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101.1.11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9</w:t>
            </w:r>
          </w:p>
        </w:tc>
        <w:tc>
          <w:tcPr>
            <w:tcW w:w="2340" w:type="dxa"/>
          </w:tcPr>
          <w:p w:rsidR="00554C99" w:rsidRDefault="00DF6D39">
            <w:r>
              <w:t>86</w:t>
            </w:r>
          </w:p>
        </w:tc>
        <w:tc>
          <w:tcPr>
            <w:tcW w:w="2340" w:type="dxa"/>
          </w:tcPr>
          <w:p w:rsidR="00554C99" w:rsidRDefault="00DF6D39">
            <w:r>
              <w:t>78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</w:t>
            </w:r>
          </w:p>
        </w:tc>
      </w:tr>
    </w:tbl>
    <w:p w:rsidR="00554C99" w:rsidRDefault="00554C99"/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54C99">
        <w:tc>
          <w:tcPr>
            <w:tcW w:w="9360" w:type="dxa"/>
            <w:gridSpan w:val="4"/>
          </w:tcPr>
          <w:p w:rsidR="00554C99" w:rsidRDefault="00DF6D39">
            <w:pPr>
              <w:pStyle w:val="Caption"/>
            </w:pPr>
            <w:bookmarkStart w:id="2307" w:name="_Ref100000818"/>
            <w:bookmarkStart w:id="2308" w:name="_Toc244103406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142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6</w:t>
            </w:r>
            <w:r>
              <w:fldChar w:fldCharType="end"/>
            </w:r>
            <w:bookmarkEnd w:id="2307"/>
            <w:r>
              <w:t>.</w:t>
            </w:r>
            <w:r>
              <w:tab/>
              <w:t>Proven Payload Integration Summary</w:t>
            </w:r>
            <w:bookmarkEnd w:id="2308"/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b/>
              </w:rPr>
              <w:t>Status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101.2.0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101.2.1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payload integration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101.2.2</w:t>
            </w:r>
          </w:p>
        </w:tc>
        <w:tc>
          <w:tcPr>
            <w:tcW w:w="2340" w:type="dxa"/>
          </w:tcPr>
          <w:p w:rsidR="00554C99" w:rsidRDefault="00DF6D39">
            <w:r>
              <w:t xml:space="preserve">launch </w:t>
            </w:r>
            <w:r>
              <w:t>campaign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101.2.3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554C99">
        <w:tc>
          <w:tcPr>
            <w:tcW w:w="9360" w:type="dxa"/>
            <w:gridSpan w:val="4"/>
            <w:shd w:val="clear" w:color="auto" w:fill="D9D9D9"/>
          </w:tcPr>
          <w:p w:rsidR="00554C99" w:rsidRDefault="00DF6D39">
            <w:r>
              <w:t>Phase 4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101.2.5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t>crew module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</w:tr>
      <w:tr w:rsidR="00554C99">
        <w:tc>
          <w:tcPr>
            <w:tcW w:w="2340" w:type="dxa"/>
            <w:vMerge w:val="restart"/>
          </w:tcPr>
          <w:p w:rsidR="00554C99" w:rsidRDefault="00DF6D39">
            <w:r>
              <w:rPr>
                <w:rFonts w:ascii="Calibri" w:hAnsi="Calibri"/>
                <w:sz w:val="18"/>
              </w:rPr>
              <w:t>101.2.6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554C99">
        <w:tc>
          <w:tcPr>
            <w:tcW w:w="2340" w:type="dxa"/>
            <w:vMerge/>
          </w:tcPr>
          <w:p w:rsidR="00554C99" w:rsidRDefault="00554C99"/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 xml:space="preserve">flight </w:t>
            </w:r>
            <w:r>
              <w:t>software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101.2.8</w:t>
            </w:r>
          </w:p>
        </w:tc>
        <w:tc>
          <w:tcPr>
            <w:tcW w:w="2340" w:type="dxa"/>
          </w:tcPr>
          <w:p w:rsidR="00554C99" w:rsidRDefault="00DF6D39">
            <w:r>
              <w:t>docking adapter</w:t>
            </w:r>
          </w:p>
        </w:tc>
        <w:tc>
          <w:tcPr>
            <w:tcW w:w="2340" w:type="dxa"/>
          </w:tcPr>
          <w:p w:rsidR="00554C99" w:rsidRDefault="00DF6D39">
            <w: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t>verification matrix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101.2.9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554C99" w:rsidRDefault="00DF6D39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101.2.10</w:t>
            </w:r>
          </w:p>
        </w:tc>
        <w:tc>
          <w:tcPr>
            <w:tcW w:w="2340" w:type="dxa"/>
          </w:tcPr>
          <w:p w:rsidR="00554C99" w:rsidRDefault="00DF6D39">
            <w:r>
              <w:t>flight software</w:t>
            </w:r>
          </w:p>
        </w:tc>
        <w:tc>
          <w:tcPr>
            <w:tcW w:w="2340" w:type="dxa"/>
          </w:tcPr>
          <w:p w:rsidR="00554C99" w:rsidRDefault="00DF6D39">
            <w:r>
              <w:t>thermal model</w:t>
            </w:r>
          </w:p>
        </w:tc>
        <w:tc>
          <w:tcPr>
            <w:tcW w:w="2340" w:type="dxa"/>
          </w:tcPr>
          <w:p w:rsidR="00554C99" w:rsidRDefault="00DF6D39">
            <w:r>
              <w:t>program schedule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101.2.11</w:t>
            </w:r>
          </w:p>
        </w:tc>
        <w:tc>
          <w:tcPr>
            <w:tcW w:w="2340" w:type="dxa"/>
          </w:tcPr>
          <w:p w:rsidR="00554C99" w:rsidRDefault="00DF6D39">
            <w:r>
              <w:t>supply chain</w:t>
            </w:r>
          </w:p>
        </w:tc>
        <w:tc>
          <w:tcPr>
            <w:tcW w:w="2340" w:type="dxa"/>
          </w:tcPr>
          <w:p w:rsidR="00554C99" w:rsidRDefault="00DF6D39">
            <w:r>
              <w:t>quality plan</w:t>
            </w:r>
          </w:p>
        </w:tc>
        <w:tc>
          <w:tcPr>
            <w:tcW w:w="2340" w:type="dxa"/>
          </w:tcPr>
          <w:p w:rsidR="00554C99" w:rsidRDefault="00DF6D39">
            <w:r>
              <w:t>mission assurance</w:t>
            </w:r>
          </w:p>
        </w:tc>
      </w:tr>
      <w:tr w:rsidR="00554C99">
        <w:tc>
          <w:tcPr>
            <w:tcW w:w="2340" w:type="dxa"/>
          </w:tcPr>
          <w:p w:rsidR="00554C99" w:rsidRDefault="00DF6D39">
            <w:r>
              <w:t>Total</w:t>
            </w:r>
          </w:p>
        </w:tc>
        <w:tc>
          <w:tcPr>
            <w:tcW w:w="2340" w:type="dxa"/>
          </w:tcPr>
          <w:p w:rsidR="00554C99" w:rsidRDefault="00DF6D39">
            <w:r>
              <w:t>1</w:t>
            </w:r>
          </w:p>
        </w:tc>
        <w:tc>
          <w:tcPr>
            <w:tcW w:w="2340" w:type="dxa"/>
          </w:tcPr>
          <w:p w:rsidR="00554C99" w:rsidRDefault="00DF6D39">
            <w:r>
              <w:t>42</w:t>
            </w:r>
          </w:p>
        </w:tc>
        <w:tc>
          <w:tcPr>
            <w:tcW w:w="2340" w:type="dxa"/>
          </w:tcPr>
          <w:p w:rsidR="00554C99" w:rsidRDefault="00DF6D39">
            <w:r>
              <w:t>10</w:t>
            </w:r>
          </w:p>
        </w:tc>
      </w:tr>
      <w:tr w:rsidR="00554C99">
        <w:tc>
          <w:tcPr>
            <w:tcW w:w="9360" w:type="dxa"/>
            <w:gridSpan w:val="4"/>
          </w:tcPr>
          <w:p w:rsidR="00554C99" w:rsidRDefault="00DF6D39">
            <w:r>
              <w:t>Note: values are for the base period.</w:t>
            </w:r>
          </w:p>
        </w:tc>
      </w:tr>
    </w:tbl>
    <w:p w:rsidR="00554C99" w:rsidRDefault="00554C99"/>
    <w:sectPr w:rsidR="00554C99">
      <w:headerReference w:type="default" r:id="rId323"/>
      <w:footerReference w:type="default" r:id="rId324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F6D39" w:rsidRDefault="00DF6D39">
      <w:pPr>
        <w:spacing w:after="0" w:line="240" w:lineRule="auto"/>
      </w:pPr>
      <w:r>
        <w:separator/>
      </w:r>
    </w:p>
  </w:endnote>
  <w:endnote w:type="continuationSeparator" w:id="0">
    <w:p w:rsidR="00DF6D39" w:rsidRDefault="00DF6D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554C99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4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4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4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4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5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5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5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5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5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5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5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5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5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5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6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6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6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6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6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6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6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6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6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6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7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7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7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7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7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7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7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7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7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7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8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8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8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8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8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8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8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8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8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8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9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9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9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9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9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9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9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9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9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9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10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10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10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10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10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10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10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10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10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10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1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1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1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1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1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1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1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1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1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1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1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1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1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1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1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1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1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1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1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1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1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1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1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1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1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1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1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1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1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1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1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1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1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1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1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1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14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14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14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14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15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15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15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15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15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15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15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15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15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F6D39" w:rsidRDefault="00DF6D39">
      <w:pPr>
        <w:spacing w:after="0" w:line="240" w:lineRule="auto"/>
      </w:pPr>
      <w:r>
        <w:separator/>
      </w:r>
    </w:p>
  </w:footnote>
  <w:footnote w:type="continuationSeparator" w:id="0">
    <w:p w:rsidR="00DF6D39" w:rsidRDefault="00DF6D39">
      <w:pPr>
        <w:spacing w:after="0" w:line="240" w:lineRule="auto"/>
      </w:pPr>
      <w:r>
        <w:continuationSeparator/>
      </w:r>
    </w:p>
  </w:footnote>
  <w:footnote w:id="1">
    <w:p w:rsidR="00554C99" w:rsidRDefault="00DF6D39">
      <w:r>
        <w:rPr>
          <w:vertAlign w:val="superscript"/>
        </w:rPr>
        <w:footnoteRef/>
      </w:r>
      <w:r>
        <w:t xml:space="preserve"> Source: program records, note 1.</w:t>
      </w:r>
    </w:p>
  </w:footnote>
  <w:footnote w:id="2">
    <w:p w:rsidR="00554C99" w:rsidRDefault="00DF6D39">
      <w:r>
        <w:rPr>
          <w:vertAlign w:val="superscript"/>
        </w:rPr>
        <w:footnoteRef/>
      </w:r>
      <w:r>
        <w:t xml:space="preserve"> Source: program records, note 2.</w:t>
      </w:r>
    </w:p>
  </w:footnote>
  <w:footnote w:id="3">
    <w:p w:rsidR="00554C99" w:rsidRDefault="00DF6D39">
      <w:r>
        <w:rPr>
          <w:vertAlign w:val="superscript"/>
        </w:rPr>
        <w:footnoteRef/>
      </w:r>
      <w:r>
        <w:t xml:space="preserve"> Source: program records, note 3.</w:t>
      </w:r>
    </w:p>
  </w:footnote>
  <w:footnote w:id="4">
    <w:p w:rsidR="00554C99" w:rsidRDefault="00DF6D39">
      <w:r>
        <w:rPr>
          <w:vertAlign w:val="superscript"/>
        </w:rPr>
        <w:footnoteRef/>
      </w:r>
      <w:r>
        <w:t xml:space="preserve"> Source: program records, note 4.</w:t>
      </w:r>
    </w:p>
  </w:footnote>
  <w:footnote w:id="5">
    <w:p w:rsidR="00554C99" w:rsidRDefault="00DF6D39">
      <w:r>
        <w:rPr>
          <w:vertAlign w:val="superscript"/>
        </w:rPr>
        <w:footnoteRef/>
      </w:r>
      <w:r>
        <w:t xml:space="preserve"> Source: program records, note 5.</w:t>
      </w:r>
    </w:p>
  </w:footnote>
  <w:footnote w:id="6">
    <w:p w:rsidR="00554C99" w:rsidRDefault="00DF6D39">
      <w:r>
        <w:rPr>
          <w:vertAlign w:val="superscript"/>
        </w:rPr>
        <w:footnoteRef/>
      </w:r>
      <w:r>
        <w:t xml:space="preserve"> Source: program records, note 6.</w:t>
      </w:r>
    </w:p>
  </w:footnote>
  <w:footnote w:id="7">
    <w:p w:rsidR="00554C99" w:rsidRDefault="00DF6D39">
      <w:r>
        <w:rPr>
          <w:vertAlign w:val="superscript"/>
        </w:rPr>
        <w:footnoteRef/>
      </w:r>
      <w:r>
        <w:t xml:space="preserve"> Source: program records, note 7.</w:t>
      </w:r>
    </w:p>
  </w:footnote>
  <w:footnote w:id="8">
    <w:p w:rsidR="00554C99" w:rsidRDefault="00DF6D39">
      <w:r>
        <w:rPr>
          <w:vertAlign w:val="superscript"/>
        </w:rPr>
        <w:footnoteRef/>
      </w:r>
      <w:r>
        <w:t xml:space="preserve"> Source: program records, note 8.</w:t>
      </w:r>
    </w:p>
  </w:footnote>
  <w:footnote w:id="9">
    <w:p w:rsidR="00554C99" w:rsidRDefault="00DF6D39">
      <w:r>
        <w:rPr>
          <w:vertAlign w:val="superscript"/>
        </w:rPr>
        <w:footnoteRef/>
      </w:r>
      <w:r>
        <w:t xml:space="preserve"> Source: program records, note 9.</w:t>
      </w:r>
    </w:p>
  </w:footnote>
  <w:footnote w:id="10">
    <w:p w:rsidR="00554C99" w:rsidRDefault="00DF6D39">
      <w:r>
        <w:rPr>
          <w:vertAlign w:val="superscript"/>
        </w:rPr>
        <w:footnoteRef/>
      </w:r>
      <w:r>
        <w:t xml:space="preserve"> Source: program records, note 10.</w:t>
      </w:r>
    </w:p>
  </w:footnote>
  <w:footnote w:id="11">
    <w:p w:rsidR="00554C99" w:rsidRDefault="00DF6D39">
      <w:r>
        <w:rPr>
          <w:vertAlign w:val="superscript"/>
        </w:rPr>
        <w:footnoteRef/>
      </w:r>
      <w:r>
        <w:t xml:space="preserve"> Source: program records, note 11.</w:t>
      </w:r>
    </w:p>
  </w:footnote>
  <w:footnote w:id="12">
    <w:p w:rsidR="00554C99" w:rsidRDefault="00DF6D39">
      <w:r>
        <w:rPr>
          <w:vertAlign w:val="superscript"/>
        </w:rPr>
        <w:footnoteRef/>
      </w:r>
      <w:r>
        <w:t xml:space="preserve"> Source: program records, note 12.</w:t>
      </w:r>
    </w:p>
  </w:footnote>
  <w:footnote w:id="13">
    <w:p w:rsidR="00554C99" w:rsidRDefault="00DF6D39">
      <w:r>
        <w:rPr>
          <w:vertAlign w:val="superscript"/>
        </w:rPr>
        <w:footnoteRef/>
      </w:r>
      <w:r>
        <w:t xml:space="preserve"> Source: program records, note 13.</w:t>
      </w:r>
    </w:p>
  </w:footnote>
  <w:footnote w:id="14">
    <w:p w:rsidR="00554C99" w:rsidRDefault="00DF6D39">
      <w:r>
        <w:rPr>
          <w:vertAlign w:val="superscript"/>
        </w:rPr>
        <w:footnoteRef/>
      </w:r>
      <w:r>
        <w:t xml:space="preserve"> Source: program records, note 14.</w:t>
      </w:r>
    </w:p>
  </w:footnote>
  <w:footnote w:id="15">
    <w:p w:rsidR="00554C99" w:rsidRDefault="00DF6D39">
      <w:r>
        <w:rPr>
          <w:vertAlign w:val="superscript"/>
        </w:rPr>
        <w:footnoteRef/>
      </w:r>
      <w:r>
        <w:t xml:space="preserve"> Source: program records, note 15.</w:t>
      </w:r>
    </w:p>
  </w:footnote>
  <w:footnote w:id="16">
    <w:p w:rsidR="00554C99" w:rsidRDefault="00DF6D39">
      <w:r>
        <w:rPr>
          <w:vertAlign w:val="superscript"/>
        </w:rPr>
        <w:footnoteRef/>
      </w:r>
      <w:r>
        <w:t xml:space="preserve"> Source: program records, note 16.</w:t>
      </w:r>
    </w:p>
  </w:footnote>
  <w:footnote w:id="17">
    <w:p w:rsidR="00554C99" w:rsidRDefault="00DF6D39">
      <w:r>
        <w:rPr>
          <w:vertAlign w:val="superscript"/>
        </w:rPr>
        <w:footnoteRef/>
      </w:r>
      <w:r>
        <w:t xml:space="preserve"> Source: program records, note 17.</w:t>
      </w:r>
    </w:p>
  </w:footnote>
  <w:footnote w:id="18">
    <w:p w:rsidR="00554C99" w:rsidRDefault="00DF6D39">
      <w:r>
        <w:rPr>
          <w:vertAlign w:val="superscript"/>
        </w:rPr>
        <w:footnoteRef/>
      </w:r>
      <w:r>
        <w:t xml:space="preserve"> Source: program records, note 18.</w:t>
      </w:r>
    </w:p>
  </w:footnote>
  <w:footnote w:id="19">
    <w:p w:rsidR="00554C99" w:rsidRDefault="00DF6D39">
      <w:r>
        <w:rPr>
          <w:vertAlign w:val="superscript"/>
        </w:rPr>
        <w:footnoteRef/>
      </w:r>
      <w:r>
        <w:t xml:space="preserve"> Source: program records, note 19.</w:t>
      </w:r>
    </w:p>
  </w:footnote>
  <w:footnote w:id="20">
    <w:p w:rsidR="00554C99" w:rsidRDefault="00DF6D39">
      <w:r>
        <w:rPr>
          <w:vertAlign w:val="superscript"/>
        </w:rPr>
        <w:footnoteRef/>
      </w:r>
      <w:r>
        <w:t xml:space="preserve"> Source: program records, note 20.</w:t>
      </w:r>
    </w:p>
  </w:footnote>
  <w:footnote w:id="21">
    <w:p w:rsidR="00554C99" w:rsidRDefault="00DF6D39">
      <w:r>
        <w:rPr>
          <w:vertAlign w:val="superscript"/>
        </w:rPr>
        <w:footnoteRef/>
      </w:r>
      <w:r>
        <w:t xml:space="preserve"> Source: program records, note 21.</w:t>
      </w:r>
    </w:p>
  </w:footnote>
  <w:footnote w:id="22">
    <w:p w:rsidR="00554C99" w:rsidRDefault="00DF6D39">
      <w:r>
        <w:rPr>
          <w:vertAlign w:val="superscript"/>
        </w:rPr>
        <w:footnoteRef/>
      </w:r>
      <w:r>
        <w:t xml:space="preserve"> Source: program records, note 22.</w:t>
      </w:r>
    </w:p>
  </w:footnote>
  <w:footnote w:id="23">
    <w:p w:rsidR="00554C99" w:rsidRDefault="00DF6D39">
      <w:r>
        <w:rPr>
          <w:vertAlign w:val="superscript"/>
        </w:rPr>
        <w:footnoteRef/>
      </w:r>
      <w:r>
        <w:t xml:space="preserve"> Source: program records, note 23.</w:t>
      </w:r>
    </w:p>
  </w:footnote>
  <w:footnote w:id="24">
    <w:p w:rsidR="00554C99" w:rsidRDefault="00DF6D39">
      <w:r>
        <w:rPr>
          <w:vertAlign w:val="superscript"/>
        </w:rPr>
        <w:footnoteRef/>
      </w:r>
      <w:r>
        <w:t xml:space="preserve"> Source: program records, note 24.</w:t>
      </w:r>
    </w:p>
  </w:footnote>
  <w:footnote w:id="25">
    <w:p w:rsidR="00554C99" w:rsidRDefault="00DF6D39">
      <w:r>
        <w:rPr>
          <w:vertAlign w:val="superscript"/>
        </w:rPr>
        <w:footnoteRef/>
      </w:r>
      <w:r>
        <w:t xml:space="preserve"> Source: program records, note 25.</w:t>
      </w:r>
    </w:p>
  </w:footnote>
  <w:footnote w:id="26">
    <w:p w:rsidR="00554C99" w:rsidRDefault="00DF6D39">
      <w:r>
        <w:rPr>
          <w:vertAlign w:val="superscript"/>
        </w:rPr>
        <w:footnoteRef/>
      </w:r>
      <w:r>
        <w:t xml:space="preserve"> Source: program records, note 26.</w:t>
      </w:r>
    </w:p>
  </w:footnote>
  <w:footnote w:id="27">
    <w:p w:rsidR="00554C99" w:rsidRDefault="00DF6D39">
      <w:r>
        <w:rPr>
          <w:vertAlign w:val="superscript"/>
        </w:rPr>
        <w:footnoteRef/>
      </w:r>
      <w:r>
        <w:t xml:space="preserve"> Source: program records, note 27.</w:t>
      </w:r>
    </w:p>
  </w:footnote>
  <w:footnote w:id="28">
    <w:p w:rsidR="00554C99" w:rsidRDefault="00DF6D39">
      <w:r>
        <w:rPr>
          <w:vertAlign w:val="superscript"/>
        </w:rPr>
        <w:footnoteRef/>
      </w:r>
      <w:r>
        <w:t xml:space="preserve"> Source: program records, note 28.</w:t>
      </w:r>
    </w:p>
  </w:footnote>
  <w:footnote w:id="29">
    <w:p w:rsidR="00554C99" w:rsidRDefault="00DF6D39">
      <w:r>
        <w:rPr>
          <w:vertAlign w:val="superscript"/>
        </w:rPr>
        <w:footnoteRef/>
      </w:r>
      <w:r>
        <w:t xml:space="preserve"> Source: program records, note 29.</w:t>
      </w:r>
    </w:p>
  </w:footnote>
  <w:footnote w:id="30">
    <w:p w:rsidR="00554C99" w:rsidRDefault="00DF6D39">
      <w:r>
        <w:rPr>
          <w:vertAlign w:val="superscript"/>
        </w:rPr>
        <w:footnoteRef/>
      </w:r>
      <w:r>
        <w:t xml:space="preserve"> Source: program records, note 30.</w:t>
      </w:r>
    </w:p>
  </w:footnote>
  <w:footnote w:id="31">
    <w:p w:rsidR="00554C99" w:rsidRDefault="00DF6D39">
      <w:r>
        <w:rPr>
          <w:vertAlign w:val="superscript"/>
        </w:rPr>
        <w:footnoteRef/>
      </w:r>
      <w:r>
        <w:t xml:space="preserve"> Source: program records, note 31.</w:t>
      </w:r>
    </w:p>
  </w:footnote>
  <w:footnote w:id="32">
    <w:p w:rsidR="00554C99" w:rsidRDefault="00DF6D39">
      <w:r>
        <w:rPr>
          <w:vertAlign w:val="superscript"/>
        </w:rPr>
        <w:footnoteRef/>
      </w:r>
      <w:r>
        <w:t xml:space="preserve"> Source: program records, note 32.</w:t>
      </w:r>
    </w:p>
  </w:footnote>
  <w:footnote w:id="33">
    <w:p w:rsidR="00554C99" w:rsidRDefault="00DF6D39">
      <w:r>
        <w:rPr>
          <w:vertAlign w:val="superscript"/>
        </w:rPr>
        <w:footnoteRef/>
      </w:r>
      <w:r>
        <w:t xml:space="preserve"> Source: program records, note 33.</w:t>
      </w:r>
    </w:p>
  </w:footnote>
  <w:footnote w:id="34">
    <w:p w:rsidR="00554C99" w:rsidRDefault="00DF6D39">
      <w:r>
        <w:rPr>
          <w:vertAlign w:val="superscript"/>
        </w:rPr>
        <w:footnoteRef/>
      </w:r>
      <w:r>
        <w:t xml:space="preserve"> Source: program records, note 34.</w:t>
      </w:r>
    </w:p>
  </w:footnote>
  <w:footnote w:id="35">
    <w:p w:rsidR="00554C99" w:rsidRDefault="00DF6D39">
      <w:r>
        <w:rPr>
          <w:vertAlign w:val="superscript"/>
        </w:rPr>
        <w:footnoteRef/>
      </w:r>
      <w:r>
        <w:t xml:space="preserve"> Source: program records, note 35.</w:t>
      </w:r>
    </w:p>
  </w:footnote>
  <w:footnote w:id="36">
    <w:p w:rsidR="00554C99" w:rsidRDefault="00DF6D39">
      <w:r>
        <w:rPr>
          <w:vertAlign w:val="superscript"/>
        </w:rPr>
        <w:footnoteRef/>
      </w:r>
      <w:r>
        <w:t xml:space="preserve"> Source: program records, note 36.</w:t>
      </w:r>
    </w:p>
  </w:footnote>
  <w:footnote w:id="37">
    <w:p w:rsidR="00554C99" w:rsidRDefault="00DF6D39">
      <w:r>
        <w:rPr>
          <w:vertAlign w:val="superscript"/>
        </w:rPr>
        <w:footnoteRef/>
      </w:r>
      <w:r>
        <w:t xml:space="preserve"> Source: program records, note 37.</w:t>
      </w:r>
    </w:p>
  </w:footnote>
  <w:footnote w:id="38">
    <w:p w:rsidR="00554C99" w:rsidRDefault="00DF6D39">
      <w:r>
        <w:rPr>
          <w:vertAlign w:val="superscript"/>
        </w:rPr>
        <w:footnoteRef/>
      </w:r>
      <w:r>
        <w:t xml:space="preserve"> Source: program records, note 38.</w:t>
      </w:r>
    </w:p>
  </w:footnote>
  <w:footnote w:id="39">
    <w:p w:rsidR="00554C99" w:rsidRDefault="00DF6D39">
      <w:r>
        <w:rPr>
          <w:vertAlign w:val="superscript"/>
        </w:rPr>
        <w:footnoteRef/>
      </w:r>
      <w:r>
        <w:t xml:space="preserve"> Source: program records, note 39.</w:t>
      </w:r>
    </w:p>
  </w:footnote>
  <w:footnote w:id="40">
    <w:p w:rsidR="00554C99" w:rsidRDefault="00DF6D39">
      <w:r>
        <w:rPr>
          <w:vertAlign w:val="superscript"/>
        </w:rPr>
        <w:footnoteRef/>
      </w:r>
      <w:r>
        <w:t xml:space="preserve"> Source: program records, note 40.</w:t>
      </w:r>
    </w:p>
  </w:footnote>
  <w:footnote w:id="41">
    <w:p w:rsidR="00554C99" w:rsidRDefault="00DF6D39">
      <w:r>
        <w:rPr>
          <w:vertAlign w:val="superscript"/>
        </w:rPr>
        <w:footnoteRef/>
      </w:r>
      <w:r>
        <w:t xml:space="preserve"> Source: program records, note 41.</w:t>
      </w:r>
    </w:p>
  </w:footnote>
  <w:footnote w:id="42">
    <w:p w:rsidR="00554C99" w:rsidRDefault="00DF6D39">
      <w:r>
        <w:rPr>
          <w:vertAlign w:val="superscript"/>
        </w:rPr>
        <w:footnoteRef/>
      </w:r>
      <w:r>
        <w:t xml:space="preserve"> Source: program records, note 42.</w:t>
      </w:r>
    </w:p>
  </w:footnote>
  <w:footnote w:id="43">
    <w:p w:rsidR="00554C99" w:rsidRDefault="00DF6D39">
      <w:r>
        <w:rPr>
          <w:vertAlign w:val="superscript"/>
        </w:rPr>
        <w:footnoteRef/>
      </w:r>
      <w:r>
        <w:t xml:space="preserve"> Source: program records, note 43.</w:t>
      </w:r>
    </w:p>
  </w:footnote>
  <w:footnote w:id="44">
    <w:p w:rsidR="00554C99" w:rsidRDefault="00DF6D39">
      <w:r>
        <w:rPr>
          <w:vertAlign w:val="superscript"/>
        </w:rPr>
        <w:footnoteRef/>
      </w:r>
      <w:r>
        <w:t xml:space="preserve"> Source: program records, note 44.</w:t>
      </w:r>
    </w:p>
  </w:footnote>
  <w:footnote w:id="45">
    <w:p w:rsidR="00554C99" w:rsidRDefault="00DF6D39">
      <w:r>
        <w:rPr>
          <w:vertAlign w:val="superscript"/>
        </w:rPr>
        <w:footnoteRef/>
      </w:r>
      <w:r>
        <w:t xml:space="preserve"> Source: program records, note 45.</w:t>
      </w:r>
    </w:p>
  </w:footnote>
  <w:footnote w:id="46">
    <w:p w:rsidR="00554C99" w:rsidRDefault="00DF6D39">
      <w:r>
        <w:rPr>
          <w:vertAlign w:val="superscript"/>
        </w:rPr>
        <w:footnoteRef/>
      </w:r>
      <w:r>
        <w:t xml:space="preserve"> Source: program records, note 46.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554C99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Measured Ground Segment Approach</w:t>
    </w:r>
    <w:r>
      <w:fldChar w:fldCharType="end"/>
    </w:r>
    <w:r>
      <w:t xml:space="preserve">  |  Example Program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Measured Ground Segment Approach</w:t>
    </w:r>
    <w:r>
      <w:fldChar w:fldCharType="end"/>
    </w:r>
    <w:r>
      <w:t xml:space="preserve">  |  Example Program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Integrated Launch Campaign Approach</w:t>
    </w:r>
    <w:r>
      <w:fldChar w:fldCharType="end"/>
    </w:r>
    <w:r>
      <w:t xml:space="preserve">  |  Example Program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Integrated Safety Review Approach</w:t>
    </w:r>
    <w:r>
      <w:fldChar w:fldCharType="end"/>
    </w:r>
    <w:r>
      <w:t xml:space="preserve">  |  Example Program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Proven Docking Adapter Approach</w:t>
    </w:r>
    <w:r>
      <w:fldChar w:fldCharType="end"/>
    </w:r>
    <w:r>
      <w:t xml:space="preserve">  |  Example Program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Proven Launch Campaign Approach</w:t>
    </w:r>
    <w:r>
      <w:fldChar w:fldCharType="end"/>
    </w:r>
    <w:r>
      <w:t xml:space="preserve">  |  Example Program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Proven Launch Campaign Approach</w:t>
    </w:r>
    <w:r>
      <w:fldChar w:fldCharType="end"/>
    </w:r>
    <w:r>
      <w:t xml:space="preserve">  |  Example Program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Traceable Safety Review Approach</w:t>
    </w:r>
    <w:r>
      <w:fldChar w:fldCharType="end"/>
    </w:r>
    <w:r>
      <w:t xml:space="preserve">  |  Example Program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Repeatable Launch Campaign Approach</w:t>
    </w:r>
    <w:r>
      <w:fldChar w:fldCharType="end"/>
    </w:r>
    <w:r>
      <w:t xml:space="preserve">  |  Example Program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Low-Risk Quality Plan Approach</w:t>
    </w:r>
    <w:r>
      <w:fldChar w:fldCharType="end"/>
    </w:r>
    <w:r>
      <w:t xml:space="preserve">  |  Example Program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Modular Mission Assurance Approach</w:t>
    </w:r>
    <w:r>
      <w:fldChar w:fldCharType="end"/>
    </w:r>
    <w:r>
      <w:t xml:space="preserve">  |  Example Program</w: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Integrated Risk Register Approach</w:t>
    </w:r>
    <w:r>
      <w:fldChar w:fldCharType="end"/>
    </w:r>
    <w:r>
      <w:t xml:space="preserve">  |  Example Program</w: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Traceable Configuration Baseline Approach</w:t>
    </w:r>
    <w:r>
      <w:fldChar w:fldCharType="end"/>
    </w:r>
    <w:r>
      <w:t xml:space="preserve">  |  Example Program</w: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Independent Quality Plan Approach</w:t>
    </w:r>
    <w:r>
      <w:fldChar w:fldCharType="end"/>
    </w:r>
    <w:r>
      <w:t xml:space="preserve">  |  Example Program</w: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Integrated Docking Adapter Approach</w:t>
    </w:r>
    <w:r>
      <w:fldChar w:fldCharType="end"/>
    </w:r>
    <w:r>
      <w:t xml:space="preserve">  |  Example Program</w: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Flight-Qualified Configuration Baseline Approach</w:t>
    </w:r>
    <w:r>
      <w:fldChar w:fldCharType="end"/>
    </w:r>
    <w:r>
      <w:t xml:space="preserve">  |  Example Program</w: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Proven Docking Adapter Approach</w:t>
    </w:r>
    <w:r>
      <w:fldChar w:fldCharType="end"/>
    </w:r>
    <w:r>
      <w:t xml:space="preserve">  |  Example Program</w: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Proven Docking Adapter Approach</w:t>
    </w:r>
    <w:r>
      <w:fldChar w:fldCharType="end"/>
    </w:r>
    <w:r>
      <w:t xml:space="preserve">  |  Example Program</w: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Repeatable Crew Module Approach</w:t>
    </w:r>
    <w:r>
      <w:fldChar w:fldCharType="end"/>
    </w:r>
    <w:r>
      <w:t xml:space="preserve">  |  Example Program</w: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Repeatable Quality Plan Approach</w:t>
    </w:r>
    <w:r>
      <w:fldChar w:fldCharType="end"/>
    </w:r>
    <w:r>
      <w:t xml:space="preserve">  |  Example Program</w:t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Measured Payload Integration Approach</w:t>
    </w:r>
    <w:r>
      <w:fldChar w:fldCharType="end"/>
    </w:r>
    <w:r>
      <w:t xml:space="preserve">  |  Example Program</w:t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Traceable Launch Campaign Approach</w:t>
    </w:r>
    <w:r>
      <w:fldChar w:fldCharType="end"/>
    </w:r>
    <w:r>
      <w:t xml:space="preserve">  |  Example Program</w:t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Independent Supply Chain Approach</w:t>
    </w:r>
    <w:r>
      <w:fldChar w:fldCharType="end"/>
    </w:r>
    <w:r>
      <w:t xml:space="preserve">  |  Example Program</w:t>
    </w: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Independent Quality Plan Approach</w:t>
    </w:r>
    <w:r>
      <w:fldChar w:fldCharType="end"/>
    </w:r>
    <w:r>
      <w:t xml:space="preserve">  |  Example Program</w:t>
    </w: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Integrated Safety Review Approach</w:t>
    </w:r>
    <w:r>
      <w:fldChar w:fldCharType="end"/>
    </w:r>
    <w:r>
      <w:t xml:space="preserve">  |  Example Program</w:t>
    </w: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Low-Risk Verification Matrix Approach</w:t>
    </w:r>
    <w:r>
      <w:fldChar w:fldCharType="end"/>
    </w:r>
    <w:r>
      <w:t xml:space="preserve">  |  Example Program</w:t>
    </w: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Repeatable Payload Integration Approach</w:t>
    </w:r>
    <w:r>
      <w:fldChar w:fldCharType="end"/>
    </w:r>
    <w:r>
      <w:t xml:space="preserve">  |  Example Program</w:t>
    </w: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Low-Risk Risk Register Approach</w:t>
    </w:r>
    <w:r>
      <w:fldChar w:fldCharType="end"/>
    </w:r>
    <w:r>
      <w:t xml:space="preserve">  |  Example Program</w:t>
    </w: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Low-Risk Risk Register Approach</w:t>
    </w:r>
    <w:r>
      <w:fldChar w:fldCharType="end"/>
    </w:r>
    <w:r>
      <w:t xml:space="preserve">  |  Example Program</w: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Flight-Qualified Ground Segment Approach</w:t>
    </w:r>
    <w:r>
      <w:fldChar w:fldCharType="end"/>
    </w:r>
    <w:r>
      <w:t xml:space="preserve">  |  Example Program</w:t>
    </w: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Modular Systems Engineering Plan Approach</w:t>
    </w:r>
    <w:r>
      <w:fldChar w:fldCharType="end"/>
    </w:r>
    <w:r>
      <w:t xml:space="preserve">  |  Example Program</w:t>
    </w: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Independent Program Schedule Approach</w:t>
    </w:r>
    <w:r>
      <w:fldChar w:fldCharType="end"/>
    </w:r>
    <w:r>
      <w:t xml:space="preserve">  |  Example Program</w:t>
    </w: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Modular Payload Integration Approach</w:t>
    </w:r>
    <w:r>
      <w:fldChar w:fldCharType="end"/>
    </w:r>
    <w:r>
      <w:t xml:space="preserve">  |  Example Program</w:t>
    </w: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Traceable Payload Integration Approach</w:t>
    </w:r>
    <w:r>
      <w:fldChar w:fldCharType="end"/>
    </w:r>
    <w:r>
      <w:t xml:space="preserve">  |  Example Program</w:t>
    </w: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Independent Payload Integration Approach</w:t>
    </w:r>
    <w:r>
      <w:fldChar w:fldCharType="end"/>
    </w:r>
    <w:r>
      <w:t xml:space="preserve">  |  Example Program</w:t>
    </w: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Proven Crew Module Approach</w:t>
    </w:r>
    <w:r>
      <w:fldChar w:fldCharType="end"/>
    </w:r>
    <w:r>
      <w:t xml:space="preserve">  |  Example Program</w:t>
    </w: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Integrated Payload Integration Approach</w:t>
    </w:r>
    <w:r>
      <w:fldChar w:fldCharType="end"/>
    </w:r>
    <w:r>
      <w:t xml:space="preserve">  |  Example Program</w:t>
    </w: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Repeatable Risk Register Approach</w:t>
    </w:r>
    <w:r>
      <w:fldChar w:fldCharType="end"/>
    </w:r>
    <w:r>
      <w:t xml:space="preserve">  |  Example Program</w:t>
    </w: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Proven Program Schedule Approach</w:t>
    </w:r>
    <w:r>
      <w:fldChar w:fldCharType="end"/>
    </w:r>
    <w:r>
      <w:t xml:space="preserve">  |  Example Program</w:t>
    </w: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Proven Program Schedule Approach</w:t>
    </w:r>
    <w:r>
      <w:fldChar w:fldCharType="end"/>
    </w:r>
    <w:r>
      <w:t xml:space="preserve">  |  Example Program</w:t>
    </w: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Repeatable Verification Matrix Approach</w:t>
    </w:r>
    <w:r>
      <w:fldChar w:fldCharType="end"/>
    </w:r>
    <w:r>
      <w:t xml:space="preserve">  |  Example Program</w:t>
    </w: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Traceable Configuration Baseline Approach</w:t>
    </w:r>
    <w:r>
      <w:fldChar w:fldCharType="end"/>
    </w:r>
    <w:r>
      <w:t xml:space="preserve">  |  Example Program</w:t>
    </w: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Integrated Safety Review Approach</w:t>
    </w:r>
    <w:r>
      <w:fldChar w:fldCharType="end"/>
    </w:r>
    <w:r>
      <w:t xml:space="preserve">  |  Example Program</w:t>
    </w: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Integrated Configuration Baseline Approach</w:t>
    </w:r>
    <w:r>
      <w:fldChar w:fldCharType="end"/>
    </w:r>
    <w:r>
      <w:t xml:space="preserve">  |  Example Program</w:t>
    </w: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Flight-Qualified Crew Module Approach</w:t>
    </w:r>
    <w:r>
      <w:fldChar w:fldCharType="end"/>
    </w:r>
    <w:r>
      <w:t xml:space="preserve">  |  Example Program</w:t>
    </w:r>
  </w:p>
</w:hdr>
</file>

<file path=word/header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Measured Safety Review Approach</w:t>
    </w:r>
    <w:r>
      <w:fldChar w:fldCharType="end"/>
    </w:r>
    <w:r>
      <w:t xml:space="preserve">  |  Example Program</w:t>
    </w:r>
  </w:p>
</w:hdr>
</file>

<file path=word/header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Low-Risk Test Campaign Approach</w:t>
    </w:r>
    <w:r>
      <w:fldChar w:fldCharType="end"/>
    </w:r>
    <w:r>
      <w:t xml:space="preserve">  |  Example Program</w:t>
    </w:r>
  </w:p>
</w:hdr>
</file>

<file path=word/header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Independent Flight Software Approach</w:t>
    </w:r>
    <w:r>
      <w:fldChar w:fldCharType="end"/>
    </w:r>
    <w:r>
      <w:t xml:space="preserve">  |  Example Program</w:t>
    </w:r>
  </w:p>
</w:hdr>
</file>

<file path=word/header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Proven Quality Plan Approach</w:t>
    </w:r>
    <w:r>
      <w:fldChar w:fldCharType="end"/>
    </w:r>
    <w:r>
      <w:t xml:space="preserve">  |  Example Program</w:t>
    </w:r>
  </w:p>
</w:hdr>
</file>

<file path=word/header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Measured Safety Review Approach</w:t>
    </w:r>
    <w:r>
      <w:fldChar w:fldCharType="end"/>
    </w:r>
    <w:r>
      <w:t xml:space="preserve">  |  Example Program</w:t>
    </w:r>
  </w:p>
</w:hdr>
</file>

<file path=word/header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Measured Safety Review Approach</w:t>
    </w:r>
    <w:r>
      <w:fldChar w:fldCharType="end"/>
    </w:r>
    <w:r>
      <w:t xml:space="preserve">  |  Example Program</w:t>
    </w:r>
  </w:p>
</w:hdr>
</file>

<file path=word/header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Integrated Ground Segment Approach</w:t>
    </w:r>
    <w:r>
      <w:fldChar w:fldCharType="end"/>
    </w:r>
    <w:r>
      <w:t xml:space="preserve">  |  Example Program</w:t>
    </w:r>
  </w:p>
</w:hdr>
</file>

<file path=word/header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Integrated Crew Module Approach</w:t>
    </w:r>
    <w:r>
      <w:fldChar w:fldCharType="end"/>
    </w:r>
    <w:r>
      <w:t xml:space="preserve">  |  Example Program</w:t>
    </w:r>
  </w:p>
</w:hdr>
</file>

<file path=word/header5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Measured Systems Engineering Plan Approach</w:t>
    </w:r>
    <w:r>
      <w:fldChar w:fldCharType="end"/>
    </w:r>
    <w:r>
      <w:t xml:space="preserve">  |  Example Program</w:t>
    </w:r>
  </w:p>
</w:hdr>
</file>

<file path=word/header5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Repeatable Program Schedule Approach</w:t>
    </w:r>
    <w:r>
      <w:fldChar w:fldCharType="end"/>
    </w:r>
    <w:r>
      <w:t xml:space="preserve">  |  Example Program</w:t>
    </w:r>
  </w:p>
</w:hdr>
</file>

<file path=word/header5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Low-Risk Supply Chain Approach</w:t>
    </w:r>
    <w:r>
      <w:fldChar w:fldCharType="end"/>
    </w:r>
    <w:r>
      <w:t xml:space="preserve">  |  Example Program</w:t>
    </w:r>
  </w:p>
</w:hdr>
</file>

<file path=word/header5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Proven Docking Adapter Approach</w:t>
    </w:r>
    <w:r>
      <w:fldChar w:fldCharType="end"/>
    </w:r>
    <w:r>
      <w:t xml:space="preserve">  |  Example Program</w:t>
    </w:r>
  </w:p>
</w:hdr>
</file>

<file path=word/header5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Modular Flight Software Approach</w:t>
    </w:r>
    <w:r>
      <w:fldChar w:fldCharType="end"/>
    </w:r>
    <w:r>
      <w:t xml:space="preserve">  |  Example Program</w:t>
    </w:r>
  </w:p>
</w:hdr>
</file>

<file path=word/header6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Traceable Thermal Model Approach</w:t>
    </w:r>
    <w:r>
      <w:fldChar w:fldCharType="end"/>
    </w:r>
    <w:r>
      <w:t xml:space="preserve">  |  Example Program</w:t>
    </w:r>
  </w:p>
</w:hdr>
</file>

<file path=word/header6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Modular Program Schedule Approach</w:t>
    </w:r>
    <w:r>
      <w:fldChar w:fldCharType="end"/>
    </w:r>
    <w:r>
      <w:t xml:space="preserve">  |  Example Program</w:t>
    </w:r>
  </w:p>
</w:hdr>
</file>

<file path=word/header6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Low-Risk Ground Segment Approach</w:t>
    </w:r>
    <w:r>
      <w:fldChar w:fldCharType="end"/>
    </w:r>
    <w:r>
      <w:t xml:space="preserve">  |  Example Program</w:t>
    </w:r>
  </w:p>
</w:hdr>
</file>

<file path=word/header6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Low-Risk Ground Segment Approach</w:t>
    </w:r>
    <w:r>
      <w:fldChar w:fldCharType="end"/>
    </w:r>
    <w:r>
      <w:t xml:space="preserve">  |  Example Program</w:t>
    </w:r>
  </w:p>
</w:hdr>
</file>

<file path=word/header6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Low-Risk Safety Review Approach</w:t>
    </w:r>
    <w:r>
      <w:fldChar w:fldCharType="end"/>
    </w:r>
    <w:r>
      <w:t xml:space="preserve">  |  Example Program</w:t>
    </w:r>
  </w:p>
</w:hdr>
</file>

<file path=word/header6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Modular Configuration Baseline Approach</w:t>
    </w:r>
    <w:r>
      <w:fldChar w:fldCharType="end"/>
    </w:r>
    <w:r>
      <w:t xml:space="preserve">  |  Example Program</w:t>
    </w:r>
  </w:p>
</w:hdr>
</file>

<file path=word/header6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Measured Thermal Model Approach</w:t>
    </w:r>
    <w:r>
      <w:fldChar w:fldCharType="end"/>
    </w:r>
    <w:r>
      <w:t xml:space="preserve">  |  Example Program</w:t>
    </w:r>
  </w:p>
</w:hdr>
</file>

<file path=word/header6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Repeatable Thermal Model Approach</w:t>
    </w:r>
    <w:r>
      <w:fldChar w:fldCharType="end"/>
    </w:r>
    <w:r>
      <w:t xml:space="preserve">  |  Example Program</w:t>
    </w:r>
  </w:p>
</w:hdr>
</file>

<file path=word/header6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Flight-Qualified Program Schedule Approach</w:t>
    </w:r>
    <w:r>
      <w:fldChar w:fldCharType="end"/>
    </w:r>
    <w:r>
      <w:t xml:space="preserve">  |  Example Program</w:t>
    </w:r>
  </w:p>
</w:hdr>
</file>

<file path=word/header6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Modular Mission Assurance Approach</w:t>
    </w:r>
    <w:r>
      <w:fldChar w:fldCharType="end"/>
    </w:r>
    <w:r>
      <w:t xml:space="preserve">  |  Example Program</w:t>
    </w:r>
  </w:p>
</w:hdr>
</file>

<file path=word/header7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Independent Docking Adapter Approach</w:t>
    </w:r>
    <w:r>
      <w:fldChar w:fldCharType="end"/>
    </w:r>
    <w:r>
      <w:t xml:space="preserve">  |  Example Program</w:t>
    </w:r>
  </w:p>
</w:hdr>
</file>

<file path=word/header7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Proven Verification Matrix Approach</w:t>
    </w:r>
    <w:r>
      <w:fldChar w:fldCharType="end"/>
    </w:r>
    <w:r>
      <w:t xml:space="preserve">  |  Example Program</w:t>
    </w:r>
  </w:p>
</w:hdr>
</file>

<file path=word/header7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Measured Mission Assurance Approach</w:t>
    </w:r>
    <w:r>
      <w:fldChar w:fldCharType="end"/>
    </w:r>
    <w:r>
      <w:t xml:space="preserve">  |  Example Program</w:t>
    </w:r>
  </w:p>
</w:hdr>
</file>

<file path=word/header7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Modular Program Schedule Approach</w:t>
    </w:r>
    <w:r>
      <w:fldChar w:fldCharType="end"/>
    </w:r>
    <w:r>
      <w:t xml:space="preserve">  |  Example Program</w:t>
    </w:r>
  </w:p>
</w:hdr>
</file>

<file path=word/header7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Modular Program Schedule Approach</w:t>
    </w:r>
    <w:r>
      <w:fldChar w:fldCharType="end"/>
    </w:r>
    <w:r>
      <w:t xml:space="preserve">  |  Example Program</w:t>
    </w:r>
  </w:p>
</w:hdr>
</file>

<file path=word/header7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Measured Configuration Baseline Approach</w:t>
    </w:r>
    <w:r>
      <w:fldChar w:fldCharType="end"/>
    </w:r>
    <w:r>
      <w:t xml:space="preserve">  |  Example Program</w:t>
    </w:r>
  </w:p>
</w:hdr>
</file>

<file path=word/header7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Traceable Ground Segment Approach</w:t>
    </w:r>
    <w:r>
      <w:fldChar w:fldCharType="end"/>
    </w:r>
    <w:r>
      <w:t xml:space="preserve">  |  Example Program</w:t>
    </w:r>
  </w:p>
</w:hdr>
</file>

<file path=word/header7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Traceable Test Campaign Approach</w:t>
    </w:r>
    <w:r>
      <w:fldChar w:fldCharType="end"/>
    </w:r>
    <w:r>
      <w:t xml:space="preserve">  |  Example Program</w:t>
    </w:r>
  </w:p>
</w:hdr>
</file>

<file path=word/header7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Traceable Systems Engineering Plan Approach</w:t>
    </w:r>
    <w:r>
      <w:fldChar w:fldCharType="end"/>
    </w:r>
    <w:r>
      <w:t xml:space="preserve">  |  Example Program</w:t>
    </w:r>
  </w:p>
</w:hdr>
</file>

<file path=word/header7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Modular Quality Plan Approach</w:t>
    </w:r>
    <w:r>
      <w:fldChar w:fldCharType="end"/>
    </w:r>
    <w:r>
      <w:t xml:space="preserve">  |  Example Program</w:t>
    </w:r>
  </w:p>
</w:hdr>
</file>

<file path=word/header8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Proven Docking Adapter Approach</w:t>
    </w:r>
    <w:r>
      <w:fldChar w:fldCharType="end"/>
    </w:r>
    <w:r>
      <w:t xml:space="preserve">  |  Example Program</w:t>
    </w:r>
  </w:p>
</w:hdr>
</file>

<file path=word/header8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Repeatable Mission Assurance Approach</w:t>
    </w:r>
    <w:r>
      <w:fldChar w:fldCharType="end"/>
    </w:r>
    <w:r>
      <w:t xml:space="preserve">  |  Example Program</w:t>
    </w:r>
  </w:p>
</w:hdr>
</file>

<file path=word/header8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Flight-Qualified Verification Matrix Approach</w:t>
    </w:r>
    <w:r>
      <w:fldChar w:fldCharType="end"/>
    </w:r>
    <w:r>
      <w:t xml:space="preserve">  |  Example Program</w:t>
    </w:r>
  </w:p>
</w:hdr>
</file>

<file path=word/header8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Independent Thermal Model Approach</w:t>
    </w:r>
    <w:r>
      <w:fldChar w:fldCharType="end"/>
    </w:r>
    <w:r>
      <w:t xml:space="preserve">  |  Example Program</w:t>
    </w:r>
  </w:p>
</w:hdr>
</file>

<file path=word/header8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Flight-Qualified Systems Engineering Plan Approach</w:t>
    </w:r>
    <w:r>
      <w:fldChar w:fldCharType="end"/>
    </w:r>
    <w:r>
      <w:t xml:space="preserve">  |  Example Program</w:t>
    </w:r>
  </w:p>
</w:hdr>
</file>

<file path=word/header8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Flight-Qualified Systems Engineering Plan Approach</w:t>
    </w:r>
    <w:r>
      <w:fldChar w:fldCharType="end"/>
    </w:r>
    <w:r>
      <w:t xml:space="preserve">  |  Example Program</w:t>
    </w:r>
  </w:p>
</w:hdr>
</file>

<file path=word/header8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Independent Supply Chain Approach</w:t>
    </w:r>
    <w:r>
      <w:fldChar w:fldCharType="end"/>
    </w:r>
    <w:r>
      <w:t xml:space="preserve">  |  Example Program</w:t>
    </w:r>
  </w:p>
</w:hdr>
</file>

<file path=word/header8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Integrated Program Schedule Approach</w:t>
    </w:r>
    <w:r>
      <w:fldChar w:fldCharType="end"/>
    </w:r>
    <w:r>
      <w:t xml:space="preserve">  |  Example Program</w:t>
    </w:r>
  </w:p>
</w:hdr>
</file>

<file path=word/header8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Flight-Qualified Risk Register Approach</w:t>
    </w:r>
    <w:r>
      <w:fldChar w:fldCharType="end"/>
    </w:r>
    <w:r>
      <w:t xml:space="preserve">  |  Example Program</w:t>
    </w:r>
  </w:p>
</w:hdr>
</file>

<file path=word/header8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Repeatable Quality Plan Approach</w:t>
    </w:r>
    <w:r>
      <w:fldChar w:fldCharType="end"/>
    </w:r>
    <w:r>
      <w:t xml:space="preserve">  |  Example Program</w:t>
    </w:r>
  </w:p>
</w:hdr>
</file>

<file path=word/header9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Independent Supply Chain Approach</w:t>
    </w:r>
    <w:r>
      <w:fldChar w:fldCharType="end"/>
    </w:r>
    <w:r>
      <w:t xml:space="preserve">  |  Example Program</w:t>
    </w:r>
  </w:p>
</w:hdr>
</file>

<file path=word/header9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Flight-Qualified Quality Plan Approach</w:t>
    </w:r>
    <w:r>
      <w:fldChar w:fldCharType="end"/>
    </w:r>
    <w:r>
      <w:t xml:space="preserve">  |  Example Program</w:t>
    </w:r>
  </w:p>
</w:hdr>
</file>

<file path=word/header9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Low-Risk Risk Register Approach</w:t>
    </w:r>
    <w:r>
      <w:fldChar w:fldCharType="end"/>
    </w:r>
    <w:r>
      <w:t xml:space="preserve">  |  Example Program</w:t>
    </w:r>
  </w:p>
</w:hdr>
</file>

<file path=word/header9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Measured Systems Engineering Plan Approach</w:t>
    </w:r>
    <w:r>
      <w:fldChar w:fldCharType="end"/>
    </w:r>
    <w:r>
      <w:t xml:space="preserve">  |  Example Program</w:t>
    </w:r>
  </w:p>
</w:hdr>
</file>

<file path=word/header9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Repeatable Ground Segment Approach</w:t>
    </w:r>
    <w:r>
      <w:fldChar w:fldCharType="end"/>
    </w:r>
    <w:r>
      <w:t xml:space="preserve">  |  Example Program</w:t>
    </w:r>
  </w:p>
</w:hdr>
</file>

<file path=word/header9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Low-Risk Quality Plan Approach</w:t>
    </w:r>
    <w:r>
      <w:fldChar w:fldCharType="end"/>
    </w:r>
    <w:r>
      <w:t xml:space="preserve">  |  Example Program</w:t>
    </w:r>
  </w:p>
</w:hdr>
</file>

<file path=word/header9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Low-Risk Quality Plan Approach</w:t>
    </w:r>
    <w:r>
      <w:fldChar w:fldCharType="end"/>
    </w:r>
    <w:r>
      <w:t xml:space="preserve">  |  Example Program</w:t>
    </w:r>
  </w:p>
</w:hdr>
</file>

<file path=word/header9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Low-Risk Flight Software Approach</w:t>
    </w:r>
    <w:r>
      <w:fldChar w:fldCharType="end"/>
    </w:r>
    <w:r>
      <w:t xml:space="preserve">  |  Example Program</w:t>
    </w:r>
  </w:p>
</w:hdr>
</file>

<file path=word/header9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Independent Docking Adapter Approach</w:t>
    </w:r>
    <w:r>
      <w:fldChar w:fldCharType="end"/>
    </w:r>
    <w:r>
      <w:t xml:space="preserve">  |  Example Program</w:t>
    </w:r>
  </w:p>
</w:hdr>
</file>

<file path=word/header9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Independent Payload Integration Approach</w:t>
    </w:r>
    <w:r>
      <w:fldChar w:fldCharType="end"/>
    </w:r>
    <w:r>
      <w:t xml:space="preserve">  |  Example Program</w:t>
    </w:r>
  </w:p>
</w:hdr>
</file>

<file path=word/header10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Modular Systems Engineering Plan Approach</w:t>
    </w:r>
    <w:r>
      <w:fldChar w:fldCharType="end"/>
    </w:r>
    <w:r>
      <w:t xml:space="preserve">  |  Example Program</w:t>
    </w:r>
  </w:p>
</w:hdr>
</file>

<file path=word/header10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Flight-Qualified Crew Module Approach</w:t>
    </w:r>
    <w:r>
      <w:fldChar w:fldCharType="end"/>
    </w:r>
    <w:r>
      <w:t xml:space="preserve">  |  Example Program</w:t>
    </w:r>
  </w:p>
</w:hdr>
</file>

<file path=word/header10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Independent Test Campaign Approach</w:t>
    </w:r>
    <w:r>
      <w:fldChar w:fldCharType="end"/>
    </w:r>
    <w:r>
      <w:t xml:space="preserve">  |  Example Program</w:t>
    </w:r>
  </w:p>
</w:hdr>
</file>

<file path=word/header10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Modular Mission Assurance Approach</w:t>
    </w:r>
    <w:r>
      <w:fldChar w:fldCharType="end"/>
    </w:r>
    <w:r>
      <w:t xml:space="preserve">  |  Example Program</w:t>
    </w:r>
  </w:p>
</w:hdr>
</file>

<file path=word/header10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Low-Risk Quality Plan Approach</w:t>
    </w:r>
    <w:r>
      <w:fldChar w:fldCharType="end"/>
    </w:r>
    <w:r>
      <w:t xml:space="preserve">  |  Example Program</w:t>
    </w:r>
  </w:p>
</w:hdr>
</file>

<file path=word/header10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Traceable Ground Segment Approach</w:t>
    </w:r>
    <w:r>
      <w:fldChar w:fldCharType="end"/>
    </w:r>
    <w:r>
      <w:t xml:space="preserve">  |  Example Program</w:t>
    </w:r>
  </w:p>
</w:hdr>
</file>

<file path=word/header10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Measured Safety Review Approach</w:t>
    </w:r>
    <w:r>
      <w:fldChar w:fldCharType="end"/>
    </w:r>
    <w:r>
      <w:t xml:space="preserve">  |  Example Program</w:t>
    </w:r>
  </w:p>
</w:hdr>
</file>

<file path=word/header10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Measured Safety Review Approach</w:t>
    </w:r>
    <w:r>
      <w:fldChar w:fldCharType="end"/>
    </w:r>
    <w:r>
      <w:t xml:space="preserve">  |  Example Program</w:t>
    </w:r>
  </w:p>
</w:hdr>
</file>

<file path=word/header10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Integrated Mission Assurance Approach</w:t>
    </w:r>
    <w:r>
      <w:fldChar w:fldCharType="end"/>
    </w:r>
    <w:r>
      <w:t xml:space="preserve">  |  Example Program</w:t>
    </w:r>
  </w:p>
</w:hdr>
</file>

<file path=word/header10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Repeatable Launch Campaign Approach</w:t>
    </w:r>
    <w:r>
      <w:fldChar w:fldCharType="end"/>
    </w:r>
    <w:r>
      <w:t xml:space="preserve">  |  Example Program</w:t>
    </w:r>
  </w:p>
</w:hdr>
</file>

<file path=word/header1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Flight-Qualified Verification Matrix Approach</w:t>
    </w:r>
    <w:r>
      <w:fldChar w:fldCharType="end"/>
    </w:r>
    <w:r>
      <w:t xml:space="preserve">  |  Example Program</w:t>
    </w:r>
  </w:p>
</w:hdr>
</file>

<file path=word/header1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Repeatable Payload Integration Approach</w:t>
    </w:r>
    <w:r>
      <w:fldChar w:fldCharType="end"/>
    </w:r>
    <w:r>
      <w:t xml:space="preserve">  |  Example Program</w:t>
    </w:r>
  </w:p>
</w:hdr>
</file>

<file path=word/header1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Low-Risk Payload Integration Approach</w:t>
    </w:r>
    <w:r>
      <w:fldChar w:fldCharType="end"/>
    </w:r>
    <w:r>
      <w:t xml:space="preserve">  |  Example Program</w:t>
    </w:r>
  </w:p>
</w:hdr>
</file>

<file path=word/header1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Flight-Qualified Program Schedule Approach</w:t>
    </w:r>
    <w:r>
      <w:fldChar w:fldCharType="end"/>
    </w:r>
    <w:r>
      <w:t xml:space="preserve">  |  Example Program</w:t>
    </w:r>
  </w:p>
</w:hdr>
</file>

<file path=word/header1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Measured Quality Plan Approach</w:t>
    </w:r>
    <w:r>
      <w:fldChar w:fldCharType="end"/>
    </w:r>
    <w:r>
      <w:t xml:space="preserve">  |  Example Program</w:t>
    </w:r>
  </w:p>
</w:hdr>
</file>

<file path=word/header1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Low-Risk Docking Adapter Approach</w:t>
    </w:r>
    <w:r>
      <w:fldChar w:fldCharType="end"/>
    </w:r>
    <w:r>
      <w:t xml:space="preserve">  |  Example Program</w:t>
    </w:r>
  </w:p>
</w:hdr>
</file>

<file path=word/header1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Repeatable Safety Review Approach</w:t>
    </w:r>
    <w:r>
      <w:fldChar w:fldCharType="end"/>
    </w:r>
    <w:r>
      <w:t xml:space="preserve">  |  Example Program</w:t>
    </w:r>
  </w:p>
</w:hdr>
</file>

<file path=word/header1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Low-Risk Ground Segment Approach</w:t>
    </w:r>
    <w:r>
      <w:fldChar w:fldCharType="end"/>
    </w:r>
    <w:r>
      <w:t xml:space="preserve">  |  Example Program</w:t>
    </w:r>
  </w:p>
</w:hdr>
</file>

<file path=word/header1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Low-Risk Ground Segment Approach</w:t>
    </w:r>
    <w:r>
      <w:fldChar w:fldCharType="end"/>
    </w:r>
    <w:r>
      <w:t xml:space="preserve">  |  Example Program</w:t>
    </w:r>
  </w:p>
</w:hdr>
</file>

<file path=word/header1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Measured Payload Integration Approach</w:t>
    </w:r>
    <w:r>
      <w:fldChar w:fldCharType="end"/>
    </w:r>
    <w:r>
      <w:t xml:space="preserve">  |  Example Program</w:t>
    </w:r>
  </w:p>
</w:hdr>
</file>

<file path=word/header1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Measured Supply Chain Approach</w:t>
    </w:r>
    <w:r>
      <w:fldChar w:fldCharType="end"/>
    </w:r>
    <w:r>
      <w:t xml:space="preserve">  |  Example Program</w:t>
    </w:r>
  </w:p>
</w:hdr>
</file>

<file path=word/header1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Integrated Configuration Baseline Approach</w:t>
    </w:r>
    <w:r>
      <w:fldChar w:fldCharType="end"/>
    </w:r>
    <w:r>
      <w:t xml:space="preserve">  |  Example Program</w:t>
    </w:r>
  </w:p>
</w:hdr>
</file>

<file path=word/header1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Traceable Power Subsystem Approach</w:t>
    </w:r>
    <w:r>
      <w:fldChar w:fldCharType="end"/>
    </w:r>
    <w:r>
      <w:t xml:space="preserve">  |  Example Program</w:t>
    </w:r>
  </w:p>
</w:hdr>
</file>

<file path=word/header1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Proven Payload Integration Approach</w:t>
    </w:r>
    <w:r>
      <w:fldChar w:fldCharType="end"/>
    </w:r>
    <w:r>
      <w:t xml:space="preserve">  |  Example Program</w:t>
    </w:r>
  </w:p>
</w:hdr>
</file>

<file path=word/header1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Low-Risk Program Schedule Approach</w:t>
    </w:r>
    <w:r>
      <w:fldChar w:fldCharType="end"/>
    </w:r>
    <w:r>
      <w:t xml:space="preserve">  |  Example Program</w:t>
    </w:r>
  </w:p>
</w:hdr>
</file>

<file path=word/header1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Integrated Configuration Baseline Approach</w:t>
    </w:r>
    <w:r>
      <w:fldChar w:fldCharType="end"/>
    </w:r>
    <w:r>
      <w:t xml:space="preserve">  |  Example Program</w:t>
    </w:r>
  </w:p>
</w:hdr>
</file>

<file path=word/header1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Low-Risk Crew Module Approach</w:t>
    </w:r>
    <w:r>
      <w:fldChar w:fldCharType="end"/>
    </w:r>
    <w:r>
      <w:t xml:space="preserve">  |  Example Program</w:t>
    </w:r>
  </w:p>
</w:hdr>
</file>

<file path=word/header1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Independent Thermal Model Approach</w:t>
    </w:r>
    <w:r>
      <w:fldChar w:fldCharType="end"/>
    </w:r>
    <w:r>
      <w:t xml:space="preserve">  |  Example Program</w:t>
    </w:r>
  </w:p>
</w:hdr>
</file>

<file path=word/header1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Independent Crew Module Approach</w:t>
    </w:r>
    <w:r>
      <w:fldChar w:fldCharType="end"/>
    </w:r>
    <w:r>
      <w:t xml:space="preserve">  |  Example Program</w:t>
    </w:r>
  </w:p>
</w:hdr>
</file>

<file path=word/header1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Independent Crew Module Approach</w:t>
    </w:r>
    <w:r>
      <w:fldChar w:fldCharType="end"/>
    </w:r>
    <w:r>
      <w:t xml:space="preserve">  |  Example Program</w:t>
    </w:r>
  </w:p>
</w:hdr>
</file>

<file path=word/header1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Flight-Qualified Docking Adapter Approach</w:t>
    </w:r>
    <w:r>
      <w:fldChar w:fldCharType="end"/>
    </w:r>
    <w:r>
      <w:t xml:space="preserve">  |  Example Program</w:t>
    </w:r>
  </w:p>
</w:hdr>
</file>

<file path=word/header1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Independent Launch Campaign Approach</w:t>
    </w:r>
    <w:r>
      <w:fldChar w:fldCharType="end"/>
    </w:r>
    <w:r>
      <w:t xml:space="preserve">  |  Example Program</w:t>
    </w:r>
  </w:p>
</w:hdr>
</file>

<file path=word/header1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Integrated Payload Integration Approach</w:t>
    </w:r>
    <w:r>
      <w:fldChar w:fldCharType="end"/>
    </w:r>
    <w:r>
      <w:t xml:space="preserve">  |  Example Program</w:t>
    </w:r>
  </w:p>
</w:hdr>
</file>

<file path=word/header1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Low-Risk Crew Module Approach</w:t>
    </w:r>
    <w:r>
      <w:fldChar w:fldCharType="end"/>
    </w:r>
    <w:r>
      <w:t xml:space="preserve">  |  Example Program</w:t>
    </w:r>
  </w:p>
</w:hdr>
</file>

<file path=word/header1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Integrated Flight Software Approach</w:t>
    </w:r>
    <w:r>
      <w:fldChar w:fldCharType="end"/>
    </w:r>
    <w:r>
      <w:t xml:space="preserve">  |  Example Program</w:t>
    </w:r>
  </w:p>
</w:hdr>
</file>

<file path=word/header1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Flight-Qualified Flight Software Approach</w:t>
    </w:r>
    <w:r>
      <w:fldChar w:fldCharType="end"/>
    </w:r>
    <w:r>
      <w:t xml:space="preserve">  |  Example Program</w:t>
    </w:r>
  </w:p>
</w:hdr>
</file>

<file path=word/header1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Traceable Risk Register Approach</w:t>
    </w:r>
    <w:r>
      <w:fldChar w:fldCharType="end"/>
    </w:r>
    <w:r>
      <w:t xml:space="preserve">  |  Example Program</w:t>
    </w:r>
  </w:p>
</w:hdr>
</file>

<file path=word/header1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Repeatable Thermal Model Approach</w:t>
    </w:r>
    <w:r>
      <w:fldChar w:fldCharType="end"/>
    </w:r>
    <w:r>
      <w:t xml:space="preserve">  |  Example Program</w:t>
    </w:r>
  </w:p>
</w:hdr>
</file>

<file path=word/header1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Measured Launch Campaign Approach</w:t>
    </w:r>
    <w:r>
      <w:fldChar w:fldCharType="end"/>
    </w:r>
    <w:r>
      <w:t xml:space="preserve">  |  Example Program</w:t>
    </w:r>
  </w:p>
</w:hdr>
</file>

<file path=word/header1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Independent Ground Segment Approach</w:t>
    </w:r>
    <w:r>
      <w:fldChar w:fldCharType="end"/>
    </w:r>
    <w:r>
      <w:t xml:space="preserve">  |  Example Program</w:t>
    </w:r>
  </w:p>
</w:hdr>
</file>

<file path=word/header1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Independent Ground Segment Approach</w:t>
    </w:r>
    <w:r>
      <w:fldChar w:fldCharType="end"/>
    </w:r>
    <w:r>
      <w:t xml:space="preserve">  |  Example Program</w:t>
    </w:r>
  </w:p>
</w:hdr>
</file>

<file path=word/header1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Proven Quality Plan Approach</w:t>
    </w:r>
    <w:r>
      <w:fldChar w:fldCharType="end"/>
    </w:r>
    <w:r>
      <w:t xml:space="preserve">  |  Example Program</w:t>
    </w:r>
  </w:p>
</w:hdr>
</file>

<file path=word/header1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Independent Supply Chain Approach</w:t>
    </w:r>
    <w:r>
      <w:fldChar w:fldCharType="end"/>
    </w:r>
    <w:r>
      <w:t xml:space="preserve">  |  Example Program</w:t>
    </w:r>
  </w:p>
</w:hdr>
</file>

<file path=word/header1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Modular Payload Integration Approach</w:t>
    </w:r>
    <w:r>
      <w:fldChar w:fldCharType="end"/>
    </w:r>
    <w:r>
      <w:t xml:space="preserve">  |  Example Program</w:t>
    </w:r>
  </w:p>
</w:hdr>
</file>

<file path=word/header1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Low-Risk Thermal Model Approach</w:t>
    </w:r>
    <w:r>
      <w:fldChar w:fldCharType="end"/>
    </w:r>
    <w:r>
      <w:t xml:space="preserve">  |  Example Program</w:t>
    </w:r>
  </w:p>
</w:hdr>
</file>

<file path=word/header1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Measured Program Schedule Approach</w:t>
    </w:r>
    <w:r>
      <w:fldChar w:fldCharType="end"/>
    </w:r>
    <w:r>
      <w:t xml:space="preserve">  |  Example Program</w:t>
    </w:r>
  </w:p>
</w:hdr>
</file>

<file path=word/header1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Low-Risk Quality Plan Approach</w:t>
    </w:r>
    <w:r>
      <w:fldChar w:fldCharType="end"/>
    </w:r>
    <w:r>
      <w:t xml:space="preserve">  |  Example Program</w:t>
    </w:r>
  </w:p>
</w:hdr>
</file>

<file path=word/header1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Measured Flight Software Approach</w:t>
    </w:r>
    <w:r>
      <w:fldChar w:fldCharType="end"/>
    </w:r>
    <w:r>
      <w:t xml:space="preserve">  |  Example Program</w:t>
    </w:r>
  </w:p>
</w:hdr>
</file>

<file path=word/header1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Traceable Payload Integration Approach</w:t>
    </w:r>
    <w:r>
      <w:fldChar w:fldCharType="end"/>
    </w:r>
    <w:r>
      <w:t xml:space="preserve">  |  Example Program</w:t>
    </w:r>
  </w:p>
</w:hdr>
</file>

<file path=word/header1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Traceable Safety Review Approach</w:t>
    </w:r>
    <w:r>
      <w:fldChar w:fldCharType="end"/>
    </w:r>
    <w:r>
      <w:t xml:space="preserve">  |  Example Program</w:t>
    </w:r>
  </w:p>
</w:hdr>
</file>

<file path=word/header1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Measured Risk Register Approach</w:t>
    </w:r>
    <w:r>
      <w:fldChar w:fldCharType="end"/>
    </w:r>
    <w:r>
      <w:t xml:space="preserve">  |  Example Program</w:t>
    </w:r>
  </w:p>
</w:hdr>
</file>

<file path=word/header1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Measured Risk Register Approach</w:t>
    </w:r>
    <w:r>
      <w:fldChar w:fldCharType="end"/>
    </w:r>
    <w:r>
      <w:t xml:space="preserve">  |  Example Program</w:t>
    </w:r>
  </w:p>
</w:hdr>
</file>

<file path=word/header1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Independent Mission Assurance Approach</w:t>
    </w:r>
    <w:r>
      <w:fldChar w:fldCharType="end"/>
    </w:r>
    <w:r>
      <w:t xml:space="preserve">  |  Example Program</w:t>
    </w:r>
  </w:p>
</w:hdr>
</file>

<file path=word/header1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Repeatable Program Schedule Approach</w:t>
    </w:r>
    <w:r>
      <w:fldChar w:fldCharType="end"/>
    </w:r>
    <w:r>
      <w:t xml:space="preserve">  |  Example Program</w:t>
    </w:r>
  </w:p>
</w:hdr>
</file>

<file path=word/header1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Traceable Launch Campaign Approach</w:t>
    </w:r>
    <w:r>
      <w:fldChar w:fldCharType="end"/>
    </w:r>
    <w:r>
      <w:t xml:space="preserve">  |  Example Program</w:t>
    </w:r>
  </w:p>
</w:hdr>
</file>

<file path=word/header15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Flight-Qualified Safety Review Approach</w:t>
    </w:r>
    <w:r>
      <w:fldChar w:fldCharType="end"/>
    </w:r>
    <w:r>
      <w:t xml:space="preserve">  |  Example Program</w:t>
    </w:r>
  </w:p>
</w:hdr>
</file>

<file path=word/header15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Modular Ground Segment Approach</w:t>
    </w:r>
    <w:r>
      <w:fldChar w:fldCharType="end"/>
    </w:r>
    <w:r>
      <w:t xml:space="preserve">  |  Example Program</w:t>
    </w:r>
  </w:p>
</w:hdr>
</file>

<file path=word/header15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Modular Ground Segment Approach</w:t>
    </w:r>
    <w:r>
      <w:fldChar w:fldCharType="end"/>
    </w:r>
    <w:r>
      <w:t xml:space="preserve">  |  Example Program</w:t>
    </w:r>
  </w:p>
</w:hdr>
</file>

<file path=word/header15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4C99" w:rsidRDefault="00DF6D39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Modular Ground Segment Approach</w:t>
    </w:r>
    <w:r>
      <w:fldChar w:fldCharType="end"/>
    </w:r>
    <w:r>
      <w:t xml:space="preserve">  |  Example Program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9077C1"/>
    <w:multiLevelType w:val="multilevel"/>
    <w:tmpl w:val="EA8E011C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upperLetter"/>
      <w:lvlRestart w:val="0"/>
      <w:pStyle w:val="Heading7"/>
      <w:lvlText w:val="Appendix %7"/>
      <w:lvlJc w:val="left"/>
      <w:pPr>
        <w:tabs>
          <w:tab w:val="num" w:pos="1728"/>
        </w:tabs>
        <w:ind w:left="1728" w:hanging="1728"/>
      </w:pPr>
    </w:lvl>
    <w:lvl w:ilvl="7">
      <w:start w:val="1"/>
      <w:numFmt w:val="decimal"/>
      <w:pStyle w:val="Heading8"/>
      <w:lvlText w:val="%7.%8"/>
      <w:lvlJc w:val="left"/>
      <w:pPr>
        <w:tabs>
          <w:tab w:val="num" w:pos="720"/>
        </w:tabs>
        <w:ind w:left="720" w:hanging="720"/>
      </w:pPr>
    </w:lvl>
    <w:lvl w:ilvl="8">
      <w:start w:val="1"/>
      <w:numFmt w:val="decimal"/>
      <w:pStyle w:val="Heading9"/>
      <w:lvlText w:val="%7.%8.%9"/>
      <w:lvlJc w:val="left"/>
      <w:pPr>
        <w:tabs>
          <w:tab w:val="num" w:pos="864"/>
        </w:tabs>
        <w:ind w:left="864" w:hanging="864"/>
      </w:pPr>
    </w:lvl>
  </w:abstractNum>
  <w:num w:numId="1" w16cid:durableId="2103867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4C99"/>
    <w:rsid w:val="00A71511"/>
    <w:rsid w:val="00AA1D8D"/>
    <w:rsid w:val="00B47730"/>
    <w:rsid w:val="00CB0664"/>
    <w:rsid w:val="00DF6D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580354F9-F374-47F4-9852-6E42F230F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numPr>
        <w:numId w:val="1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tabs>
        <w:tab w:val="num" w:pos="432"/>
      </w:tabs>
      <w:ind w:left="432" w:hanging="432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DF6D3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F6D3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DF6D39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DF6D39"/>
    <w:pPr>
      <w:spacing w:after="100" w:line="278" w:lineRule="auto"/>
      <w:ind w:left="7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DF6D39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DF6D39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DF6D39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DF6D39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DF6D39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DF6D3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6D39"/>
    <w:rPr>
      <w:color w:val="605E5C"/>
      <w:shd w:val="clear" w:color="auto" w:fill="E1DFDD"/>
    </w:rPr>
  </w:style>
  <w:style w:type="paragraph" w:styleId="TableofFigures">
    <w:name w:val="table of figures"/>
    <w:basedOn w:val="Normal"/>
    <w:next w:val="Normal"/>
    <w:uiPriority w:val="99"/>
    <w:unhideWhenUsed/>
    <w:rsid w:val="00DF6D39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eader" Target="header55.xml"/><Relationship Id="rId299" Type="http://schemas.openxmlformats.org/officeDocument/2006/relationships/header" Target="header146.xml"/><Relationship Id="rId21" Type="http://schemas.openxmlformats.org/officeDocument/2006/relationships/header" Target="header7.xml"/><Relationship Id="rId63" Type="http://schemas.openxmlformats.org/officeDocument/2006/relationships/header" Target="header28.xml"/><Relationship Id="rId159" Type="http://schemas.openxmlformats.org/officeDocument/2006/relationships/header" Target="header76.xml"/><Relationship Id="rId324" Type="http://schemas.openxmlformats.org/officeDocument/2006/relationships/footer" Target="footer158.xml"/><Relationship Id="rId170" Type="http://schemas.openxmlformats.org/officeDocument/2006/relationships/footer" Target="footer81.xml"/><Relationship Id="rId226" Type="http://schemas.openxmlformats.org/officeDocument/2006/relationships/footer" Target="footer109.xml"/><Relationship Id="rId268" Type="http://schemas.openxmlformats.org/officeDocument/2006/relationships/footer" Target="footer130.xml"/><Relationship Id="rId32" Type="http://schemas.openxmlformats.org/officeDocument/2006/relationships/footer" Target="footer12.xml"/><Relationship Id="rId74" Type="http://schemas.openxmlformats.org/officeDocument/2006/relationships/footer" Target="footer33.xml"/><Relationship Id="rId128" Type="http://schemas.openxmlformats.org/officeDocument/2006/relationships/footer" Target="footer60.xml"/><Relationship Id="rId5" Type="http://schemas.openxmlformats.org/officeDocument/2006/relationships/webSettings" Target="webSettings.xml"/><Relationship Id="rId181" Type="http://schemas.openxmlformats.org/officeDocument/2006/relationships/header" Target="header87.xml"/><Relationship Id="rId237" Type="http://schemas.openxmlformats.org/officeDocument/2006/relationships/header" Target="header115.xml"/><Relationship Id="rId279" Type="http://schemas.openxmlformats.org/officeDocument/2006/relationships/header" Target="header136.xml"/><Relationship Id="rId43" Type="http://schemas.openxmlformats.org/officeDocument/2006/relationships/header" Target="header18.xml"/><Relationship Id="rId139" Type="http://schemas.openxmlformats.org/officeDocument/2006/relationships/header" Target="header66.xml"/><Relationship Id="rId290" Type="http://schemas.openxmlformats.org/officeDocument/2006/relationships/footer" Target="footer141.xml"/><Relationship Id="rId304" Type="http://schemas.openxmlformats.org/officeDocument/2006/relationships/footer" Target="footer148.xml"/><Relationship Id="rId85" Type="http://schemas.openxmlformats.org/officeDocument/2006/relationships/header" Target="header39.xml"/><Relationship Id="rId150" Type="http://schemas.openxmlformats.org/officeDocument/2006/relationships/footer" Target="footer71.xml"/><Relationship Id="rId192" Type="http://schemas.openxmlformats.org/officeDocument/2006/relationships/footer" Target="footer92.xml"/><Relationship Id="rId206" Type="http://schemas.openxmlformats.org/officeDocument/2006/relationships/footer" Target="footer99.xml"/><Relationship Id="rId248" Type="http://schemas.openxmlformats.org/officeDocument/2006/relationships/footer" Target="footer120.xml"/><Relationship Id="rId12" Type="http://schemas.openxmlformats.org/officeDocument/2006/relationships/image" Target="media/image1.png"/><Relationship Id="rId108" Type="http://schemas.openxmlformats.org/officeDocument/2006/relationships/footer" Target="footer50.xml"/><Relationship Id="rId315" Type="http://schemas.openxmlformats.org/officeDocument/2006/relationships/header" Target="header154.xml"/><Relationship Id="rId54" Type="http://schemas.openxmlformats.org/officeDocument/2006/relationships/footer" Target="footer23.xml"/><Relationship Id="rId96" Type="http://schemas.openxmlformats.org/officeDocument/2006/relationships/footer" Target="footer44.xml"/><Relationship Id="rId161" Type="http://schemas.openxmlformats.org/officeDocument/2006/relationships/header" Target="header77.xml"/><Relationship Id="rId217" Type="http://schemas.openxmlformats.org/officeDocument/2006/relationships/header" Target="header105.xml"/><Relationship Id="rId259" Type="http://schemas.openxmlformats.org/officeDocument/2006/relationships/header" Target="header126.xml"/><Relationship Id="rId23" Type="http://schemas.openxmlformats.org/officeDocument/2006/relationships/header" Target="header8.xml"/><Relationship Id="rId119" Type="http://schemas.openxmlformats.org/officeDocument/2006/relationships/header" Target="header56.xml"/><Relationship Id="rId270" Type="http://schemas.openxmlformats.org/officeDocument/2006/relationships/footer" Target="footer131.xml"/><Relationship Id="rId326" Type="http://schemas.openxmlformats.org/officeDocument/2006/relationships/theme" Target="theme/theme1.xml"/><Relationship Id="rId65" Type="http://schemas.openxmlformats.org/officeDocument/2006/relationships/header" Target="header29.xml"/><Relationship Id="rId130" Type="http://schemas.openxmlformats.org/officeDocument/2006/relationships/footer" Target="footer61.xml"/><Relationship Id="rId172" Type="http://schemas.openxmlformats.org/officeDocument/2006/relationships/footer" Target="footer82.xml"/><Relationship Id="rId228" Type="http://schemas.openxmlformats.org/officeDocument/2006/relationships/footer" Target="footer110.xml"/><Relationship Id="rId281" Type="http://schemas.openxmlformats.org/officeDocument/2006/relationships/header" Target="header137.xml"/><Relationship Id="rId34" Type="http://schemas.openxmlformats.org/officeDocument/2006/relationships/footer" Target="footer13.xml"/><Relationship Id="rId76" Type="http://schemas.openxmlformats.org/officeDocument/2006/relationships/footer" Target="footer34.xml"/><Relationship Id="rId141" Type="http://schemas.openxmlformats.org/officeDocument/2006/relationships/header" Target="header67.xml"/><Relationship Id="rId7" Type="http://schemas.openxmlformats.org/officeDocument/2006/relationships/endnotes" Target="endnotes.xml"/><Relationship Id="rId162" Type="http://schemas.openxmlformats.org/officeDocument/2006/relationships/footer" Target="footer77.xml"/><Relationship Id="rId183" Type="http://schemas.openxmlformats.org/officeDocument/2006/relationships/header" Target="header88.xml"/><Relationship Id="rId218" Type="http://schemas.openxmlformats.org/officeDocument/2006/relationships/footer" Target="footer105.xml"/><Relationship Id="rId239" Type="http://schemas.openxmlformats.org/officeDocument/2006/relationships/header" Target="header116.xml"/><Relationship Id="rId250" Type="http://schemas.openxmlformats.org/officeDocument/2006/relationships/footer" Target="footer121.xml"/><Relationship Id="rId271" Type="http://schemas.openxmlformats.org/officeDocument/2006/relationships/header" Target="header132.xml"/><Relationship Id="rId292" Type="http://schemas.openxmlformats.org/officeDocument/2006/relationships/footer" Target="footer142.xml"/><Relationship Id="rId306" Type="http://schemas.openxmlformats.org/officeDocument/2006/relationships/footer" Target="footer149.xml"/><Relationship Id="rId24" Type="http://schemas.openxmlformats.org/officeDocument/2006/relationships/footer" Target="footer8.xml"/><Relationship Id="rId45" Type="http://schemas.openxmlformats.org/officeDocument/2006/relationships/header" Target="header19.xml"/><Relationship Id="rId66" Type="http://schemas.openxmlformats.org/officeDocument/2006/relationships/footer" Target="footer29.xml"/><Relationship Id="rId87" Type="http://schemas.openxmlformats.org/officeDocument/2006/relationships/header" Target="header40.xml"/><Relationship Id="rId110" Type="http://schemas.openxmlformats.org/officeDocument/2006/relationships/footer" Target="footer51.xml"/><Relationship Id="rId131" Type="http://schemas.openxmlformats.org/officeDocument/2006/relationships/header" Target="header62.xml"/><Relationship Id="rId152" Type="http://schemas.openxmlformats.org/officeDocument/2006/relationships/footer" Target="footer72.xml"/><Relationship Id="rId173" Type="http://schemas.openxmlformats.org/officeDocument/2006/relationships/header" Target="header83.xml"/><Relationship Id="rId194" Type="http://schemas.openxmlformats.org/officeDocument/2006/relationships/footer" Target="footer93.xml"/><Relationship Id="rId208" Type="http://schemas.openxmlformats.org/officeDocument/2006/relationships/footer" Target="footer100.xml"/><Relationship Id="rId229" Type="http://schemas.openxmlformats.org/officeDocument/2006/relationships/header" Target="header111.xml"/><Relationship Id="rId240" Type="http://schemas.openxmlformats.org/officeDocument/2006/relationships/footer" Target="footer116.xml"/><Relationship Id="rId261" Type="http://schemas.openxmlformats.org/officeDocument/2006/relationships/header" Target="header127.xml"/><Relationship Id="rId14" Type="http://schemas.openxmlformats.org/officeDocument/2006/relationships/footer" Target="footer3.xml"/><Relationship Id="rId35" Type="http://schemas.openxmlformats.org/officeDocument/2006/relationships/header" Target="header14.xml"/><Relationship Id="rId56" Type="http://schemas.openxmlformats.org/officeDocument/2006/relationships/footer" Target="footer24.xml"/><Relationship Id="rId77" Type="http://schemas.openxmlformats.org/officeDocument/2006/relationships/header" Target="header35.xml"/><Relationship Id="rId100" Type="http://schemas.openxmlformats.org/officeDocument/2006/relationships/footer" Target="footer46.xml"/><Relationship Id="rId282" Type="http://schemas.openxmlformats.org/officeDocument/2006/relationships/footer" Target="footer137.xml"/><Relationship Id="rId317" Type="http://schemas.openxmlformats.org/officeDocument/2006/relationships/header" Target="header155.xml"/><Relationship Id="rId8" Type="http://schemas.openxmlformats.org/officeDocument/2006/relationships/header" Target="header1.xml"/><Relationship Id="rId98" Type="http://schemas.openxmlformats.org/officeDocument/2006/relationships/footer" Target="footer45.xml"/><Relationship Id="rId121" Type="http://schemas.openxmlformats.org/officeDocument/2006/relationships/header" Target="header57.xml"/><Relationship Id="rId142" Type="http://schemas.openxmlformats.org/officeDocument/2006/relationships/footer" Target="footer67.xml"/><Relationship Id="rId163" Type="http://schemas.openxmlformats.org/officeDocument/2006/relationships/header" Target="header78.xml"/><Relationship Id="rId184" Type="http://schemas.openxmlformats.org/officeDocument/2006/relationships/footer" Target="footer88.xml"/><Relationship Id="rId219" Type="http://schemas.openxmlformats.org/officeDocument/2006/relationships/header" Target="header106.xml"/><Relationship Id="rId230" Type="http://schemas.openxmlformats.org/officeDocument/2006/relationships/footer" Target="footer111.xml"/><Relationship Id="rId251" Type="http://schemas.openxmlformats.org/officeDocument/2006/relationships/header" Target="header122.xml"/><Relationship Id="rId25" Type="http://schemas.openxmlformats.org/officeDocument/2006/relationships/header" Target="header9.xml"/><Relationship Id="rId46" Type="http://schemas.openxmlformats.org/officeDocument/2006/relationships/footer" Target="footer19.xml"/><Relationship Id="rId67" Type="http://schemas.openxmlformats.org/officeDocument/2006/relationships/header" Target="header30.xml"/><Relationship Id="rId272" Type="http://schemas.openxmlformats.org/officeDocument/2006/relationships/footer" Target="footer132.xml"/><Relationship Id="rId293" Type="http://schemas.openxmlformats.org/officeDocument/2006/relationships/header" Target="header143.xml"/><Relationship Id="rId307" Type="http://schemas.openxmlformats.org/officeDocument/2006/relationships/header" Target="header150.xml"/><Relationship Id="rId88" Type="http://schemas.openxmlformats.org/officeDocument/2006/relationships/footer" Target="footer40.xml"/><Relationship Id="rId111" Type="http://schemas.openxmlformats.org/officeDocument/2006/relationships/header" Target="header52.xml"/><Relationship Id="rId132" Type="http://schemas.openxmlformats.org/officeDocument/2006/relationships/footer" Target="footer62.xml"/><Relationship Id="rId153" Type="http://schemas.openxmlformats.org/officeDocument/2006/relationships/header" Target="header73.xml"/><Relationship Id="rId174" Type="http://schemas.openxmlformats.org/officeDocument/2006/relationships/footer" Target="footer83.xml"/><Relationship Id="rId195" Type="http://schemas.openxmlformats.org/officeDocument/2006/relationships/header" Target="header94.xml"/><Relationship Id="rId209" Type="http://schemas.openxmlformats.org/officeDocument/2006/relationships/header" Target="header101.xml"/><Relationship Id="rId220" Type="http://schemas.openxmlformats.org/officeDocument/2006/relationships/footer" Target="footer106.xml"/><Relationship Id="rId241" Type="http://schemas.openxmlformats.org/officeDocument/2006/relationships/header" Target="header117.xml"/><Relationship Id="rId15" Type="http://schemas.openxmlformats.org/officeDocument/2006/relationships/header" Target="header4.xml"/><Relationship Id="rId36" Type="http://schemas.openxmlformats.org/officeDocument/2006/relationships/footer" Target="footer14.xml"/><Relationship Id="rId57" Type="http://schemas.openxmlformats.org/officeDocument/2006/relationships/header" Target="header25.xml"/><Relationship Id="rId262" Type="http://schemas.openxmlformats.org/officeDocument/2006/relationships/footer" Target="footer127.xml"/><Relationship Id="rId283" Type="http://schemas.openxmlformats.org/officeDocument/2006/relationships/header" Target="header138.xml"/><Relationship Id="rId318" Type="http://schemas.openxmlformats.org/officeDocument/2006/relationships/footer" Target="footer155.xml"/><Relationship Id="rId78" Type="http://schemas.openxmlformats.org/officeDocument/2006/relationships/footer" Target="footer35.xml"/><Relationship Id="rId99" Type="http://schemas.openxmlformats.org/officeDocument/2006/relationships/header" Target="header46.xml"/><Relationship Id="rId101" Type="http://schemas.openxmlformats.org/officeDocument/2006/relationships/header" Target="header47.xml"/><Relationship Id="rId122" Type="http://schemas.openxmlformats.org/officeDocument/2006/relationships/footer" Target="footer57.xml"/><Relationship Id="rId143" Type="http://schemas.openxmlformats.org/officeDocument/2006/relationships/header" Target="header68.xml"/><Relationship Id="rId164" Type="http://schemas.openxmlformats.org/officeDocument/2006/relationships/footer" Target="footer78.xml"/><Relationship Id="rId185" Type="http://schemas.openxmlformats.org/officeDocument/2006/relationships/header" Target="header89.xml"/><Relationship Id="rId9" Type="http://schemas.openxmlformats.org/officeDocument/2006/relationships/footer" Target="footer1.xml"/><Relationship Id="rId210" Type="http://schemas.openxmlformats.org/officeDocument/2006/relationships/footer" Target="footer101.xml"/><Relationship Id="rId26" Type="http://schemas.openxmlformats.org/officeDocument/2006/relationships/footer" Target="footer9.xml"/><Relationship Id="rId231" Type="http://schemas.openxmlformats.org/officeDocument/2006/relationships/header" Target="header112.xml"/><Relationship Id="rId252" Type="http://schemas.openxmlformats.org/officeDocument/2006/relationships/footer" Target="footer122.xml"/><Relationship Id="rId273" Type="http://schemas.openxmlformats.org/officeDocument/2006/relationships/header" Target="header133.xml"/><Relationship Id="rId294" Type="http://schemas.openxmlformats.org/officeDocument/2006/relationships/footer" Target="footer143.xml"/><Relationship Id="rId308" Type="http://schemas.openxmlformats.org/officeDocument/2006/relationships/footer" Target="footer150.xml"/><Relationship Id="rId47" Type="http://schemas.openxmlformats.org/officeDocument/2006/relationships/header" Target="header20.xml"/><Relationship Id="rId68" Type="http://schemas.openxmlformats.org/officeDocument/2006/relationships/footer" Target="footer30.xml"/><Relationship Id="rId89" Type="http://schemas.openxmlformats.org/officeDocument/2006/relationships/header" Target="header41.xml"/><Relationship Id="rId112" Type="http://schemas.openxmlformats.org/officeDocument/2006/relationships/footer" Target="footer52.xml"/><Relationship Id="rId133" Type="http://schemas.openxmlformats.org/officeDocument/2006/relationships/header" Target="header63.xml"/><Relationship Id="rId154" Type="http://schemas.openxmlformats.org/officeDocument/2006/relationships/footer" Target="footer73.xml"/><Relationship Id="rId175" Type="http://schemas.openxmlformats.org/officeDocument/2006/relationships/header" Target="header84.xml"/><Relationship Id="rId196" Type="http://schemas.openxmlformats.org/officeDocument/2006/relationships/footer" Target="footer94.xml"/><Relationship Id="rId200" Type="http://schemas.openxmlformats.org/officeDocument/2006/relationships/footer" Target="footer96.xml"/><Relationship Id="rId16" Type="http://schemas.openxmlformats.org/officeDocument/2006/relationships/footer" Target="footer4.xml"/><Relationship Id="rId221" Type="http://schemas.openxmlformats.org/officeDocument/2006/relationships/header" Target="header107.xml"/><Relationship Id="rId242" Type="http://schemas.openxmlformats.org/officeDocument/2006/relationships/footer" Target="footer117.xml"/><Relationship Id="rId263" Type="http://schemas.openxmlformats.org/officeDocument/2006/relationships/header" Target="header128.xml"/><Relationship Id="rId284" Type="http://schemas.openxmlformats.org/officeDocument/2006/relationships/footer" Target="footer138.xml"/><Relationship Id="rId319" Type="http://schemas.openxmlformats.org/officeDocument/2006/relationships/header" Target="header156.xml"/><Relationship Id="rId37" Type="http://schemas.openxmlformats.org/officeDocument/2006/relationships/header" Target="header15.xml"/><Relationship Id="rId58" Type="http://schemas.openxmlformats.org/officeDocument/2006/relationships/footer" Target="footer25.xml"/><Relationship Id="rId79" Type="http://schemas.openxmlformats.org/officeDocument/2006/relationships/header" Target="header36.xml"/><Relationship Id="rId102" Type="http://schemas.openxmlformats.org/officeDocument/2006/relationships/footer" Target="footer47.xml"/><Relationship Id="rId123" Type="http://schemas.openxmlformats.org/officeDocument/2006/relationships/header" Target="header58.xml"/><Relationship Id="rId144" Type="http://schemas.openxmlformats.org/officeDocument/2006/relationships/footer" Target="footer68.xml"/><Relationship Id="rId90" Type="http://schemas.openxmlformats.org/officeDocument/2006/relationships/footer" Target="footer41.xml"/><Relationship Id="rId165" Type="http://schemas.openxmlformats.org/officeDocument/2006/relationships/header" Target="header79.xml"/><Relationship Id="rId186" Type="http://schemas.openxmlformats.org/officeDocument/2006/relationships/footer" Target="footer89.xml"/><Relationship Id="rId211" Type="http://schemas.openxmlformats.org/officeDocument/2006/relationships/header" Target="header102.xml"/><Relationship Id="rId232" Type="http://schemas.openxmlformats.org/officeDocument/2006/relationships/footer" Target="footer112.xml"/><Relationship Id="rId253" Type="http://schemas.openxmlformats.org/officeDocument/2006/relationships/header" Target="header123.xml"/><Relationship Id="rId274" Type="http://schemas.openxmlformats.org/officeDocument/2006/relationships/footer" Target="footer133.xml"/><Relationship Id="rId295" Type="http://schemas.openxmlformats.org/officeDocument/2006/relationships/header" Target="header144.xml"/><Relationship Id="rId309" Type="http://schemas.openxmlformats.org/officeDocument/2006/relationships/header" Target="header151.xml"/><Relationship Id="rId27" Type="http://schemas.openxmlformats.org/officeDocument/2006/relationships/header" Target="header10.xml"/><Relationship Id="rId48" Type="http://schemas.openxmlformats.org/officeDocument/2006/relationships/footer" Target="footer20.xml"/><Relationship Id="rId69" Type="http://schemas.openxmlformats.org/officeDocument/2006/relationships/header" Target="header31.xml"/><Relationship Id="rId113" Type="http://schemas.openxmlformats.org/officeDocument/2006/relationships/header" Target="header53.xml"/><Relationship Id="rId134" Type="http://schemas.openxmlformats.org/officeDocument/2006/relationships/footer" Target="footer63.xml"/><Relationship Id="rId320" Type="http://schemas.openxmlformats.org/officeDocument/2006/relationships/footer" Target="footer156.xml"/><Relationship Id="rId80" Type="http://schemas.openxmlformats.org/officeDocument/2006/relationships/footer" Target="footer36.xml"/><Relationship Id="rId155" Type="http://schemas.openxmlformats.org/officeDocument/2006/relationships/header" Target="header74.xml"/><Relationship Id="rId176" Type="http://schemas.openxmlformats.org/officeDocument/2006/relationships/footer" Target="footer84.xml"/><Relationship Id="rId197" Type="http://schemas.openxmlformats.org/officeDocument/2006/relationships/header" Target="header95.xml"/><Relationship Id="rId201" Type="http://schemas.openxmlformats.org/officeDocument/2006/relationships/header" Target="header97.xml"/><Relationship Id="rId222" Type="http://schemas.openxmlformats.org/officeDocument/2006/relationships/footer" Target="footer107.xml"/><Relationship Id="rId243" Type="http://schemas.openxmlformats.org/officeDocument/2006/relationships/header" Target="header118.xml"/><Relationship Id="rId264" Type="http://schemas.openxmlformats.org/officeDocument/2006/relationships/footer" Target="footer128.xml"/><Relationship Id="rId285" Type="http://schemas.openxmlformats.org/officeDocument/2006/relationships/header" Target="header139.xml"/><Relationship Id="rId17" Type="http://schemas.openxmlformats.org/officeDocument/2006/relationships/header" Target="header5.xml"/><Relationship Id="rId38" Type="http://schemas.openxmlformats.org/officeDocument/2006/relationships/footer" Target="footer15.xml"/><Relationship Id="rId59" Type="http://schemas.openxmlformats.org/officeDocument/2006/relationships/header" Target="header26.xml"/><Relationship Id="rId103" Type="http://schemas.openxmlformats.org/officeDocument/2006/relationships/header" Target="header48.xml"/><Relationship Id="rId124" Type="http://schemas.openxmlformats.org/officeDocument/2006/relationships/footer" Target="footer58.xml"/><Relationship Id="rId310" Type="http://schemas.openxmlformats.org/officeDocument/2006/relationships/footer" Target="footer151.xml"/><Relationship Id="rId70" Type="http://schemas.openxmlformats.org/officeDocument/2006/relationships/footer" Target="footer31.xml"/><Relationship Id="rId91" Type="http://schemas.openxmlformats.org/officeDocument/2006/relationships/header" Target="header42.xml"/><Relationship Id="rId145" Type="http://schemas.openxmlformats.org/officeDocument/2006/relationships/header" Target="header69.xml"/><Relationship Id="rId166" Type="http://schemas.openxmlformats.org/officeDocument/2006/relationships/footer" Target="footer79.xml"/><Relationship Id="rId187" Type="http://schemas.openxmlformats.org/officeDocument/2006/relationships/header" Target="header90.xml"/><Relationship Id="rId1" Type="http://schemas.openxmlformats.org/officeDocument/2006/relationships/customXml" Target="../customXml/item1.xml"/><Relationship Id="rId212" Type="http://schemas.openxmlformats.org/officeDocument/2006/relationships/footer" Target="footer102.xml"/><Relationship Id="rId233" Type="http://schemas.openxmlformats.org/officeDocument/2006/relationships/header" Target="header113.xml"/><Relationship Id="rId254" Type="http://schemas.openxmlformats.org/officeDocument/2006/relationships/footer" Target="footer123.xml"/><Relationship Id="rId28" Type="http://schemas.openxmlformats.org/officeDocument/2006/relationships/footer" Target="footer10.xml"/><Relationship Id="rId49" Type="http://schemas.openxmlformats.org/officeDocument/2006/relationships/header" Target="header21.xml"/><Relationship Id="rId114" Type="http://schemas.openxmlformats.org/officeDocument/2006/relationships/footer" Target="footer53.xml"/><Relationship Id="rId275" Type="http://schemas.openxmlformats.org/officeDocument/2006/relationships/header" Target="header134.xml"/><Relationship Id="rId296" Type="http://schemas.openxmlformats.org/officeDocument/2006/relationships/footer" Target="footer144.xml"/><Relationship Id="rId300" Type="http://schemas.openxmlformats.org/officeDocument/2006/relationships/footer" Target="footer146.xml"/><Relationship Id="rId60" Type="http://schemas.openxmlformats.org/officeDocument/2006/relationships/footer" Target="footer26.xml"/><Relationship Id="rId81" Type="http://schemas.openxmlformats.org/officeDocument/2006/relationships/header" Target="header37.xml"/><Relationship Id="rId135" Type="http://schemas.openxmlformats.org/officeDocument/2006/relationships/header" Target="header64.xml"/><Relationship Id="rId156" Type="http://schemas.openxmlformats.org/officeDocument/2006/relationships/footer" Target="footer74.xml"/><Relationship Id="rId177" Type="http://schemas.openxmlformats.org/officeDocument/2006/relationships/header" Target="header85.xml"/><Relationship Id="rId198" Type="http://schemas.openxmlformats.org/officeDocument/2006/relationships/footer" Target="footer95.xml"/><Relationship Id="rId321" Type="http://schemas.openxmlformats.org/officeDocument/2006/relationships/header" Target="header157.xml"/><Relationship Id="rId202" Type="http://schemas.openxmlformats.org/officeDocument/2006/relationships/footer" Target="footer97.xml"/><Relationship Id="rId223" Type="http://schemas.openxmlformats.org/officeDocument/2006/relationships/header" Target="header108.xml"/><Relationship Id="rId244" Type="http://schemas.openxmlformats.org/officeDocument/2006/relationships/footer" Target="footer118.xml"/><Relationship Id="rId18" Type="http://schemas.openxmlformats.org/officeDocument/2006/relationships/footer" Target="footer5.xml"/><Relationship Id="rId39" Type="http://schemas.openxmlformats.org/officeDocument/2006/relationships/header" Target="header16.xml"/><Relationship Id="rId265" Type="http://schemas.openxmlformats.org/officeDocument/2006/relationships/header" Target="header129.xml"/><Relationship Id="rId286" Type="http://schemas.openxmlformats.org/officeDocument/2006/relationships/footer" Target="footer139.xml"/><Relationship Id="rId50" Type="http://schemas.openxmlformats.org/officeDocument/2006/relationships/footer" Target="footer21.xml"/><Relationship Id="rId104" Type="http://schemas.openxmlformats.org/officeDocument/2006/relationships/footer" Target="footer48.xml"/><Relationship Id="rId125" Type="http://schemas.openxmlformats.org/officeDocument/2006/relationships/header" Target="header59.xml"/><Relationship Id="rId146" Type="http://schemas.openxmlformats.org/officeDocument/2006/relationships/footer" Target="footer69.xml"/><Relationship Id="rId167" Type="http://schemas.openxmlformats.org/officeDocument/2006/relationships/header" Target="header80.xml"/><Relationship Id="rId188" Type="http://schemas.openxmlformats.org/officeDocument/2006/relationships/footer" Target="footer90.xml"/><Relationship Id="rId311" Type="http://schemas.openxmlformats.org/officeDocument/2006/relationships/header" Target="header152.xml"/><Relationship Id="rId71" Type="http://schemas.openxmlformats.org/officeDocument/2006/relationships/header" Target="header32.xml"/><Relationship Id="rId92" Type="http://schemas.openxmlformats.org/officeDocument/2006/relationships/footer" Target="footer42.xml"/><Relationship Id="rId213" Type="http://schemas.openxmlformats.org/officeDocument/2006/relationships/header" Target="header103.xml"/><Relationship Id="rId234" Type="http://schemas.openxmlformats.org/officeDocument/2006/relationships/footer" Target="footer113.xml"/><Relationship Id="rId2" Type="http://schemas.openxmlformats.org/officeDocument/2006/relationships/numbering" Target="numbering.xml"/><Relationship Id="rId29" Type="http://schemas.openxmlformats.org/officeDocument/2006/relationships/header" Target="header11.xml"/><Relationship Id="rId255" Type="http://schemas.openxmlformats.org/officeDocument/2006/relationships/header" Target="header124.xml"/><Relationship Id="rId276" Type="http://schemas.openxmlformats.org/officeDocument/2006/relationships/footer" Target="footer134.xml"/><Relationship Id="rId297" Type="http://schemas.openxmlformats.org/officeDocument/2006/relationships/header" Target="header145.xml"/><Relationship Id="rId40" Type="http://schemas.openxmlformats.org/officeDocument/2006/relationships/footer" Target="footer16.xml"/><Relationship Id="rId115" Type="http://schemas.openxmlformats.org/officeDocument/2006/relationships/header" Target="header54.xml"/><Relationship Id="rId136" Type="http://schemas.openxmlformats.org/officeDocument/2006/relationships/footer" Target="footer64.xml"/><Relationship Id="rId157" Type="http://schemas.openxmlformats.org/officeDocument/2006/relationships/header" Target="header75.xml"/><Relationship Id="rId178" Type="http://schemas.openxmlformats.org/officeDocument/2006/relationships/footer" Target="footer85.xml"/><Relationship Id="rId301" Type="http://schemas.openxmlformats.org/officeDocument/2006/relationships/header" Target="header147.xml"/><Relationship Id="rId322" Type="http://schemas.openxmlformats.org/officeDocument/2006/relationships/footer" Target="footer157.xml"/><Relationship Id="rId61" Type="http://schemas.openxmlformats.org/officeDocument/2006/relationships/header" Target="header27.xml"/><Relationship Id="rId82" Type="http://schemas.openxmlformats.org/officeDocument/2006/relationships/footer" Target="footer37.xml"/><Relationship Id="rId199" Type="http://schemas.openxmlformats.org/officeDocument/2006/relationships/header" Target="header96.xml"/><Relationship Id="rId203" Type="http://schemas.openxmlformats.org/officeDocument/2006/relationships/header" Target="header98.xml"/><Relationship Id="rId19" Type="http://schemas.openxmlformats.org/officeDocument/2006/relationships/header" Target="header6.xml"/><Relationship Id="rId224" Type="http://schemas.openxmlformats.org/officeDocument/2006/relationships/footer" Target="footer108.xml"/><Relationship Id="rId245" Type="http://schemas.openxmlformats.org/officeDocument/2006/relationships/header" Target="header119.xml"/><Relationship Id="rId266" Type="http://schemas.openxmlformats.org/officeDocument/2006/relationships/footer" Target="footer129.xml"/><Relationship Id="rId287" Type="http://schemas.openxmlformats.org/officeDocument/2006/relationships/header" Target="header140.xml"/><Relationship Id="rId30" Type="http://schemas.openxmlformats.org/officeDocument/2006/relationships/footer" Target="footer11.xml"/><Relationship Id="rId105" Type="http://schemas.openxmlformats.org/officeDocument/2006/relationships/header" Target="header49.xml"/><Relationship Id="rId126" Type="http://schemas.openxmlformats.org/officeDocument/2006/relationships/footer" Target="footer59.xml"/><Relationship Id="rId147" Type="http://schemas.openxmlformats.org/officeDocument/2006/relationships/header" Target="header70.xml"/><Relationship Id="rId168" Type="http://schemas.openxmlformats.org/officeDocument/2006/relationships/footer" Target="footer80.xml"/><Relationship Id="rId312" Type="http://schemas.openxmlformats.org/officeDocument/2006/relationships/footer" Target="footer152.xml"/><Relationship Id="rId51" Type="http://schemas.openxmlformats.org/officeDocument/2006/relationships/header" Target="header22.xml"/><Relationship Id="rId72" Type="http://schemas.openxmlformats.org/officeDocument/2006/relationships/footer" Target="footer32.xml"/><Relationship Id="rId93" Type="http://schemas.openxmlformats.org/officeDocument/2006/relationships/header" Target="header43.xml"/><Relationship Id="rId189" Type="http://schemas.openxmlformats.org/officeDocument/2006/relationships/header" Target="header91.xml"/><Relationship Id="rId3" Type="http://schemas.openxmlformats.org/officeDocument/2006/relationships/styles" Target="styles.xml"/><Relationship Id="rId214" Type="http://schemas.openxmlformats.org/officeDocument/2006/relationships/footer" Target="footer103.xml"/><Relationship Id="rId235" Type="http://schemas.openxmlformats.org/officeDocument/2006/relationships/header" Target="header114.xml"/><Relationship Id="rId256" Type="http://schemas.openxmlformats.org/officeDocument/2006/relationships/footer" Target="footer124.xml"/><Relationship Id="rId277" Type="http://schemas.openxmlformats.org/officeDocument/2006/relationships/header" Target="header135.xml"/><Relationship Id="rId298" Type="http://schemas.openxmlformats.org/officeDocument/2006/relationships/footer" Target="footer145.xml"/><Relationship Id="rId116" Type="http://schemas.openxmlformats.org/officeDocument/2006/relationships/footer" Target="footer54.xml"/><Relationship Id="rId137" Type="http://schemas.openxmlformats.org/officeDocument/2006/relationships/header" Target="header65.xml"/><Relationship Id="rId158" Type="http://schemas.openxmlformats.org/officeDocument/2006/relationships/footer" Target="footer75.xml"/><Relationship Id="rId302" Type="http://schemas.openxmlformats.org/officeDocument/2006/relationships/footer" Target="footer147.xml"/><Relationship Id="rId323" Type="http://schemas.openxmlformats.org/officeDocument/2006/relationships/header" Target="header158.xml"/><Relationship Id="rId20" Type="http://schemas.openxmlformats.org/officeDocument/2006/relationships/footer" Target="footer6.xml"/><Relationship Id="rId41" Type="http://schemas.openxmlformats.org/officeDocument/2006/relationships/header" Target="header17.xml"/><Relationship Id="rId62" Type="http://schemas.openxmlformats.org/officeDocument/2006/relationships/footer" Target="footer27.xml"/><Relationship Id="rId83" Type="http://schemas.openxmlformats.org/officeDocument/2006/relationships/header" Target="header38.xml"/><Relationship Id="rId179" Type="http://schemas.openxmlformats.org/officeDocument/2006/relationships/header" Target="header86.xml"/><Relationship Id="rId190" Type="http://schemas.openxmlformats.org/officeDocument/2006/relationships/footer" Target="footer91.xml"/><Relationship Id="rId204" Type="http://schemas.openxmlformats.org/officeDocument/2006/relationships/footer" Target="footer98.xml"/><Relationship Id="rId225" Type="http://schemas.openxmlformats.org/officeDocument/2006/relationships/header" Target="header109.xml"/><Relationship Id="rId246" Type="http://schemas.openxmlformats.org/officeDocument/2006/relationships/footer" Target="footer119.xml"/><Relationship Id="rId267" Type="http://schemas.openxmlformats.org/officeDocument/2006/relationships/header" Target="header130.xml"/><Relationship Id="rId288" Type="http://schemas.openxmlformats.org/officeDocument/2006/relationships/footer" Target="footer140.xml"/><Relationship Id="rId106" Type="http://schemas.openxmlformats.org/officeDocument/2006/relationships/footer" Target="footer49.xml"/><Relationship Id="rId127" Type="http://schemas.openxmlformats.org/officeDocument/2006/relationships/header" Target="header60.xml"/><Relationship Id="rId313" Type="http://schemas.openxmlformats.org/officeDocument/2006/relationships/header" Target="header153.xml"/><Relationship Id="rId10" Type="http://schemas.openxmlformats.org/officeDocument/2006/relationships/header" Target="header2.xml"/><Relationship Id="rId31" Type="http://schemas.openxmlformats.org/officeDocument/2006/relationships/header" Target="header12.xml"/><Relationship Id="rId52" Type="http://schemas.openxmlformats.org/officeDocument/2006/relationships/footer" Target="footer22.xml"/><Relationship Id="rId73" Type="http://schemas.openxmlformats.org/officeDocument/2006/relationships/header" Target="header33.xml"/><Relationship Id="rId94" Type="http://schemas.openxmlformats.org/officeDocument/2006/relationships/footer" Target="footer43.xml"/><Relationship Id="rId148" Type="http://schemas.openxmlformats.org/officeDocument/2006/relationships/footer" Target="footer70.xml"/><Relationship Id="rId169" Type="http://schemas.openxmlformats.org/officeDocument/2006/relationships/header" Target="header81.xml"/><Relationship Id="rId4" Type="http://schemas.openxmlformats.org/officeDocument/2006/relationships/settings" Target="settings.xml"/><Relationship Id="rId180" Type="http://schemas.openxmlformats.org/officeDocument/2006/relationships/footer" Target="footer86.xml"/><Relationship Id="rId215" Type="http://schemas.openxmlformats.org/officeDocument/2006/relationships/header" Target="header104.xml"/><Relationship Id="rId236" Type="http://schemas.openxmlformats.org/officeDocument/2006/relationships/footer" Target="footer114.xml"/><Relationship Id="rId257" Type="http://schemas.openxmlformats.org/officeDocument/2006/relationships/header" Target="header125.xml"/><Relationship Id="rId278" Type="http://schemas.openxmlformats.org/officeDocument/2006/relationships/footer" Target="footer135.xml"/><Relationship Id="rId303" Type="http://schemas.openxmlformats.org/officeDocument/2006/relationships/header" Target="header148.xml"/><Relationship Id="rId42" Type="http://schemas.openxmlformats.org/officeDocument/2006/relationships/footer" Target="footer17.xml"/><Relationship Id="rId84" Type="http://schemas.openxmlformats.org/officeDocument/2006/relationships/footer" Target="footer38.xml"/><Relationship Id="rId138" Type="http://schemas.openxmlformats.org/officeDocument/2006/relationships/footer" Target="footer65.xml"/><Relationship Id="rId191" Type="http://schemas.openxmlformats.org/officeDocument/2006/relationships/header" Target="header92.xml"/><Relationship Id="rId205" Type="http://schemas.openxmlformats.org/officeDocument/2006/relationships/header" Target="header99.xml"/><Relationship Id="rId247" Type="http://schemas.openxmlformats.org/officeDocument/2006/relationships/header" Target="header120.xml"/><Relationship Id="rId107" Type="http://schemas.openxmlformats.org/officeDocument/2006/relationships/header" Target="header50.xml"/><Relationship Id="rId289" Type="http://schemas.openxmlformats.org/officeDocument/2006/relationships/header" Target="header141.xml"/><Relationship Id="rId11" Type="http://schemas.openxmlformats.org/officeDocument/2006/relationships/footer" Target="footer2.xml"/><Relationship Id="rId53" Type="http://schemas.openxmlformats.org/officeDocument/2006/relationships/header" Target="header23.xml"/><Relationship Id="rId149" Type="http://schemas.openxmlformats.org/officeDocument/2006/relationships/header" Target="header71.xml"/><Relationship Id="rId314" Type="http://schemas.openxmlformats.org/officeDocument/2006/relationships/footer" Target="footer153.xml"/><Relationship Id="rId95" Type="http://schemas.openxmlformats.org/officeDocument/2006/relationships/header" Target="header44.xml"/><Relationship Id="rId160" Type="http://schemas.openxmlformats.org/officeDocument/2006/relationships/footer" Target="footer76.xml"/><Relationship Id="rId216" Type="http://schemas.openxmlformats.org/officeDocument/2006/relationships/footer" Target="footer104.xml"/><Relationship Id="rId258" Type="http://schemas.openxmlformats.org/officeDocument/2006/relationships/footer" Target="footer125.xml"/><Relationship Id="rId22" Type="http://schemas.openxmlformats.org/officeDocument/2006/relationships/footer" Target="footer7.xml"/><Relationship Id="rId64" Type="http://schemas.openxmlformats.org/officeDocument/2006/relationships/footer" Target="footer28.xml"/><Relationship Id="rId118" Type="http://schemas.openxmlformats.org/officeDocument/2006/relationships/footer" Target="footer55.xml"/><Relationship Id="rId325" Type="http://schemas.openxmlformats.org/officeDocument/2006/relationships/fontTable" Target="fontTable.xml"/><Relationship Id="rId171" Type="http://schemas.openxmlformats.org/officeDocument/2006/relationships/header" Target="header82.xml"/><Relationship Id="rId227" Type="http://schemas.openxmlformats.org/officeDocument/2006/relationships/header" Target="header110.xml"/><Relationship Id="rId269" Type="http://schemas.openxmlformats.org/officeDocument/2006/relationships/header" Target="header131.xml"/><Relationship Id="rId33" Type="http://schemas.openxmlformats.org/officeDocument/2006/relationships/header" Target="header13.xml"/><Relationship Id="rId129" Type="http://schemas.openxmlformats.org/officeDocument/2006/relationships/header" Target="header61.xml"/><Relationship Id="rId280" Type="http://schemas.openxmlformats.org/officeDocument/2006/relationships/footer" Target="footer136.xml"/><Relationship Id="rId75" Type="http://schemas.openxmlformats.org/officeDocument/2006/relationships/header" Target="header34.xml"/><Relationship Id="rId140" Type="http://schemas.openxmlformats.org/officeDocument/2006/relationships/footer" Target="footer66.xml"/><Relationship Id="rId182" Type="http://schemas.openxmlformats.org/officeDocument/2006/relationships/footer" Target="footer87.xml"/><Relationship Id="rId6" Type="http://schemas.openxmlformats.org/officeDocument/2006/relationships/footnotes" Target="footnotes.xml"/><Relationship Id="rId238" Type="http://schemas.openxmlformats.org/officeDocument/2006/relationships/footer" Target="footer115.xml"/><Relationship Id="rId291" Type="http://schemas.openxmlformats.org/officeDocument/2006/relationships/header" Target="header142.xml"/><Relationship Id="rId305" Type="http://schemas.openxmlformats.org/officeDocument/2006/relationships/header" Target="header149.xml"/><Relationship Id="rId44" Type="http://schemas.openxmlformats.org/officeDocument/2006/relationships/footer" Target="footer18.xml"/><Relationship Id="rId86" Type="http://schemas.openxmlformats.org/officeDocument/2006/relationships/footer" Target="footer39.xml"/><Relationship Id="rId151" Type="http://schemas.openxmlformats.org/officeDocument/2006/relationships/header" Target="header72.xml"/><Relationship Id="rId193" Type="http://schemas.openxmlformats.org/officeDocument/2006/relationships/header" Target="header93.xml"/><Relationship Id="rId207" Type="http://schemas.openxmlformats.org/officeDocument/2006/relationships/header" Target="header100.xml"/><Relationship Id="rId249" Type="http://schemas.openxmlformats.org/officeDocument/2006/relationships/header" Target="header121.xml"/><Relationship Id="rId13" Type="http://schemas.openxmlformats.org/officeDocument/2006/relationships/header" Target="header3.xml"/><Relationship Id="rId109" Type="http://schemas.openxmlformats.org/officeDocument/2006/relationships/header" Target="header51.xml"/><Relationship Id="rId260" Type="http://schemas.openxmlformats.org/officeDocument/2006/relationships/footer" Target="footer126.xml"/><Relationship Id="rId316" Type="http://schemas.openxmlformats.org/officeDocument/2006/relationships/footer" Target="footer154.xml"/><Relationship Id="rId55" Type="http://schemas.openxmlformats.org/officeDocument/2006/relationships/header" Target="header24.xml"/><Relationship Id="rId97" Type="http://schemas.openxmlformats.org/officeDocument/2006/relationships/header" Target="header45.xml"/><Relationship Id="rId120" Type="http://schemas.openxmlformats.org/officeDocument/2006/relationships/footer" Target="footer5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757</Pages>
  <Words>219647</Words>
  <Characters>1359950</Characters>
  <Application>Microsoft Office Word</Application>
  <DocSecurity>0</DocSecurity>
  <Lines>42428</Lines>
  <Paragraphs>28354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1551105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ProposalEngine master effort template</dc:title>
  <dc:subject/>
  <dc:creator>ProposalEngine</dc:creator>
  <cp:keywords/>
  <dc:description/>
  <cp:lastModifiedBy>Nicholas Michalenko</cp:lastModifiedBy>
  <cp:revision>2</cp:revision>
  <dcterms:created xsi:type="dcterms:W3CDTF">2026-10-28T23:30:00Z</dcterms:created>
  <dcterms:modified xsi:type="dcterms:W3CDTF">2026-10-28T23:30:00Z</dcterms:modified>
  <cp:category/>
</cp:coreProperties>
</file>